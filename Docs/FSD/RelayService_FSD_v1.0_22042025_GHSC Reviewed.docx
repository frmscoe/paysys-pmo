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343D7B" w:rsidRDefault="009B3078" w14:paraId="32758DB5" w14:textId="77777777">
      <w:r>
        <w:rPr>
          <w:noProof/>
        </w:rPr>
        <w:drawing>
          <wp:anchor distT="0" distB="0" distL="114300" distR="114300" simplePos="0" relativeHeight="251658240" behindDoc="0" locked="0" layoutInCell="1" allowOverlap="1" wp14:anchorId="105C04A3" wp14:editId="352A9178">
            <wp:simplePos x="0" y="0"/>
            <wp:positionH relativeFrom="column">
              <wp:posOffset>-883923</wp:posOffset>
            </wp:positionH>
            <wp:positionV relativeFrom="page">
              <wp:posOffset>-15243</wp:posOffset>
            </wp:positionV>
            <wp:extent cx="7498079" cy="2575563"/>
            <wp:effectExtent l="0" t="0" r="7621" b="0"/>
            <wp:wrapTight wrapText="bothSides">
              <wp:wrapPolygon edited="0">
                <wp:start x="3238" y="160"/>
                <wp:lineTo x="0" y="959"/>
                <wp:lineTo x="0" y="21408"/>
                <wp:lineTo x="110" y="21408"/>
                <wp:lineTo x="110" y="20929"/>
                <wp:lineTo x="329" y="18373"/>
                <wp:lineTo x="2579" y="18373"/>
                <wp:lineTo x="14599" y="16296"/>
                <wp:lineTo x="16629" y="13740"/>
                <wp:lineTo x="16684" y="13260"/>
                <wp:lineTo x="16904" y="10704"/>
                <wp:lineTo x="21569" y="8467"/>
                <wp:lineTo x="21569" y="1598"/>
                <wp:lineTo x="5324" y="160"/>
                <wp:lineTo x="3238" y="160"/>
              </wp:wrapPolygon>
            </wp:wrapTight>
            <wp:docPr id="2" name="Picture 5" descr="A picture containing art, amb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7498079" cy="2575563"/>
                    </a:xfrm>
                    <a:prstGeom prst="rect">
                      <a:avLst/>
                    </a:prstGeom>
                    <a:noFill/>
                    <a:ln>
                      <a:noFill/>
                      <a:prstDash/>
                    </a:ln>
                  </pic:spPr>
                </pic:pic>
              </a:graphicData>
            </a:graphic>
          </wp:anchor>
        </w:drawing>
      </w:r>
    </w:p>
    <w:p w:rsidR="00343D7B" w:rsidRDefault="00343D7B" w14:paraId="62CA24E1" w14:textId="77777777"/>
    <w:p w:rsidR="00343D7B" w:rsidRDefault="00343D7B" w14:paraId="7FF5BA8E" w14:textId="77777777"/>
    <w:p w:rsidR="00343D7B" w:rsidRDefault="00343D7B" w14:paraId="1102CC3B" w14:textId="77777777"/>
    <w:p w:rsidR="00343D7B" w:rsidRDefault="009B3078" w14:paraId="3361A39D" w14:textId="77777777">
      <w:r>
        <w:rPr>
          <w:noProof/>
        </w:rPr>
        <w:drawing>
          <wp:anchor distT="0" distB="0" distL="114300" distR="114300" simplePos="0" relativeHeight="251658241" behindDoc="0" locked="0" layoutInCell="1" allowOverlap="1" wp14:anchorId="3D1B8189" wp14:editId="63452F8C">
            <wp:simplePos x="0" y="0"/>
            <wp:positionH relativeFrom="column">
              <wp:posOffset>1275926</wp:posOffset>
            </wp:positionH>
            <wp:positionV relativeFrom="page">
              <wp:posOffset>2670358</wp:posOffset>
            </wp:positionV>
            <wp:extent cx="3053711" cy="463545"/>
            <wp:effectExtent l="0" t="0" r="0" b="0"/>
            <wp:wrapTight wrapText="bothSides">
              <wp:wrapPolygon edited="0">
                <wp:start x="0" y="0"/>
                <wp:lineTo x="0" y="20444"/>
                <wp:lineTo x="21429" y="20444"/>
                <wp:lineTo x="21429" y="0"/>
                <wp:lineTo x="0" y="0"/>
              </wp:wrapPolygon>
            </wp:wrapTight>
            <wp:docPr id="3" name="Picture 1" descr="Paysys Labs | FinTech | Pakista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3053711" cy="463545"/>
                    </a:xfrm>
                    <a:prstGeom prst="rect">
                      <a:avLst/>
                    </a:prstGeom>
                    <a:noFill/>
                    <a:ln>
                      <a:noFill/>
                      <a:prstDash/>
                    </a:ln>
                  </pic:spPr>
                </pic:pic>
              </a:graphicData>
            </a:graphic>
          </wp:anchor>
        </w:drawing>
      </w:r>
    </w:p>
    <w:p w:rsidR="00343D7B" w:rsidRDefault="00343D7B" w14:paraId="43CE9002" w14:textId="77777777"/>
    <w:p w:rsidR="00343D7B" w:rsidRDefault="00343D7B" w14:paraId="66776BA0" w14:textId="77777777"/>
    <w:p w:rsidR="00343D7B" w:rsidRDefault="009B3078" w14:paraId="0E68BD3C" w14:textId="77777777">
      <w:pPr>
        <w:jc w:val="center"/>
      </w:pPr>
      <w:r>
        <w:rPr>
          <w:rStyle w:val="TitleChar"/>
          <w:b/>
          <w:bCs/>
          <w:lang w:val="fr-FR"/>
        </w:rPr>
        <w:t>RELAY SERVICE</w:t>
      </w:r>
    </w:p>
    <w:p w:rsidR="00343D7B" w:rsidRDefault="009B3078" w14:paraId="63304DAF" w14:textId="77777777">
      <w:pPr>
        <w:jc w:val="center"/>
      </w:pPr>
      <w:r>
        <w:rPr>
          <w:rStyle w:val="TitleChar"/>
          <w:b/>
          <w:bCs/>
          <w:sz w:val="48"/>
          <w:szCs w:val="48"/>
          <w:lang w:val="fr-FR"/>
        </w:rPr>
        <w:t>FUNCTIONAL SPECIFICATIONS DOCUMENT</w:t>
      </w:r>
    </w:p>
    <w:p w:rsidR="00343D7B" w:rsidRDefault="00343D7B" w14:paraId="4F2116D4" w14:textId="77777777">
      <w:pPr>
        <w:rPr>
          <w:lang w:val="fr-FR"/>
        </w:rPr>
      </w:pPr>
    </w:p>
    <w:p w:rsidR="00343D7B" w:rsidRDefault="00343D7B" w14:paraId="43759E34" w14:textId="77777777">
      <w:pPr>
        <w:pStyle w:val="NoSpacing"/>
        <w:rPr>
          <w:b/>
          <w:bCs/>
          <w:sz w:val="28"/>
          <w:szCs w:val="28"/>
          <w:lang w:val="fr-FR"/>
        </w:rPr>
      </w:pPr>
    </w:p>
    <w:p w:rsidR="00343D7B" w:rsidRDefault="00343D7B" w14:paraId="12430CE8" w14:textId="77777777">
      <w:pPr>
        <w:pStyle w:val="NoSpacing"/>
        <w:rPr>
          <w:b/>
          <w:bCs/>
          <w:sz w:val="28"/>
          <w:szCs w:val="28"/>
          <w:lang w:val="fr-FR"/>
        </w:rPr>
      </w:pPr>
    </w:p>
    <w:p w:rsidR="00343D7B" w:rsidRDefault="00343D7B" w14:paraId="3152D5DB" w14:textId="77777777">
      <w:pPr>
        <w:pStyle w:val="NoSpacing"/>
        <w:rPr>
          <w:b/>
          <w:bCs/>
          <w:sz w:val="28"/>
          <w:szCs w:val="28"/>
          <w:lang w:val="fr-FR"/>
        </w:rPr>
      </w:pPr>
    </w:p>
    <w:p w:rsidR="00343D7B" w:rsidRDefault="00343D7B" w14:paraId="51E30787" w14:textId="77777777">
      <w:pPr>
        <w:pStyle w:val="NoSpacing"/>
        <w:rPr>
          <w:b/>
          <w:bCs/>
          <w:sz w:val="28"/>
          <w:szCs w:val="28"/>
          <w:lang w:val="fr-FR"/>
        </w:rPr>
      </w:pPr>
    </w:p>
    <w:p w:rsidR="00343D7B" w:rsidRDefault="00343D7B" w14:paraId="0DA49F23" w14:textId="77777777">
      <w:pPr>
        <w:pStyle w:val="NoSpacing"/>
        <w:jc w:val="right"/>
        <w:rPr>
          <w:b/>
          <w:bCs/>
          <w:sz w:val="28"/>
          <w:szCs w:val="28"/>
          <w:lang w:val="fr-FR"/>
        </w:rPr>
      </w:pPr>
    </w:p>
    <w:p w:rsidR="00343D7B" w:rsidRDefault="00343D7B" w14:paraId="7F79B410" w14:textId="77777777">
      <w:pPr>
        <w:pStyle w:val="NoSpacing"/>
        <w:jc w:val="right"/>
        <w:rPr>
          <w:b/>
          <w:bCs/>
          <w:sz w:val="28"/>
          <w:szCs w:val="28"/>
          <w:lang w:val="fr-FR"/>
        </w:rPr>
      </w:pPr>
    </w:p>
    <w:p w:rsidR="00343D7B" w:rsidRDefault="00343D7B" w14:paraId="7AFDCC69" w14:textId="77777777">
      <w:pPr>
        <w:pStyle w:val="NoSpacing"/>
        <w:jc w:val="right"/>
        <w:rPr>
          <w:b/>
          <w:bCs/>
          <w:sz w:val="28"/>
          <w:szCs w:val="28"/>
          <w:lang w:val="fr-FR"/>
        </w:rPr>
      </w:pPr>
    </w:p>
    <w:p w:rsidR="00343D7B" w:rsidRDefault="00343D7B" w14:paraId="7597C90F" w14:textId="77777777">
      <w:pPr>
        <w:pStyle w:val="NoSpacing"/>
        <w:jc w:val="right"/>
        <w:rPr>
          <w:b/>
          <w:bCs/>
          <w:sz w:val="28"/>
          <w:szCs w:val="28"/>
          <w:lang w:val="fr-FR"/>
        </w:rPr>
      </w:pPr>
    </w:p>
    <w:p w:rsidR="00343D7B" w:rsidRDefault="00343D7B" w14:paraId="5B093A76" w14:textId="77777777">
      <w:pPr>
        <w:pStyle w:val="NoSpacing"/>
        <w:jc w:val="right"/>
        <w:rPr>
          <w:b/>
          <w:bCs/>
          <w:sz w:val="28"/>
          <w:szCs w:val="28"/>
          <w:lang w:val="fr-FR"/>
        </w:rPr>
      </w:pPr>
    </w:p>
    <w:p w:rsidR="00343D7B" w:rsidRDefault="00343D7B" w14:paraId="0C149E02" w14:textId="77777777">
      <w:pPr>
        <w:pStyle w:val="NoSpacing"/>
        <w:jc w:val="right"/>
        <w:rPr>
          <w:b/>
          <w:bCs/>
          <w:sz w:val="28"/>
          <w:szCs w:val="28"/>
          <w:lang w:val="fr-FR"/>
        </w:rPr>
      </w:pPr>
    </w:p>
    <w:p w:rsidR="00343D7B" w:rsidRDefault="00343D7B" w14:paraId="0DFE5DBD" w14:textId="77777777">
      <w:pPr>
        <w:pStyle w:val="NoSpacing"/>
        <w:jc w:val="right"/>
        <w:rPr>
          <w:b/>
          <w:bCs/>
          <w:sz w:val="28"/>
          <w:szCs w:val="28"/>
          <w:lang w:val="fr-FR"/>
        </w:rPr>
      </w:pPr>
    </w:p>
    <w:p w:rsidR="00343D7B" w:rsidRDefault="00343D7B" w14:paraId="725ED92C" w14:textId="77777777">
      <w:pPr>
        <w:pStyle w:val="NoSpacing"/>
        <w:jc w:val="right"/>
        <w:rPr>
          <w:b/>
          <w:bCs/>
          <w:sz w:val="28"/>
          <w:szCs w:val="28"/>
          <w:lang w:val="fr-FR"/>
        </w:rPr>
      </w:pPr>
    </w:p>
    <w:p w:rsidR="00343D7B" w:rsidRDefault="00343D7B" w14:paraId="3BBE720F" w14:textId="77777777">
      <w:pPr>
        <w:pStyle w:val="NoSpacing"/>
        <w:jc w:val="right"/>
        <w:rPr>
          <w:b/>
          <w:bCs/>
          <w:sz w:val="28"/>
          <w:szCs w:val="28"/>
          <w:lang w:val="fr-FR"/>
        </w:rPr>
      </w:pPr>
    </w:p>
    <w:p w:rsidR="00343D7B" w:rsidRDefault="009B3078" w14:paraId="142A73B5" w14:textId="77777777">
      <w:pPr>
        <w:pStyle w:val="NoSpacing"/>
        <w:jc w:val="right"/>
      </w:pPr>
      <w:r>
        <w:rPr>
          <w:b/>
          <w:bCs/>
          <w:sz w:val="28"/>
          <w:szCs w:val="28"/>
          <w:lang w:val="fr-FR"/>
        </w:rPr>
        <w:t>Version 0.1</w:t>
      </w:r>
      <w:r>
        <w:rPr>
          <w:lang w:val="fr-FR"/>
        </w:rPr>
        <w:t xml:space="preserve"> </w:t>
      </w:r>
    </w:p>
    <w:p w:rsidR="00343D7B" w:rsidRDefault="009B3078" w14:paraId="3BA59A74" w14:textId="77777777">
      <w:pPr>
        <w:pStyle w:val="NoSpacing"/>
        <w:jc w:val="right"/>
        <w:rPr>
          <w:b/>
          <w:bCs/>
          <w:sz w:val="28"/>
          <w:szCs w:val="28"/>
          <w:lang w:val="fr-FR"/>
        </w:rPr>
      </w:pPr>
      <w:r>
        <w:rPr>
          <w:b/>
          <w:bCs/>
          <w:sz w:val="28"/>
          <w:szCs w:val="28"/>
          <w:lang w:val="fr-FR"/>
        </w:rPr>
        <w:t>22.04.2025</w:t>
      </w:r>
    </w:p>
    <w:p w:rsidR="00343D7B" w:rsidRDefault="00343D7B" w14:paraId="5B233AB7" w14:textId="77777777">
      <w:pPr>
        <w:pageBreakBefore/>
        <w:jc w:val="left"/>
        <w:rPr>
          <w:lang w:val="fr-FR"/>
        </w:rPr>
      </w:pPr>
    </w:p>
    <w:p w:rsidR="00343D7B" w:rsidRDefault="009B3078" w14:paraId="719071DE" w14:textId="77777777">
      <w:pPr>
        <w:pStyle w:val="NoSpacing"/>
        <w:rPr>
          <w:b/>
          <w:bCs/>
          <w:sz w:val="22"/>
          <w:szCs w:val="24"/>
          <w:lang w:val="fr-FR"/>
        </w:rPr>
      </w:pPr>
      <w:r>
        <w:rPr>
          <w:b/>
          <w:bCs/>
          <w:sz w:val="22"/>
          <w:szCs w:val="24"/>
          <w:lang w:val="fr-FR"/>
        </w:rPr>
        <w:t>Document Information</w:t>
      </w:r>
    </w:p>
    <w:tbl>
      <w:tblPr>
        <w:tblW w:w="9016" w:type="dxa"/>
        <w:tblCellMar>
          <w:left w:w="10" w:type="dxa"/>
          <w:right w:w="10" w:type="dxa"/>
        </w:tblCellMar>
        <w:tblLook w:val="04A0" w:firstRow="1" w:lastRow="0" w:firstColumn="1" w:lastColumn="0" w:noHBand="0" w:noVBand="1"/>
      </w:tblPr>
      <w:tblGrid>
        <w:gridCol w:w="2122"/>
        <w:gridCol w:w="6894"/>
      </w:tblGrid>
      <w:tr w:rsidR="00343D7B" w14:paraId="5B3EBA37" w14:textId="77777777">
        <w:tc>
          <w:tcPr>
            <w:tcW w:w="212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43D7B" w:rsidRDefault="009B3078" w14:paraId="4D6D475C" w14:textId="77777777">
            <w:pPr>
              <w:pStyle w:val="NoSpacing"/>
              <w:rPr>
                <w:b/>
                <w:bCs/>
                <w:color w:val="FFFFFF"/>
              </w:rPr>
            </w:pPr>
            <w:r>
              <w:rPr>
                <w:b/>
                <w:bCs/>
                <w:color w:val="FFFFFF"/>
              </w:rPr>
              <w:t>Project</w:t>
            </w:r>
          </w:p>
        </w:tc>
        <w:tc>
          <w:tcPr>
            <w:tcW w:w="689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43D7B" w:rsidRDefault="009B3078" w14:paraId="74577C0B" w14:textId="77777777">
            <w:pPr>
              <w:pStyle w:val="NoSpacing"/>
              <w:jc w:val="both"/>
            </w:pPr>
            <w:r>
              <w:t>TAZAMA DEVELOPMENT</w:t>
            </w:r>
          </w:p>
        </w:tc>
      </w:tr>
      <w:tr w:rsidR="00343D7B" w14:paraId="1B19E813" w14:textId="77777777">
        <w:tc>
          <w:tcPr>
            <w:tcW w:w="212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43D7B" w:rsidRDefault="009B3078" w14:paraId="107AB284" w14:textId="77777777">
            <w:pPr>
              <w:pStyle w:val="NoSpacing"/>
              <w:rPr>
                <w:b/>
                <w:bCs/>
                <w:color w:val="FFFFFF"/>
              </w:rPr>
            </w:pPr>
            <w:r>
              <w:rPr>
                <w:b/>
                <w:bCs/>
                <w:color w:val="FFFFFF"/>
              </w:rPr>
              <w:t>Document Title</w:t>
            </w:r>
          </w:p>
        </w:tc>
        <w:tc>
          <w:tcPr>
            <w:tcW w:w="689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43D7B" w:rsidRDefault="009B3078" w14:paraId="4E1F1FF5" w14:textId="77777777">
            <w:pPr>
              <w:pStyle w:val="NoSpacing"/>
              <w:jc w:val="both"/>
            </w:pPr>
            <w:r>
              <w:t>RELAY SERVICE</w:t>
            </w:r>
          </w:p>
        </w:tc>
      </w:tr>
      <w:tr w:rsidR="00343D7B" w14:paraId="40B3B591" w14:textId="77777777">
        <w:tc>
          <w:tcPr>
            <w:tcW w:w="212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43D7B" w:rsidRDefault="009B3078" w14:paraId="4BE8F439" w14:textId="77777777">
            <w:pPr>
              <w:pStyle w:val="NoSpacing"/>
              <w:rPr>
                <w:b/>
                <w:bCs/>
                <w:color w:val="FFFFFF"/>
              </w:rPr>
            </w:pPr>
            <w:r>
              <w:rPr>
                <w:b/>
                <w:bCs/>
                <w:color w:val="FFFFFF"/>
              </w:rPr>
              <w:t>Prepared by</w:t>
            </w:r>
          </w:p>
        </w:tc>
        <w:tc>
          <w:tcPr>
            <w:tcW w:w="689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43D7B" w:rsidRDefault="009B3078" w14:paraId="42EE07F2" w14:textId="77777777">
            <w:pPr>
              <w:pStyle w:val="NoSpacing"/>
              <w:jc w:val="both"/>
            </w:pPr>
            <w:r>
              <w:t>UME SAUDA GHANYANI – SENIOR BA @ PAYSYSLABS</w:t>
            </w:r>
          </w:p>
        </w:tc>
      </w:tr>
      <w:tr w:rsidR="00343D7B" w14:paraId="4C92E20B" w14:textId="77777777">
        <w:tc>
          <w:tcPr>
            <w:tcW w:w="212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43D7B" w:rsidRDefault="009B3078" w14:paraId="49494FAC" w14:textId="77777777">
            <w:pPr>
              <w:pStyle w:val="NoSpacing"/>
              <w:rPr>
                <w:b/>
                <w:bCs/>
                <w:color w:val="FFFFFF"/>
              </w:rPr>
            </w:pPr>
            <w:r>
              <w:rPr>
                <w:b/>
                <w:bCs/>
                <w:color w:val="FFFFFF"/>
              </w:rPr>
              <w:t>Version Number</w:t>
            </w:r>
          </w:p>
        </w:tc>
        <w:tc>
          <w:tcPr>
            <w:tcW w:w="689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43D7B" w:rsidRDefault="009B3078" w14:paraId="1C8244B7" w14:textId="77777777">
            <w:pPr>
              <w:pStyle w:val="NoSpacing"/>
              <w:jc w:val="both"/>
            </w:pPr>
            <w:r>
              <w:t>1.0</w:t>
            </w:r>
          </w:p>
        </w:tc>
      </w:tr>
      <w:tr w:rsidR="00343D7B" w14:paraId="259CAD82" w14:textId="77777777">
        <w:tc>
          <w:tcPr>
            <w:tcW w:w="212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43D7B" w:rsidRDefault="009B3078" w14:paraId="39F6975D" w14:textId="77777777">
            <w:pPr>
              <w:pStyle w:val="NoSpacing"/>
              <w:rPr>
                <w:b/>
                <w:bCs/>
                <w:color w:val="FFFFFF"/>
              </w:rPr>
            </w:pPr>
            <w:r>
              <w:rPr>
                <w:b/>
                <w:bCs/>
                <w:color w:val="FFFFFF"/>
              </w:rPr>
              <w:t>Version Date</w:t>
            </w:r>
          </w:p>
        </w:tc>
        <w:tc>
          <w:tcPr>
            <w:tcW w:w="689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43D7B" w:rsidRDefault="009B3078" w14:paraId="44199CAF" w14:textId="77777777">
            <w:pPr>
              <w:pStyle w:val="NoSpacing"/>
              <w:jc w:val="both"/>
            </w:pPr>
            <w:r>
              <w:t>22.04.2025</w:t>
            </w:r>
          </w:p>
        </w:tc>
      </w:tr>
    </w:tbl>
    <w:p w:rsidR="00343D7B" w:rsidRDefault="00343D7B" w14:paraId="06B91618" w14:textId="77777777"/>
    <w:p w:rsidR="00343D7B" w:rsidRDefault="009B3078" w14:paraId="05913D3C" w14:textId="77777777">
      <w:pPr>
        <w:pStyle w:val="NoSpacing"/>
        <w:rPr>
          <w:b/>
          <w:bCs/>
          <w:sz w:val="22"/>
          <w:szCs w:val="24"/>
        </w:rPr>
      </w:pPr>
      <w:r>
        <w:rPr>
          <w:b/>
          <w:bCs/>
          <w:sz w:val="22"/>
          <w:szCs w:val="24"/>
        </w:rPr>
        <w:t>Document Revision History</w:t>
      </w:r>
    </w:p>
    <w:tbl>
      <w:tblPr>
        <w:tblW w:w="9016" w:type="dxa"/>
        <w:tblCellMar>
          <w:left w:w="10" w:type="dxa"/>
          <w:right w:w="10" w:type="dxa"/>
        </w:tblCellMar>
        <w:tblLook w:val="04A0" w:firstRow="1" w:lastRow="0" w:firstColumn="1" w:lastColumn="0" w:noHBand="0" w:noVBand="1"/>
      </w:tblPr>
      <w:tblGrid>
        <w:gridCol w:w="1413"/>
        <w:gridCol w:w="1372"/>
        <w:gridCol w:w="1321"/>
        <w:gridCol w:w="4910"/>
      </w:tblGrid>
      <w:tr w:rsidR="00343D7B" w:rsidTr="66E8CBC7" w14:paraId="6A3B267A" w14:textId="77777777">
        <w:tc>
          <w:tcPr>
            <w:tcW w:w="141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vAlign w:val="center"/>
          </w:tcPr>
          <w:p w:rsidR="00343D7B" w:rsidRDefault="009B3078" w14:paraId="2FE6E836" w14:textId="77777777">
            <w:pPr>
              <w:pStyle w:val="NoSpacing"/>
              <w:jc w:val="center"/>
              <w:rPr>
                <w:b/>
                <w:bCs/>
                <w:color w:val="FFFFFF"/>
              </w:rPr>
            </w:pPr>
            <w:r>
              <w:rPr>
                <w:b/>
                <w:bCs/>
                <w:color w:val="FFFFFF"/>
              </w:rPr>
              <w:t>Date</w:t>
            </w:r>
          </w:p>
        </w:tc>
        <w:tc>
          <w:tcPr>
            <w:tcW w:w="13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vAlign w:val="center"/>
          </w:tcPr>
          <w:p w:rsidR="00343D7B" w:rsidRDefault="009B3078" w14:paraId="4867290C" w14:textId="77777777">
            <w:pPr>
              <w:pStyle w:val="NoSpacing"/>
              <w:jc w:val="center"/>
              <w:rPr>
                <w:b/>
                <w:bCs/>
                <w:color w:val="FFFFFF"/>
              </w:rPr>
            </w:pPr>
            <w:r>
              <w:rPr>
                <w:b/>
                <w:bCs/>
                <w:color w:val="FFFFFF"/>
              </w:rPr>
              <w:t>Author</w:t>
            </w:r>
          </w:p>
        </w:tc>
        <w:tc>
          <w:tcPr>
            <w:tcW w:w="132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vAlign w:val="center"/>
          </w:tcPr>
          <w:p w:rsidR="00343D7B" w:rsidRDefault="009B3078" w14:paraId="389E8B80" w14:textId="77777777">
            <w:pPr>
              <w:pStyle w:val="NoSpacing"/>
              <w:jc w:val="center"/>
              <w:rPr>
                <w:b/>
                <w:bCs/>
                <w:color w:val="FFFFFF"/>
              </w:rPr>
            </w:pPr>
            <w:r>
              <w:rPr>
                <w:b/>
                <w:bCs/>
                <w:color w:val="FFFFFF"/>
              </w:rPr>
              <w:t>Version</w:t>
            </w:r>
          </w:p>
        </w:tc>
        <w:tc>
          <w:tcPr>
            <w:tcW w:w="49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vAlign w:val="center"/>
          </w:tcPr>
          <w:p w:rsidR="00343D7B" w:rsidRDefault="009B3078" w14:paraId="355A74AF" w14:textId="77777777">
            <w:pPr>
              <w:pStyle w:val="NoSpacing"/>
              <w:jc w:val="center"/>
              <w:rPr>
                <w:b/>
                <w:bCs/>
                <w:color w:val="FFFFFF"/>
              </w:rPr>
            </w:pPr>
            <w:r>
              <w:rPr>
                <w:b/>
                <w:bCs/>
                <w:color w:val="FFFFFF"/>
              </w:rPr>
              <w:t>Change Reference</w:t>
            </w:r>
          </w:p>
        </w:tc>
      </w:tr>
      <w:tr w:rsidR="00343D7B" w:rsidTr="66E8CBC7" w14:paraId="4AEB732C" w14:textId="77777777">
        <w:tc>
          <w:tcPr>
            <w:tcW w:w="141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vAlign w:val="center"/>
          </w:tcPr>
          <w:p w:rsidR="00343D7B" w:rsidRDefault="009B3078" w14:paraId="7A400C67" w14:textId="77777777">
            <w:pPr>
              <w:pStyle w:val="NoSpacing"/>
              <w:jc w:val="center"/>
            </w:pPr>
            <w:r>
              <w:t>22.04.2025</w:t>
            </w:r>
          </w:p>
        </w:tc>
        <w:tc>
          <w:tcPr>
            <w:tcW w:w="13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vAlign w:val="center"/>
          </w:tcPr>
          <w:p w:rsidR="00343D7B" w:rsidRDefault="009B3078" w14:paraId="0628D5D0" w14:textId="77777777">
            <w:pPr>
              <w:pStyle w:val="NoSpacing"/>
            </w:pPr>
            <w:r>
              <w:t>UME SAUDA GHANYANI</w:t>
            </w:r>
          </w:p>
        </w:tc>
        <w:tc>
          <w:tcPr>
            <w:tcW w:w="132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vAlign w:val="center"/>
          </w:tcPr>
          <w:p w:rsidR="00343D7B" w:rsidRDefault="009B3078" w14:paraId="679F52EB" w14:textId="77777777">
            <w:pPr>
              <w:pStyle w:val="NoSpacing"/>
              <w:jc w:val="center"/>
            </w:pPr>
            <w:r>
              <w:t>0.1</w:t>
            </w:r>
          </w:p>
        </w:tc>
        <w:tc>
          <w:tcPr>
            <w:tcW w:w="49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vAlign w:val="center"/>
          </w:tcPr>
          <w:p w:rsidR="00343D7B" w:rsidRDefault="009B3078" w14:paraId="663CF0B6" w14:textId="77777777">
            <w:pPr>
              <w:pStyle w:val="NoSpacing"/>
            </w:pPr>
            <w:r>
              <w:t>BASELINE VERSION SHARED WITH TAZAMA FOR REVIEW</w:t>
            </w:r>
          </w:p>
        </w:tc>
      </w:tr>
      <w:tr w:rsidR="00343D7B" w:rsidTr="66E8CBC7" w14:paraId="0131BCDA" w14:textId="77777777">
        <w:tc>
          <w:tcPr>
            <w:tcW w:w="141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vAlign w:val="center"/>
          </w:tcPr>
          <w:p w:rsidR="00343D7B" w:rsidRDefault="00343D7B" w14:paraId="45AE3EE4" w14:textId="15B0015B">
            <w:pPr>
              <w:pStyle w:val="NoSpacing"/>
              <w:jc w:val="center"/>
            </w:pPr>
            <w:ins w:author="Ume Sauda Ghanyani" w:date="2025-05-13T06:02:45.383Z" w:id="1194318430">
              <w:r w:rsidR="2AA7D952">
                <w:t>13.05.2025</w:t>
              </w:r>
            </w:ins>
          </w:p>
        </w:tc>
        <w:tc>
          <w:tcPr>
            <w:tcW w:w="13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vAlign w:val="center"/>
          </w:tcPr>
          <w:p w:rsidR="00343D7B" w:rsidRDefault="00343D7B" w14:paraId="48AF9DD9" w14:textId="344E9E83">
            <w:pPr>
              <w:pStyle w:val="NoSpacing"/>
            </w:pPr>
            <w:ins w:author="Ume Sauda Ghanyani" w:date="2025-05-13T06:02:56.664Z" w:id="814676069">
              <w:r w:rsidR="2AA7D952">
                <w:t>UME SAUDA GHANYANI</w:t>
              </w:r>
            </w:ins>
          </w:p>
        </w:tc>
        <w:tc>
          <w:tcPr>
            <w:tcW w:w="132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vAlign w:val="center"/>
          </w:tcPr>
          <w:p w:rsidR="00343D7B" w:rsidRDefault="00343D7B" w14:paraId="144772B0" w14:textId="2322C7A2">
            <w:pPr>
              <w:pStyle w:val="NoSpacing"/>
              <w:jc w:val="center"/>
            </w:pPr>
            <w:ins w:author="Ume Sauda Ghanyani" w:date="2025-05-13T06:02:59.678Z" w:id="68292687">
              <w:r w:rsidR="2AA7D952">
                <w:t>0.</w:t>
              </w:r>
            </w:ins>
            <w:ins w:author="Ume Sauda Ghanyani" w:date="2025-05-13T06:03:00.044Z" w:id="1124848511">
              <w:r w:rsidR="2AA7D952">
                <w:t>2</w:t>
              </w:r>
            </w:ins>
          </w:p>
        </w:tc>
        <w:tc>
          <w:tcPr>
            <w:tcW w:w="49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vAlign w:val="center"/>
          </w:tcPr>
          <w:p w:rsidR="00343D7B" w:rsidRDefault="00343D7B" w14:paraId="14079026" w14:textId="555D7186">
            <w:pPr>
              <w:pStyle w:val="NoSpacing"/>
            </w:pPr>
            <w:ins w:author="Ume Sauda Ghanyani" w:date="2025-05-13T06:03:17.048Z" w:id="114627098">
              <w:r w:rsidR="2AA7D952">
                <w:t>FEEDBACK VERSION SHARED WITH TAZAMA FOR REVIEW</w:t>
              </w:r>
            </w:ins>
          </w:p>
        </w:tc>
      </w:tr>
      <w:tr w:rsidR="00343D7B" w:rsidTr="66E8CBC7" w14:paraId="5F25C15F" w14:textId="77777777">
        <w:tc>
          <w:tcPr>
            <w:tcW w:w="141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vAlign w:val="center"/>
          </w:tcPr>
          <w:p w:rsidR="00343D7B" w:rsidRDefault="00343D7B" w14:paraId="6C26AFC4" w14:textId="77777777">
            <w:pPr>
              <w:pStyle w:val="NoSpacing"/>
              <w:jc w:val="center"/>
            </w:pPr>
          </w:p>
        </w:tc>
        <w:tc>
          <w:tcPr>
            <w:tcW w:w="13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vAlign w:val="center"/>
          </w:tcPr>
          <w:p w:rsidR="00343D7B" w:rsidRDefault="00343D7B" w14:paraId="2331D15E" w14:textId="77777777">
            <w:pPr>
              <w:pStyle w:val="NoSpacing"/>
            </w:pPr>
          </w:p>
        </w:tc>
        <w:tc>
          <w:tcPr>
            <w:tcW w:w="132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vAlign w:val="center"/>
          </w:tcPr>
          <w:p w:rsidR="00343D7B" w:rsidRDefault="00343D7B" w14:paraId="4939B606" w14:textId="77777777">
            <w:pPr>
              <w:pStyle w:val="NoSpacing"/>
              <w:jc w:val="center"/>
            </w:pPr>
          </w:p>
        </w:tc>
        <w:tc>
          <w:tcPr>
            <w:tcW w:w="49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vAlign w:val="center"/>
          </w:tcPr>
          <w:p w:rsidR="00343D7B" w:rsidRDefault="00343D7B" w14:paraId="4608EAD5" w14:textId="77777777">
            <w:pPr>
              <w:pStyle w:val="NoSpacing"/>
            </w:pPr>
          </w:p>
        </w:tc>
      </w:tr>
      <w:tr w:rsidR="00343D7B" w:rsidTr="66E8CBC7" w14:paraId="428A2125" w14:textId="77777777">
        <w:tc>
          <w:tcPr>
            <w:tcW w:w="141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vAlign w:val="center"/>
          </w:tcPr>
          <w:p w:rsidR="00343D7B" w:rsidRDefault="00343D7B" w14:paraId="46784B1A" w14:textId="77777777">
            <w:pPr>
              <w:pStyle w:val="NoSpacing"/>
              <w:jc w:val="center"/>
            </w:pPr>
          </w:p>
        </w:tc>
        <w:tc>
          <w:tcPr>
            <w:tcW w:w="137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vAlign w:val="center"/>
          </w:tcPr>
          <w:p w:rsidR="00343D7B" w:rsidRDefault="00343D7B" w14:paraId="0FE60C60" w14:textId="77777777">
            <w:pPr>
              <w:pStyle w:val="NoSpacing"/>
            </w:pPr>
          </w:p>
        </w:tc>
        <w:tc>
          <w:tcPr>
            <w:tcW w:w="132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vAlign w:val="center"/>
          </w:tcPr>
          <w:p w:rsidR="00343D7B" w:rsidRDefault="00343D7B" w14:paraId="07756FE2" w14:textId="77777777">
            <w:pPr>
              <w:pStyle w:val="NoSpacing"/>
              <w:jc w:val="center"/>
            </w:pPr>
          </w:p>
        </w:tc>
        <w:tc>
          <w:tcPr>
            <w:tcW w:w="49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vAlign w:val="center"/>
          </w:tcPr>
          <w:p w:rsidR="00343D7B" w:rsidRDefault="00343D7B" w14:paraId="3F51DCA3" w14:textId="77777777">
            <w:pPr>
              <w:pStyle w:val="NoSpacing"/>
            </w:pPr>
          </w:p>
        </w:tc>
      </w:tr>
    </w:tbl>
    <w:p w:rsidR="00343D7B" w:rsidRDefault="00343D7B" w14:paraId="482670AB" w14:textId="77777777"/>
    <w:p w:rsidR="00343D7B" w:rsidRDefault="00343D7B" w14:paraId="05BD1D00" w14:textId="77777777">
      <w:pPr>
        <w:pageBreakBefore/>
      </w:pPr>
    </w:p>
    <w:p w:rsidR="00343D7B" w:rsidP="66E8CBC7" w:rsidRDefault="009B3078" w14:paraId="430E4A6A" w14:textId="77777777">
      <w:pPr>
        <w:pStyle w:val="TOCHeading"/>
        <w:tabs>
          <w:tab w:val="left" w:leader="none" w:pos="720"/>
        </w:tabs>
        <w:ind w:left="720" w:hanging="720"/>
        <w:rPr>
          <w:color w:val="FFFFFF" w:themeColor="background1" w:themeTint="FF" w:themeShade="FF"/>
          <w:rPrChange w:author="Ume Sauda Ghanyani" w:date="2025-05-13T06:19:14.18Z" w:id="793205328"/>
        </w:rPr>
      </w:pPr>
      <w:r w:rsidRPr="66E8CBC7" w:rsidR="6D2E2CB2">
        <w:rPr>
          <w:color w:val="FFFFFF" w:themeColor="background1" w:themeTint="FF" w:themeShade="FF"/>
          <w:rPrChange w:author="Ume Sauda Ghanyani" w:date="2025-05-13T06:19:14.179Z" w:id="1833749224"/>
        </w:rPr>
        <w:t>Table of Contents</w:t>
      </w:r>
    </w:p>
    <w:p w:rsidR="00343D7B" w:rsidP="66E8CBC7" w:rsidRDefault="009B3078" w14:paraId="16498DF1" w14:textId="289DCA70">
      <w:pPr>
        <w:pStyle w:val="TOC1"/>
        <w:tabs>
          <w:tab w:val="right" w:leader="dot" w:pos="9015"/>
        </w:tabs>
        <w:pPrChange w:author="Ume Sauda Ghanyani" w:date="2025-05-13T07:29:08.954Z">
          <w:pPr/>
        </w:pPrChange>
      </w:pPr>
      <w:r>
        <w:fldChar w:fldCharType="begin"/>
      </w:r>
      <w:r>
        <w:instrText xml:space="preserve">TOC \o "1-3" \z \u \h</w:instrText>
      </w:r>
      <w:r>
        <w:fldChar w:fldCharType="separate"/>
      </w:r>
      <w:hyperlink w:anchor="_Toc55114163">
        <w:r w:rsidRPr="66E8CBC7" w:rsidR="66E8CBC7">
          <w:rPr>
            <w:rStyle w:val="Hyperlink"/>
          </w:rPr>
          <w:t>Introduction</w:t>
        </w:r>
        <w:ins w:author="Ume Sauda Ghanyani" w:date="2025-05-13T07:29:08.953Z" w:id="1045484578">
          <w:r>
            <w:tab/>
          </w:r>
        </w:ins>
        <w:r>
          <w:fldChar w:fldCharType="begin"/>
        </w:r>
        <w:r>
          <w:instrText xml:space="preserve">PAGEREF _Toc55114163 \h</w:instrText>
        </w:r>
        <w:r>
          <w:fldChar w:fldCharType="separate"/>
        </w:r>
        <w:r w:rsidRPr="66E8CBC7" w:rsidR="66E8CBC7">
          <w:rPr>
            <w:rStyle w:val="Hyperlink"/>
          </w:rPr>
          <w:t>4</w:t>
        </w:r>
        <w:r>
          <w:fldChar w:fldCharType="end"/>
        </w:r>
      </w:hyperlink>
    </w:p>
    <w:p w:rsidR="00343D7B" w:rsidP="66E8CBC7" w:rsidRDefault="009B3078" w14:paraId="1ED70A54" w14:textId="2DADE698">
      <w:pPr>
        <w:pStyle w:val="TOC2"/>
        <w:tabs>
          <w:tab w:val="right" w:leader="dot" w:pos="9015"/>
        </w:tabs>
        <w:pPrChange w:author="Ume Sauda Ghanyani" w:date="2025-05-13T07:29:08.958Z">
          <w:pPr/>
        </w:pPrChange>
      </w:pPr>
      <w:hyperlink w:anchor="_Toc213274172">
        <w:r w:rsidRPr="66E8CBC7" w:rsidR="66E8CBC7">
          <w:rPr>
            <w:rStyle w:val="Hyperlink"/>
          </w:rPr>
          <w:t>1.1 Purpose</w:t>
        </w:r>
        <w:ins w:author="Ume Sauda Ghanyani" w:date="2025-05-13T07:29:08.957Z" w:id="8685338">
          <w:r>
            <w:tab/>
          </w:r>
        </w:ins>
        <w:r>
          <w:fldChar w:fldCharType="begin"/>
        </w:r>
        <w:r>
          <w:instrText xml:space="preserve">PAGEREF _Toc213274172 \h</w:instrText>
        </w:r>
        <w:r>
          <w:fldChar w:fldCharType="separate"/>
        </w:r>
        <w:r w:rsidRPr="66E8CBC7" w:rsidR="66E8CBC7">
          <w:rPr>
            <w:rStyle w:val="Hyperlink"/>
          </w:rPr>
          <w:t>4</w:t>
        </w:r>
        <w:r>
          <w:fldChar w:fldCharType="end"/>
        </w:r>
      </w:hyperlink>
    </w:p>
    <w:p w:rsidR="00343D7B" w:rsidP="66E8CBC7" w:rsidRDefault="009B3078" w14:paraId="3AB3FFB3" w14:textId="0ED0D048">
      <w:pPr>
        <w:pStyle w:val="TOC2"/>
        <w:tabs>
          <w:tab w:val="right" w:leader="dot" w:pos="9015"/>
        </w:tabs>
        <w:pPrChange w:author="Ume Sauda Ghanyani" w:date="2025-05-13T07:29:08.962Z">
          <w:pPr/>
        </w:pPrChange>
      </w:pPr>
      <w:hyperlink w:anchor="_Toc457707618">
        <w:r w:rsidRPr="66E8CBC7" w:rsidR="66E8CBC7">
          <w:rPr>
            <w:rStyle w:val="Hyperlink"/>
          </w:rPr>
          <w:t>1.2 Scope of the Document</w:t>
        </w:r>
        <w:ins w:author="Ume Sauda Ghanyani" w:date="2025-05-13T07:29:08.962Z" w:id="1982766">
          <w:r>
            <w:tab/>
          </w:r>
        </w:ins>
        <w:r>
          <w:fldChar w:fldCharType="begin"/>
        </w:r>
        <w:r>
          <w:instrText xml:space="preserve">PAGEREF _Toc457707618 \h</w:instrText>
        </w:r>
        <w:r>
          <w:fldChar w:fldCharType="separate"/>
        </w:r>
        <w:r w:rsidRPr="66E8CBC7" w:rsidR="66E8CBC7">
          <w:rPr>
            <w:rStyle w:val="Hyperlink"/>
          </w:rPr>
          <w:t>4</w:t>
        </w:r>
        <w:r>
          <w:fldChar w:fldCharType="end"/>
        </w:r>
      </w:hyperlink>
    </w:p>
    <w:p w:rsidR="00343D7B" w:rsidP="66E8CBC7" w:rsidRDefault="009B3078" w14:paraId="26653EEF" w14:textId="33CDFD48">
      <w:pPr>
        <w:pStyle w:val="TOC2"/>
        <w:tabs>
          <w:tab w:val="right" w:leader="dot" w:pos="9015"/>
        </w:tabs>
        <w:pPrChange w:author="Ume Sauda Ghanyani" w:date="2025-05-13T07:29:08.966Z">
          <w:pPr/>
        </w:pPrChange>
      </w:pPr>
      <w:hyperlink w:anchor="_Toc1287738203">
        <w:r w:rsidRPr="66E8CBC7" w:rsidR="66E8CBC7">
          <w:rPr>
            <w:rStyle w:val="Hyperlink"/>
          </w:rPr>
          <w:t>1.2 Intended Audience</w:t>
        </w:r>
        <w:ins w:author="Ume Sauda Ghanyani" w:date="2025-05-13T07:29:08.965Z" w:id="1065148140">
          <w:r>
            <w:tab/>
          </w:r>
        </w:ins>
        <w:r>
          <w:fldChar w:fldCharType="begin"/>
        </w:r>
        <w:r>
          <w:instrText xml:space="preserve">PAGEREF _Toc1287738203 \h</w:instrText>
        </w:r>
        <w:r>
          <w:fldChar w:fldCharType="separate"/>
        </w:r>
        <w:r w:rsidRPr="66E8CBC7" w:rsidR="66E8CBC7">
          <w:rPr>
            <w:rStyle w:val="Hyperlink"/>
          </w:rPr>
          <w:t>4</w:t>
        </w:r>
        <w:r>
          <w:fldChar w:fldCharType="end"/>
        </w:r>
      </w:hyperlink>
    </w:p>
    <w:p w:rsidR="00343D7B" w:rsidP="66E8CBC7" w:rsidRDefault="009B3078" w14:paraId="152C268D" w14:textId="0AB09C15">
      <w:pPr>
        <w:pStyle w:val="TOC1"/>
        <w:tabs>
          <w:tab w:val="right" w:leader="dot" w:pos="9015"/>
        </w:tabs>
        <w:pPrChange w:author="Ume Sauda Ghanyani" w:date="2025-05-13T07:29:08.969Z">
          <w:pPr/>
        </w:pPrChange>
      </w:pPr>
      <w:hyperlink w:anchor="_Toc934792743">
        <w:r w:rsidRPr="66E8CBC7" w:rsidR="66E8CBC7">
          <w:rPr>
            <w:rStyle w:val="Hyperlink"/>
          </w:rPr>
          <w:t>System Overview</w:t>
        </w:r>
        <w:ins w:author="Ume Sauda Ghanyani" w:date="2025-05-13T07:29:08.969Z" w:id="234164211">
          <w:r>
            <w:tab/>
          </w:r>
        </w:ins>
        <w:r>
          <w:fldChar w:fldCharType="begin"/>
        </w:r>
        <w:r>
          <w:instrText xml:space="preserve">PAGEREF _Toc934792743 \h</w:instrText>
        </w:r>
        <w:r>
          <w:fldChar w:fldCharType="separate"/>
        </w:r>
        <w:r w:rsidRPr="66E8CBC7" w:rsidR="66E8CBC7">
          <w:rPr>
            <w:rStyle w:val="Hyperlink"/>
          </w:rPr>
          <w:t>5</w:t>
        </w:r>
        <w:r>
          <w:fldChar w:fldCharType="end"/>
        </w:r>
      </w:hyperlink>
    </w:p>
    <w:p w:rsidR="00343D7B" w:rsidP="66E8CBC7" w:rsidRDefault="009B3078" w14:paraId="59CFACE3" w14:textId="21E3D5E7">
      <w:pPr>
        <w:pStyle w:val="TOC2"/>
        <w:tabs>
          <w:tab w:val="right" w:leader="dot" w:pos="9015"/>
        </w:tabs>
        <w:pPrChange w:author="Ume Sauda Ghanyani" w:date="2025-05-13T07:29:08.972Z">
          <w:pPr/>
        </w:pPrChange>
      </w:pPr>
      <w:hyperlink w:anchor="_Toc345157786">
        <w:r w:rsidRPr="66E8CBC7" w:rsidR="66E8CBC7">
          <w:rPr>
            <w:rStyle w:val="Hyperlink"/>
          </w:rPr>
          <w:t>2.1 Tazama Transaction Monitoring System Overview</w:t>
        </w:r>
        <w:ins w:author="Ume Sauda Ghanyani" w:date="2025-05-13T07:29:08.972Z" w:id="344705886">
          <w:r>
            <w:tab/>
          </w:r>
        </w:ins>
        <w:r>
          <w:fldChar w:fldCharType="begin"/>
        </w:r>
        <w:r>
          <w:instrText xml:space="preserve">PAGEREF _Toc345157786 \h</w:instrText>
        </w:r>
        <w:r>
          <w:fldChar w:fldCharType="separate"/>
        </w:r>
        <w:r w:rsidRPr="66E8CBC7" w:rsidR="66E8CBC7">
          <w:rPr>
            <w:rStyle w:val="Hyperlink"/>
          </w:rPr>
          <w:t>5</w:t>
        </w:r>
        <w:r>
          <w:fldChar w:fldCharType="end"/>
        </w:r>
      </w:hyperlink>
    </w:p>
    <w:p w:rsidR="00343D7B" w:rsidP="66E8CBC7" w:rsidRDefault="009B3078" w14:paraId="0F286D1D" w14:textId="3D03BDA9">
      <w:pPr>
        <w:pStyle w:val="TOC2"/>
        <w:tabs>
          <w:tab w:val="right" w:leader="dot" w:pos="9015"/>
        </w:tabs>
        <w:pPrChange w:author="Ume Sauda Ghanyani" w:date="2025-05-13T07:29:08.975Z">
          <w:pPr/>
        </w:pPrChange>
      </w:pPr>
      <w:hyperlink w:anchor="_Toc447483692">
        <w:r w:rsidRPr="66E8CBC7" w:rsidR="66E8CBC7">
          <w:rPr>
            <w:rStyle w:val="Hyperlink"/>
          </w:rPr>
          <w:t>2.2 Interaction with Relay Service</w:t>
        </w:r>
        <w:ins w:author="Ume Sauda Ghanyani" w:date="2025-05-13T07:29:08.975Z" w:id="1734754227">
          <w:r>
            <w:tab/>
          </w:r>
        </w:ins>
        <w:r>
          <w:fldChar w:fldCharType="begin"/>
        </w:r>
        <w:r>
          <w:instrText xml:space="preserve">PAGEREF _Toc447483692 \h</w:instrText>
        </w:r>
        <w:r>
          <w:fldChar w:fldCharType="separate"/>
        </w:r>
        <w:r w:rsidRPr="66E8CBC7" w:rsidR="66E8CBC7">
          <w:rPr>
            <w:rStyle w:val="Hyperlink"/>
          </w:rPr>
          <w:t>5</w:t>
        </w:r>
        <w:r>
          <w:fldChar w:fldCharType="end"/>
        </w:r>
      </w:hyperlink>
    </w:p>
    <w:p w:rsidR="00343D7B" w:rsidP="66E8CBC7" w:rsidRDefault="009B3078" w14:paraId="1CEEB38D" w14:textId="0FEB9DCC">
      <w:pPr>
        <w:pStyle w:val="TOC1"/>
        <w:tabs>
          <w:tab w:val="right" w:leader="dot" w:pos="9015"/>
        </w:tabs>
        <w:pPrChange w:author="Ume Sauda Ghanyani" w:date="2025-05-13T07:29:08.978Z">
          <w:pPr/>
        </w:pPrChange>
      </w:pPr>
      <w:hyperlink w:anchor="_Toc1354395201">
        <w:r w:rsidRPr="66E8CBC7" w:rsidR="66E8CBC7">
          <w:rPr>
            <w:rStyle w:val="Hyperlink"/>
          </w:rPr>
          <w:t>Functional Requirements</w:t>
        </w:r>
        <w:ins w:author="Ume Sauda Ghanyani" w:date="2025-05-13T07:29:08.977Z" w:id="299883214">
          <w:r>
            <w:tab/>
          </w:r>
        </w:ins>
        <w:r>
          <w:fldChar w:fldCharType="begin"/>
        </w:r>
        <w:r>
          <w:instrText xml:space="preserve">PAGEREF _Toc1354395201 \h</w:instrText>
        </w:r>
        <w:r>
          <w:fldChar w:fldCharType="separate"/>
        </w:r>
        <w:r w:rsidRPr="66E8CBC7" w:rsidR="66E8CBC7">
          <w:rPr>
            <w:rStyle w:val="Hyperlink"/>
          </w:rPr>
          <w:t>6</w:t>
        </w:r>
        <w:r>
          <w:fldChar w:fldCharType="end"/>
        </w:r>
      </w:hyperlink>
    </w:p>
    <w:p w:rsidR="00343D7B" w:rsidP="66E8CBC7" w:rsidRDefault="009B3078" w14:paraId="0C6ADCAD" w14:textId="351B2515">
      <w:pPr>
        <w:pStyle w:val="TOC2"/>
        <w:tabs>
          <w:tab w:val="right" w:leader="dot" w:pos="9015"/>
        </w:tabs>
        <w:pPrChange w:author="Ume Sauda Ghanyani" w:date="2025-05-13T07:29:08.981Z">
          <w:pPr/>
        </w:pPrChange>
      </w:pPr>
      <w:hyperlink w:anchor="_Toc690279340">
        <w:r w:rsidRPr="66E8CBC7" w:rsidR="66E8CBC7">
          <w:rPr>
            <w:rStyle w:val="Hyperlink"/>
          </w:rPr>
          <w:t>3.1  Objective and Functionality of Relay Service</w:t>
        </w:r>
        <w:ins w:author="Ume Sauda Ghanyani" w:date="2025-05-13T07:29:08.981Z" w:id="2104258897">
          <w:r>
            <w:tab/>
          </w:r>
        </w:ins>
        <w:r>
          <w:fldChar w:fldCharType="begin"/>
        </w:r>
        <w:r>
          <w:instrText xml:space="preserve">PAGEREF _Toc690279340 \h</w:instrText>
        </w:r>
        <w:r>
          <w:fldChar w:fldCharType="separate"/>
        </w:r>
        <w:r w:rsidRPr="66E8CBC7" w:rsidR="66E8CBC7">
          <w:rPr>
            <w:rStyle w:val="Hyperlink"/>
          </w:rPr>
          <w:t>6</w:t>
        </w:r>
        <w:r>
          <w:fldChar w:fldCharType="end"/>
        </w:r>
      </w:hyperlink>
    </w:p>
    <w:p w:rsidR="00343D7B" w:rsidP="66E8CBC7" w:rsidRDefault="009B3078" w14:paraId="7AA09204" w14:textId="349A7EAF">
      <w:pPr>
        <w:pStyle w:val="TOC3"/>
        <w:tabs>
          <w:tab w:val="right" w:leader="dot" w:pos="9015"/>
        </w:tabs>
        <w:pPrChange w:author="Ume Sauda Ghanyani" w:date="2025-05-13T07:29:08.984Z">
          <w:pPr/>
        </w:pPrChange>
      </w:pPr>
      <w:hyperlink w:anchor="_Toc1127874105">
        <w:r w:rsidRPr="66E8CBC7" w:rsidR="66E8CBC7">
          <w:rPr>
            <w:rStyle w:val="Hyperlink"/>
          </w:rPr>
          <w:t>Message Subscription</w:t>
        </w:r>
        <w:ins w:author="Ume Sauda Ghanyani" w:date="2025-05-13T07:29:08.983Z" w:id="650886891">
          <w:r>
            <w:tab/>
          </w:r>
        </w:ins>
        <w:r>
          <w:fldChar w:fldCharType="begin"/>
        </w:r>
        <w:r>
          <w:instrText xml:space="preserve">PAGEREF _Toc1127874105 \h</w:instrText>
        </w:r>
        <w:r>
          <w:fldChar w:fldCharType="separate"/>
        </w:r>
        <w:r w:rsidRPr="66E8CBC7" w:rsidR="66E8CBC7">
          <w:rPr>
            <w:rStyle w:val="Hyperlink"/>
          </w:rPr>
          <w:t>6</w:t>
        </w:r>
        <w:r>
          <w:fldChar w:fldCharType="end"/>
        </w:r>
      </w:hyperlink>
    </w:p>
    <w:p w:rsidR="00343D7B" w:rsidP="66E8CBC7" w:rsidRDefault="009B3078" w14:paraId="7D0E93FE" w14:textId="146FA591">
      <w:pPr>
        <w:pStyle w:val="TOC3"/>
        <w:tabs>
          <w:tab w:val="right" w:leader="dot" w:pos="9015"/>
        </w:tabs>
        <w:pPrChange w:author="Ume Sauda Ghanyani" w:date="2025-05-13T07:29:08.986Z">
          <w:pPr/>
        </w:pPrChange>
      </w:pPr>
      <w:hyperlink w:anchor="_Toc1613090725">
        <w:r w:rsidRPr="66E8CBC7" w:rsidR="66E8CBC7">
          <w:rPr>
            <w:rStyle w:val="Hyperlink"/>
          </w:rPr>
          <w:t>Message Relay</w:t>
        </w:r>
        <w:ins w:author="Ume Sauda Ghanyani" w:date="2025-05-13T07:29:08.986Z" w:id="2074001967">
          <w:r>
            <w:tab/>
          </w:r>
        </w:ins>
        <w:r>
          <w:fldChar w:fldCharType="begin"/>
        </w:r>
        <w:r>
          <w:instrText xml:space="preserve">PAGEREF _Toc1613090725 \h</w:instrText>
        </w:r>
        <w:r>
          <w:fldChar w:fldCharType="separate"/>
        </w:r>
        <w:r w:rsidRPr="66E8CBC7" w:rsidR="66E8CBC7">
          <w:rPr>
            <w:rStyle w:val="Hyperlink"/>
          </w:rPr>
          <w:t>7</w:t>
        </w:r>
        <w:r>
          <w:fldChar w:fldCharType="end"/>
        </w:r>
      </w:hyperlink>
    </w:p>
    <w:p w:rsidR="00343D7B" w:rsidP="66E8CBC7" w:rsidRDefault="009B3078" w14:paraId="335070E2" w14:textId="4AF503FA">
      <w:pPr>
        <w:pStyle w:val="TOC3"/>
        <w:tabs>
          <w:tab w:val="right" w:leader="dot" w:pos="9015"/>
        </w:tabs>
        <w:pPrChange w:author="Ume Sauda Ghanyani" w:date="2025-05-13T07:29:08.989Z">
          <w:pPr/>
        </w:pPrChange>
      </w:pPr>
      <w:hyperlink w:anchor="_Toc1485363159">
        <w:r w:rsidRPr="66E8CBC7" w:rsidR="66E8CBC7">
          <w:rPr>
            <w:rStyle w:val="Hyperlink"/>
          </w:rPr>
          <w:t>Error Handling and Logging</w:t>
        </w:r>
        <w:ins w:author="Ume Sauda Ghanyani" w:date="2025-05-13T07:29:08.989Z" w:id="1037377045">
          <w:r>
            <w:tab/>
          </w:r>
        </w:ins>
        <w:r>
          <w:fldChar w:fldCharType="begin"/>
        </w:r>
        <w:r>
          <w:instrText xml:space="preserve">PAGEREF _Toc1485363159 \h</w:instrText>
        </w:r>
        <w:r>
          <w:fldChar w:fldCharType="separate"/>
        </w:r>
        <w:r w:rsidRPr="66E8CBC7" w:rsidR="66E8CBC7">
          <w:rPr>
            <w:rStyle w:val="Hyperlink"/>
          </w:rPr>
          <w:t>9</w:t>
        </w:r>
        <w:r>
          <w:fldChar w:fldCharType="end"/>
        </w:r>
      </w:hyperlink>
    </w:p>
    <w:p w:rsidR="00343D7B" w:rsidP="66E8CBC7" w:rsidRDefault="009B3078" w14:paraId="30076073" w14:textId="24BDC54A">
      <w:pPr>
        <w:pStyle w:val="TOC2"/>
        <w:tabs>
          <w:tab w:val="right" w:leader="dot" w:pos="9015"/>
        </w:tabs>
        <w:pPrChange w:author="Ume Sauda Ghanyani" w:date="2025-05-13T07:29:08.992Z">
          <w:pPr/>
        </w:pPrChange>
      </w:pPr>
      <w:hyperlink w:anchor="_Toc363730418">
        <w:r w:rsidRPr="66E8CBC7" w:rsidR="66E8CBC7">
          <w:rPr>
            <w:rStyle w:val="Hyperlink"/>
          </w:rPr>
          <w:t>3.2 Relay Service Setup</w:t>
        </w:r>
        <w:ins w:author="Ume Sauda Ghanyani" w:date="2025-05-13T07:29:08.991Z" w:id="415220719">
          <w:r>
            <w:tab/>
          </w:r>
        </w:ins>
        <w:r>
          <w:fldChar w:fldCharType="begin"/>
        </w:r>
        <w:r>
          <w:instrText xml:space="preserve">PAGEREF _Toc363730418 \h</w:instrText>
        </w:r>
        <w:r>
          <w:fldChar w:fldCharType="separate"/>
        </w:r>
        <w:r w:rsidRPr="66E8CBC7" w:rsidR="66E8CBC7">
          <w:rPr>
            <w:rStyle w:val="Hyperlink"/>
          </w:rPr>
          <w:t>10</w:t>
        </w:r>
        <w:r>
          <w:fldChar w:fldCharType="end"/>
        </w:r>
      </w:hyperlink>
    </w:p>
    <w:p w:rsidR="00343D7B" w:rsidP="66E8CBC7" w:rsidRDefault="009B3078" w14:paraId="260BE728" w14:textId="47E3AD47">
      <w:pPr>
        <w:pStyle w:val="TOC2"/>
        <w:tabs>
          <w:tab w:val="right" w:leader="dot" w:pos="9015"/>
        </w:tabs>
        <w:pPrChange w:author="Ume Sauda Ghanyani" w:date="2025-05-13T07:29:08.995Z">
          <w:pPr/>
        </w:pPrChange>
      </w:pPr>
      <w:hyperlink w:anchor="_Toc981157405">
        <w:r w:rsidRPr="66E8CBC7" w:rsidR="66E8CBC7">
          <w:rPr>
            <w:rStyle w:val="Hyperlink"/>
          </w:rPr>
          <w:t>3.3 Relay Service Use Cases</w:t>
        </w:r>
        <w:ins w:author="Ume Sauda Ghanyani" w:date="2025-05-13T07:29:08.995Z" w:id="2075659577">
          <w:r>
            <w:tab/>
          </w:r>
        </w:ins>
        <w:r>
          <w:fldChar w:fldCharType="begin"/>
        </w:r>
        <w:r>
          <w:instrText xml:space="preserve">PAGEREF _Toc981157405 \h</w:instrText>
        </w:r>
        <w:r>
          <w:fldChar w:fldCharType="separate"/>
        </w:r>
        <w:r w:rsidRPr="66E8CBC7" w:rsidR="66E8CBC7">
          <w:rPr>
            <w:rStyle w:val="Hyperlink"/>
          </w:rPr>
          <w:t>15</w:t>
        </w:r>
        <w:r>
          <w:fldChar w:fldCharType="end"/>
        </w:r>
      </w:hyperlink>
    </w:p>
    <w:p w:rsidR="00343D7B" w:rsidP="66E8CBC7" w:rsidRDefault="009B3078" w14:paraId="31AFB908" w14:textId="469BFE7D">
      <w:pPr>
        <w:pStyle w:val="TOC3"/>
        <w:tabs>
          <w:tab w:val="right" w:leader="dot" w:pos="9015"/>
        </w:tabs>
        <w:pPrChange w:author="Ume Sauda Ghanyani" w:date="2025-05-13T07:29:08.997Z">
          <w:pPr/>
        </w:pPrChange>
      </w:pPr>
      <w:hyperlink w:anchor="_Toc1561658251">
        <w:r w:rsidRPr="66E8CBC7" w:rsidR="66E8CBC7">
          <w:rPr>
            <w:rStyle w:val="Hyperlink"/>
          </w:rPr>
          <w:t>Use Case 1: Known to Known (Encoded -&gt; Encoded)</w:t>
        </w:r>
        <w:ins w:author="Ume Sauda Ghanyani" w:date="2025-05-13T07:29:08.997Z" w:id="1033613259">
          <w:r>
            <w:tab/>
          </w:r>
        </w:ins>
        <w:r>
          <w:fldChar w:fldCharType="begin"/>
        </w:r>
        <w:r>
          <w:instrText xml:space="preserve">PAGEREF _Toc1561658251 \h</w:instrText>
        </w:r>
        <w:r>
          <w:fldChar w:fldCharType="separate"/>
        </w:r>
        <w:r w:rsidRPr="66E8CBC7" w:rsidR="66E8CBC7">
          <w:rPr>
            <w:rStyle w:val="Hyperlink"/>
          </w:rPr>
          <w:t>16</w:t>
        </w:r>
        <w:r>
          <w:fldChar w:fldCharType="end"/>
        </w:r>
      </w:hyperlink>
    </w:p>
    <w:p w:rsidR="66E8CBC7" w:rsidP="66E8CBC7" w:rsidRDefault="66E8CBC7" w14:paraId="0B4944BE" w14:textId="1E63D22F">
      <w:pPr>
        <w:pStyle w:val="TOC3"/>
        <w:tabs>
          <w:tab w:val="right" w:leader="dot" w:pos="9015"/>
        </w:tabs>
        <w:pPrChange w:author="Ume Sauda Ghanyani" w:date="2025-05-13T07:29:09Z">
          <w:pPr/>
        </w:pPrChange>
      </w:pPr>
      <w:hyperlink w:anchor="_Toc807404804">
        <w:r w:rsidRPr="66E8CBC7" w:rsidR="66E8CBC7">
          <w:rPr>
            <w:rStyle w:val="Hyperlink"/>
          </w:rPr>
          <w:t>Use Case 2: Known to Known (Encoded -&gt; Raw)</w:t>
        </w:r>
        <w:ins w:author="Ume Sauda Ghanyani" w:date="2025-05-13T07:29:08.999Z" w:id="754741665">
          <w:r>
            <w:tab/>
          </w:r>
        </w:ins>
        <w:r>
          <w:fldChar w:fldCharType="begin"/>
        </w:r>
        <w:r>
          <w:instrText xml:space="preserve">PAGEREF _Toc807404804 \h</w:instrText>
        </w:r>
        <w:r>
          <w:fldChar w:fldCharType="separate"/>
        </w:r>
        <w:r w:rsidRPr="66E8CBC7" w:rsidR="66E8CBC7">
          <w:rPr>
            <w:rStyle w:val="Hyperlink"/>
          </w:rPr>
          <w:t>24</w:t>
        </w:r>
        <w:r>
          <w:fldChar w:fldCharType="end"/>
        </w:r>
      </w:hyperlink>
    </w:p>
    <w:p w:rsidR="66E8CBC7" w:rsidP="66E8CBC7" w:rsidRDefault="66E8CBC7" w14:paraId="1AA14212" w14:textId="05BD7437">
      <w:pPr>
        <w:pStyle w:val="TOC3"/>
        <w:tabs>
          <w:tab w:val="right" w:leader="dot" w:pos="9015"/>
        </w:tabs>
        <w:pPrChange w:author="Ume Sauda Ghanyani" w:date="2025-05-13T07:29:09.002Z">
          <w:pPr/>
        </w:pPrChange>
      </w:pPr>
      <w:hyperlink w:anchor="_Toc1653168118">
        <w:r w:rsidRPr="66E8CBC7" w:rsidR="66E8CBC7">
          <w:rPr>
            <w:rStyle w:val="Hyperlink"/>
          </w:rPr>
          <w:t>Use Case 3: Known to UnKnown (Encoded -&gt; Raw)</w:t>
        </w:r>
        <w:ins w:author="Ume Sauda Ghanyani" w:date="2025-05-13T07:29:09.002Z" w:id="525686677">
          <w:r>
            <w:tab/>
          </w:r>
        </w:ins>
        <w:r>
          <w:fldChar w:fldCharType="begin"/>
        </w:r>
        <w:r>
          <w:instrText xml:space="preserve">PAGEREF _Toc1653168118 \h</w:instrText>
        </w:r>
        <w:r>
          <w:fldChar w:fldCharType="separate"/>
        </w:r>
        <w:r w:rsidRPr="66E8CBC7" w:rsidR="66E8CBC7">
          <w:rPr>
            <w:rStyle w:val="Hyperlink"/>
          </w:rPr>
          <w:t>32</w:t>
        </w:r>
        <w:r>
          <w:fldChar w:fldCharType="end"/>
        </w:r>
      </w:hyperlink>
    </w:p>
    <w:p w:rsidR="66E8CBC7" w:rsidP="66E8CBC7" w:rsidRDefault="66E8CBC7" w14:paraId="1C0DC829" w14:textId="3F63231F">
      <w:pPr>
        <w:pStyle w:val="TOC2"/>
        <w:tabs>
          <w:tab w:val="right" w:leader="dot" w:pos="9015"/>
        </w:tabs>
        <w:pPrChange w:author="Ume Sauda Ghanyani" w:date="2025-05-13T07:29:09.005Z">
          <w:pPr/>
        </w:pPrChange>
      </w:pPr>
      <w:hyperlink w:anchor="_Toc885336631">
        <w:r w:rsidRPr="66E8CBC7" w:rsidR="66E8CBC7">
          <w:rPr>
            <w:rStyle w:val="Hyperlink"/>
          </w:rPr>
          <w:t>3.4 Relay Service Integrations</w:t>
        </w:r>
        <w:ins w:author="Ume Sauda Ghanyani" w:date="2025-05-13T07:29:09.004Z" w:id="1296652765">
          <w:r>
            <w:tab/>
          </w:r>
        </w:ins>
        <w:r>
          <w:fldChar w:fldCharType="begin"/>
        </w:r>
        <w:r>
          <w:instrText xml:space="preserve">PAGEREF _Toc885336631 \h</w:instrText>
        </w:r>
        <w:r>
          <w:fldChar w:fldCharType="separate"/>
        </w:r>
        <w:r w:rsidRPr="66E8CBC7" w:rsidR="66E8CBC7">
          <w:rPr>
            <w:rStyle w:val="Hyperlink"/>
          </w:rPr>
          <w:t>39</w:t>
        </w:r>
        <w:r>
          <w:fldChar w:fldCharType="end"/>
        </w:r>
      </w:hyperlink>
    </w:p>
    <w:p w:rsidR="66E8CBC7" w:rsidP="66E8CBC7" w:rsidRDefault="66E8CBC7" w14:paraId="116B54C3" w14:textId="2488D07E">
      <w:pPr>
        <w:pStyle w:val="TOC3"/>
        <w:tabs>
          <w:tab w:val="right" w:leader="dot" w:pos="9015"/>
        </w:tabs>
        <w:pPrChange w:author="Ume Sauda Ghanyani" w:date="2025-05-13T07:29:09.007Z">
          <w:pPr/>
        </w:pPrChange>
      </w:pPr>
      <w:hyperlink w:anchor="_Toc1097401575">
        <w:r w:rsidRPr="66E8CBC7" w:rsidR="66E8CBC7">
          <w:rPr>
            <w:rStyle w:val="Hyperlink"/>
          </w:rPr>
          <w:t>Architecture Relay Service:</w:t>
        </w:r>
        <w:ins w:author="Ume Sauda Ghanyani" w:date="2025-05-13T07:29:09.006Z" w:id="206184454">
          <w:r>
            <w:tab/>
          </w:r>
        </w:ins>
        <w:r>
          <w:fldChar w:fldCharType="begin"/>
        </w:r>
        <w:r>
          <w:instrText xml:space="preserve">PAGEREF _Toc1097401575 \h</w:instrText>
        </w:r>
        <w:r>
          <w:fldChar w:fldCharType="separate"/>
        </w:r>
        <w:r w:rsidRPr="66E8CBC7" w:rsidR="66E8CBC7">
          <w:rPr>
            <w:rStyle w:val="Hyperlink"/>
          </w:rPr>
          <w:t>40</w:t>
        </w:r>
        <w:r>
          <w:fldChar w:fldCharType="end"/>
        </w:r>
      </w:hyperlink>
    </w:p>
    <w:p w:rsidR="66E8CBC7" w:rsidP="66E8CBC7" w:rsidRDefault="66E8CBC7" w14:paraId="4E3AC89A" w14:textId="1AC3A0DC">
      <w:pPr>
        <w:pStyle w:val="TOC2"/>
        <w:tabs>
          <w:tab w:val="right" w:leader="dot" w:pos="9015"/>
        </w:tabs>
        <w:pPrChange w:author="Ume Sauda Ghanyani" w:date="2025-05-13T07:29:09.01Z">
          <w:pPr/>
        </w:pPrChange>
      </w:pPr>
      <w:hyperlink w:anchor="_Toc596155690">
        <w:r w:rsidRPr="66E8CBC7" w:rsidR="66E8CBC7">
          <w:rPr>
            <w:rStyle w:val="Hyperlink"/>
          </w:rPr>
          <w:t>3.5 Relay Service Assumptions</w:t>
        </w:r>
        <w:ins w:author="Ume Sauda Ghanyani" w:date="2025-05-13T07:29:09.009Z" w:id="2028900990">
          <w:r>
            <w:tab/>
          </w:r>
        </w:ins>
        <w:r>
          <w:fldChar w:fldCharType="begin"/>
        </w:r>
        <w:r>
          <w:instrText xml:space="preserve">PAGEREF _Toc596155690 \h</w:instrText>
        </w:r>
        <w:r>
          <w:fldChar w:fldCharType="separate"/>
        </w:r>
        <w:r w:rsidRPr="66E8CBC7" w:rsidR="66E8CBC7">
          <w:rPr>
            <w:rStyle w:val="Hyperlink"/>
          </w:rPr>
          <w:t>41</w:t>
        </w:r>
        <w:r>
          <w:fldChar w:fldCharType="end"/>
        </w:r>
      </w:hyperlink>
    </w:p>
    <w:p w:rsidR="66E8CBC7" w:rsidP="66E8CBC7" w:rsidRDefault="66E8CBC7" w14:paraId="07B9F117" w14:textId="78E12BFB">
      <w:pPr>
        <w:pStyle w:val="TOC3"/>
        <w:tabs>
          <w:tab w:val="right" w:leader="dot" w:pos="9015"/>
        </w:tabs>
        <w:pPrChange w:author="Ume Sauda Ghanyani" w:date="2025-05-13T07:29:09.012Z">
          <w:pPr/>
        </w:pPrChange>
      </w:pPr>
      <w:hyperlink w:anchor="_Toc546467418">
        <w:r w:rsidRPr="66E8CBC7" w:rsidR="66E8CBC7">
          <w:rPr>
            <w:rStyle w:val="Hyperlink"/>
          </w:rPr>
          <w:t>Use Case 1 and Use Case 2: One-to-One</w:t>
        </w:r>
        <w:ins w:author="Ume Sauda Ghanyani" w:date="2025-05-13T07:29:09.012Z" w:id="413214917">
          <w:r>
            <w:tab/>
          </w:r>
        </w:ins>
        <w:r>
          <w:fldChar w:fldCharType="begin"/>
        </w:r>
        <w:r>
          <w:instrText xml:space="preserve">PAGEREF _Toc546467418 \h</w:instrText>
        </w:r>
        <w:r>
          <w:fldChar w:fldCharType="separate"/>
        </w:r>
        <w:r w:rsidRPr="66E8CBC7" w:rsidR="66E8CBC7">
          <w:rPr>
            <w:rStyle w:val="Hyperlink"/>
          </w:rPr>
          <w:t>44</w:t>
        </w:r>
        <w:r>
          <w:fldChar w:fldCharType="end"/>
        </w:r>
      </w:hyperlink>
    </w:p>
    <w:p w:rsidR="66E8CBC7" w:rsidP="66E8CBC7" w:rsidRDefault="66E8CBC7" w14:paraId="5FF9AD81" w14:textId="4AFC1120">
      <w:pPr>
        <w:pStyle w:val="TOC3"/>
        <w:tabs>
          <w:tab w:val="right" w:leader="dot" w:pos="9015"/>
        </w:tabs>
        <w:pPrChange w:author="Ume Sauda Ghanyani" w:date="2025-05-13T07:29:09.014Z">
          <w:pPr/>
        </w:pPrChange>
      </w:pPr>
      <w:hyperlink w:anchor="_Toc1876648843">
        <w:r w:rsidRPr="66E8CBC7" w:rsidR="66E8CBC7">
          <w:rPr>
            <w:rStyle w:val="Hyperlink"/>
          </w:rPr>
          <w:t>UC3: One-to-Many (Theoretical)</w:t>
        </w:r>
        <w:ins w:author="Ume Sauda Ghanyani" w:date="2025-05-13T07:29:09.013Z" w:id="1386367925">
          <w:r>
            <w:tab/>
          </w:r>
        </w:ins>
        <w:r>
          <w:fldChar w:fldCharType="begin"/>
        </w:r>
        <w:r>
          <w:instrText xml:space="preserve">PAGEREF _Toc1876648843 \h</w:instrText>
        </w:r>
        <w:r>
          <w:fldChar w:fldCharType="separate"/>
        </w:r>
        <w:r w:rsidRPr="66E8CBC7" w:rsidR="66E8CBC7">
          <w:rPr>
            <w:rStyle w:val="Hyperlink"/>
          </w:rPr>
          <w:t>53</w:t>
        </w:r>
        <w:r>
          <w:fldChar w:fldCharType="end"/>
        </w:r>
      </w:hyperlink>
      <w:r>
        <w:fldChar w:fldCharType="end"/>
      </w:r>
    </w:p>
    <w:p w:rsidR="00343D7B" w:rsidRDefault="009B3078" w14:paraId="3D5A3708" w14:textId="77777777">
      <w:pPr>
        <w:pStyle w:val="TOC3"/>
        <w:tabs>
          <w:tab w:val="right" w:leader="dot" w:pos="9015"/>
        </w:tabs>
      </w:pPr>
    </w:p>
    <w:p w:rsidR="00343D7B" w:rsidRDefault="00343D7B" w14:paraId="48FE008D" w14:textId="77777777"/>
    <w:p w:rsidR="00343D7B" w:rsidRDefault="00343D7B" w14:paraId="53680879" w14:textId="77777777">
      <w:pPr>
        <w:rPr>
          <w:del w:author="Ume Sauda Ghanyani" w:date="2025-05-13T06:03:28.71Z" w16du:dateUtc="2025-05-13T06:03:28.71Z" w:id="881538065"/>
        </w:rPr>
      </w:pPr>
    </w:p>
    <w:p w:rsidR="00343D7B" w:rsidRDefault="00343D7B" w14:paraId="5919EF55" w14:textId="77777777">
      <w:pPr>
        <w:pageBreakBefore/>
      </w:pPr>
    </w:p>
    <w:p w:rsidR="00343D7B" w:rsidRDefault="009B3078" w14:paraId="52FF86DD" w14:textId="77777777">
      <w:pPr>
        <w:pStyle w:val="Heading1"/>
      </w:pPr>
      <w:bookmarkStart w:name="_Toc55114163" w:id="304123290"/>
      <w:r w:rsidR="6D2E2CB2">
        <w:rPr/>
        <w:t>Introduction</w:t>
      </w:r>
      <w:bookmarkEnd w:id="304123290"/>
    </w:p>
    <w:p w:rsidR="00343D7B" w:rsidRDefault="00343D7B" w14:paraId="2FE5B736" w14:textId="77777777">
      <w:pPr>
        <w:pStyle w:val="NoSpacing"/>
        <w:rPr>
          <w:sz w:val="10"/>
          <w:szCs w:val="12"/>
        </w:rPr>
      </w:pPr>
    </w:p>
    <w:p w:rsidR="00343D7B" w:rsidRDefault="009B3078" w14:paraId="1AB24DD0" w14:textId="77777777">
      <w:pPr>
        <w:pStyle w:val="Heading2"/>
      </w:pPr>
      <w:bookmarkStart w:name="_Toc213274172" w:id="654744691"/>
      <w:r w:rsidR="6D2E2CB2">
        <w:rPr/>
        <w:t>1.1 Purpose</w:t>
      </w:r>
      <w:bookmarkEnd w:id="654744691"/>
      <w:r w:rsidR="6D2E2CB2">
        <w:rPr/>
        <w:t xml:space="preserve"> </w:t>
      </w:r>
    </w:p>
    <w:p w:rsidR="00343D7B" w:rsidRDefault="009B3078" w14:paraId="455FEB12" w14:textId="77777777">
      <w:r>
        <w:t>This document defines the functional requirements for the Tazama Relay Service, which bridges communication between the Tazama Monitoring Service (TMS) and client applications for transaction processing and analysis.</w:t>
      </w:r>
    </w:p>
    <w:p w:rsidR="00343D7B" w:rsidRDefault="009B3078" w14:paraId="0BC9E876" w14:textId="77777777">
      <w:pPr>
        <w:pStyle w:val="Heading2"/>
      </w:pPr>
      <w:bookmarkStart w:name="_Toc457707618" w:id="2049325964"/>
      <w:r w:rsidR="6D2E2CB2">
        <w:rPr/>
        <w:t>1.2 Scope of the Document</w:t>
      </w:r>
      <w:bookmarkEnd w:id="2049325964"/>
    </w:p>
    <w:p w:rsidR="00343D7B" w:rsidRDefault="009B3078" w14:paraId="5BE79EF4" w14:textId="77777777">
      <w:r>
        <w:t>This document serves as the foundation for developing, deploying, and maintaining the Tazama Relay Service. It will define the core functionalities, performance expectations, and configuration requirements.</w:t>
      </w:r>
    </w:p>
    <w:p w:rsidR="00343D7B" w:rsidRDefault="009B3078" w14:paraId="5FC9D74C" w14:textId="77777777">
      <w:pPr>
        <w:pStyle w:val="Heading2"/>
      </w:pPr>
      <w:bookmarkStart w:name="_Toc1287738203" w:id="1747498429"/>
      <w:r w:rsidR="6D2E2CB2">
        <w:rPr/>
        <w:t>1.2 Intended Audience</w:t>
      </w:r>
      <w:bookmarkEnd w:id="1747498429"/>
    </w:p>
    <w:p w:rsidR="00343D7B" w:rsidRDefault="009B3078" w14:paraId="5D556496" w14:textId="77777777">
      <w:r>
        <w:t>The intended audience includes developers, system administrators, and stakeholders involved in the setup, maintenance, and use of the Tazama system.</w:t>
      </w:r>
    </w:p>
    <w:p w:rsidR="00343D7B" w:rsidRDefault="00343D7B" w14:paraId="3000B080" w14:textId="77777777">
      <w:pPr>
        <w:pageBreakBefore/>
      </w:pPr>
    </w:p>
    <w:p w:rsidR="00343D7B" w:rsidRDefault="009B3078" w14:paraId="257FE875" w14:textId="77777777">
      <w:pPr>
        <w:pStyle w:val="Heading1"/>
      </w:pPr>
      <w:bookmarkStart w:name="_Toc934792743" w:id="1875388256"/>
      <w:r w:rsidR="6D2E2CB2">
        <w:rPr/>
        <w:t>System Overview</w:t>
      </w:r>
      <w:bookmarkEnd w:id="1875388256"/>
    </w:p>
    <w:p w:rsidR="00343D7B" w:rsidRDefault="00343D7B" w14:paraId="37058EB2" w14:textId="77777777">
      <w:pPr>
        <w:pStyle w:val="NoSpacing"/>
        <w:rPr>
          <w:sz w:val="10"/>
          <w:szCs w:val="12"/>
        </w:rPr>
      </w:pPr>
    </w:p>
    <w:p w:rsidR="00343D7B" w:rsidRDefault="009B3078" w14:paraId="6B40135C" w14:textId="77777777">
      <w:pPr>
        <w:pStyle w:val="Heading2"/>
      </w:pPr>
      <w:bookmarkStart w:name="_Toc345157786" w:id="469626562"/>
      <w:r w:rsidR="6D2E2CB2">
        <w:rPr/>
        <w:t>2.1 Tazama Transaction Monitoring System Overview</w:t>
      </w:r>
      <w:bookmarkEnd w:id="469626562"/>
    </w:p>
    <w:p w:rsidR="00343D7B" w:rsidRDefault="009B3078" w14:paraId="1433A251" w14:textId="77777777">
      <w:r>
        <w:t>Tazama is a rules-based forward-chaining inference engine that processes transaction data in real-time. It identifies fraudulent and money-laundering behaviors, summarizing results into typologies and triggering appropriate actions (alerts, blocking transactions, etc.).</w:t>
      </w:r>
    </w:p>
    <w:p w:rsidR="00343D7B" w:rsidRDefault="009B3078" w14:paraId="1BE6B480" w14:textId="77777777">
      <w:pPr>
        <w:pStyle w:val="Heading2"/>
      </w:pPr>
      <w:bookmarkStart w:name="_Toc447483692" w:id="1792394199"/>
      <w:r w:rsidR="6D2E2CB2">
        <w:rPr/>
        <w:t>2.2 Interaction with Relay Service</w:t>
      </w:r>
      <w:bookmarkEnd w:id="1792394199"/>
    </w:p>
    <w:p w:rsidR="00343D7B" w:rsidRDefault="009B3078" w14:paraId="7CA75961" w14:textId="2F574592">
      <w:r w:rsidR="169D7A13">
        <w:rPr/>
        <w:t xml:space="preserve">The Tazama Relay Service facilitates the forwarding of messages between the TMS and external systems such as payment systems, case management systems (CMS), and message queues like </w:t>
      </w:r>
      <w:del w:author="Ume Sauda Ghanyani" w:date="2025-05-12T10:14:51.431Z" w:id="478270746">
        <w:r w:rsidDel="169D7A13">
          <w:delText>RabbitMQ</w:delText>
        </w:r>
      </w:del>
      <w:r w:rsidR="169D7A13">
        <w:rPr/>
        <w:t xml:space="preserve"> </w:t>
      </w:r>
      <w:ins w:author="Ume Sauda Ghanyani" w:date="2025-05-12T10:14:56.347Z" w:id="503922806">
        <w:r w:rsidR="465F394F">
          <w:t xml:space="preserve">Kafka </w:t>
        </w:r>
      </w:ins>
      <w:r w:rsidR="169D7A13">
        <w:rPr/>
        <w:t>and NATS.</w:t>
      </w:r>
    </w:p>
    <w:p w:rsidR="00343D7B" w:rsidRDefault="00343D7B" w14:paraId="3B1CD7FF" w14:textId="77777777">
      <w:pPr>
        <w:pageBreakBefore/>
        <w:jc w:val="left"/>
      </w:pPr>
    </w:p>
    <w:p w:rsidR="00343D7B" w:rsidRDefault="009B3078" w14:paraId="5C9731EB" w14:textId="77777777">
      <w:pPr>
        <w:pStyle w:val="Heading1"/>
      </w:pPr>
      <w:bookmarkStart w:name="_Toc1354395201" w:id="798205996"/>
      <w:r w:rsidR="6D2E2CB2">
        <w:rPr/>
        <w:t>Functional Requirements</w:t>
      </w:r>
      <w:bookmarkEnd w:id="798205996"/>
    </w:p>
    <w:p w:rsidR="00343D7B" w:rsidRDefault="00343D7B" w14:paraId="2F62EDDF" w14:textId="77777777">
      <w:pPr>
        <w:pStyle w:val="NoSpacing"/>
        <w:rPr>
          <w:sz w:val="10"/>
          <w:szCs w:val="12"/>
        </w:rPr>
      </w:pPr>
    </w:p>
    <w:p w:rsidR="00343D7B" w:rsidRDefault="009B3078" w14:paraId="014C5444" w14:textId="45EDDAD8">
      <w:pPr>
        <w:pStyle w:val="Heading2"/>
      </w:pPr>
      <w:bookmarkStart w:name="_Toc690279340" w:id="1986291169"/>
      <w:r w:rsidR="2CE080C6">
        <w:rPr/>
        <w:t xml:space="preserve">3.1 </w:t>
      </w:r>
      <w:commentRangeStart w:id="9"/>
      <w:commentRangeStart w:id="10"/>
      <w:del w:author="Ume Sauda Ghanyani" w:date="2025-05-12T10:32:33.487Z" w:id="1132625193">
        <w:r w:rsidDel="6D2E2CB2">
          <w:delText>Relay Service Functionality</w:delText>
        </w:r>
      </w:del>
      <w:ins w:author="Ume Sauda Ghanyani" w:date="2025-05-12T10:32:59.534Z" w:id="1669884358">
        <w:r w:rsidR="0EA36B59">
          <w:t xml:space="preserve"> Objective and Functionality of Relay Ser</w:t>
        </w:r>
      </w:ins>
      <w:ins w:author="Ume Sauda Ghanyani" w:date="2025-05-12T10:33:02.405Z" w:id="1969276158">
        <w:r w:rsidR="0EA36B59">
          <w:t>vice</w:t>
        </w:r>
      </w:ins>
      <w:commentRangeEnd w:id="9"/>
      <w:r>
        <w:rPr>
          <w:rStyle w:val="CommentReference"/>
        </w:rPr>
        <w:commentReference w:id="9"/>
      </w:r>
      <w:commentRangeEnd w:id="10"/>
      <w:r>
        <w:rPr>
          <w:rStyle w:val="CommentReference"/>
        </w:rPr>
        <w:commentReference w:id="10"/>
      </w:r>
      <w:bookmarkEnd w:id="1986291169"/>
    </w:p>
    <w:p w:rsidR="45DB5864" w:rsidP="44ACBDDA" w:rsidRDefault="45DB5864" w14:paraId="638EBD98" w14:textId="0D36C378">
      <w:pPr>
        <w:spacing w:before="240" w:after="240"/>
        <w:rPr>
          <w:ins w:author="Ume Sauda Ghanyani" w:date="2025-05-08T04:53:00Z" w16du:dateUtc="2025-05-08T04:53:50Z" w:id="11"/>
        </w:rPr>
      </w:pPr>
      <w:ins w:author="Ume Sauda Ghanyani" w:date="2025-05-08T04:53:00Z" w:id="12">
        <w:r w:rsidRPr="44ACBDDA">
          <w:t xml:space="preserve">The Tazama Relay Service is a special component within the Tazama system that acts as a bridge between the core transaction monitoring system and external systems. It works by listening </w:t>
        </w:r>
        <w:proofErr w:type="gramStart"/>
        <w:r w:rsidRPr="44ACBDDA">
          <w:t>for</w:t>
        </w:r>
        <w:proofErr w:type="gramEnd"/>
        <w:r w:rsidRPr="44ACBDDA">
          <w:t xml:space="preserve"> events inside Tazama (via NATS messaging) and then sending those events to other systems, like message queues or REST APIs.</w:t>
        </w:r>
      </w:ins>
    </w:p>
    <w:p w:rsidR="45DB5864" w:rsidRDefault="45DB5864" w14:paraId="087756EE" w14:textId="5CCA0E0D">
      <w:pPr>
        <w:spacing w:before="240" w:after="240"/>
        <w:rPr>
          <w:ins w:author="Ume Sauda Ghanyani" w:date="2025-05-08T04:54:00Z" w16du:dateUtc="2025-05-08T04:54:49Z" w:id="13"/>
        </w:rPr>
        <w:pPrChange w:author="Ume Sauda Ghanyani" w:date="2025-05-08T04:53:00Z" w:id="14">
          <w:pPr/>
        </w:pPrChange>
      </w:pPr>
      <w:ins w:author="Ume Sauda Ghanyani" w:date="2025-05-08T04:53:00Z" w:id="15">
        <w:r w:rsidRPr="44ACBDDA">
          <w:t>This service helps communicate real-time alerts from Tazama’s fraud and money-laundering detection processes to external services. For example, it can send a fraud alert to a case management system or send instructions to block a transaction. By doing this, the Relay Service keeps Tazama’s internal processes separate from the outside systems, making it easier to connect with other services without giving them direct access to Tazama’s internal workings. This way, Tazama can notify other systems about important events, like potential fraud, without those systems needing to be deeply integrated into Tazama itself.</w:t>
        </w:r>
      </w:ins>
    </w:p>
    <w:p w:rsidR="44ACBDDA" w:rsidP="44ACBDDA" w:rsidRDefault="44ACBDDA" w14:paraId="70FE192B" w14:textId="47765F9B">
      <w:pPr>
        <w:spacing w:before="240" w:after="240"/>
        <w:rPr>
          <w:ins w:author="Ume Sauda Ghanyani" w:date="2025-05-08T04:53:00Z" w16du:dateUtc="2025-05-08T04:53:50Z" w:id="16"/>
        </w:rPr>
      </w:pPr>
    </w:p>
    <w:p w:rsidR="45DB5864" w:rsidRDefault="45DB5864" w14:paraId="2B27D4F8" w14:textId="26E308EB">
      <w:pPr>
        <w:rPr>
          <w:ins w:author="Ume Sauda Ghanyani" w:date="2025-05-08T04:52:00Z" w16du:dateUtc="2025-05-08T04:52:07Z" w:id="17"/>
        </w:rPr>
      </w:pPr>
      <w:ins w:author="Ume Sauda Ghanyani" w:date="2025-05-08T04:54:00Z" w:id="18">
        <w:r>
          <w:rPr>
            <w:noProof/>
          </w:rPr>
          <w:drawing>
            <wp:inline distT="0" distB="0" distL="0" distR="0" wp14:anchorId="7E31A48F" wp14:editId="6F9CC667">
              <wp:extent cx="5943600" cy="2628900"/>
              <wp:effectExtent l="0" t="0" r="0" b="0"/>
              <wp:docPr id="436608676" name="Picture 436608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628900"/>
                      </a:xfrm>
                      <a:prstGeom prst="rect">
                        <a:avLst/>
                      </a:prstGeom>
                    </pic:spPr>
                  </pic:pic>
                </a:graphicData>
              </a:graphic>
            </wp:inline>
          </w:drawing>
        </w:r>
      </w:ins>
    </w:p>
    <w:p w:rsidR="00343D7B" w:rsidRDefault="009B3078" w14:paraId="6849566B" w14:textId="77777777">
      <w:pPr>
        <w:pStyle w:val="Heading3"/>
      </w:pPr>
      <w:bookmarkStart w:name="_Toc1127874105" w:id="1907211657"/>
      <w:r w:rsidR="6D2E2CB2">
        <w:rPr/>
        <w:t>Message Subscription</w:t>
      </w:r>
      <w:bookmarkEnd w:id="1907211657"/>
    </w:p>
    <w:p w:rsidR="00343D7B" w:rsidRDefault="009B3078" w14:paraId="60853D08" w14:textId="1C95541D">
      <w:r w:rsidR="6D2E2CB2">
        <w:rPr/>
        <w:t xml:space="preserve">The Relay Service is configured to subscribe to a specified NATS </w:t>
      </w:r>
      <w:ins w:author="jortlepp@contractor.linuxfoundation.org" w:date="2025-05-04T09:16:00Z" w:id="190344159">
        <w:r w:rsidR="6C5737EC">
          <w:t xml:space="preserve">server and subject </w:t>
        </w:r>
      </w:ins>
      <w:r w:rsidR="6D2E2CB2">
        <w:rPr/>
        <w:t xml:space="preserve">at startup. The subject is </w:t>
      </w:r>
      <w:commentRangeStart w:id="21"/>
      <w:commentRangeStart w:id="22"/>
      <w:del w:author="Ume Sauda Ghanyani" w:date="2025-05-07T08:54:00Z" w:id="1938711966">
        <w:r w:rsidDel="6D2E2CB2">
          <w:delText>dynamically</w:delText>
        </w:r>
      </w:del>
      <w:r w:rsidR="6D2E2CB2">
        <w:rPr/>
        <w:t xml:space="preserve"> </w:t>
      </w:r>
      <w:ins w:author="Ume Sauda Ghanyani" w:date="2025-05-07T08:54:00Z" w:id="66426656">
        <w:r w:rsidR="78E5FA16">
          <w:t xml:space="preserve">explicitly </w:t>
        </w:r>
      </w:ins>
      <w:r w:rsidR="6D2E2CB2">
        <w:rPr/>
        <w:t>defined</w:t>
      </w:r>
      <w:commentRangeEnd w:id="21"/>
      <w:r>
        <w:rPr>
          <w:rStyle w:val="CommentReference"/>
        </w:rPr>
        <w:commentReference w:id="21"/>
      </w:r>
      <w:commentRangeEnd w:id="22"/>
      <w:r>
        <w:rPr>
          <w:rStyle w:val="CommentReference"/>
        </w:rPr>
        <w:commentReference w:id="22"/>
      </w:r>
      <w:r w:rsidR="6D2E2CB2">
        <w:rPr/>
        <w:t xml:space="preserve"> based on </w:t>
      </w:r>
      <w:commentRangeStart w:id="25"/>
      <w:commentRangeStart w:id="26"/>
      <w:commentRangeStart w:id="27"/>
      <w:r w:rsidR="6D2E2CB2">
        <w:rPr/>
        <w:t>environment variables</w:t>
      </w:r>
      <w:commentRangeEnd w:id="25"/>
      <w:r>
        <w:rPr>
          <w:rStyle w:val="CommentReference"/>
        </w:rPr>
        <w:commentReference w:id="25"/>
      </w:r>
      <w:commentRangeEnd w:id="26"/>
      <w:r>
        <w:rPr>
          <w:rStyle w:val="CommentReference"/>
        </w:rPr>
        <w:commentReference w:id="26"/>
      </w:r>
      <w:commentRangeEnd w:id="27"/>
      <w:r>
        <w:rPr>
          <w:rStyle w:val="CommentReference"/>
        </w:rPr>
        <w:commentReference w:id="27"/>
      </w:r>
      <w:r w:rsidR="6D2E2CB2">
        <w:rPr/>
        <w:t xml:space="preserve"> </w:t>
      </w:r>
      <w:ins w:author="Ume Sauda Ghanyani" w:date="2025-05-08T04:30:00Z" w:id="835197065">
        <w:r w:rsidR="62FEBE34">
          <w:t>s</w:t>
        </w:r>
      </w:ins>
      <w:ins w:author="Ume Sauda Ghanyani" w:date="2025-05-08T04:29:00Z" w:id="1115572725">
        <w:r w:rsidR="62FEBE34">
          <w:t>et by authentic</w:t>
        </w:r>
      </w:ins>
      <w:ins w:author="jortlepp@contractor.linuxfoundation.org" w:date="2025-05-14T09:44:37.057Z" w:id="903291906">
        <w:r w:rsidR="75DA3FAE">
          <w:t>ated</w:t>
        </w:r>
      </w:ins>
      <w:ins w:author="Ume Sauda Ghanyani" w:date="2025-05-08T04:29:00Z" w:id="655870910">
        <w:r w:rsidR="62FEBE34">
          <w:t xml:space="preserve"> authorized users only </w:t>
        </w:r>
      </w:ins>
      <w:del w:author="Ume Sauda Ghanyani" w:date="2025-05-08T04:55:00Z" w:id="597218108">
        <w:r w:rsidDel="6D2E2CB2">
          <w:delText xml:space="preserve">set </w:delText>
        </w:r>
      </w:del>
      <w:r w:rsidR="6D2E2CB2">
        <w:rPr/>
        <w:t>during deployment.</w:t>
      </w:r>
    </w:p>
    <w:p w:rsidR="00343D7B" w:rsidRDefault="009B3078" w14:paraId="7283525D" w14:textId="77777777">
      <w:r>
        <w:t>The subscription enables the Relay Service to listen to a real-time stream of messages published to the NATS subject. This allows for real-time processing of transaction data.</w:t>
      </w:r>
    </w:p>
    <w:p w:rsidR="00343D7B" w:rsidRDefault="009B3078" w14:paraId="32FBC0A8" w14:textId="77777777">
      <w:r>
        <w:t xml:space="preserve">Upon service startup, the </w:t>
      </w:r>
      <w:proofErr w:type="spellStart"/>
      <w:r>
        <w:rPr>
          <w:color w:val="FF0000"/>
        </w:rPr>
        <w:t>startRelayServices</w:t>
      </w:r>
      <w:proofErr w:type="spellEnd"/>
      <w:r>
        <w:rPr>
          <w:color w:val="FF0000"/>
        </w:rPr>
        <w:t xml:space="preserve"> () </w:t>
      </w:r>
      <w:r>
        <w:t>function is invoked to initialize the message subscription. This function ensures that the Relay Service is ready to receive messages from the configured input source.</w:t>
      </w:r>
    </w:p>
    <w:p w:rsidR="00343D7B" w:rsidRDefault="009B3078" w14:paraId="7F1AC512" w14:textId="77777777">
      <w:proofErr w:type="spellStart"/>
      <w:r>
        <w:t>frms</w:t>
      </w:r>
      <w:proofErr w:type="spellEnd"/>
      <w:r>
        <w:t>-</w:t>
      </w:r>
      <w:proofErr w:type="spellStart"/>
      <w:r>
        <w:t>coe</w:t>
      </w:r>
      <w:proofErr w:type="spellEnd"/>
      <w:r>
        <w:t>-startup-lib is leveraged to handle the initialization of the subscribers and the configuration of the input source.</w:t>
      </w:r>
    </w:p>
    <w:p w:rsidR="00343D7B" w:rsidRDefault="009B3078" w14:paraId="41072DCA" w14:textId="77777777">
      <w:pPr>
        <w:pStyle w:val="Heading3"/>
      </w:pPr>
      <w:commentRangeStart w:id="33"/>
      <w:commentRangeStart w:id="34"/>
      <w:commentRangeStart w:id="35"/>
      <w:bookmarkStart w:name="_Toc1613090725" w:id="1395136133"/>
      <w:r w:rsidR="6D2E2CB2">
        <w:rPr/>
        <w:t>Message Relay</w:t>
      </w:r>
      <w:commentRangeEnd w:id="33"/>
      <w:r>
        <w:rPr>
          <w:rStyle w:val="CommentReference"/>
        </w:rPr>
        <w:commentReference w:id="33"/>
      </w:r>
      <w:commentRangeEnd w:id="34"/>
      <w:r>
        <w:rPr>
          <w:rStyle w:val="CommentReference"/>
        </w:rPr>
        <w:commentReference w:id="34"/>
      </w:r>
      <w:commentRangeEnd w:id="35"/>
      <w:r>
        <w:rPr>
          <w:rStyle w:val="CommentReference"/>
        </w:rPr>
        <w:commentReference w:id="35"/>
      </w:r>
      <w:bookmarkEnd w:id="1395136133"/>
    </w:p>
    <w:p w:rsidR="00343D7B" w:rsidRDefault="009B3078" w14:paraId="4B7467BD" w14:textId="0620A2B6">
      <w:pPr>
        <w:rPr>
          <w:del w:author="Ume Sauda Ghanyani" w:date="2025-05-12T10:48:05.533Z" w16du:dateUtc="2025-05-12T10:48:05.533Z" w:id="828651071"/>
        </w:rPr>
      </w:pPr>
      <w:del w:author="Ume Sauda Ghanyani" w:date="2025-05-12T10:48:05.533Z" w:id="1242496017">
        <w:r w:rsidDel="169D7A13">
          <w:delText>After the message is published to the NATS</w:delText>
        </w:r>
      </w:del>
      <w:ins w:author="jortlepp@contractor.linuxfoundation.org" w:date="2025-05-04T09:21:00Z" w:id="1141596446">
        <w:del w:author="Ume Sauda Ghanyani" w:date="2025-05-12T10:48:05.533Z" w:id="156721203">
          <w:r w:rsidDel="4D16F6DF">
            <w:delText xml:space="preserve"> subject</w:delText>
          </w:r>
        </w:del>
      </w:ins>
      <w:del w:author="Ume Sauda Ghanyani" w:date="2025-05-12T10:48:05.533Z" w:id="155629467">
        <w:r w:rsidDel="169D7A13">
          <w:delText>, t</w:delText>
        </w:r>
        <w:r w:rsidDel="169D7A13">
          <w:delText>he Relay</w:delText>
        </w:r>
        <w:r w:rsidDel="169D7A13">
          <w:delText xml:space="preserve"> Serv</w:delText>
        </w:r>
        <w:r w:rsidDel="169D7A13">
          <w:delText>ice read</w:delText>
        </w:r>
        <w:r w:rsidDel="169D7A13">
          <w:delText xml:space="preserve">s the message, and the </w:delText>
        </w:r>
        <w:r w:rsidRPr="4E925C70" w:rsidDel="169D7A13">
          <w:rPr>
            <w:highlight w:val="yellow"/>
            <w:rPrChange w:author="Soban Najam" w:date="2025-05-12T14:22:00Z" w:id="1196155607"/>
          </w:rPr>
          <w:delText xml:space="preserve">corresponding </w:delText>
        </w:r>
        <w:r w:rsidRPr="4E925C70" w:rsidDel="169D7A13">
          <w:rPr>
            <w:color w:val="FF0000"/>
            <w:highlight w:val="yellow"/>
            <w:rPrChange w:author="Soban Najam" w:date="2025-05-12T14:22:00Z" w:id="1639627988">
              <w:rPr>
                <w:color w:val="FF0000"/>
              </w:rPr>
            </w:rPrChange>
          </w:rPr>
          <w:delText>execute</w:delText>
        </w:r>
      </w:del>
      <w:del w:author="Ume Sauda Ghanyani" w:date="2025-05-12T10:48:05.534Z" w:id="607246523">
        <w:r w:rsidRPr="4E925C70" w:rsidDel="169D7A13">
          <w:rPr>
            <w:color w:val="FF0000"/>
            <w:highlight w:val="yellow"/>
            <w:rPrChange w:author="Soban Najam" w:date="2025-05-12T14:22:00Z" w:id="342681175">
              <w:rPr>
                <w:color w:val="FF0000"/>
              </w:rPr>
            </w:rPrChange>
          </w:rPr>
          <w:delText xml:space="preserve"> () </w:delText>
        </w:r>
        <w:r w:rsidRPr="4E925C70" w:rsidDel="169D7A13">
          <w:rPr>
            <w:highlight w:val="yellow"/>
            <w:rPrChange w:author="Soban Najam" w:date="2025-05-12T14:22:00Z" w:id="2017560446"/>
          </w:rPr>
          <w:delText>function is triggered</w:delText>
        </w:r>
        <w:r w:rsidDel="169D7A13">
          <w:delText>. This function acts as a cent</w:delText>
        </w:r>
        <w:r w:rsidDel="169D7A13">
          <w:delText xml:space="preserve">ral hub </w:delText>
        </w:r>
        <w:r w:rsidDel="169D7A13">
          <w:delText>fo</w:delText>
        </w:r>
        <w:r w:rsidDel="169D7A13">
          <w:delText>r messag</w:delText>
        </w:r>
        <w:r w:rsidDel="169D7A13">
          <w:delText>e forwarding and determines the appropriate service/</w:delText>
        </w:r>
        <w:r w:rsidDel="169D7A13">
          <w:delText>messagin</w:delText>
        </w:r>
        <w:r w:rsidDel="169D7A13">
          <w:delText>g queue based on the destinatio</w:delText>
        </w:r>
        <w:r w:rsidDel="169D7A13">
          <w:delText>n type s</w:delText>
        </w:r>
        <w:r w:rsidDel="169D7A13">
          <w:delText>pec</w:delText>
        </w:r>
        <w:r w:rsidDel="169D7A13">
          <w:delText>ifie</w:delText>
        </w:r>
        <w:r w:rsidDel="169D7A13">
          <w:delText>d in the configurati</w:delText>
        </w:r>
        <w:r w:rsidDel="169D7A13">
          <w:delText>on. This</w:delText>
        </w:r>
        <w:r w:rsidDel="169D7A13">
          <w:delText xml:space="preserve"> function </w:delText>
        </w:r>
        <w:r w:rsidDel="169D7A13">
          <w:delText>is responsible for</w:delText>
        </w:r>
        <w:r w:rsidDel="169D7A13">
          <w:delText xml:space="preserve"> </w:delText>
        </w:r>
      </w:del>
      <w:bookmarkStart w:name="_Int_Tbkm2yj0" w:id="42"/>
      <w:del w:author="Ume Sauda Ghanyani" w:date="2025-05-12T10:48:05.534Z" w:id="1562774569">
        <w:r w:rsidDel="169D7A13">
          <w:delText>forwarding</w:delText>
        </w:r>
        <w:r w:rsidDel="169D7A13">
          <w:delText xml:space="preserve"> messages</w:delText>
        </w:r>
      </w:del>
      <w:bookmarkEnd w:id="42"/>
      <w:del w:author="Ume Sauda Ghanyani" w:date="2025-05-12T10:48:05.534Z" w:id="1963761605">
        <w:r w:rsidDel="169D7A13">
          <w:delText xml:space="preserve"> to destinations supported by the </w:delText>
        </w:r>
        <w:r w:rsidDel="169D7A13">
          <w:delText>frms</w:delText>
        </w:r>
        <w:r w:rsidDel="169D7A13">
          <w:delText>-</w:delText>
        </w:r>
        <w:r w:rsidDel="169D7A13">
          <w:delText>coe</w:delText>
        </w:r>
        <w:r w:rsidDel="169D7A13">
          <w:delText>-startup-lib.</w:delText>
        </w:r>
      </w:del>
    </w:p>
    <w:p w:rsidR="169D7A13" w:rsidRDefault="169D7A13" w14:paraId="0B09EF03" w14:textId="0DCD621E">
      <w:pPr>
        <w:rPr>
          <w:ins w:author="Ume Sauda Ghanyani" w:date="2025-05-12T10:48:10.145Z" w16du:dateUtc="2025-05-12T10:48:10.145Z" w:id="637628428"/>
        </w:rPr>
      </w:pPr>
      <w:del w:author="jortlepp@contractor.linuxfoundation.org" w:date="2025-05-04T09:21:00Z" w:id="1018412273">
        <w:r w:rsidDel="169D7A13">
          <w:delText xml:space="preserve"> </w:delText>
        </w:r>
      </w:del>
      <w:del w:author="Ume Sauda Ghanyani" w:date="2025-05-12T10:48:05.532Z" w:id="1977903534">
        <w:r w:rsidDel="169D7A13">
          <w:delText>The function works by invoking the relay method to handle the forwarding process and ensure that the message reaches its designated endpoint as per the configured environment settings.</w:delText>
        </w:r>
      </w:del>
    </w:p>
    <w:p w:rsidR="3CEF910E" w:rsidP="052017E0" w:rsidRDefault="3CEF910E" w14:paraId="7C6DBE39" w14:textId="518D7AD8">
      <w:pPr>
        <w:spacing w:before="240" w:beforeAutospacing="off" w:after="240" w:afterAutospacing="off"/>
        <w:rPr>
          <w:ins w:author="Ume Sauda Ghanyani" w:date="2025-05-12T11:13:22.548Z" w16du:dateUtc="2025-05-12T11:13:22.548Z" w:id="345842885"/>
          <w:rFonts w:ascii="Microsoft GothicNeo" w:hAnsi="Microsoft GothicNeo" w:eastAsia="Microsoft GothicNeo" w:cs="Microsoft GothicNeo"/>
          <w:noProof w:val="0"/>
          <w:sz w:val="20"/>
          <w:szCs w:val="20"/>
          <w:lang w:val="en-US"/>
        </w:rPr>
        <w:pPrChange w:author="Ume Sauda Ghanyani" w:date="2025-05-12T11:13:22.524Z">
          <w:pPr/>
        </w:pPrChange>
      </w:pPr>
      <w:ins w:author="Ume Sauda Ghanyani" w:date="2025-05-12T11:13:22.548Z" w:id="1044942740">
        <w:r w:rsidRPr="052017E0" w:rsidR="7373B900">
          <w:rPr>
            <w:rFonts w:ascii="Microsoft GothicNeo" w:hAnsi="Microsoft GothicNeo" w:eastAsia="Microsoft GothicNeo" w:cs="Microsoft GothicNeo"/>
            <w:noProof w:val="0"/>
            <w:sz w:val="20"/>
            <w:szCs w:val="20"/>
            <w:lang w:val="en-US"/>
          </w:rPr>
          <w:t xml:space="preserve">After a message is published to the configured NATS subject, the Relay Service consumes the message and </w:t>
        </w:r>
        <w:r w:rsidRPr="052017E0" w:rsidR="7373B900">
          <w:rPr>
            <w:rFonts w:ascii="Microsoft GothicNeo" w:hAnsi="Microsoft GothicNeo" w:eastAsia="Microsoft GothicNeo" w:cs="Microsoft GothicNeo"/>
            <w:noProof w:val="0"/>
            <w:sz w:val="20"/>
            <w:szCs w:val="20"/>
            <w:lang w:val="en-US"/>
          </w:rPr>
          <w:t>initiates</w:t>
        </w:r>
        <w:r w:rsidRPr="052017E0" w:rsidR="7373B900">
          <w:rPr>
            <w:rFonts w:ascii="Microsoft GothicNeo" w:hAnsi="Microsoft GothicNeo" w:eastAsia="Microsoft GothicNeo" w:cs="Microsoft GothicNeo"/>
            <w:noProof w:val="0"/>
            <w:sz w:val="20"/>
            <w:szCs w:val="20"/>
            <w:lang w:val="en-US"/>
          </w:rPr>
          <w:t xml:space="preserve"> the forwarding process. Acting as a central routing </w:t>
        </w:r>
        <w:r w:rsidRPr="052017E0" w:rsidR="7373B900">
          <w:rPr>
            <w:rFonts w:ascii="Microsoft GothicNeo" w:hAnsi="Microsoft GothicNeo" w:eastAsia="Microsoft GothicNeo" w:cs="Microsoft GothicNeo"/>
            <w:noProof w:val="0"/>
            <w:sz w:val="20"/>
            <w:szCs w:val="20"/>
            <w:lang w:val="en-US"/>
          </w:rPr>
          <w:t>component</w:t>
        </w:r>
        <w:r w:rsidRPr="052017E0" w:rsidR="7373B900">
          <w:rPr>
            <w:rFonts w:ascii="Microsoft GothicNeo" w:hAnsi="Microsoft GothicNeo" w:eastAsia="Microsoft GothicNeo" w:cs="Microsoft GothicNeo"/>
            <w:noProof w:val="0"/>
            <w:sz w:val="20"/>
            <w:szCs w:val="20"/>
            <w:lang w:val="en-US"/>
          </w:rPr>
          <w:t xml:space="preserve">, </w:t>
        </w:r>
      </w:ins>
      <w:commentRangeStart w:id="281198438"/>
      <w:ins w:author="Ume Sauda Ghanyani" w:date="2025-05-12T11:13:22.548Z" w:id="706991113">
        <w:r w:rsidRPr="052017E0" w:rsidR="7373B900">
          <w:rPr>
            <w:rFonts w:ascii="Microsoft GothicNeo" w:hAnsi="Microsoft GothicNeo" w:eastAsia="Microsoft GothicNeo" w:cs="Microsoft GothicNeo"/>
            <w:strike w:val="1"/>
            <w:noProof w:val="0"/>
            <w:sz w:val="20"/>
            <w:szCs w:val="20"/>
            <w:lang w:val="en-US"/>
            <w:rPrChange w:author="Ume Sauda Ghanyani" w:date="2025-05-20T11:39:27.657Z" w:id="1355308762">
              <w:rPr>
                <w:rFonts w:ascii="Microsoft GothicNeo" w:hAnsi="Microsoft GothicNeo" w:eastAsia="Microsoft GothicNeo" w:cs="Microsoft GothicNeo"/>
                <w:noProof w:val="0"/>
                <w:sz w:val="20"/>
                <w:szCs w:val="20"/>
                <w:lang w:val="en-US"/>
              </w:rPr>
            </w:rPrChange>
          </w:rPr>
          <w:t>i</w:t>
        </w:r>
        <w:r w:rsidRPr="052017E0" w:rsidR="7373B900">
          <w:rPr>
            <w:rFonts w:ascii="Microsoft GothicNeo" w:hAnsi="Microsoft GothicNeo" w:eastAsia="Microsoft GothicNeo" w:cs="Microsoft GothicNeo"/>
            <w:strike w:val="0"/>
            <w:dstrike w:val="0"/>
            <w:noProof w:val="0"/>
            <w:sz w:val="20"/>
            <w:szCs w:val="20"/>
            <w:lang w:val="en-US"/>
            <w:rPrChange w:author="Ume Sauda Ghanyani" w:date="2025-05-20T11:39:27.657Z" w:id="1645339564">
              <w:rPr>
                <w:rFonts w:ascii="Microsoft GothicNeo" w:hAnsi="Microsoft GothicNeo" w:eastAsia="Microsoft GothicNeo" w:cs="Microsoft GothicNeo"/>
                <w:noProof w:val="0"/>
                <w:sz w:val="20"/>
                <w:szCs w:val="20"/>
                <w:lang w:val="en-US"/>
              </w:rPr>
            </w:rPrChange>
          </w:rPr>
          <w:t xml:space="preserve">t </w:t>
        </w:r>
        <w:r w:rsidRPr="052017E0" w:rsidR="7373B900">
          <w:rPr>
            <w:rFonts w:ascii="Microsoft GothicNeo" w:hAnsi="Microsoft GothicNeo" w:eastAsia="Microsoft GothicNeo" w:cs="Microsoft GothicNeo"/>
            <w:strike w:val="0"/>
            <w:dstrike w:val="0"/>
            <w:noProof w:val="0"/>
            <w:sz w:val="20"/>
            <w:szCs w:val="20"/>
            <w:lang w:val="en-US"/>
          </w:rPr>
          <w:t>determines</w:t>
        </w:r>
        <w:r w:rsidRPr="052017E0" w:rsidR="7373B900">
          <w:rPr>
            <w:rFonts w:ascii="Microsoft GothicNeo" w:hAnsi="Microsoft GothicNeo" w:eastAsia="Microsoft GothicNeo" w:cs="Microsoft GothicNeo"/>
            <w:strike w:val="0"/>
            <w:dstrike w:val="0"/>
            <w:noProof w:val="0"/>
            <w:sz w:val="20"/>
            <w:szCs w:val="20"/>
            <w:lang w:val="en-US"/>
          </w:rPr>
          <w:t xml:space="preserve"> the </w:t>
        </w:r>
        <w:r w:rsidRPr="052017E0" w:rsidR="7373B900">
          <w:rPr>
            <w:rFonts w:ascii="Microsoft GothicNeo" w:hAnsi="Microsoft GothicNeo" w:eastAsia="Microsoft GothicNeo" w:cs="Microsoft GothicNeo"/>
            <w:strike w:val="0"/>
            <w:dstrike w:val="0"/>
            <w:noProof w:val="0"/>
            <w:sz w:val="20"/>
            <w:szCs w:val="20"/>
            <w:lang w:val="en-US"/>
          </w:rPr>
          <w:t>appropriate destination</w:t>
        </w:r>
      </w:ins>
      <w:commentRangeEnd w:id="281198438"/>
      <w:r>
        <w:rPr>
          <w:rStyle w:val="CommentReference"/>
        </w:rPr>
        <w:commentReference w:id="281198438"/>
      </w:r>
      <w:ins w:author="Ume Sauda Ghanyani" w:date="2025-05-12T11:13:22.548Z" w:id="43936089">
        <w:r w:rsidRPr="052017E0" w:rsidR="7373B900">
          <w:rPr>
            <w:rFonts w:ascii="Microsoft GothicNeo" w:hAnsi="Microsoft GothicNeo" w:eastAsia="Microsoft GothicNeo" w:cs="Microsoft GothicNeo"/>
            <w:strike w:val="0"/>
            <w:dstrike w:val="0"/>
            <w:noProof w:val="0"/>
            <w:sz w:val="20"/>
            <w:szCs w:val="20"/>
            <w:lang w:val="en-US"/>
          </w:rPr>
          <w:t>—whether a service or messaging queue—based on the destination type defined in the configuratio</w:t>
        </w:r>
      </w:ins>
      <w:ins w:author="Ume Sauda Ghanyani" w:date="2025-05-20T11:39:09.889Z" w:id="385755228">
        <w:r w:rsidRPr="052017E0" w:rsidR="55E38D5F">
          <w:rPr>
            <w:rFonts w:ascii="Microsoft GothicNeo" w:hAnsi="Microsoft GothicNeo" w:eastAsia="Microsoft GothicNeo" w:cs="Microsoft GothicNeo"/>
            <w:strike w:val="0"/>
            <w:dstrike w:val="0"/>
            <w:noProof w:val="0"/>
            <w:sz w:val="20"/>
            <w:szCs w:val="20"/>
            <w:lang w:val="en-US"/>
          </w:rPr>
          <w:t>n</w:t>
        </w:r>
      </w:ins>
      <w:ins w:author="Ume Sauda Ghanyani" w:date="2025-05-12T11:13:22.548Z" w:id="2056634260">
        <w:r w:rsidRPr="052017E0" w:rsidR="7373B900">
          <w:rPr>
            <w:rFonts w:ascii="Microsoft GothicNeo" w:hAnsi="Microsoft GothicNeo" w:eastAsia="Microsoft GothicNeo" w:cs="Microsoft GothicNeo"/>
            <w:strike w:val="0"/>
            <w:dstrike w:val="0"/>
            <w:noProof w:val="0"/>
            <w:sz w:val="20"/>
            <w:szCs w:val="20"/>
            <w:lang w:val="en-US"/>
          </w:rPr>
          <w:t>.</w:t>
        </w:r>
      </w:ins>
      <w:ins w:author="Ume Sauda Ghanyani" w:date="2025-05-20T11:40:13.005Z" w:id="48717801">
        <w:r w:rsidRPr="052017E0" w:rsidR="615A299E">
          <w:rPr>
            <w:rFonts w:ascii="Microsoft GothicNeo" w:hAnsi="Microsoft GothicNeo" w:eastAsia="Microsoft GothicNeo" w:cs="Microsoft GothicNeo"/>
            <w:noProof w:val="0"/>
            <w:sz w:val="20"/>
            <w:szCs w:val="20"/>
            <w:lang w:val="en-US"/>
          </w:rPr>
          <w:t xml:space="preserve"> The</w:t>
        </w:r>
      </w:ins>
      <w:ins w:author="Ume Sauda Ghanyani" w:date="2025-05-12T11:13:22.548Z" w:id="976116677">
        <w:r w:rsidRPr="052017E0" w:rsidR="7373B900">
          <w:rPr>
            <w:rFonts w:ascii="Microsoft GothicNeo" w:hAnsi="Microsoft GothicNeo" w:eastAsia="Microsoft GothicNeo" w:cs="Microsoft GothicNeo"/>
            <w:noProof w:val="0"/>
            <w:sz w:val="20"/>
            <w:szCs w:val="20"/>
            <w:lang w:val="en-US"/>
          </w:rPr>
          <w:t xml:space="preserve"> message is then </w:t>
        </w:r>
        <w:r w:rsidRPr="052017E0" w:rsidR="7373B900">
          <w:rPr>
            <w:rFonts w:ascii="Microsoft GothicNeo" w:hAnsi="Microsoft GothicNeo" w:eastAsia="Microsoft GothicNeo" w:cs="Microsoft GothicNeo"/>
            <w:noProof w:val="0"/>
            <w:sz w:val="20"/>
            <w:szCs w:val="20"/>
            <w:lang w:val="en-US"/>
          </w:rPr>
          <w:t>forwarded</w:t>
        </w:r>
        <w:r w:rsidRPr="052017E0" w:rsidR="7373B900">
          <w:rPr>
            <w:rFonts w:ascii="Microsoft GothicNeo" w:hAnsi="Microsoft GothicNeo" w:eastAsia="Microsoft GothicNeo" w:cs="Microsoft GothicNeo"/>
            <w:noProof w:val="0"/>
            <w:sz w:val="20"/>
            <w:szCs w:val="20"/>
            <w:lang w:val="en-US"/>
          </w:rPr>
          <w:t xml:space="preserve"> to the correct endpoint, in line with the environment settings and supported by the </w:t>
        </w:r>
        <w:r w:rsidRPr="052017E0" w:rsidR="7373B900">
          <w:rPr>
            <w:rFonts w:ascii="Consolas" w:hAnsi="Consolas" w:eastAsia="Consolas" w:cs="Consolas"/>
            <w:noProof w:val="0"/>
            <w:sz w:val="20"/>
            <w:szCs w:val="20"/>
            <w:lang w:val="en-US"/>
          </w:rPr>
          <w:t>frms</w:t>
        </w:r>
        <w:r w:rsidRPr="052017E0" w:rsidR="7373B900">
          <w:rPr>
            <w:rFonts w:ascii="Consolas" w:hAnsi="Consolas" w:eastAsia="Consolas" w:cs="Consolas"/>
            <w:noProof w:val="0"/>
            <w:sz w:val="20"/>
            <w:szCs w:val="20"/>
            <w:lang w:val="en-US"/>
          </w:rPr>
          <w:t>-</w:t>
        </w:r>
        <w:r w:rsidRPr="052017E0" w:rsidR="7373B900">
          <w:rPr>
            <w:rFonts w:ascii="Consolas" w:hAnsi="Consolas" w:eastAsia="Consolas" w:cs="Consolas"/>
            <w:noProof w:val="0"/>
            <w:sz w:val="20"/>
            <w:szCs w:val="20"/>
            <w:lang w:val="en-US"/>
          </w:rPr>
          <w:t>coe</w:t>
        </w:r>
        <w:r w:rsidRPr="052017E0" w:rsidR="7373B900">
          <w:rPr>
            <w:rFonts w:ascii="Consolas" w:hAnsi="Consolas" w:eastAsia="Consolas" w:cs="Consolas"/>
            <w:noProof w:val="0"/>
            <w:sz w:val="20"/>
            <w:szCs w:val="20"/>
            <w:lang w:val="en-US"/>
          </w:rPr>
          <w:t>-lib</w:t>
        </w:r>
        <w:r w:rsidRPr="052017E0" w:rsidR="7373B900">
          <w:rPr>
            <w:rFonts w:ascii="Microsoft GothicNeo" w:hAnsi="Microsoft GothicNeo" w:eastAsia="Microsoft GothicNeo" w:cs="Microsoft GothicNeo"/>
            <w:noProof w:val="0"/>
            <w:sz w:val="20"/>
            <w:szCs w:val="20"/>
            <w:lang w:val="en-US"/>
          </w:rPr>
          <w:t>.</w:t>
        </w:r>
      </w:ins>
    </w:p>
    <w:p w:rsidR="3CEF910E" w:rsidP="4E925C70" w:rsidRDefault="3CEF910E" w14:paraId="7AAD35F5" w14:textId="03BC5681">
      <w:pPr>
        <w:spacing w:before="240" w:beforeAutospacing="off" w:after="240" w:afterAutospacing="off"/>
        <w:rPr>
          <w:ins w:author="Ume Sauda Ghanyani" w:date="2025-05-12T11:13:22.548Z" w16du:dateUtc="2025-05-12T11:13:22.548Z" w:id="1257701326"/>
          <w:rFonts w:ascii="Microsoft GothicNeo" w:hAnsi="Microsoft GothicNeo" w:eastAsia="Microsoft GothicNeo" w:cs="Microsoft GothicNeo"/>
          <w:noProof w:val="0"/>
          <w:sz w:val="20"/>
          <w:szCs w:val="20"/>
          <w:lang w:val="en-US"/>
        </w:rPr>
        <w:pPrChange w:author="Ume Sauda Ghanyani" w:date="2025-05-12T11:13:22.528Z">
          <w:pPr/>
        </w:pPrChange>
      </w:pPr>
      <w:ins w:author="Ume Sauda Ghanyani" w:date="2025-05-12T11:13:22.548Z" w:id="1941731941">
        <w:r w:rsidRPr="4E925C70" w:rsidR="3CEF910E">
          <w:rPr>
            <w:rFonts w:ascii="Microsoft GothicNeo" w:hAnsi="Microsoft GothicNeo" w:eastAsia="Microsoft GothicNeo" w:cs="Microsoft GothicNeo"/>
            <w:noProof w:val="0"/>
            <w:sz w:val="20"/>
            <w:szCs w:val="20"/>
            <w:lang w:val="en-US"/>
          </w:rPr>
          <w:t xml:space="preserve">The </w:t>
        </w:r>
      </w:ins>
      <w:ins w:author="Ume Sauda Ghanyani" w:date="2025-05-12T11:45:06.273Z" w:id="2066596811">
        <w:r w:rsidRPr="4E925C70" w:rsidR="6B8B5CDA">
          <w:rPr>
            <w:rFonts w:ascii="Microsoft GothicNeo" w:hAnsi="Microsoft GothicNeo" w:eastAsia="Microsoft GothicNeo" w:cs="Microsoft GothicNeo"/>
            <w:noProof w:val="0"/>
            <w:sz w:val="20"/>
            <w:szCs w:val="20"/>
            <w:lang w:val="en-US"/>
          </w:rPr>
          <w:t>relay service</w:t>
        </w:r>
      </w:ins>
      <w:ins w:author="Ume Sauda Ghanyani" w:date="2025-05-12T11:13:22.548Z" w:id="1687744066">
        <w:r w:rsidRPr="4E925C70" w:rsidR="3CEF910E">
          <w:rPr>
            <w:rFonts w:ascii="Microsoft GothicNeo" w:hAnsi="Microsoft GothicNeo" w:eastAsia="Microsoft GothicNeo" w:cs="Microsoft GothicNeo"/>
            <w:noProof w:val="0"/>
            <w:sz w:val="20"/>
            <w:szCs w:val="20"/>
            <w:lang w:val="en-US"/>
          </w:rPr>
          <w:t xml:space="preserve"> supports two main </w:t>
        </w:r>
      </w:ins>
      <w:ins w:author="Ume Sauda Ghanyani" w:date="2025-05-12T11:14:31.372Z" w:id="808291208">
        <w:r w:rsidRPr="4E925C70" w:rsidR="65B56494">
          <w:rPr>
            <w:rFonts w:ascii="Microsoft GothicNeo" w:hAnsi="Microsoft GothicNeo" w:eastAsia="Microsoft GothicNeo" w:cs="Microsoft GothicNeo"/>
            <w:noProof w:val="0"/>
            <w:sz w:val="20"/>
            <w:szCs w:val="20"/>
            <w:lang w:val="en-US"/>
          </w:rPr>
          <w:t>scenarios,</w:t>
        </w:r>
        <w:r w:rsidRPr="4E925C70" w:rsidR="3CEF910E">
          <w:rPr>
            <w:rFonts w:ascii="Microsoft GothicNeo" w:hAnsi="Microsoft GothicNeo" w:eastAsia="Microsoft GothicNeo" w:cs="Microsoft GothicNeo"/>
            <w:noProof w:val="0"/>
            <w:sz w:val="20"/>
            <w:szCs w:val="20"/>
            <w:lang w:val="en-US"/>
          </w:rPr>
          <w:t xml:space="preserve"> and each scen</w:t>
        </w:r>
        <w:r w:rsidRPr="4E925C70" w:rsidR="22F1C897">
          <w:rPr>
            <w:rFonts w:ascii="Microsoft GothicNeo" w:hAnsi="Microsoft GothicNeo" w:eastAsia="Microsoft GothicNeo" w:cs="Microsoft GothicNeo"/>
            <w:noProof w:val="0"/>
            <w:sz w:val="20"/>
            <w:szCs w:val="20"/>
            <w:lang w:val="en-US"/>
          </w:rPr>
          <w:t xml:space="preserve">ario includes multiple </w:t>
        </w:r>
      </w:ins>
      <w:ins w:author="Ume Sauda Ghanyani" w:date="2025-05-12T11:45:39.514Z" w:id="1202064653">
        <w:r w:rsidRPr="4E925C70" w:rsidR="0961458A">
          <w:rPr>
            <w:rFonts w:ascii="Microsoft GothicNeo" w:hAnsi="Microsoft GothicNeo" w:eastAsia="Microsoft GothicNeo" w:cs="Microsoft GothicNeo"/>
            <w:noProof w:val="0"/>
            <w:sz w:val="20"/>
            <w:szCs w:val="20"/>
            <w:lang w:val="en-US"/>
          </w:rPr>
          <w:t>use cases</w:t>
        </w:r>
      </w:ins>
      <w:ins w:author="Ume Sauda Ghanyani" w:date="2025-05-12T11:14:31.372Z" w:id="513147305">
        <w:r w:rsidRPr="4E925C70" w:rsidR="22F1C897">
          <w:rPr>
            <w:rFonts w:ascii="Microsoft GothicNeo" w:hAnsi="Microsoft GothicNeo" w:eastAsia="Microsoft GothicNeo" w:cs="Microsoft GothicNeo"/>
            <w:noProof w:val="0"/>
            <w:sz w:val="20"/>
            <w:szCs w:val="20"/>
            <w:lang w:val="en-US"/>
          </w:rPr>
          <w:t>:</w:t>
        </w:r>
      </w:ins>
    </w:p>
    <w:p w:rsidR="3CEF910E" w:rsidP="66E8CBC7" w:rsidRDefault="3CEF910E" w14:paraId="581127DF" w14:textId="139B6C30">
      <w:pPr>
        <w:pStyle w:val="ListParagraph"/>
        <w:numPr>
          <w:ilvl w:val="0"/>
          <w:numId w:val="8"/>
        </w:numPr>
        <w:spacing w:before="240" w:beforeAutospacing="off" w:after="240" w:afterAutospacing="off"/>
        <w:rPr>
          <w:ins w:author="Ume Sauda Ghanyani" w:date="2025-05-12T11:14:40.263Z" w16du:dateUtc="2025-05-12T11:14:40.263Z" w:id="347427116"/>
          <w:rFonts w:ascii="Microsoft GothicNeo" w:hAnsi="Microsoft GothicNeo" w:eastAsia="Microsoft GothicNeo" w:cs="Microsoft GothicNeo"/>
          <w:noProof w:val="0"/>
          <w:sz w:val="20"/>
          <w:szCs w:val="20"/>
          <w:lang w:val="en-US"/>
        </w:rPr>
        <w:pPrChange w:author="Ume Sauda Ghanyani" w:date="2025-05-12T11:13:22.535Z">
          <w:pPr>
            <w:pStyle w:val="ListParagraph"/>
            <w:numPr>
              <w:ilvl w:val="0"/>
              <w:numId w:val="8"/>
            </w:numPr>
          </w:pPr>
        </w:pPrChange>
      </w:pPr>
      <w:ins w:author="Ume Sauda Ghanyani" w:date="2025-05-12T11:13:22.548Z" w:id="1227818707">
        <w:r w:rsidRPr="66E8CBC7" w:rsidR="7373B900">
          <w:rPr>
            <w:rFonts w:ascii="Microsoft GothicNeo" w:hAnsi="Microsoft GothicNeo" w:eastAsia="Microsoft GothicNeo" w:cs="Microsoft GothicNeo"/>
            <w:b w:val="1"/>
            <w:bCs w:val="1"/>
            <w:noProof w:val="0"/>
            <w:sz w:val="20"/>
            <w:szCs w:val="20"/>
            <w:lang w:val="en-US"/>
          </w:rPr>
          <w:t>Known to Known</w:t>
        </w:r>
        <w:r w:rsidRPr="66E8CBC7" w:rsidR="7373B900">
          <w:rPr>
            <w:rFonts w:ascii="Microsoft GothicNeo" w:hAnsi="Microsoft GothicNeo" w:eastAsia="Microsoft GothicNeo" w:cs="Microsoft GothicNeo"/>
            <w:noProof w:val="0"/>
            <w:sz w:val="20"/>
            <w:szCs w:val="20"/>
            <w:lang w:val="en-US"/>
          </w:rPr>
          <w:t xml:space="preserve">: Both source and destination systems are explicitly defined in the </w:t>
        </w:r>
      </w:ins>
      <w:ins w:author="Ume Sauda Ghanyani" w:date="2025-05-13T05:04:11.366Z" w:id="1902000285">
        <w:r w:rsidRPr="66E8CBC7" w:rsidR="507C5734">
          <w:rPr>
            <w:rFonts w:ascii="Microsoft GothicNeo" w:hAnsi="Microsoft GothicNeo" w:eastAsia="Microsoft GothicNeo" w:cs="Microsoft GothicNeo"/>
            <w:noProof w:val="0"/>
            <w:sz w:val="20"/>
            <w:szCs w:val="20"/>
            <w:lang w:val="en-US"/>
          </w:rPr>
          <w:t>Tazama</w:t>
        </w:r>
        <w:r w:rsidRPr="66E8CBC7" w:rsidR="507C5734">
          <w:rPr>
            <w:rFonts w:ascii="Microsoft GothicNeo" w:hAnsi="Microsoft GothicNeo" w:eastAsia="Microsoft GothicNeo" w:cs="Microsoft GothicNeo"/>
            <w:noProof w:val="0"/>
            <w:sz w:val="20"/>
            <w:szCs w:val="20"/>
            <w:lang w:val="en-US"/>
          </w:rPr>
          <w:t xml:space="preserve"> ec</w:t>
        </w:r>
        <w:del w:author="jortlepp@contractor.linuxfoundation.org" w:date="2025-05-14T09:44:20.026Z" w:id="1790815838">
          <w:r w:rsidRPr="66E8CBC7" w:rsidDel="507C5734">
            <w:rPr>
              <w:rFonts w:ascii="Microsoft GothicNeo" w:hAnsi="Microsoft GothicNeo" w:eastAsia="Microsoft GothicNeo" w:cs="Microsoft GothicNeo"/>
              <w:noProof w:val="0"/>
              <w:sz w:val="20"/>
              <w:szCs w:val="20"/>
              <w:lang w:val="en-US"/>
            </w:rPr>
            <w:delText>h</w:delText>
          </w:r>
        </w:del>
        <w:r w:rsidRPr="66E8CBC7" w:rsidR="507C5734">
          <w:rPr>
            <w:rFonts w:ascii="Microsoft GothicNeo" w:hAnsi="Microsoft GothicNeo" w:eastAsia="Microsoft GothicNeo" w:cs="Microsoft GothicNeo"/>
            <w:noProof w:val="0"/>
            <w:sz w:val="20"/>
            <w:szCs w:val="20"/>
            <w:lang w:val="en-US"/>
          </w:rPr>
          <w:t>o</w:t>
        </w:r>
        <w:del w:author="jortlepp@contractor.linuxfoundation.org" w:date="2025-05-14T09:44:24.079Z" w:id="1641112106">
          <w:r w:rsidRPr="66E8CBC7" w:rsidDel="507C5734">
            <w:rPr>
              <w:rFonts w:ascii="Microsoft GothicNeo" w:hAnsi="Microsoft GothicNeo" w:eastAsia="Microsoft GothicNeo" w:cs="Microsoft GothicNeo"/>
              <w:noProof w:val="0"/>
              <w:sz w:val="20"/>
              <w:szCs w:val="20"/>
              <w:lang w:val="en-US"/>
            </w:rPr>
            <w:delText xml:space="preserve"> </w:delText>
          </w:r>
        </w:del>
        <w:r w:rsidRPr="66E8CBC7" w:rsidR="507C5734">
          <w:rPr>
            <w:rFonts w:ascii="Microsoft GothicNeo" w:hAnsi="Microsoft GothicNeo" w:eastAsia="Microsoft GothicNeo" w:cs="Microsoft GothicNeo"/>
            <w:noProof w:val="0"/>
            <w:sz w:val="20"/>
            <w:szCs w:val="20"/>
            <w:lang w:val="en-US"/>
          </w:rPr>
          <w:t>system</w:t>
        </w:r>
      </w:ins>
    </w:p>
    <w:p w:rsidR="7BE7A1B5" w:rsidP="66E8CBC7" w:rsidRDefault="7BE7A1B5" w14:paraId="7FA55B68" w14:textId="08F5E160">
      <w:pPr>
        <w:pStyle w:val="ListParagraph"/>
        <w:numPr>
          <w:ilvl w:val="1"/>
          <w:numId w:val="8"/>
        </w:numPr>
        <w:spacing w:before="240" w:beforeAutospacing="off" w:after="240" w:afterAutospacing="off"/>
        <w:rPr>
          <w:ins w:author="Ume Sauda Ghanyani" w:date="2025-05-12T12:48:22.987Z" w16du:dateUtc="2025-05-12T12:48:22.987Z" w:id="430956225"/>
          <w:rFonts w:ascii="Microsoft GothicNeo" w:hAnsi="Microsoft GothicNeo" w:eastAsia="Microsoft GothicNeo" w:cs="Microsoft GothicNeo"/>
          <w:noProof w:val="0"/>
          <w:sz w:val="20"/>
          <w:szCs w:val="20"/>
          <w:lang w:val="en-US"/>
        </w:rPr>
      </w:pPr>
      <w:ins w:author="Ume Sauda Ghanyani" w:date="2025-05-12T11:19:34.828Z" w:id="83657226">
        <w:r w:rsidRPr="66E8CBC7" w:rsidR="7BE7A1B5">
          <w:rPr>
            <w:rFonts w:ascii="Microsoft GothicNeo" w:hAnsi="Microsoft GothicNeo" w:eastAsia="Microsoft GothicNeo" w:cs="Microsoft GothicNeo"/>
            <w:noProof w:val="0"/>
            <w:sz w:val="20"/>
            <w:szCs w:val="20"/>
            <w:lang w:val="en-US"/>
          </w:rPr>
          <w:t>Use Case 1: Encoded -&gt; Encoded</w:t>
        </w:r>
      </w:ins>
    </w:p>
    <w:p w:rsidR="66E8CBC7" w:rsidP="66E8CBC7" w:rsidRDefault="66E8CBC7" w14:paraId="67274C2F" w14:textId="05D78C61">
      <w:pPr>
        <w:spacing w:before="240" w:beforeAutospacing="off" w:after="240" w:afterAutospacing="off"/>
        <w:ind w:left="0"/>
        <w:rPr>
          <w:ins w:author="Ume Sauda Ghanyani" w:date="2025-05-13T04:32:54.144Z" w16du:dateUtc="2025-05-13T04:32:54.144Z" w:id="1207587377"/>
        </w:rPr>
      </w:pPr>
    </w:p>
    <w:p w:rsidR="6962DD8E" w:rsidP="66E8CBC7" w:rsidRDefault="6962DD8E" w14:paraId="5ADBA2D4" w14:textId="56D1F99B">
      <w:pPr>
        <w:spacing w:before="240" w:beforeAutospacing="off" w:after="240" w:afterAutospacing="off"/>
        <w:ind w:left="0"/>
        <w:rPr>
          <w:ins w:author="Ume Sauda Ghanyani" w:date="2025-05-13T04:35:27.778Z" w16du:dateUtc="2025-05-13T04:35:27.778Z" w:id="355353043"/>
        </w:rPr>
      </w:pPr>
      <w:ins w:author="Ume Sauda Ghanyani" w:date="2025-05-13T05:45:19.909Z" w:id="1096575010">
        <w:r w:rsidR="6962DD8E">
          <w:drawing>
            <wp:inline wp14:editId="52FFBF67" wp14:anchorId="5DDEE723">
              <wp:extent cx="5943600" cy="2514600"/>
              <wp:effectExtent l="0" t="0" r="0" b="0"/>
              <wp:docPr id="800421260" name="" title=""/>
              <wp:cNvGraphicFramePr>
                <a:graphicFrameLocks noChangeAspect="1"/>
              </wp:cNvGraphicFramePr>
              <a:graphic>
                <a:graphicData uri="http://schemas.openxmlformats.org/drawingml/2006/picture">
                  <pic:pic>
                    <pic:nvPicPr>
                      <pic:cNvPr id="0" name=""/>
                      <pic:cNvPicPr/>
                    </pic:nvPicPr>
                    <pic:blipFill>
                      <a:blip r:embed="Rdd88bedf48b94a34">
                        <a:extLst>
                          <a:ext xmlns:a="http://schemas.openxmlformats.org/drawingml/2006/main" uri="{28A0092B-C50C-407E-A947-70E740481C1C}">
                            <a14:useLocalDpi val="0"/>
                          </a:ext>
                        </a:extLst>
                      </a:blip>
                      <a:stretch>
                        <a:fillRect/>
                      </a:stretch>
                    </pic:blipFill>
                    <pic:spPr>
                      <a:xfrm>
                        <a:off x="0" y="0"/>
                        <a:ext cx="5943600" cy="2514600"/>
                      </a:xfrm>
                      <a:prstGeom prst="rect">
                        <a:avLst/>
                      </a:prstGeom>
                    </pic:spPr>
                  </pic:pic>
                </a:graphicData>
              </a:graphic>
            </wp:inline>
          </w:drawing>
        </w:r>
      </w:ins>
    </w:p>
    <w:p w:rsidR="180A1C5D" w:rsidP="66E8CBC7" w:rsidRDefault="180A1C5D" w14:paraId="75005D4E" w14:textId="66A7BB5D">
      <w:pPr>
        <w:spacing w:before="240" w:beforeAutospacing="off" w:after="240" w:afterAutospacing="off"/>
        <w:ind w:left="0"/>
        <w:rPr>
          <w:ins w:author="Ume Sauda Ghanyani" w:date="2025-05-13T07:20:43.412Z" w16du:dateUtc="2025-05-13T07:20:43.412Z" w:id="173424862"/>
        </w:rPr>
      </w:pPr>
      <w:ins w:author="Ume Sauda Ghanyani" w:date="2025-05-13T04:35:52.734Z" w:id="605473226">
        <w:r w:rsidR="180A1C5D">
          <w:t>The source and destination both support encoded formats</w:t>
        </w:r>
      </w:ins>
      <w:ins w:author="Ume Sauda Ghanyani" w:date="2025-05-13T04:36:09.018Z" w:id="102756363">
        <w:r w:rsidR="180A1C5D">
          <w:t>, specifically protocol buffers</w:t>
        </w:r>
      </w:ins>
    </w:p>
    <w:p w:rsidR="43F56CBE" w:rsidP="66E8CBC7" w:rsidRDefault="43F56CBE" w14:paraId="67FC6531" w14:textId="6A25C00D">
      <w:pPr>
        <w:pStyle w:val="Normal"/>
        <w:spacing w:before="240" w:beforeAutospacing="off" w:after="240" w:afterAutospacing="off"/>
        <w:ind w:left="0"/>
        <w:rPr>
          <w:ins w:author="Ume Sauda Ghanyani" w:date="2025-05-13T07:20:44.288Z" w16du:dateUtc="2025-05-13T07:20:44.288Z" w:id="764250269"/>
          <w:rFonts w:ascii="Microsoft GothicNeo" w:hAnsi="Microsoft GothicNeo" w:eastAsia="Microsoft GothicNeo" w:cs="Microsoft GothicNeo"/>
          <w:noProof w:val="0"/>
          <w:sz w:val="20"/>
          <w:szCs w:val="20"/>
          <w:lang w:val="en-US"/>
        </w:rPr>
      </w:pPr>
      <w:ins w:author="Ume Sauda Ghanyani" w:date="2025-05-13T07:20:44.288Z" w:id="2048262826">
        <w:r w:rsidRPr="66E8CBC7" w:rsidR="43F56CBE">
          <w:rPr>
            <w:rFonts w:ascii="Microsoft GothicNeo" w:hAnsi="Microsoft GothicNeo" w:eastAsia="Microsoft GothicNeo" w:cs="Microsoft GothicNeo"/>
            <w:noProof w:val="0"/>
            <w:sz w:val="20"/>
            <w:szCs w:val="20"/>
            <w:lang w:val="en-US"/>
          </w:rPr>
          <w:t>Message Relay Throughput:</w:t>
        </w:r>
      </w:ins>
    </w:p>
    <w:p w:rsidR="43F56CBE" w:rsidP="66E8CBC7" w:rsidRDefault="43F56CBE" w14:paraId="651A114A" w14:textId="3953B6E0">
      <w:pPr>
        <w:pStyle w:val="Normal"/>
        <w:spacing w:before="240" w:beforeAutospacing="off" w:after="240" w:afterAutospacing="off"/>
        <w:ind w:left="0"/>
        <w:rPr>
          <w:ins w:author="Ume Sauda Ghanyani" w:date="2025-05-13T07:20:44.289Z" w16du:dateUtc="2025-05-13T07:20:44.289Z" w:id="1238088579"/>
          <w:rFonts w:ascii="Microsoft GothicNeo" w:hAnsi="Microsoft GothicNeo" w:eastAsia="Microsoft GothicNeo" w:cs="Microsoft GothicNeo"/>
          <w:noProof w:val="0"/>
          <w:sz w:val="20"/>
          <w:szCs w:val="20"/>
          <w:lang w:val="en-US"/>
        </w:rPr>
      </w:pPr>
      <w:ins w:author="Ume Sauda Ghanyani" w:date="2025-05-13T07:20:44.288Z" w:id="1567088417">
        <w:r w:rsidRPr="66E8CBC7" w:rsidR="43F56CBE">
          <w:rPr>
            <w:rFonts w:ascii="Microsoft GothicNeo" w:hAnsi="Microsoft GothicNeo" w:eastAsia="Microsoft GothicNeo" w:cs="Microsoft GothicNeo"/>
            <w:noProof w:val="0"/>
            <w:sz w:val="20"/>
            <w:szCs w:val="20"/>
            <w:lang w:val="en-US"/>
          </w:rPr>
          <w:t>The throughput benchmarked on total count of 60,000 sent messages for use case 1 is as follows</w:t>
        </w:r>
      </w:ins>
    </w:p>
    <w:tbl>
      <w:tblPr>
        <w:tblStyle w:val="TableGrid"/>
        <w:tblW w:w="0" w:type="auto"/>
        <w:tblLook w:val="06A0" w:firstRow="1" w:lastRow="0" w:firstColumn="1" w:lastColumn="0" w:noHBand="1" w:noVBand="1"/>
      </w:tblPr>
      <w:tblGrid>
        <w:gridCol w:w="4680"/>
        <w:gridCol w:w="4680"/>
      </w:tblGrid>
      <w:tr w:rsidR="66E8CBC7" w:rsidTr="66E8CBC7" w14:paraId="2F45860F">
        <w:trPr>
          <w:trHeight w:val="300"/>
          <w:ins w:author="Ume Sauda Ghanyani" w:date="2025-05-13T07:20:44.289Z" w16du:dateUtc="2025-05-13T07:20:44.289Z" w:id="1169376825"/>
        </w:trPr>
        <w:tc>
          <w:tcPr>
            <w:tcW w:w="4680" w:type="dxa"/>
            <w:tcMar/>
          </w:tcPr>
          <w:p w:rsidR="66E8CBC7" w:rsidP="66E8CBC7" w:rsidRDefault="66E8CBC7" w14:paraId="3DC885FB" w14:textId="54B7E201">
            <w:pPr>
              <w:pStyle w:val="Normal"/>
              <w:rPr>
                <w:rFonts w:ascii="Microsoft GothicNeo" w:hAnsi="Microsoft GothicNeo" w:eastAsia="Microsoft GothicNeo" w:cs="Microsoft GothicNeo"/>
                <w:noProof w:val="0"/>
                <w:sz w:val="20"/>
                <w:szCs w:val="20"/>
                <w:lang w:val="en-US"/>
              </w:rPr>
            </w:pPr>
            <w:ins w:author="Ume Sauda Ghanyani" w:date="2025-05-13T07:20:44.29Z" w:id="1986579963">
              <w:r w:rsidRPr="66E8CBC7" w:rsidR="66E8CBC7">
                <w:rPr>
                  <w:rFonts w:ascii="Microsoft GothicNeo" w:hAnsi="Microsoft GothicNeo" w:eastAsia="Microsoft GothicNeo" w:cs="Microsoft GothicNeo"/>
                  <w:noProof w:val="0"/>
                  <w:sz w:val="20"/>
                  <w:szCs w:val="20"/>
                  <w:lang w:val="en-US"/>
                </w:rPr>
                <w:t>Message Queues</w:t>
              </w:r>
            </w:ins>
          </w:p>
        </w:tc>
        <w:tc>
          <w:tcPr>
            <w:tcW w:w="4680" w:type="dxa"/>
            <w:tcMar/>
          </w:tcPr>
          <w:p w:rsidR="66E8CBC7" w:rsidP="66E8CBC7" w:rsidRDefault="66E8CBC7" w14:paraId="70CFC26C" w14:textId="3F008D2F">
            <w:pPr>
              <w:pStyle w:val="Normal"/>
              <w:rPr>
                <w:rFonts w:ascii="Microsoft GothicNeo" w:hAnsi="Microsoft GothicNeo" w:eastAsia="Microsoft GothicNeo" w:cs="Microsoft GothicNeo"/>
                <w:noProof w:val="0"/>
                <w:sz w:val="20"/>
                <w:szCs w:val="20"/>
                <w:lang w:val="en-US"/>
              </w:rPr>
            </w:pPr>
            <w:ins w:author="Ume Sauda Ghanyani" w:date="2025-05-13T07:20:44.29Z" w:id="1471945433">
              <w:r w:rsidRPr="66E8CBC7" w:rsidR="66E8CBC7">
                <w:rPr>
                  <w:rFonts w:ascii="Microsoft GothicNeo" w:hAnsi="Microsoft GothicNeo" w:eastAsia="Microsoft GothicNeo" w:cs="Microsoft GothicNeo"/>
                  <w:noProof w:val="0"/>
                  <w:sz w:val="20"/>
                  <w:szCs w:val="20"/>
                  <w:lang w:val="en-US"/>
                </w:rPr>
                <w:t>Throughput (TPS)</w:t>
              </w:r>
            </w:ins>
          </w:p>
        </w:tc>
      </w:tr>
      <w:tr w:rsidR="66E8CBC7" w:rsidTr="66E8CBC7" w14:paraId="19AD2A1D">
        <w:trPr>
          <w:trHeight w:val="300"/>
          <w:ins w:author="Ume Sauda Ghanyani" w:date="2025-05-13T07:20:44.29Z" w16du:dateUtc="2025-05-13T07:20:44.29Z" w:id="2110259051"/>
        </w:trPr>
        <w:tc>
          <w:tcPr>
            <w:tcW w:w="4680" w:type="dxa"/>
            <w:tcMar/>
          </w:tcPr>
          <w:p w:rsidR="66E8CBC7" w:rsidP="66E8CBC7" w:rsidRDefault="66E8CBC7" w14:paraId="0D9575B2" w14:textId="7BDAF17A">
            <w:pPr>
              <w:pStyle w:val="Normal"/>
              <w:rPr>
                <w:rFonts w:ascii="Microsoft GothicNeo" w:hAnsi="Microsoft GothicNeo" w:eastAsia="Microsoft GothicNeo" w:cs="Microsoft GothicNeo"/>
                <w:noProof w:val="0"/>
                <w:sz w:val="20"/>
                <w:szCs w:val="20"/>
                <w:lang w:val="en-US"/>
              </w:rPr>
            </w:pPr>
            <w:ins w:author="Ume Sauda Ghanyani" w:date="2025-05-13T07:20:44.29Z" w:id="1357485294">
              <w:r w:rsidRPr="66E8CBC7" w:rsidR="66E8CBC7">
                <w:rPr>
                  <w:rFonts w:ascii="Microsoft GothicNeo" w:hAnsi="Microsoft GothicNeo" w:eastAsia="Microsoft GothicNeo" w:cs="Microsoft GothicNeo"/>
                  <w:noProof w:val="0"/>
                  <w:sz w:val="20"/>
                  <w:szCs w:val="20"/>
                  <w:lang w:val="en-US"/>
                </w:rPr>
                <w:t>NATS</w:t>
              </w:r>
            </w:ins>
          </w:p>
        </w:tc>
        <w:tc>
          <w:tcPr>
            <w:tcW w:w="4680" w:type="dxa"/>
            <w:tcMar/>
          </w:tcPr>
          <w:p w:rsidR="66E8CBC7" w:rsidP="66E8CBC7" w:rsidRDefault="66E8CBC7" w14:paraId="7DD79B17" w14:textId="67062907">
            <w:pPr>
              <w:pStyle w:val="Normal"/>
              <w:rPr>
                <w:rFonts w:ascii="Microsoft GothicNeo" w:hAnsi="Microsoft GothicNeo" w:eastAsia="Microsoft GothicNeo" w:cs="Microsoft GothicNeo"/>
                <w:noProof w:val="0"/>
                <w:sz w:val="20"/>
                <w:szCs w:val="20"/>
                <w:lang w:val="en-US"/>
              </w:rPr>
            </w:pPr>
            <w:ins w:author="Ume Sauda Ghanyani" w:date="2025-05-13T07:20:44.29Z" w:id="493020927">
              <w:r w:rsidRPr="66E8CBC7" w:rsidR="66E8CBC7">
                <w:rPr>
                  <w:rFonts w:ascii="Microsoft GothicNeo" w:hAnsi="Microsoft GothicNeo" w:eastAsia="Microsoft GothicNeo" w:cs="Microsoft GothicNeo"/>
                  <w:noProof w:val="0"/>
                  <w:sz w:val="20"/>
                  <w:szCs w:val="20"/>
                  <w:lang w:val="en-US"/>
                </w:rPr>
                <w:t>3000</w:t>
              </w:r>
            </w:ins>
          </w:p>
        </w:tc>
      </w:tr>
      <w:tr w:rsidR="66E8CBC7" w:rsidTr="66E8CBC7" w14:paraId="0F58FA89">
        <w:trPr>
          <w:trHeight w:val="300"/>
          <w:ins w:author="Ume Sauda Ghanyani" w:date="2025-05-13T07:20:44.29Z" w16du:dateUtc="2025-05-13T07:20:44.29Z" w:id="1781980547"/>
        </w:trPr>
        <w:tc>
          <w:tcPr>
            <w:tcW w:w="4680" w:type="dxa"/>
            <w:tcMar/>
          </w:tcPr>
          <w:p w:rsidR="66E8CBC7" w:rsidP="66E8CBC7" w:rsidRDefault="66E8CBC7" w14:paraId="69E98BBD" w14:textId="213EC359">
            <w:pPr>
              <w:pStyle w:val="Normal"/>
              <w:rPr>
                <w:rFonts w:ascii="Microsoft GothicNeo" w:hAnsi="Microsoft GothicNeo" w:eastAsia="Microsoft GothicNeo" w:cs="Microsoft GothicNeo"/>
                <w:noProof w:val="0"/>
                <w:sz w:val="20"/>
                <w:szCs w:val="20"/>
                <w:lang w:val="en-US"/>
              </w:rPr>
            </w:pPr>
            <w:ins w:author="Ume Sauda Ghanyani" w:date="2025-05-13T07:20:44.29Z" w:id="1249857115">
              <w:r w:rsidRPr="66E8CBC7" w:rsidR="66E8CBC7">
                <w:rPr>
                  <w:rFonts w:ascii="Microsoft GothicNeo" w:hAnsi="Microsoft GothicNeo" w:eastAsia="Microsoft GothicNeo" w:cs="Microsoft GothicNeo"/>
                  <w:noProof w:val="0"/>
                  <w:sz w:val="20"/>
                  <w:szCs w:val="20"/>
                  <w:lang w:val="en-US"/>
                </w:rPr>
                <w:t>Rabbit MQ</w:t>
              </w:r>
            </w:ins>
          </w:p>
        </w:tc>
        <w:tc>
          <w:tcPr>
            <w:tcW w:w="4680" w:type="dxa"/>
            <w:tcMar/>
          </w:tcPr>
          <w:p w:rsidR="66E8CBC7" w:rsidP="66E8CBC7" w:rsidRDefault="66E8CBC7" w14:paraId="57394D45" w14:textId="099076AD">
            <w:pPr>
              <w:pStyle w:val="Normal"/>
              <w:rPr>
                <w:rFonts w:ascii="Microsoft GothicNeo" w:hAnsi="Microsoft GothicNeo" w:eastAsia="Microsoft GothicNeo" w:cs="Microsoft GothicNeo"/>
                <w:noProof w:val="0"/>
                <w:sz w:val="20"/>
                <w:szCs w:val="20"/>
                <w:lang w:val="en-US"/>
              </w:rPr>
            </w:pPr>
            <w:ins w:author="Ume Sauda Ghanyani" w:date="2025-05-13T07:20:44.29Z" w:id="79754491">
              <w:r w:rsidRPr="66E8CBC7" w:rsidR="66E8CBC7">
                <w:rPr>
                  <w:rFonts w:ascii="Microsoft GothicNeo" w:hAnsi="Microsoft GothicNeo" w:eastAsia="Microsoft GothicNeo" w:cs="Microsoft GothicNeo"/>
                  <w:noProof w:val="0"/>
                  <w:sz w:val="20"/>
                  <w:szCs w:val="20"/>
                  <w:lang w:val="en-US"/>
                </w:rPr>
                <w:t>3333</w:t>
              </w:r>
            </w:ins>
          </w:p>
        </w:tc>
      </w:tr>
      <w:tr w:rsidR="66E8CBC7" w:rsidTr="66E8CBC7" w14:paraId="11EBF69D">
        <w:trPr>
          <w:trHeight w:val="300"/>
          <w:ins w:author="Ume Sauda Ghanyani" w:date="2025-05-13T07:20:44.29Z" w16du:dateUtc="2025-05-13T07:20:44.29Z" w:id="495375608"/>
        </w:trPr>
        <w:tc>
          <w:tcPr>
            <w:tcW w:w="4680" w:type="dxa"/>
            <w:tcMar/>
          </w:tcPr>
          <w:p w:rsidR="66E8CBC7" w:rsidP="66E8CBC7" w:rsidRDefault="66E8CBC7" w14:paraId="10B46DD5" w14:textId="5BC73C0C">
            <w:pPr>
              <w:pStyle w:val="Normal"/>
              <w:rPr>
                <w:rFonts w:ascii="Microsoft GothicNeo" w:hAnsi="Microsoft GothicNeo" w:eastAsia="Microsoft GothicNeo" w:cs="Microsoft GothicNeo"/>
                <w:noProof w:val="0"/>
                <w:sz w:val="20"/>
                <w:szCs w:val="20"/>
                <w:lang w:val="en-US"/>
              </w:rPr>
            </w:pPr>
            <w:ins w:author="Ume Sauda Ghanyani" w:date="2025-05-13T07:20:44.291Z" w:id="2109986494">
              <w:r w:rsidRPr="66E8CBC7" w:rsidR="66E8CBC7">
                <w:rPr>
                  <w:rFonts w:ascii="Microsoft GothicNeo" w:hAnsi="Microsoft GothicNeo" w:eastAsia="Microsoft GothicNeo" w:cs="Microsoft GothicNeo"/>
                  <w:noProof w:val="0"/>
                  <w:sz w:val="20"/>
                  <w:szCs w:val="20"/>
                  <w:lang w:val="en-US"/>
                </w:rPr>
                <w:t>Rest API</w:t>
              </w:r>
            </w:ins>
          </w:p>
        </w:tc>
        <w:tc>
          <w:tcPr>
            <w:tcW w:w="4680" w:type="dxa"/>
            <w:tcMar/>
          </w:tcPr>
          <w:p w:rsidR="66E8CBC7" w:rsidP="66E8CBC7" w:rsidRDefault="66E8CBC7" w14:paraId="109CFF1F" w14:textId="74C22090">
            <w:pPr>
              <w:pStyle w:val="Normal"/>
              <w:rPr>
                <w:rFonts w:ascii="Microsoft GothicNeo" w:hAnsi="Microsoft GothicNeo" w:eastAsia="Microsoft GothicNeo" w:cs="Microsoft GothicNeo"/>
                <w:noProof w:val="0"/>
                <w:sz w:val="20"/>
                <w:szCs w:val="20"/>
                <w:lang w:val="en-US"/>
              </w:rPr>
            </w:pPr>
            <w:ins w:author="Ume Sauda Ghanyani" w:date="2025-05-13T07:20:44.291Z" w:id="397210881">
              <w:r w:rsidRPr="66E8CBC7" w:rsidR="66E8CBC7">
                <w:rPr>
                  <w:rFonts w:ascii="Microsoft GothicNeo" w:hAnsi="Microsoft GothicNeo" w:eastAsia="Microsoft GothicNeo" w:cs="Microsoft GothicNeo"/>
                  <w:noProof w:val="0"/>
                  <w:sz w:val="20"/>
                  <w:szCs w:val="20"/>
                  <w:lang w:val="en-US"/>
                </w:rPr>
                <w:t>2649</w:t>
              </w:r>
            </w:ins>
          </w:p>
        </w:tc>
      </w:tr>
    </w:tbl>
    <w:p w:rsidR="66E8CBC7" w:rsidP="66E8CBC7" w:rsidRDefault="66E8CBC7" w14:paraId="040F66E2" w14:textId="6C12176F">
      <w:pPr>
        <w:spacing w:before="240" w:beforeAutospacing="off" w:after="240" w:afterAutospacing="off"/>
        <w:ind w:left="0"/>
        <w:rPr>
          <w:ins w:author="Ume Sauda Ghanyani" w:date="2025-05-12T12:17:53.221Z" w16du:dateUtc="2025-05-12T12:17:53.221Z" w:id="616402811"/>
        </w:rPr>
      </w:pPr>
    </w:p>
    <w:p w:rsidR="4E925C70" w:rsidP="4E925C70" w:rsidRDefault="4E925C70" w14:paraId="1BFFA4AD" w14:textId="6B92797B">
      <w:pPr>
        <w:pStyle w:val="ListParagraph"/>
        <w:spacing w:before="240" w:beforeAutospacing="off" w:after="240" w:afterAutospacing="off"/>
        <w:ind w:left="1440"/>
        <w:rPr>
          <w:ins w:author="Ume Sauda Ghanyani" w:date="2025-05-12T11:38:28.431Z" w16du:dateUtc="2025-05-12T11:38:28.431Z" w:id="551922811"/>
          <w:rFonts w:ascii="Microsoft GothicNeo" w:hAnsi="Microsoft GothicNeo" w:eastAsia="Microsoft GothicNeo" w:cs="Microsoft GothicNeo"/>
          <w:noProof w:val="0"/>
          <w:sz w:val="20"/>
          <w:szCs w:val="20"/>
          <w:lang w:val="en-US"/>
        </w:rPr>
      </w:pPr>
    </w:p>
    <w:p w:rsidR="0829AAFF" w:rsidP="66E8CBC7" w:rsidRDefault="0829AAFF" w14:paraId="39C04D90" w14:textId="69AACB94">
      <w:pPr>
        <w:pStyle w:val="ListParagraph"/>
        <w:numPr>
          <w:ilvl w:val="1"/>
          <w:numId w:val="8"/>
        </w:numPr>
        <w:spacing w:before="240" w:beforeAutospacing="off" w:after="240" w:afterAutospacing="off"/>
        <w:rPr>
          <w:ins w:author="Ume Sauda Ghanyani" w:date="2025-05-13T04:37:42.824Z" w16du:dateUtc="2025-05-13T04:37:42.824Z" w:id="1623179572"/>
          <w:b w:val="0"/>
          <w:bCs w:val="0"/>
          <w:noProof w:val="0"/>
          <w:lang w:val="en-US"/>
        </w:rPr>
      </w:pPr>
      <w:ins w:author="Ume Sauda Ghanyani" w:date="2025-05-12T11:38:46.796Z" w:id="1678023337">
        <w:r w:rsidRPr="66E8CBC7" w:rsidR="0829AAFF">
          <w:rPr>
            <w:rFonts w:ascii="Microsoft GothicNeo" w:hAnsi="Microsoft GothicNeo" w:eastAsia="Microsoft GothicNeo" w:cs="Microsoft GothicNeo"/>
            <w:noProof w:val="0"/>
            <w:sz w:val="20"/>
            <w:szCs w:val="20"/>
            <w:lang w:val="en-US"/>
          </w:rPr>
          <w:t>Use Case 2: Encoded -&gt; Raw</w:t>
        </w:r>
      </w:ins>
    </w:p>
    <w:p w:rsidR="6FF4A62D" w:rsidP="66E8CBC7" w:rsidRDefault="6FF4A62D" w14:paraId="70131572" w14:textId="5E570B12">
      <w:pPr>
        <w:spacing w:before="240" w:beforeAutospacing="off" w:after="240" w:afterAutospacing="off"/>
        <w:ind w:left="0"/>
        <w:rPr>
          <w:ins w:author="Ume Sauda Ghanyani" w:date="2025-05-13T04:37:38.228Z" w16du:dateUtc="2025-05-13T04:37:38.228Z" w:id="1423637179"/>
        </w:rPr>
      </w:pPr>
      <w:ins w:author="Ume Sauda Ghanyani" w:date="2025-05-13T04:38:16.401Z" w:id="842014260">
        <w:r w:rsidR="6FF4A62D">
          <w:drawing>
            <wp:inline wp14:editId="2EACA0D5" wp14:anchorId="3E165698">
              <wp:extent cx="5943600" cy="2676525"/>
              <wp:effectExtent l="0" t="0" r="0" b="0"/>
              <wp:docPr id="1258744269" name="" title=""/>
              <wp:cNvGraphicFramePr>
                <a:graphicFrameLocks noChangeAspect="1"/>
              </wp:cNvGraphicFramePr>
              <a:graphic>
                <a:graphicData uri="http://schemas.openxmlformats.org/drawingml/2006/picture">
                  <pic:pic>
                    <pic:nvPicPr>
                      <pic:cNvPr id="0" name=""/>
                      <pic:cNvPicPr/>
                    </pic:nvPicPr>
                    <pic:blipFill>
                      <a:blip r:embed="Ra0625589f4e74108">
                        <a:extLst>
                          <a:ext xmlns:a="http://schemas.openxmlformats.org/drawingml/2006/main" uri="{28A0092B-C50C-407E-A947-70E740481C1C}">
                            <a14:useLocalDpi val="0"/>
                          </a:ext>
                        </a:extLst>
                      </a:blip>
                      <a:stretch>
                        <a:fillRect/>
                      </a:stretch>
                    </pic:blipFill>
                    <pic:spPr>
                      <a:xfrm>
                        <a:off x="0" y="0"/>
                        <a:ext cx="5943600" cy="2676525"/>
                      </a:xfrm>
                      <a:prstGeom prst="rect">
                        <a:avLst/>
                      </a:prstGeom>
                    </pic:spPr>
                  </pic:pic>
                </a:graphicData>
              </a:graphic>
            </wp:inline>
          </w:drawing>
        </w:r>
      </w:ins>
    </w:p>
    <w:p w:rsidR="6FF4A62D" w:rsidP="66E8CBC7" w:rsidRDefault="6FF4A62D" w14:paraId="615FCA43" w14:textId="1A6319D8">
      <w:pPr>
        <w:pStyle w:val="ListParagraph"/>
        <w:spacing w:before="240" w:beforeAutospacing="off" w:after="240" w:afterAutospacing="off"/>
        <w:ind w:left="0"/>
        <w:rPr>
          <w:ins w:author="Ume Sauda Ghanyani" w:date="2025-05-13T04:37:23.77Z" w16du:dateUtc="2025-05-13T04:37:23.77Z" w:id="204228636"/>
          <w:b w:val="0"/>
          <w:bCs w:val="0"/>
          <w:noProof w:val="0"/>
          <w:lang w:val="en-US"/>
        </w:rPr>
      </w:pPr>
      <w:ins w:author="Ume Sauda Ghanyani" w:date="2025-05-13T04:37:23.77Z" w:id="198588455">
        <w:r w:rsidRPr="66E8CBC7" w:rsidR="6FF4A62D">
          <w:rPr>
            <w:b w:val="0"/>
            <w:bCs w:val="0"/>
            <w:noProof w:val="0"/>
            <w:lang w:val="en-US"/>
            <w:rPrChange w:author="Ume Sauda Ghanyani" w:date="2025-05-13T04:37:33.144Z" w:id="626594949">
              <w:rPr>
                <w:noProof w:val="0"/>
                <w:lang w:val="en-US"/>
              </w:rPr>
            </w:rPrChange>
          </w:rPr>
          <w:t xml:space="preserve">The </w:t>
        </w:r>
        <w:r w:rsidRPr="66E8CBC7" w:rsidR="6FF4A62D">
          <w:rPr>
            <w:b w:val="0"/>
            <w:bCs w:val="0"/>
            <w:noProof w:val="0"/>
            <w:lang w:val="en-US"/>
          </w:rPr>
          <w:t>source system</w:t>
        </w:r>
        <w:r w:rsidRPr="66E8CBC7" w:rsidR="6FF4A62D">
          <w:rPr>
            <w:b w:val="0"/>
            <w:bCs w:val="0"/>
            <w:noProof w:val="0"/>
            <w:lang w:val="en-US"/>
            <w:rPrChange w:author="Ume Sauda Ghanyani" w:date="2025-05-13T04:37:33.144Z" w:id="165880206">
              <w:rPr>
                <w:noProof w:val="0"/>
                <w:lang w:val="en-US"/>
              </w:rPr>
            </w:rPrChange>
          </w:rPr>
          <w:t xml:space="preserve"> sends an </w:t>
        </w:r>
        <w:r w:rsidRPr="66E8CBC7" w:rsidR="6FF4A62D">
          <w:rPr>
            <w:b w:val="0"/>
            <w:bCs w:val="0"/>
            <w:noProof w:val="0"/>
            <w:lang w:val="en-US"/>
            <w:rPrChange w:author="Ume Sauda Ghanyani" w:date="2025-05-13T04:37:33.75Z" w:id="1838139835">
              <w:rPr>
                <w:b w:val="1"/>
                <w:bCs w:val="1"/>
                <w:noProof w:val="0"/>
                <w:lang w:val="en-US"/>
              </w:rPr>
            </w:rPrChange>
          </w:rPr>
          <w:t xml:space="preserve">encoded </w:t>
        </w:r>
        <w:r w:rsidRPr="66E8CBC7" w:rsidR="6FF4A62D">
          <w:rPr>
            <w:b w:val="0"/>
            <w:bCs w:val="0"/>
            <w:noProof w:val="0"/>
            <w:lang w:val="en-US"/>
          </w:rPr>
          <w:t>Protobuf</w:t>
        </w:r>
        <w:r w:rsidRPr="66E8CBC7" w:rsidR="6FF4A62D">
          <w:rPr>
            <w:b w:val="0"/>
            <w:bCs w:val="0"/>
            <w:noProof w:val="0"/>
            <w:lang w:val="en-US"/>
            <w:rPrChange w:author="Ume Sauda Ghanyani" w:date="2025-05-13T04:37:33.144Z" w:id="1636867833">
              <w:rPr>
                <w:noProof w:val="0"/>
                <w:lang w:val="en-US"/>
              </w:rPr>
            </w:rPrChange>
          </w:rPr>
          <w:t xml:space="preserve"> message, while the </w:t>
        </w:r>
        <w:r w:rsidRPr="66E8CBC7" w:rsidR="6FF4A62D">
          <w:rPr>
            <w:b w:val="0"/>
            <w:bCs w:val="0"/>
            <w:noProof w:val="0"/>
            <w:lang w:val="en-US"/>
          </w:rPr>
          <w:t>destination system expects a raw JSON</w:t>
        </w:r>
        <w:r w:rsidRPr="66E8CBC7" w:rsidR="6FF4A62D">
          <w:rPr>
            <w:b w:val="0"/>
            <w:bCs w:val="0"/>
            <w:noProof w:val="0"/>
            <w:lang w:val="en-US"/>
          </w:rPr>
          <w:t xml:space="preserve"> payload.</w:t>
        </w:r>
      </w:ins>
    </w:p>
    <w:p w:rsidR="2C56EFB0" w:rsidP="66E8CBC7" w:rsidRDefault="2C56EFB0" w14:paraId="7A2A8E92" w14:textId="6A25C00D">
      <w:pPr>
        <w:pStyle w:val="Normal"/>
        <w:spacing w:before="240" w:beforeAutospacing="off" w:after="240" w:afterAutospacing="off"/>
        <w:ind w:left="0"/>
        <w:rPr>
          <w:ins w:author="Ume Sauda Ghanyani" w:date="2025-05-13T07:21:37.987Z" w16du:dateUtc="2025-05-13T07:21:37.987Z" w:id="1443331743"/>
          <w:rFonts w:ascii="Microsoft GothicNeo" w:hAnsi="Microsoft GothicNeo" w:eastAsia="Microsoft GothicNeo" w:cs="Microsoft GothicNeo"/>
          <w:noProof w:val="0"/>
          <w:sz w:val="20"/>
          <w:szCs w:val="20"/>
          <w:lang w:val="en-US"/>
        </w:rPr>
      </w:pPr>
      <w:ins w:author="Ume Sauda Ghanyani" w:date="2025-05-13T07:21:37.987Z" w:id="274562184">
        <w:r w:rsidRPr="66E8CBC7" w:rsidR="2C56EFB0">
          <w:rPr>
            <w:rFonts w:ascii="Microsoft GothicNeo" w:hAnsi="Microsoft GothicNeo" w:eastAsia="Microsoft GothicNeo" w:cs="Microsoft GothicNeo"/>
            <w:noProof w:val="0"/>
            <w:sz w:val="20"/>
            <w:szCs w:val="20"/>
            <w:lang w:val="en-US"/>
          </w:rPr>
          <w:t>Message Relay Throughput:</w:t>
        </w:r>
      </w:ins>
    </w:p>
    <w:p w:rsidR="2C56EFB0" w:rsidP="66E8CBC7" w:rsidRDefault="2C56EFB0" w14:paraId="0A90E239" w14:textId="1C2EC4D7">
      <w:pPr>
        <w:pStyle w:val="Normal"/>
        <w:spacing w:before="240" w:beforeAutospacing="off" w:after="240" w:afterAutospacing="off"/>
        <w:ind w:left="0"/>
        <w:rPr>
          <w:ins w:author="Ume Sauda Ghanyani" w:date="2025-05-13T07:21:37.987Z" w16du:dateUtc="2025-05-13T07:21:37.987Z" w:id="1827072232"/>
          <w:rFonts w:ascii="Microsoft GothicNeo" w:hAnsi="Microsoft GothicNeo" w:eastAsia="Microsoft GothicNeo" w:cs="Microsoft GothicNeo"/>
          <w:noProof w:val="0"/>
          <w:sz w:val="20"/>
          <w:szCs w:val="20"/>
          <w:lang w:val="en-US"/>
        </w:rPr>
      </w:pPr>
      <w:ins w:author="Ume Sauda Ghanyani" w:date="2025-05-13T07:21:58.452Z" w:id="1021290153">
        <w:r w:rsidRPr="66E8CBC7" w:rsidR="2C56EFB0">
          <w:rPr>
            <w:rFonts w:ascii="Microsoft GothicNeo" w:hAnsi="Microsoft GothicNeo" w:eastAsia="Microsoft GothicNeo" w:cs="Microsoft GothicNeo"/>
            <w:noProof w:val="0"/>
            <w:sz w:val="20"/>
            <w:szCs w:val="20"/>
            <w:lang w:val="en-US"/>
          </w:rPr>
          <w:t>The throughput benchmarked on total count of 60,000 sent messages</w:t>
        </w:r>
      </w:ins>
      <w:ins w:author="Ume Sauda Ghanyani" w:date="2025-05-13T07:22:12.884Z" w:id="846119101">
        <w:r w:rsidRPr="66E8CBC7" w:rsidR="2C56EFB0">
          <w:rPr>
            <w:rFonts w:ascii="Microsoft GothicNeo" w:hAnsi="Microsoft GothicNeo" w:eastAsia="Microsoft GothicNeo" w:cs="Microsoft GothicNeo"/>
            <w:noProof w:val="0"/>
            <w:sz w:val="20"/>
            <w:szCs w:val="20"/>
            <w:lang w:val="en-US"/>
          </w:rPr>
          <w:t xml:space="preserve"> for use case 2</w:t>
        </w:r>
      </w:ins>
      <w:ins w:author="Ume Sauda Ghanyani" w:date="2025-05-13T07:21:58.452Z" w:id="1507414091">
        <w:r w:rsidRPr="66E8CBC7" w:rsidR="2C56EFB0">
          <w:rPr>
            <w:rFonts w:ascii="Microsoft GothicNeo" w:hAnsi="Microsoft GothicNeo" w:eastAsia="Microsoft GothicNeo" w:cs="Microsoft GothicNeo"/>
            <w:noProof w:val="0"/>
            <w:sz w:val="20"/>
            <w:szCs w:val="20"/>
            <w:lang w:val="en-US"/>
          </w:rPr>
          <w:t xml:space="preserve"> is as follows (the threshold may vary from 10 – 15%</w:t>
        </w:r>
      </w:ins>
      <w:ins w:author="Ume Sauda Ghanyani" w:date="2025-05-13T07:22:00.215Z" w:id="1168757771">
        <w:r w:rsidRPr="66E8CBC7" w:rsidR="2C56EFB0">
          <w:rPr>
            <w:rFonts w:ascii="Microsoft GothicNeo" w:hAnsi="Microsoft GothicNeo" w:eastAsia="Microsoft GothicNeo" w:cs="Microsoft GothicNeo"/>
            <w:noProof w:val="0"/>
            <w:sz w:val="20"/>
            <w:szCs w:val="20"/>
            <w:lang w:val="en-US"/>
          </w:rPr>
          <w:t>)</w:t>
        </w:r>
      </w:ins>
    </w:p>
    <w:tbl>
      <w:tblPr>
        <w:tblStyle w:val="TableGrid"/>
        <w:tblW w:w="0" w:type="auto"/>
        <w:tblLook w:val="06A0" w:firstRow="1" w:lastRow="0" w:firstColumn="1" w:lastColumn="0" w:noHBand="1" w:noVBand="1"/>
      </w:tblPr>
      <w:tblGrid>
        <w:gridCol w:w="4680"/>
        <w:gridCol w:w="4680"/>
      </w:tblGrid>
      <w:tr w:rsidR="66E8CBC7" w:rsidTr="66E8CBC7" w14:paraId="05614380">
        <w:trPr>
          <w:trHeight w:val="300"/>
          <w:ins w:author="Ume Sauda Ghanyani" w:date="2025-05-13T07:21:37.987Z" w16du:dateUtc="2025-05-13T07:21:37.987Z" w:id="1224360630"/>
        </w:trPr>
        <w:tc>
          <w:tcPr>
            <w:tcW w:w="4680" w:type="dxa"/>
            <w:tcMar/>
          </w:tcPr>
          <w:p w:rsidR="66E8CBC7" w:rsidP="66E8CBC7" w:rsidRDefault="66E8CBC7" w14:paraId="761FEBD4" w14:textId="54B7E201">
            <w:pPr>
              <w:pStyle w:val="Normal"/>
              <w:rPr>
                <w:rFonts w:ascii="Microsoft GothicNeo" w:hAnsi="Microsoft GothicNeo" w:eastAsia="Microsoft GothicNeo" w:cs="Microsoft GothicNeo"/>
                <w:noProof w:val="0"/>
                <w:sz w:val="20"/>
                <w:szCs w:val="20"/>
                <w:lang w:val="en-US"/>
              </w:rPr>
            </w:pPr>
            <w:ins w:author="Ume Sauda Ghanyani" w:date="2025-05-13T07:21:37.988Z" w:id="599577814">
              <w:r w:rsidRPr="66E8CBC7" w:rsidR="66E8CBC7">
                <w:rPr>
                  <w:rFonts w:ascii="Microsoft GothicNeo" w:hAnsi="Microsoft GothicNeo" w:eastAsia="Microsoft GothicNeo" w:cs="Microsoft GothicNeo"/>
                  <w:noProof w:val="0"/>
                  <w:sz w:val="20"/>
                  <w:szCs w:val="20"/>
                  <w:lang w:val="en-US"/>
                </w:rPr>
                <w:t>Message Queues</w:t>
              </w:r>
            </w:ins>
          </w:p>
        </w:tc>
        <w:tc>
          <w:tcPr>
            <w:tcW w:w="4680" w:type="dxa"/>
            <w:tcMar/>
          </w:tcPr>
          <w:p w:rsidR="66E8CBC7" w:rsidP="66E8CBC7" w:rsidRDefault="66E8CBC7" w14:paraId="6D5F6EB2" w14:textId="3F008D2F">
            <w:pPr>
              <w:pStyle w:val="Normal"/>
              <w:rPr>
                <w:rFonts w:ascii="Microsoft GothicNeo" w:hAnsi="Microsoft GothicNeo" w:eastAsia="Microsoft GothicNeo" w:cs="Microsoft GothicNeo"/>
                <w:noProof w:val="0"/>
                <w:sz w:val="20"/>
                <w:szCs w:val="20"/>
                <w:lang w:val="en-US"/>
              </w:rPr>
            </w:pPr>
            <w:ins w:author="Ume Sauda Ghanyani" w:date="2025-05-13T07:21:37.988Z" w:id="1068790885">
              <w:r w:rsidRPr="66E8CBC7" w:rsidR="66E8CBC7">
                <w:rPr>
                  <w:rFonts w:ascii="Microsoft GothicNeo" w:hAnsi="Microsoft GothicNeo" w:eastAsia="Microsoft GothicNeo" w:cs="Microsoft GothicNeo"/>
                  <w:noProof w:val="0"/>
                  <w:sz w:val="20"/>
                  <w:szCs w:val="20"/>
                  <w:lang w:val="en-US"/>
                </w:rPr>
                <w:t>Throughput (TPS)</w:t>
              </w:r>
            </w:ins>
          </w:p>
        </w:tc>
      </w:tr>
      <w:tr w:rsidR="66E8CBC7" w:rsidTr="66E8CBC7" w14:paraId="3E3CEDA0">
        <w:trPr>
          <w:trHeight w:val="300"/>
          <w:ins w:author="Ume Sauda Ghanyani" w:date="2025-05-13T07:21:37.988Z" w16du:dateUtc="2025-05-13T07:21:37.988Z" w:id="1465732349"/>
        </w:trPr>
        <w:tc>
          <w:tcPr>
            <w:tcW w:w="4680" w:type="dxa"/>
            <w:tcMar/>
          </w:tcPr>
          <w:p w:rsidR="66E8CBC7" w:rsidP="66E8CBC7" w:rsidRDefault="66E8CBC7" w14:paraId="06D84286" w14:textId="7BDAF17A">
            <w:pPr>
              <w:pStyle w:val="Normal"/>
              <w:rPr>
                <w:rFonts w:ascii="Microsoft GothicNeo" w:hAnsi="Microsoft GothicNeo" w:eastAsia="Microsoft GothicNeo" w:cs="Microsoft GothicNeo"/>
                <w:noProof w:val="0"/>
                <w:sz w:val="20"/>
                <w:szCs w:val="20"/>
                <w:lang w:val="en-US"/>
              </w:rPr>
            </w:pPr>
            <w:ins w:author="Ume Sauda Ghanyani" w:date="2025-05-13T07:21:37.988Z" w:id="2000366863">
              <w:r w:rsidRPr="66E8CBC7" w:rsidR="66E8CBC7">
                <w:rPr>
                  <w:rFonts w:ascii="Microsoft GothicNeo" w:hAnsi="Microsoft GothicNeo" w:eastAsia="Microsoft GothicNeo" w:cs="Microsoft GothicNeo"/>
                  <w:noProof w:val="0"/>
                  <w:sz w:val="20"/>
                  <w:szCs w:val="20"/>
                  <w:lang w:val="en-US"/>
                </w:rPr>
                <w:t>NATS</w:t>
              </w:r>
            </w:ins>
          </w:p>
        </w:tc>
        <w:tc>
          <w:tcPr>
            <w:tcW w:w="4680" w:type="dxa"/>
            <w:tcMar/>
          </w:tcPr>
          <w:p w:rsidR="66E8CBC7" w:rsidP="66E8CBC7" w:rsidRDefault="66E8CBC7" w14:paraId="1827CF4B" w14:textId="67062907">
            <w:pPr>
              <w:pStyle w:val="Normal"/>
              <w:rPr>
                <w:rFonts w:ascii="Microsoft GothicNeo" w:hAnsi="Microsoft GothicNeo" w:eastAsia="Microsoft GothicNeo" w:cs="Microsoft GothicNeo"/>
                <w:noProof w:val="0"/>
                <w:sz w:val="20"/>
                <w:szCs w:val="20"/>
                <w:lang w:val="en-US"/>
              </w:rPr>
            </w:pPr>
            <w:ins w:author="Ume Sauda Ghanyani" w:date="2025-05-13T07:21:37.988Z" w:id="1946059980">
              <w:r w:rsidRPr="66E8CBC7" w:rsidR="66E8CBC7">
                <w:rPr>
                  <w:rFonts w:ascii="Microsoft GothicNeo" w:hAnsi="Microsoft GothicNeo" w:eastAsia="Microsoft GothicNeo" w:cs="Microsoft GothicNeo"/>
                  <w:noProof w:val="0"/>
                  <w:sz w:val="20"/>
                  <w:szCs w:val="20"/>
                  <w:lang w:val="en-US"/>
                </w:rPr>
                <w:t>3000</w:t>
              </w:r>
            </w:ins>
          </w:p>
        </w:tc>
      </w:tr>
      <w:tr w:rsidR="66E8CBC7" w:rsidTr="66E8CBC7" w14:paraId="1BBFF686">
        <w:trPr>
          <w:trHeight w:val="300"/>
          <w:ins w:author="Ume Sauda Ghanyani" w:date="2025-05-13T07:21:37.988Z" w16du:dateUtc="2025-05-13T07:21:37.988Z" w:id="1340847274"/>
        </w:trPr>
        <w:tc>
          <w:tcPr>
            <w:tcW w:w="4680" w:type="dxa"/>
            <w:tcMar/>
          </w:tcPr>
          <w:p w:rsidR="66E8CBC7" w:rsidP="66E8CBC7" w:rsidRDefault="66E8CBC7" w14:paraId="286C1C35" w14:textId="213EC359">
            <w:pPr>
              <w:pStyle w:val="Normal"/>
              <w:rPr>
                <w:rFonts w:ascii="Microsoft GothicNeo" w:hAnsi="Microsoft GothicNeo" w:eastAsia="Microsoft GothicNeo" w:cs="Microsoft GothicNeo"/>
                <w:noProof w:val="0"/>
                <w:sz w:val="20"/>
                <w:szCs w:val="20"/>
                <w:lang w:val="en-US"/>
              </w:rPr>
            </w:pPr>
            <w:ins w:author="Ume Sauda Ghanyani" w:date="2025-05-13T07:21:37.988Z" w:id="65604769">
              <w:r w:rsidRPr="66E8CBC7" w:rsidR="66E8CBC7">
                <w:rPr>
                  <w:rFonts w:ascii="Microsoft GothicNeo" w:hAnsi="Microsoft GothicNeo" w:eastAsia="Microsoft GothicNeo" w:cs="Microsoft GothicNeo"/>
                  <w:noProof w:val="0"/>
                  <w:sz w:val="20"/>
                  <w:szCs w:val="20"/>
                  <w:lang w:val="en-US"/>
                </w:rPr>
                <w:t>Rabbit MQ</w:t>
              </w:r>
            </w:ins>
          </w:p>
        </w:tc>
        <w:tc>
          <w:tcPr>
            <w:tcW w:w="4680" w:type="dxa"/>
            <w:tcMar/>
          </w:tcPr>
          <w:p w:rsidR="66E8CBC7" w:rsidP="66E8CBC7" w:rsidRDefault="66E8CBC7" w14:paraId="020ED9DC" w14:textId="099076AD">
            <w:pPr>
              <w:pStyle w:val="Normal"/>
              <w:rPr>
                <w:rFonts w:ascii="Microsoft GothicNeo" w:hAnsi="Microsoft GothicNeo" w:eastAsia="Microsoft GothicNeo" w:cs="Microsoft GothicNeo"/>
                <w:noProof w:val="0"/>
                <w:sz w:val="20"/>
                <w:szCs w:val="20"/>
                <w:lang w:val="en-US"/>
              </w:rPr>
            </w:pPr>
            <w:ins w:author="Ume Sauda Ghanyani" w:date="2025-05-13T07:21:37.988Z" w:id="588566297">
              <w:r w:rsidRPr="66E8CBC7" w:rsidR="66E8CBC7">
                <w:rPr>
                  <w:rFonts w:ascii="Microsoft GothicNeo" w:hAnsi="Microsoft GothicNeo" w:eastAsia="Microsoft GothicNeo" w:cs="Microsoft GothicNeo"/>
                  <w:noProof w:val="0"/>
                  <w:sz w:val="20"/>
                  <w:szCs w:val="20"/>
                  <w:lang w:val="en-US"/>
                </w:rPr>
                <w:t>3333</w:t>
              </w:r>
            </w:ins>
          </w:p>
        </w:tc>
      </w:tr>
      <w:tr w:rsidR="66E8CBC7" w:rsidTr="66E8CBC7" w14:paraId="754CD589">
        <w:trPr>
          <w:trHeight w:val="300"/>
          <w:ins w:author="Ume Sauda Ghanyani" w:date="2025-05-13T07:21:37.988Z" w16du:dateUtc="2025-05-13T07:21:37.988Z" w:id="1652483024"/>
        </w:trPr>
        <w:tc>
          <w:tcPr>
            <w:tcW w:w="4680" w:type="dxa"/>
            <w:tcMar/>
          </w:tcPr>
          <w:p w:rsidR="66E8CBC7" w:rsidP="66E8CBC7" w:rsidRDefault="66E8CBC7" w14:paraId="47CE7C83" w14:textId="5BC73C0C">
            <w:pPr>
              <w:pStyle w:val="Normal"/>
              <w:rPr>
                <w:rFonts w:ascii="Microsoft GothicNeo" w:hAnsi="Microsoft GothicNeo" w:eastAsia="Microsoft GothicNeo" w:cs="Microsoft GothicNeo"/>
                <w:noProof w:val="0"/>
                <w:sz w:val="20"/>
                <w:szCs w:val="20"/>
                <w:lang w:val="en-US"/>
              </w:rPr>
            </w:pPr>
            <w:ins w:author="Ume Sauda Ghanyani" w:date="2025-05-13T07:21:37.988Z" w:id="5065318">
              <w:r w:rsidRPr="66E8CBC7" w:rsidR="66E8CBC7">
                <w:rPr>
                  <w:rFonts w:ascii="Microsoft GothicNeo" w:hAnsi="Microsoft GothicNeo" w:eastAsia="Microsoft GothicNeo" w:cs="Microsoft GothicNeo"/>
                  <w:noProof w:val="0"/>
                  <w:sz w:val="20"/>
                  <w:szCs w:val="20"/>
                  <w:lang w:val="en-US"/>
                </w:rPr>
                <w:t>Rest API</w:t>
              </w:r>
            </w:ins>
          </w:p>
        </w:tc>
        <w:tc>
          <w:tcPr>
            <w:tcW w:w="4680" w:type="dxa"/>
            <w:tcMar/>
          </w:tcPr>
          <w:p w:rsidR="66E8CBC7" w:rsidP="66E8CBC7" w:rsidRDefault="66E8CBC7" w14:paraId="48D5DC00" w14:textId="74C22090">
            <w:pPr>
              <w:pStyle w:val="Normal"/>
              <w:rPr>
                <w:rFonts w:ascii="Microsoft GothicNeo" w:hAnsi="Microsoft GothicNeo" w:eastAsia="Microsoft GothicNeo" w:cs="Microsoft GothicNeo"/>
                <w:noProof w:val="0"/>
                <w:sz w:val="20"/>
                <w:szCs w:val="20"/>
                <w:lang w:val="en-US"/>
              </w:rPr>
            </w:pPr>
            <w:ins w:author="Ume Sauda Ghanyani" w:date="2025-05-13T07:21:37.988Z" w:id="1037018374">
              <w:r w:rsidRPr="66E8CBC7" w:rsidR="66E8CBC7">
                <w:rPr>
                  <w:rFonts w:ascii="Microsoft GothicNeo" w:hAnsi="Microsoft GothicNeo" w:eastAsia="Microsoft GothicNeo" w:cs="Microsoft GothicNeo"/>
                  <w:noProof w:val="0"/>
                  <w:sz w:val="20"/>
                  <w:szCs w:val="20"/>
                  <w:lang w:val="en-US"/>
                </w:rPr>
                <w:t>2649</w:t>
              </w:r>
            </w:ins>
          </w:p>
        </w:tc>
      </w:tr>
    </w:tbl>
    <w:p w:rsidR="66E8CBC7" w:rsidP="66E8CBC7" w:rsidRDefault="66E8CBC7" w14:paraId="6C9468BD" w14:textId="2ED7C7AB">
      <w:pPr>
        <w:pStyle w:val="ListParagraph"/>
        <w:ind w:left="720"/>
        <w:rPr>
          <w:ins w:author="Ume Sauda Ghanyani" w:date="2025-05-13T04:37:23.77Z" w16du:dateUtc="2025-05-13T04:37:23.77Z" w:id="1947568138"/>
          <w:sz w:val="20"/>
          <w:szCs w:val="20"/>
        </w:rPr>
      </w:pPr>
    </w:p>
    <w:p w:rsidR="66E8CBC7" w:rsidP="66E8CBC7" w:rsidRDefault="66E8CBC7" w14:paraId="2AEDADF1" w14:textId="6EF81E16">
      <w:pPr>
        <w:pStyle w:val="ListParagraph"/>
        <w:spacing w:before="240" w:beforeAutospacing="off" w:after="240" w:afterAutospacing="off"/>
        <w:ind w:left="1440"/>
        <w:rPr>
          <w:ins w:author="Ume Sauda Ghanyani" w:date="2025-05-12T11:13:22.548Z" w16du:dateUtc="2025-05-12T11:13:22.548Z" w:id="387731676"/>
          <w:rFonts w:ascii="Microsoft GothicNeo" w:hAnsi="Microsoft GothicNeo" w:eastAsia="Microsoft GothicNeo" w:cs="Microsoft GothicNeo"/>
          <w:noProof w:val="0"/>
          <w:sz w:val="20"/>
          <w:szCs w:val="20"/>
          <w:lang w:val="en-US"/>
        </w:rPr>
      </w:pPr>
    </w:p>
    <w:p w:rsidR="3CEF910E" w:rsidP="052017E0" w:rsidRDefault="3CEF910E" w14:paraId="3DC586B2" w14:textId="7F56A19F">
      <w:pPr>
        <w:pStyle w:val="ListParagraph"/>
        <w:numPr>
          <w:ilvl w:val="0"/>
          <w:numId w:val="8"/>
        </w:numPr>
        <w:spacing w:before="240" w:beforeAutospacing="off" w:after="240" w:afterAutospacing="off"/>
        <w:rPr>
          <w:ins w:author="Ume Sauda Ghanyani" w:date="2025-05-12T11:38:51.417Z" w16du:dateUtc="2025-05-12T11:38:51.417Z" w:id="1245495934"/>
          <w:rFonts w:ascii="Microsoft GothicNeo" w:hAnsi="Microsoft GothicNeo" w:eastAsia="Microsoft GothicNeo" w:cs="Microsoft GothicNeo"/>
          <w:noProof w:val="0"/>
          <w:sz w:val="20"/>
          <w:szCs w:val="20"/>
          <w:lang w:val="en-US"/>
        </w:rPr>
        <w:pPrChange w:author="Ume Sauda Ghanyani" w:date="2025-05-12T11:13:22.543Z">
          <w:pPr>
            <w:pStyle w:val="ListParagraph"/>
            <w:numPr>
              <w:ilvl w:val="0"/>
              <w:numId w:val="8"/>
            </w:numPr>
          </w:pPr>
        </w:pPrChange>
      </w:pPr>
      <w:ins w:author="Ume Sauda Ghanyani" w:date="2025-05-12T11:13:22.548Z" w:id="1282349202">
        <w:r w:rsidRPr="052017E0" w:rsidR="7373B900">
          <w:rPr>
            <w:rFonts w:ascii="Microsoft GothicNeo" w:hAnsi="Microsoft GothicNeo" w:eastAsia="Microsoft GothicNeo" w:cs="Microsoft GothicNeo"/>
            <w:b w:val="1"/>
            <w:bCs w:val="1"/>
            <w:noProof w:val="0"/>
            <w:sz w:val="20"/>
            <w:szCs w:val="20"/>
            <w:lang w:val="en-US"/>
          </w:rPr>
          <w:t>Known to Unknown</w:t>
        </w:r>
        <w:r w:rsidRPr="052017E0" w:rsidR="7373B900">
          <w:rPr>
            <w:rFonts w:ascii="Microsoft GothicNeo" w:hAnsi="Microsoft GothicNeo" w:eastAsia="Microsoft GothicNeo" w:cs="Microsoft GothicNeo"/>
            <w:noProof w:val="0"/>
            <w:sz w:val="20"/>
            <w:szCs w:val="20"/>
            <w:lang w:val="en-US"/>
          </w:rPr>
          <w:t>: The source is predefined</w:t>
        </w:r>
      </w:ins>
      <w:ins w:author="Ume Sauda Ghanyani" w:date="2025-05-13T05:04:25.749Z" w:id="615280203">
        <w:r w:rsidRPr="052017E0" w:rsidR="09E641EF">
          <w:rPr>
            <w:rFonts w:ascii="Microsoft GothicNeo" w:hAnsi="Microsoft GothicNeo" w:eastAsia="Microsoft GothicNeo" w:cs="Microsoft GothicNeo"/>
            <w:noProof w:val="0"/>
            <w:sz w:val="20"/>
            <w:szCs w:val="20"/>
            <w:lang w:val="en-US"/>
          </w:rPr>
          <w:t xml:space="preserve"> in the </w:t>
        </w:r>
        <w:r w:rsidRPr="052017E0" w:rsidR="09E641EF">
          <w:rPr>
            <w:rFonts w:ascii="Microsoft GothicNeo" w:hAnsi="Microsoft GothicNeo" w:eastAsia="Microsoft GothicNeo" w:cs="Microsoft GothicNeo"/>
            <w:noProof w:val="0"/>
            <w:sz w:val="20"/>
            <w:szCs w:val="20"/>
            <w:lang w:val="en-US"/>
          </w:rPr>
          <w:t>Tazama</w:t>
        </w:r>
        <w:r w:rsidRPr="052017E0" w:rsidR="09E641EF">
          <w:rPr>
            <w:rFonts w:ascii="Microsoft GothicNeo" w:hAnsi="Microsoft GothicNeo" w:eastAsia="Microsoft GothicNeo" w:cs="Microsoft GothicNeo"/>
            <w:noProof w:val="0"/>
            <w:sz w:val="20"/>
            <w:szCs w:val="20"/>
            <w:lang w:val="en-US"/>
          </w:rPr>
          <w:t xml:space="preserve"> system</w:t>
        </w:r>
      </w:ins>
      <w:ins w:author="Ume Sauda Ghanyani" w:date="2025-05-12T11:13:22.548Z" w:id="2110818162">
        <w:r w:rsidRPr="052017E0" w:rsidR="7373B900">
          <w:rPr>
            <w:rFonts w:ascii="Microsoft GothicNeo" w:hAnsi="Microsoft GothicNeo" w:eastAsia="Microsoft GothicNeo" w:cs="Microsoft GothicNeo"/>
            <w:noProof w:val="0"/>
            <w:sz w:val="20"/>
            <w:szCs w:val="20"/>
            <w:lang w:val="en-US"/>
          </w:rPr>
          <w:t xml:space="preserve">, but the </w:t>
        </w:r>
      </w:ins>
      <w:commentRangeStart w:id="599013116"/>
      <w:commentRangeStart w:id="1375002466"/>
      <w:ins w:author="Ume Sauda Ghanyani" w:date="2025-05-12T11:13:22.548Z" w:id="1387807668">
        <w:r w:rsidRPr="052017E0" w:rsidR="7373B900">
          <w:rPr>
            <w:rFonts w:ascii="Microsoft GothicNeo" w:hAnsi="Microsoft GothicNeo" w:eastAsia="Microsoft GothicNeo" w:cs="Microsoft GothicNeo"/>
            <w:noProof w:val="0"/>
            <w:sz w:val="20"/>
            <w:szCs w:val="20"/>
            <w:lang w:val="en-US"/>
          </w:rPr>
          <w:t xml:space="preserve">destination is </w:t>
        </w:r>
        <w:r w:rsidRPr="052017E0" w:rsidR="7373B900">
          <w:rPr>
            <w:rFonts w:ascii="Microsoft GothicNeo" w:hAnsi="Microsoft GothicNeo" w:eastAsia="Microsoft GothicNeo" w:cs="Microsoft GothicNeo"/>
            <w:noProof w:val="0"/>
            <w:sz w:val="20"/>
            <w:szCs w:val="20"/>
            <w:lang w:val="en-US"/>
          </w:rPr>
          <w:t>determined</w:t>
        </w:r>
        <w:r w:rsidRPr="052017E0" w:rsidR="7373B900">
          <w:rPr>
            <w:rFonts w:ascii="Microsoft GothicNeo" w:hAnsi="Microsoft GothicNeo" w:eastAsia="Microsoft GothicNeo" w:cs="Microsoft GothicNeo"/>
            <w:noProof w:val="0"/>
            <w:sz w:val="20"/>
            <w:szCs w:val="20"/>
            <w:lang w:val="en-US"/>
          </w:rPr>
          <w:t xml:space="preserve"> </w:t>
        </w:r>
        <w:r w:rsidRPr="052017E0" w:rsidR="7373B900">
          <w:rPr>
            <w:rFonts w:ascii="Microsoft GothicNeo" w:hAnsi="Microsoft GothicNeo" w:eastAsia="Microsoft GothicNeo" w:cs="Microsoft GothicNeo"/>
            <w:strike w:val="1"/>
            <w:noProof w:val="0"/>
            <w:sz w:val="20"/>
            <w:szCs w:val="20"/>
            <w:lang w:val="en-US"/>
            <w:rPrChange w:author="Ume Sauda Ghanyani" w:date="2025-05-20T11:34:37.469Z" w:id="943791688">
              <w:rPr>
                <w:rFonts w:ascii="Microsoft GothicNeo" w:hAnsi="Microsoft GothicNeo" w:eastAsia="Microsoft GothicNeo" w:cs="Microsoft GothicNeo"/>
                <w:noProof w:val="0"/>
                <w:sz w:val="20"/>
                <w:szCs w:val="20"/>
                <w:lang w:val="en-US"/>
              </w:rPr>
            </w:rPrChange>
          </w:rPr>
          <w:t>dynamically at runtime</w:t>
        </w:r>
      </w:ins>
      <w:commentRangeEnd w:id="599013116"/>
      <w:r>
        <w:rPr>
          <w:rStyle w:val="CommentReference"/>
        </w:rPr>
        <w:commentReference w:id="599013116"/>
      </w:r>
      <w:commentRangeEnd w:id="1375002466"/>
      <w:r>
        <w:rPr>
          <w:rStyle w:val="CommentReference"/>
        </w:rPr>
        <w:commentReference w:id="1375002466"/>
      </w:r>
      <w:ins w:author="Ume Sauda Ghanyani" w:date="2025-05-13T05:04:42.232Z" w:id="2032031320">
        <w:r w:rsidRPr="052017E0" w:rsidR="09B0DEE1">
          <w:rPr>
            <w:rFonts w:ascii="Microsoft GothicNeo" w:hAnsi="Microsoft GothicNeo" w:eastAsia="Microsoft GothicNeo" w:cs="Microsoft GothicNeo"/>
            <w:noProof w:val="0"/>
            <w:sz w:val="20"/>
            <w:szCs w:val="20"/>
            <w:lang w:val="en-US"/>
          </w:rPr>
          <w:t xml:space="preserve"> </w:t>
        </w:r>
        <w:r w:rsidRPr="052017E0" w:rsidR="09B0DEE1">
          <w:rPr>
            <w:rFonts w:ascii="Microsoft GothicNeo" w:hAnsi="Microsoft GothicNeo" w:eastAsia="Microsoft GothicNeo" w:cs="Microsoft GothicNeo"/>
            <w:strike w:val="1"/>
            <w:noProof w:val="0"/>
            <w:sz w:val="20"/>
            <w:szCs w:val="20"/>
            <w:lang w:val="en-US"/>
            <w:rPrChange w:author="Ume Sauda Ghanyani" w:date="2025-05-20T11:37:23.191Z" w:id="1058536511">
              <w:rPr>
                <w:rFonts w:ascii="Microsoft GothicNeo" w:hAnsi="Microsoft GothicNeo" w:eastAsia="Microsoft GothicNeo" w:cs="Microsoft GothicNeo"/>
                <w:noProof w:val="0"/>
                <w:sz w:val="20"/>
                <w:szCs w:val="20"/>
                <w:lang w:val="en-US"/>
              </w:rPr>
            </w:rPrChange>
          </w:rPr>
          <w:t xml:space="preserve">by the </w:t>
        </w:r>
        <w:r w:rsidRPr="052017E0" w:rsidR="09B0DEE1">
          <w:rPr>
            <w:rFonts w:ascii="Microsoft GothicNeo" w:hAnsi="Microsoft GothicNeo" w:eastAsia="Microsoft GothicNeo" w:cs="Microsoft GothicNeo"/>
            <w:strike w:val="1"/>
            <w:noProof w:val="0"/>
            <w:sz w:val="20"/>
            <w:szCs w:val="20"/>
            <w:lang w:val="en-US"/>
            <w:rPrChange w:author="Ume Sauda Ghanyani" w:date="2025-05-20T11:37:23.192Z" w:id="1777103948">
              <w:rPr>
                <w:rFonts w:ascii="Microsoft GothicNeo" w:hAnsi="Microsoft GothicNeo" w:eastAsia="Microsoft GothicNeo" w:cs="Microsoft GothicNeo"/>
                <w:noProof w:val="0"/>
                <w:sz w:val="20"/>
                <w:szCs w:val="20"/>
                <w:lang w:val="en-US"/>
              </w:rPr>
            </w:rPrChange>
          </w:rPr>
          <w:t>third-party</w:t>
        </w:r>
        <w:r w:rsidRPr="052017E0" w:rsidR="09B0DEE1">
          <w:rPr>
            <w:rFonts w:ascii="Microsoft GothicNeo" w:hAnsi="Microsoft GothicNeo" w:eastAsia="Microsoft GothicNeo" w:cs="Microsoft GothicNeo"/>
            <w:strike w:val="1"/>
            <w:noProof w:val="0"/>
            <w:sz w:val="20"/>
            <w:szCs w:val="20"/>
            <w:lang w:val="en-US"/>
            <w:rPrChange w:author="Ume Sauda Ghanyani" w:date="2025-05-20T11:37:23.193Z" w:id="144685593">
              <w:rPr>
                <w:rFonts w:ascii="Microsoft GothicNeo" w:hAnsi="Microsoft GothicNeo" w:eastAsia="Microsoft GothicNeo" w:cs="Microsoft GothicNeo"/>
                <w:noProof w:val="0"/>
                <w:sz w:val="20"/>
                <w:szCs w:val="20"/>
                <w:lang w:val="en-US"/>
              </w:rPr>
            </w:rPrChange>
          </w:rPr>
          <w:t xml:space="preserve"> system</w:t>
        </w:r>
      </w:ins>
      <w:ins w:author="Ume Sauda Ghanyani" w:date="2025-05-20T11:37:26.324Z" w:id="1783227295">
        <w:r w:rsidRPr="052017E0" w:rsidR="27D0799F">
          <w:rPr>
            <w:rFonts w:ascii="Microsoft GothicNeo" w:hAnsi="Microsoft GothicNeo" w:eastAsia="Microsoft GothicNeo" w:cs="Microsoft GothicNeo"/>
            <w:strike w:val="1"/>
            <w:noProof w:val="0"/>
            <w:sz w:val="20"/>
            <w:szCs w:val="20"/>
            <w:lang w:val="en-US"/>
          </w:rPr>
          <w:t xml:space="preserve"> </w:t>
        </w:r>
        <w:r w:rsidRPr="052017E0" w:rsidR="27D0799F">
          <w:rPr>
            <w:noProof w:val="0"/>
            <w:lang w:val="en-US"/>
          </w:rPr>
          <w:t xml:space="preserve">destination is configured at deploy-time via environment variables. Although certain runtime behaviors—such as whether to decode the message to raw format—are </w:t>
        </w:r>
        <w:r w:rsidRPr="052017E0" w:rsidR="27D0799F">
          <w:rPr>
            <w:noProof w:val="0"/>
            <w:lang w:val="en-US"/>
          </w:rPr>
          <w:t>determined</w:t>
        </w:r>
        <w:r w:rsidRPr="052017E0" w:rsidR="27D0799F">
          <w:rPr>
            <w:noProof w:val="0"/>
            <w:lang w:val="en-US"/>
          </w:rPr>
          <w:t xml:space="preserve"> dynamically based on these deploy-time settings, the destination itself is not dynamically selected at runtime by the third-party system. The relay service routes the message to the preconfigured destination, and once transmitted, its further handling is entirely managed by the target system and is outside </w:t>
        </w:r>
        <w:r w:rsidRPr="052017E0" w:rsidR="27D0799F">
          <w:rPr>
            <w:noProof w:val="0"/>
            <w:lang w:val="en-US"/>
          </w:rPr>
          <w:t>Tazama’s</w:t>
        </w:r>
        <w:r w:rsidRPr="052017E0" w:rsidR="27D0799F">
          <w:rPr>
            <w:noProof w:val="0"/>
            <w:lang w:val="en-US"/>
          </w:rPr>
          <w:t xml:space="preserve"> control.</w:t>
        </w:r>
      </w:ins>
    </w:p>
    <w:p w:rsidR="6400A5A0" w:rsidP="4E925C70" w:rsidRDefault="6400A5A0" w14:paraId="702F4EA5" w14:textId="41B710CC">
      <w:pPr>
        <w:pStyle w:val="ListParagraph"/>
        <w:numPr>
          <w:ilvl w:val="1"/>
          <w:numId w:val="8"/>
        </w:numPr>
        <w:spacing w:before="240" w:beforeAutospacing="off" w:after="240" w:afterAutospacing="off"/>
        <w:rPr>
          <w:ins w:author="Ume Sauda Ghanyani" w:date="2025-05-12T12:35:18.939Z" w16du:dateUtc="2025-05-12T12:35:18.939Z" w:id="1072630246"/>
          <w:rFonts w:ascii="Microsoft GothicNeo" w:hAnsi="Microsoft GothicNeo" w:eastAsia="Microsoft GothicNeo" w:cs="Microsoft GothicNeo"/>
          <w:noProof w:val="0"/>
          <w:sz w:val="20"/>
          <w:szCs w:val="20"/>
          <w:lang w:val="en-US"/>
        </w:rPr>
      </w:pPr>
      <w:ins w:author="Ume Sauda Ghanyani" w:date="2025-05-12T11:43:22.092Z" w:id="1873952261">
        <w:r w:rsidRPr="66E8CBC7" w:rsidR="70FEA3CC">
          <w:rPr>
            <w:rFonts w:ascii="Microsoft GothicNeo" w:hAnsi="Microsoft GothicNeo" w:eastAsia="Microsoft GothicNeo" w:cs="Microsoft GothicNeo"/>
            <w:noProof w:val="0"/>
            <w:sz w:val="20"/>
            <w:szCs w:val="20"/>
            <w:lang w:val="en-US"/>
          </w:rPr>
          <w:t xml:space="preserve">Use Case </w:t>
        </w:r>
      </w:ins>
      <w:ins w:author="Ume Sauda Ghanyani" w:date="2025-05-13T05:11:21.049Z" w:id="2052572972">
        <w:r w:rsidRPr="66E8CBC7" w:rsidR="0A59A326">
          <w:rPr>
            <w:rFonts w:ascii="Microsoft GothicNeo" w:hAnsi="Microsoft GothicNeo" w:eastAsia="Microsoft GothicNeo" w:cs="Microsoft GothicNeo"/>
            <w:noProof w:val="0"/>
            <w:sz w:val="20"/>
            <w:szCs w:val="20"/>
            <w:lang w:val="en-US"/>
          </w:rPr>
          <w:t>3</w:t>
        </w:r>
      </w:ins>
      <w:ins w:author="Ume Sauda Ghanyani" w:date="2025-05-12T11:43:22.092Z" w:id="928441508">
        <w:r w:rsidRPr="66E8CBC7" w:rsidR="70FEA3CC">
          <w:rPr>
            <w:rFonts w:ascii="Microsoft GothicNeo" w:hAnsi="Microsoft GothicNeo" w:eastAsia="Microsoft GothicNeo" w:cs="Microsoft GothicNeo"/>
            <w:noProof w:val="0"/>
            <w:sz w:val="20"/>
            <w:szCs w:val="20"/>
            <w:lang w:val="en-US"/>
          </w:rPr>
          <w:t xml:space="preserve">: Encoded </w:t>
        </w:r>
      </w:ins>
      <w:ins w:author="Ume Sauda Ghanyani" w:date="2025-05-12T11:48:19.063Z" w:id="1967438071">
        <w:r w:rsidRPr="66E8CBC7" w:rsidR="54D7D1F3">
          <w:rPr>
            <w:rFonts w:ascii="Microsoft GothicNeo" w:hAnsi="Microsoft GothicNeo" w:eastAsia="Microsoft GothicNeo" w:cs="Microsoft GothicNeo"/>
            <w:noProof w:val="0"/>
            <w:sz w:val="20"/>
            <w:szCs w:val="20"/>
            <w:lang w:val="en-US"/>
          </w:rPr>
          <w:t>-&gt;</w:t>
        </w:r>
      </w:ins>
      <w:ins w:author="Ume Sauda Ghanyani" w:date="2025-05-12T11:43:22.092Z" w:id="822909770">
        <w:r w:rsidRPr="66E8CBC7" w:rsidR="70FEA3CC">
          <w:rPr>
            <w:rFonts w:ascii="Microsoft GothicNeo" w:hAnsi="Microsoft GothicNeo" w:eastAsia="Microsoft GothicNeo" w:cs="Microsoft GothicNeo"/>
            <w:noProof w:val="0"/>
            <w:sz w:val="20"/>
            <w:szCs w:val="20"/>
            <w:lang w:val="en-US"/>
          </w:rPr>
          <w:t xml:space="preserve"> Raw</w:t>
        </w:r>
      </w:ins>
    </w:p>
    <w:p w:rsidR="424AE537" w:rsidP="66E8CBC7" w:rsidRDefault="424AE537" w14:paraId="6216A2F5" w14:textId="7366CDE1">
      <w:pPr>
        <w:spacing w:before="240" w:beforeAutospacing="off" w:after="240" w:afterAutospacing="off"/>
        <w:ind w:left="0"/>
        <w:rPr>
          <w:ins w:author="Ume Sauda Ghanyani" w:date="2025-05-13T05:07:54.167Z" w16du:dateUtc="2025-05-13T05:07:54.167Z" w:id="444143065"/>
        </w:rPr>
      </w:pPr>
      <w:ins w:author="Ume Sauda Ghanyani" w:date="2025-05-13T05:44:28.004Z" w:id="453623283">
        <w:r w:rsidR="424AE537">
          <w:drawing>
            <wp:inline wp14:editId="1CB9570D" wp14:anchorId="3C31D0D3">
              <wp:extent cx="5943600" cy="2524125"/>
              <wp:effectExtent l="0" t="0" r="0" b="0"/>
              <wp:docPr id="1218745325" name="" title=""/>
              <wp:cNvGraphicFramePr>
                <a:graphicFrameLocks noChangeAspect="1"/>
              </wp:cNvGraphicFramePr>
              <a:graphic>
                <a:graphicData uri="http://schemas.openxmlformats.org/drawingml/2006/picture">
                  <pic:pic>
                    <pic:nvPicPr>
                      <pic:cNvPr id="0" name=""/>
                      <pic:cNvPicPr/>
                    </pic:nvPicPr>
                    <pic:blipFill>
                      <a:blip r:embed="Rd2d7aa8e70bb4751">
                        <a:extLst>
                          <a:ext xmlns:a="http://schemas.openxmlformats.org/drawingml/2006/main" uri="{28A0092B-C50C-407E-A947-70E740481C1C}">
                            <a14:useLocalDpi val="0"/>
                          </a:ext>
                        </a:extLst>
                      </a:blip>
                      <a:stretch>
                        <a:fillRect/>
                      </a:stretch>
                    </pic:blipFill>
                    <pic:spPr>
                      <a:xfrm>
                        <a:off x="0" y="0"/>
                        <a:ext cx="5943600" cy="2524125"/>
                      </a:xfrm>
                      <a:prstGeom prst="rect">
                        <a:avLst/>
                      </a:prstGeom>
                    </pic:spPr>
                  </pic:pic>
                </a:graphicData>
              </a:graphic>
            </wp:inline>
          </w:drawing>
        </w:r>
      </w:ins>
    </w:p>
    <w:p w:rsidR="07DDE9C0" w:rsidP="66E8CBC7" w:rsidRDefault="07DDE9C0" w14:paraId="32691A4E" w14:textId="096CFDEF">
      <w:pPr>
        <w:spacing w:before="240" w:beforeAutospacing="off" w:after="240" w:afterAutospacing="off"/>
        <w:ind w:left="0"/>
        <w:rPr>
          <w:ins w:author="Ume Sauda Ghanyani" w:date="2025-05-12T12:35:59.567Z" w16du:dateUtc="2025-05-12T12:35:59.567Z" w:id="200726471"/>
        </w:rPr>
      </w:pPr>
      <w:ins w:author="Ume Sauda Ghanyani" w:date="2025-05-13T05:07:59.915Z" w:id="1290750458">
        <w:r w:rsidR="07DDE9C0">
          <w:t>A predefined in</w:t>
        </w:r>
      </w:ins>
      <w:ins w:author="Ume Sauda Ghanyani" w:date="2025-05-13T05:08:59.95Z" w:id="2010318663">
        <w:r w:rsidR="07DDE9C0">
          <w:t xml:space="preserve">ternal system sends an encoded </w:t>
        </w:r>
        <w:r w:rsidR="07DDE9C0">
          <w:t>protobuf</w:t>
        </w:r>
        <w:r w:rsidR="07DDE9C0">
          <w:t xml:space="preserve"> </w:t>
        </w:r>
      </w:ins>
      <w:ins w:author="Ume Sauda Ghanyani" w:date="2025-05-13T05:09:19.573Z" w:id="1358903650">
        <w:r w:rsidR="706391A8">
          <w:t>message,</w:t>
        </w:r>
      </w:ins>
      <w:ins w:author="Ume Sauda Ghanyani" w:date="2025-05-13T05:08:59.95Z" w:id="682628622">
        <w:r w:rsidR="07DDE9C0">
          <w:t xml:space="preserve"> while the unknown </w:t>
        </w:r>
      </w:ins>
      <w:ins w:author="Ume Sauda Ghanyani" w:date="2025-05-13T05:09:32.17Z" w:id="1132939470">
        <w:r w:rsidR="3365763B">
          <w:t>third-party</w:t>
        </w:r>
      </w:ins>
      <w:ins w:author="Ume Sauda Ghanyani" w:date="2025-05-13T05:08:59.95Z" w:id="1148188478">
        <w:r w:rsidR="5F4052AE">
          <w:t xml:space="preserve"> destinat</w:t>
        </w:r>
      </w:ins>
      <w:ins w:author="Ume Sauda Ghanyani" w:date="2025-05-13T05:09:44.62Z" w:id="1276647715">
        <w:r w:rsidR="5F4052AE">
          <w:t xml:space="preserve">ion </w:t>
        </w:r>
        <w:r w:rsidR="428A20B3">
          <w:t>receives</w:t>
        </w:r>
        <w:r w:rsidR="5F4052AE">
          <w:t xml:space="preserve"> a raw JSON output</w:t>
        </w:r>
      </w:ins>
      <w:ins w:author="Ume Sauda Ghanyani" w:date="2025-05-13T05:43:56.251Z" w:id="1429655490">
        <w:r w:rsidR="6E2F2BCD">
          <w:t xml:space="preserve"> </w:t>
        </w:r>
      </w:ins>
      <w:commentRangeStart w:id="843578223"/>
      <w:commentRangeStart w:id="423685571"/>
      <w:ins w:author="Ume Sauda Ghanyani" w:date="2025-05-13T05:43:56.251Z" w:id="618427201">
        <w:r w:rsidRPr="052017E0" w:rsidR="6E2F2BCD">
          <w:rPr>
            <w:strike w:val="1"/>
            <w:rPrChange w:author="Ume Sauda Ghanyani" w:date="2025-05-20T11:30:53.975Z" w:id="1228888864"/>
          </w:rPr>
          <w:t>or some other data format (dynamically defined)</w:t>
        </w:r>
      </w:ins>
      <w:commentRangeEnd w:id="843578223"/>
      <w:r>
        <w:rPr>
          <w:rStyle w:val="CommentReference"/>
        </w:rPr>
        <w:commentReference w:id="843578223"/>
      </w:r>
      <w:commentRangeEnd w:id="423685571"/>
      <w:r>
        <w:rPr>
          <w:rStyle w:val="CommentReference"/>
        </w:rPr>
        <w:commentReference w:id="423685571"/>
      </w:r>
      <w:ins w:author="Ume Sauda Ghanyani" w:date="2025-05-13T05:10:40.05Z" w:id="366471874">
        <w:r w:rsidR="4E93C542">
          <w:t>.</w:t>
        </w:r>
      </w:ins>
    </w:p>
    <w:p w:rsidR="4E925C70" w:rsidP="4E925C70" w:rsidRDefault="4E925C70" w14:paraId="40A7DE18" w14:textId="19D7829B">
      <w:pPr>
        <w:pStyle w:val="Normal"/>
        <w:spacing w:before="240" w:beforeAutospacing="off" w:after="240" w:afterAutospacing="off"/>
        <w:ind w:left="0"/>
        <w:rPr>
          <w:ins w:author="Ume Sauda Ghanyani" w:date="2025-05-12T12:36:04.12Z" w16du:dateUtc="2025-05-12T12:36:04.12Z" w:id="693539084"/>
          <w:rFonts w:ascii="Microsoft GothicNeo" w:hAnsi="Microsoft GothicNeo" w:eastAsia="Microsoft GothicNeo" w:cs="Microsoft GothicNeo"/>
          <w:noProof w:val="0"/>
          <w:sz w:val="20"/>
          <w:szCs w:val="20"/>
          <w:lang w:val="en-US"/>
        </w:rPr>
      </w:pPr>
    </w:p>
    <w:p w:rsidR="098DD562" w:rsidP="4E925C70" w:rsidRDefault="098DD562" w14:paraId="3AA3667F" w14:textId="6A25C00D">
      <w:pPr>
        <w:pStyle w:val="Normal"/>
        <w:spacing w:before="240" w:beforeAutospacing="off" w:after="240" w:afterAutospacing="off"/>
        <w:ind w:left="0"/>
        <w:rPr>
          <w:ins w:author="Ume Sauda Ghanyani" w:date="2025-05-12T12:36:38.314Z" w16du:dateUtc="2025-05-12T12:36:38.314Z" w:id="1346231340"/>
          <w:rFonts w:ascii="Microsoft GothicNeo" w:hAnsi="Microsoft GothicNeo" w:eastAsia="Microsoft GothicNeo" w:cs="Microsoft GothicNeo"/>
          <w:noProof w:val="0"/>
          <w:sz w:val="20"/>
          <w:szCs w:val="20"/>
          <w:lang w:val="en-US"/>
        </w:rPr>
        <w:pPrChange w:author="Ume Sauda Ghanyani" w:date="2025-05-12T12:35:21.057Z">
          <w:pPr>
            <w:pStyle w:val="ListParagraph"/>
            <w:spacing w:before="240" w:beforeAutospacing="off" w:after="240" w:afterAutospacing="off"/>
            <w:ind w:left="720"/>
          </w:pPr>
        </w:pPrChange>
      </w:pPr>
      <w:ins w:author="Ume Sauda Ghanyani" w:date="2025-05-12T12:35:41.487Z" w:id="1813908619">
        <w:r w:rsidRPr="4E925C70" w:rsidR="098DD562">
          <w:rPr>
            <w:rFonts w:ascii="Microsoft GothicNeo" w:hAnsi="Microsoft GothicNeo" w:eastAsia="Microsoft GothicNeo" w:cs="Microsoft GothicNeo"/>
            <w:noProof w:val="0"/>
            <w:sz w:val="20"/>
            <w:szCs w:val="20"/>
            <w:lang w:val="en-US"/>
          </w:rPr>
          <w:t>Message Relay Throughput:</w:t>
        </w:r>
      </w:ins>
    </w:p>
    <w:p w:rsidR="7ACF6EE8" w:rsidP="4E925C70" w:rsidRDefault="7ACF6EE8" w14:paraId="44A9287F" w14:textId="448EA766">
      <w:pPr>
        <w:pStyle w:val="Normal"/>
        <w:spacing w:before="240" w:beforeAutospacing="off" w:after="240" w:afterAutospacing="off"/>
        <w:ind w:left="0"/>
        <w:rPr>
          <w:ins w:author="Ume Sauda Ghanyani" w:date="2025-05-12T12:35:42.032Z" w16du:dateUtc="2025-05-12T12:35:42.032Z" w:id="469787920"/>
          <w:rFonts w:ascii="Microsoft GothicNeo" w:hAnsi="Microsoft GothicNeo" w:eastAsia="Microsoft GothicNeo" w:cs="Microsoft GothicNeo"/>
          <w:noProof w:val="0"/>
          <w:sz w:val="20"/>
          <w:szCs w:val="20"/>
          <w:lang w:val="en-US"/>
        </w:rPr>
      </w:pPr>
      <w:ins w:author="Ume Sauda Ghanyani" w:date="2025-05-12T12:36:53.087Z" w:id="533148124">
        <w:r w:rsidRPr="66E8CBC7" w:rsidR="19FB707C">
          <w:rPr>
            <w:rFonts w:ascii="Microsoft GothicNeo" w:hAnsi="Microsoft GothicNeo" w:eastAsia="Microsoft GothicNeo" w:cs="Microsoft GothicNeo"/>
            <w:noProof w:val="0"/>
            <w:sz w:val="20"/>
            <w:szCs w:val="20"/>
            <w:lang w:val="en-US"/>
          </w:rPr>
          <w:t xml:space="preserve">The throughput benchmarked </w:t>
        </w:r>
      </w:ins>
      <w:ins w:author="Ume Sauda Ghanyani" w:date="2025-05-13T07:23:11.331Z" w:id="278829181">
        <w:r w:rsidRPr="66E8CBC7" w:rsidR="2C863C1C">
          <w:rPr>
            <w:rFonts w:ascii="Microsoft GothicNeo" w:hAnsi="Microsoft GothicNeo" w:eastAsia="Microsoft GothicNeo" w:cs="Microsoft GothicNeo"/>
            <w:noProof w:val="0"/>
            <w:sz w:val="20"/>
            <w:szCs w:val="20"/>
            <w:lang w:val="en-US"/>
          </w:rPr>
          <w:t>for use case 3 is not applicable.</w:t>
        </w:r>
      </w:ins>
    </w:p>
    <w:p w:rsidR="4E925C70" w:rsidP="4E925C70" w:rsidRDefault="4E925C70" w14:paraId="52B5DB5E" w14:textId="3B49B039">
      <w:pPr>
        <w:pStyle w:val="Normal"/>
        <w:spacing w:before="240" w:beforeAutospacing="off" w:after="240" w:afterAutospacing="off"/>
        <w:rPr>
          <w:del w:author="Ume Sauda Ghanyani" w:date="2025-05-12T10:34:29.844Z" w16du:dateUtc="2025-05-12T10:34:29.844Z" w:id="1400173613"/>
          <w:rFonts w:ascii="Microsoft GothicNeo" w:hAnsi="Microsoft GothicNeo" w:eastAsia="Microsoft GothicNeo" w:cs="Microsoft GothicNeo"/>
          <w:noProof w:val="0"/>
          <w:sz w:val="20"/>
          <w:szCs w:val="20"/>
          <w:lang w:val="en-US"/>
        </w:rPr>
        <w:pPrChange w:author="Ume Sauda Ghanyani" w:date="2025-05-12T12:48:11.594Z">
          <w:pPr/>
        </w:pPrChange>
      </w:pPr>
    </w:p>
    <w:p w:rsidR="00343D7B" w:rsidRDefault="009B3078" w14:paraId="1C0D06AF" w14:textId="77777777">
      <w:pPr>
        <w:pStyle w:val="Heading3"/>
      </w:pPr>
      <w:bookmarkStart w:name="_Toc1485363159" w:id="905838717"/>
      <w:r w:rsidR="6D2E2CB2">
        <w:rPr/>
        <w:t>Error Handling and Logging</w:t>
      </w:r>
      <w:bookmarkEnd w:id="905838717"/>
    </w:p>
    <w:p w:rsidR="475232E0" w:rsidRDefault="475232E0" w14:paraId="2EB70AA1" w14:textId="50D9B7C4">
      <w:pPr>
        <w:rPr>
          <w:ins w:author="Ume Sauda Ghanyani" w:date="2025-05-14T10:57:15.738Z" w16du:dateUtc="2025-05-14T10:57:15.738Z" w:id="1655589864"/>
        </w:rPr>
      </w:pPr>
      <w:commentRangeStart w:id="170880066"/>
      <w:del w:author="Ume Sauda Ghanyani" w:date="2025-05-14T10:56:43.265Z" w:id="92020798">
        <w:r w:rsidDel="6D2E2CB2">
          <w:delText>The</w:delText>
        </w:r>
      </w:del>
      <w:commentRangeEnd w:id="170880066"/>
      <w:r>
        <w:rPr>
          <w:rStyle w:val="CommentReference"/>
        </w:rPr>
        <w:commentReference w:id="170880066"/>
      </w:r>
      <w:del w:author="Ume Sauda Ghanyani" w:date="2025-05-14T10:56:43.265Z" w:id="626536931">
        <w:r w:rsidDel="6D2E2CB2">
          <w:delText xml:space="preserve"> </w:delText>
        </w:r>
        <w:r w:rsidDel="6D2E2CB2">
          <w:delText>Tazama</w:delText>
        </w:r>
        <w:r w:rsidDel="6D2E2CB2">
          <w:delText xml:space="preserve"> Logging Architecture is a comprehensive and efficient system designed to capture, manage, and </w:delText>
        </w:r>
        <w:r w:rsidDel="6D2E2CB2">
          <w:delText>process logs</w:delText>
        </w:r>
        <w:r w:rsidDel="6D2E2CB2">
          <w:delText xml:space="preserve"> across different modules, out of which the Relay Service is one of them. It integrates key components such as NATS for message queuing, Event-Sidecar for log transmission via </w:delText>
        </w:r>
      </w:del>
      <w:commentRangeStart w:id="145"/>
      <w:commentRangeStart w:id="146"/>
      <w:commentRangeStart w:id="147"/>
      <w:del w:author="Ume Sauda Ghanyani" w:date="2025-05-14T10:56:43.265Z" w:id="559069197">
        <w:r w:rsidDel="6D2E2CB2">
          <w:delText>gRPC</w:delText>
        </w:r>
      </w:del>
      <w:del w:author="Ume Sauda Ghanyani" w:date="2025-05-14T10:56:43.266Z" w:id="1717357506">
        <w:r w:rsidDel="6D2E2CB2">
          <w:delText>,</w:delText>
        </w:r>
      </w:del>
      <w:commentRangeEnd w:id="145"/>
      <w:r>
        <w:rPr>
          <w:rStyle w:val="CommentReference"/>
        </w:rPr>
        <w:commentReference w:id="145"/>
      </w:r>
      <w:commentRangeEnd w:id="146"/>
      <w:r>
        <w:rPr>
          <w:rStyle w:val="CommentReference"/>
        </w:rPr>
        <w:commentReference w:id="146"/>
      </w:r>
      <w:commentRangeEnd w:id="147"/>
      <w:r>
        <w:rPr>
          <w:rStyle w:val="CommentReference"/>
        </w:rPr>
        <w:commentReference w:id="147"/>
      </w:r>
      <w:del w:author="Ume Sauda Ghanyani" w:date="2025-05-14T10:56:43.266Z" w:id="65618703">
        <w:r w:rsidDel="6D2E2CB2">
          <w:delText xml:space="preserve"> </w:delText>
        </w:r>
        <w:r w:rsidDel="6D2E2CB2">
          <w:delText>and</w:delText>
        </w:r>
        <w:r w:rsidDel="6D2E2CB2">
          <w:delText xml:space="preserve"> Lumberjack for log aggregation and batching before sending them to Elasticsearch. Logs are generated at various severity levels by the processor and transmitted to the Event-Sidecar, which </w:delText>
        </w:r>
        <w:r w:rsidDel="6D2E2CB2">
          <w:delText>forwards</w:delText>
        </w:r>
        <w:r w:rsidDel="6D2E2CB2">
          <w:delText xml:space="preserve"> them to Lumberjack via NATS. Lumberjack processes the logs, batching the</w:delText>
        </w:r>
        <w:r w:rsidDel="6D2E2CB2">
          <w:delText xml:space="preserve">m to </w:delText>
        </w:r>
        <w:r w:rsidDel="6D2E2CB2">
          <w:delText>opt</w:delText>
        </w:r>
        <w:r w:rsidDel="6D2E2CB2">
          <w:delText>imize</w:delText>
        </w:r>
        <w:r w:rsidDel="6D2E2CB2">
          <w:delText xml:space="preserve"> performance and reduce I/O operations,</w:delText>
        </w:r>
        <w:r w:rsidDel="6D2E2CB2">
          <w:delText xml:space="preserve"> and </w:delText>
        </w:r>
        <w:r w:rsidDel="6D2E2CB2">
          <w:delText xml:space="preserve">ultimately </w:delText>
        </w:r>
      </w:del>
      <w:commentRangeStart w:id="152"/>
      <w:commentRangeStart w:id="153"/>
      <w:commentRangeStart w:id="154"/>
      <w:commentRangeStart w:id="155"/>
      <w:commentRangeStart w:id="156"/>
      <w:commentRangeStart w:id="157"/>
      <w:del w:author="Ume Sauda Ghanyani" w:date="2025-05-14T10:56:43.266Z" w:id="1182397835">
        <w:r w:rsidDel="6D2E2CB2">
          <w:delText>s</w:delText>
        </w:r>
        <w:r w:rsidDel="6D2E2CB2">
          <w:delText>tores</w:delText>
        </w:r>
        <w:r w:rsidDel="6D2E2CB2">
          <w:delText xml:space="preserve"> them in </w:delText>
        </w:r>
        <w:r w:rsidDel="6D2E2CB2">
          <w:delText>Elasticsearch</w:delText>
        </w:r>
      </w:del>
      <w:commentRangeEnd w:id="152"/>
      <w:r>
        <w:rPr>
          <w:rStyle w:val="CommentReference"/>
        </w:rPr>
        <w:commentReference w:id="152"/>
      </w:r>
      <w:commentRangeEnd w:id="153"/>
      <w:r>
        <w:rPr>
          <w:rStyle w:val="CommentReference"/>
        </w:rPr>
        <w:commentReference w:id="153"/>
      </w:r>
      <w:commentRangeEnd w:id="154"/>
      <w:r>
        <w:rPr>
          <w:rStyle w:val="CommentReference"/>
        </w:rPr>
        <w:commentReference w:id="154"/>
      </w:r>
      <w:commentRangeEnd w:id="155"/>
      <w:r>
        <w:rPr>
          <w:rStyle w:val="CommentReference"/>
        </w:rPr>
        <w:commentReference w:id="155"/>
      </w:r>
      <w:commentRangeEnd w:id="156"/>
      <w:r>
        <w:rPr>
          <w:rStyle w:val="CommentReference"/>
        </w:rPr>
        <w:commentReference w:id="156"/>
      </w:r>
      <w:commentRangeEnd w:id="157"/>
      <w:r>
        <w:rPr>
          <w:rStyle w:val="CommentReference"/>
        </w:rPr>
        <w:commentReference w:id="157"/>
      </w:r>
      <w:del w:author="Ume Sauda Ghanyani" w:date="2025-05-14T10:56:43.266Z" w:id="1012734259">
        <w:r w:rsidDel="6D2E2CB2">
          <w:delText xml:space="preserve"> </w:delText>
        </w:r>
      </w:del>
      <w:del w:author="Ume Sauda Ghanyani" w:date="2025-05-14T10:56:43.267Z" w:id="2146422">
        <w:r w:rsidDel="6D2E2CB2">
          <w:delText xml:space="preserve">for centralized log management. This architecture ensures reliable log transmission, reduces network overhead, and provides a robust framework for monitoring, error handling, </w:delText>
        </w:r>
        <w:r w:rsidDel="6D2E2CB2">
          <w:delText>and</w:delText>
        </w:r>
        <w:r w:rsidRPr="66E8CBC7" w:rsidDel="4A802DAC">
          <w:rPr>
            <w:rFonts w:ascii="Microsoft GothicNeo" w:hAnsi="Microsoft GothicNeo" w:eastAsia="Microsoft GothicNeo" w:cs="Microsoft GothicNeo"/>
            <w:b w:val="0"/>
            <w:bCs w:val="0"/>
            <w:i w:val="0"/>
            <w:iCs w:val="0"/>
            <w:caps w:val="0"/>
            <w:smallCaps w:val="0"/>
            <w:strike w:val="0"/>
            <w:dstrike w:val="0"/>
            <w:noProof w:val="0"/>
            <w:color w:val="751D20"/>
            <w:sz w:val="20"/>
            <w:szCs w:val="20"/>
            <w:u w:val="single"/>
            <w:lang w:val="en-US"/>
          </w:rPr>
          <w:delText>sensitive</w:delText>
        </w:r>
        <w:r w:rsidRPr="66E8CBC7" w:rsidDel="4A802DAC">
          <w:rPr>
            <w:rFonts w:ascii="Microsoft GothicNeo" w:hAnsi="Microsoft GothicNeo" w:eastAsia="Microsoft GothicNeo" w:cs="Microsoft GothicNeo"/>
            <w:b w:val="0"/>
            <w:bCs w:val="0"/>
            <w:i w:val="0"/>
            <w:iCs w:val="0"/>
            <w:caps w:val="0"/>
            <w:smallCaps w:val="0"/>
            <w:strike w:val="0"/>
            <w:dstrike w:val="0"/>
            <w:noProof w:val="0"/>
            <w:color w:val="751D20"/>
            <w:sz w:val="20"/>
            <w:szCs w:val="20"/>
            <w:u w:val="single"/>
            <w:lang w:val="en-US"/>
          </w:rPr>
          <w:delText xml:space="preserve"> information encryption in the logs</w:delText>
        </w:r>
        <w:r w:rsidRPr="66E8CBC7" w:rsidDel="4A802DAC">
          <w:rPr>
            <w:rFonts w:ascii="Microsoft GothicNeo" w:hAnsi="Microsoft GothicNeo" w:eastAsia="Microsoft GothicNeo" w:cs="Microsoft GothicNeo"/>
            <w:noProof w:val="0"/>
            <w:sz w:val="20"/>
            <w:szCs w:val="20"/>
            <w:lang w:val="en-US"/>
          </w:rPr>
          <w:delText xml:space="preserve"> </w:delText>
        </w:r>
        <w:r w:rsidDel="6D2E2CB2">
          <w:delText xml:space="preserve">within the </w:delText>
        </w:r>
      </w:del>
      <w:commentRangeStart w:id="165"/>
      <w:commentRangeStart w:id="166"/>
      <w:commentRangeStart w:id="167"/>
      <w:del w:author="Ume Sauda Ghanyani" w:date="2025-05-14T10:56:43.267Z" w:id="1228940779">
        <w:r w:rsidDel="6D2E2CB2">
          <w:delText>Relay Service and other modules.</w:delText>
        </w:r>
      </w:del>
      <w:commentRangeEnd w:id="165"/>
      <w:r>
        <w:rPr>
          <w:rStyle w:val="CommentReference"/>
        </w:rPr>
        <w:commentReference w:id="165"/>
      </w:r>
      <w:commentRangeEnd w:id="166"/>
      <w:r>
        <w:rPr>
          <w:rStyle w:val="CommentReference"/>
        </w:rPr>
        <w:commentReference w:id="166"/>
      </w:r>
      <w:commentRangeEnd w:id="167"/>
      <w:r>
        <w:rPr>
          <w:rStyle w:val="CommentReference"/>
        </w:rPr>
        <w:commentReference w:id="167"/>
      </w:r>
    </w:p>
    <w:p w:rsidR="475232E0" w:rsidRDefault="475232E0" w14:paraId="5EB2EC31" w14:textId="1C2A1649">
      <w:pPr>
        <w:rPr>
          <w:ins w:author="Ume Sauda Ghanyani" w:date="2025-05-12T12:00:40.304Z" w16du:dateUtc="2025-05-12T12:00:40.304Z" w:id="226701503"/>
        </w:rPr>
      </w:pPr>
      <w:ins w:author="Ume Sauda Ghanyani" w:date="2025-05-12T05:05:00Z" w:id="770567636">
        <w:r w:rsidR="3AB47D12">
          <w:t>T</w:t>
        </w:r>
        <w:r w:rsidR="3AB47D12">
          <w:t>he</w:t>
        </w:r>
        <w:r w:rsidR="3AB47D12">
          <w:t xml:space="preserve"> Relay Service logs shall capture </w:t>
        </w:r>
      </w:ins>
      <w:commentRangeStart w:id="1494563247"/>
      <w:commentRangeStart w:id="1137537851"/>
      <w:ins w:author="Ume Sauda Ghanyani" w:date="2025-05-12T05:05:00Z" w:id="302534238">
        <w:r w:rsidR="3AB47D12">
          <w:t xml:space="preserve">error details, the </w:t>
        </w:r>
        <w:r w:rsidR="3AB47D12">
          <w:t>originating</w:t>
        </w:r>
        <w:r w:rsidR="3AB47D12">
          <w:t xml:space="preserve"> service name, and the associated message ID</w:t>
        </w:r>
      </w:ins>
      <w:commentRangeEnd w:id="1494563247"/>
      <w:r>
        <w:rPr>
          <w:rStyle w:val="CommentReference"/>
        </w:rPr>
        <w:commentReference w:id="1494563247"/>
      </w:r>
      <w:commentRangeEnd w:id="1137537851"/>
      <w:r>
        <w:rPr>
          <w:rStyle w:val="CommentReference"/>
        </w:rPr>
        <w:commentReference w:id="1137537851"/>
      </w:r>
      <w:ins w:author="Ume Sauda Ghanyani" w:date="2025-05-12T05:05:00Z" w:id="1412002018">
        <w:r w:rsidR="3AB47D12">
          <w:t xml:space="preserve"> to </w:t>
        </w:r>
        <w:r w:rsidR="3AB47D12">
          <w:t>facilitate</w:t>
        </w:r>
        <w:r w:rsidR="3AB47D12">
          <w:t xml:space="preserve"> efficient issue resolution.</w:t>
        </w:r>
      </w:ins>
    </w:p>
    <w:p w:rsidR="4E925C70" w:rsidRDefault="4E925C70" w14:paraId="23D94BF7" w14:textId="0CD17320">
      <w:pPr>
        <w:rPr>
          <w:ins w:author="Ume Sauda Ghanyani" w:date="2025-05-12T12:00:41.069Z" w16du:dateUtc="2025-05-12T12:00:41.069Z" w:id="278339980"/>
        </w:rPr>
      </w:pPr>
    </w:p>
    <w:p w:rsidR="5FFC0777" w:rsidP="66E8CBC7" w:rsidRDefault="5FFC0777" w14:paraId="5FAA143A" w14:textId="5B757FF1">
      <w:pPr>
        <w:pStyle w:val="Heading2"/>
        <w:rPr>
          <w:ins w:author="Ume Sauda Ghanyani" w:date="2025-05-12T12:01:10.212Z" w16du:dateUtc="2025-05-12T12:01:10.212Z" w:id="419211549"/>
        </w:rPr>
        <w:pPrChange w:author="Ume Sauda Ghanyani" w:date="2025-05-12T12:01:02.588Z">
          <w:pPr/>
        </w:pPrChange>
      </w:pPr>
      <w:bookmarkStart w:name="_Toc363730418" w:id="562044676"/>
      <w:ins w:author="Ume Sauda Ghanyani" w:date="2025-05-12T12:00:52.313Z" w:id="1687479855">
        <w:r w:rsidR="4CBCAF31">
          <w:t>3.2 Relay Service Setup</w:t>
        </w:r>
      </w:ins>
      <w:bookmarkEnd w:id="562044676"/>
    </w:p>
    <w:p w:rsidR="0E5B82D5" w:rsidP="4E925C70" w:rsidRDefault="0E5B82D5" w14:paraId="505D8E27" w14:textId="0D2DFDB3">
      <w:pPr>
        <w:pStyle w:val="Normal"/>
        <w:rPr>
          <w:ins w:author="Ume Sauda Ghanyani" w:date="2025-05-12T12:44:03.125Z" w16du:dateUtc="2025-05-12T12:44:03.125Z" w:id="1126561533"/>
          <w:del w:author="Muhammad Umair Khan" w:date="2025-05-12T13:45:54.112Z" w16du:dateUtc="2025-05-12T13:45:54.112Z" w:id="1277870142"/>
        </w:rPr>
        <w:pPrChange w:author="Ume Sauda Ghanyani" w:date="2025-05-12T12:01:13.186Z">
          <w:pPr>
            <w:pStyle w:val="Heading2"/>
          </w:pPr>
        </w:pPrChange>
      </w:pPr>
      <w:ins w:author="Ume Sauda Ghanyani" w:date="2025-05-12T12:43:48.427Z" w:id="501329895">
        <w:r w:rsidR="0E5B82D5">
          <w:t>Variables instantiating the Relay Service:</w:t>
        </w:r>
      </w:ins>
    </w:p>
    <w:p w:rsidR="4E925C70" w:rsidP="4E925C70" w:rsidRDefault="4E925C70" w14:paraId="07F9925D" w14:textId="75A8CCCD">
      <w:pPr>
        <w:pStyle w:val="Normal"/>
        <w:rPr>
          <w:ins w:author="Ume Sauda Ghanyani" w:date="2025-05-11T18:43:00Z" w16du:dateUtc="2025-05-11T18:43:16Z" w:id="664876475"/>
          <w:del w:author="Muhammad Umair Khan" w:date="2025-05-12T13:45:52.871Z" w16du:dateUtc="2025-05-12T13:45:52.871Z" w:id="1366406125"/>
        </w:rPr>
      </w:pPr>
    </w:p>
    <w:p w:rsidR="7834710B" w:rsidP="66E8CBC7" w:rsidRDefault="7834710B" w14:paraId="02895989" w14:textId="602D9143">
      <w:pPr>
        <w:pStyle w:val="Normal"/>
        <w:ind w:left="0"/>
        <w:rPr>
          <w:ins w:author="Muhammad Umair Khan" w:date="2025-05-12T13:46:14.264Z" w16du:dateUtc="2025-05-12T13:46:14.264Z" w:id="262456342"/>
          <w:b w:val="0"/>
          <w:bCs w:val="0"/>
          <w:rPrChange w:author="Ume Sauda Ghanyani" w:date="2025-05-13T05:14:33.393Z" w:id="483627142">
            <w:rPr>
              <w:ins w:author="Muhammad Umair Khan" w:date="2025-05-12T13:46:14.264Z" w16du:dateUtc="2025-05-12T13:46:14.264Z" w:id="185973829"/>
              <w:b w:val="1"/>
              <w:bCs w:val="1"/>
            </w:rPr>
          </w:rPrChange>
        </w:rPr>
        <w:pPrChange w:author="Muhammad Umair Khan" w:date="2025-05-12T13:46:05.765Z">
          <w:pPr>
            <w:pStyle w:val="ListParagraph"/>
            <w:ind w:left="0"/>
          </w:pPr>
        </w:pPrChange>
      </w:pPr>
      <w:ins w:author="Muhammad Umair Khan" w:date="2025-05-12T13:43:56.442Z" w:id="1623970036">
        <w:r w:rsidR="66724620">
          <w:rPr>
            <w:b w:val="0"/>
            <w:bCs w:val="0"/>
          </w:rPr>
          <w:t>Consumer Side Configuration</w:t>
        </w:r>
      </w:ins>
      <w:ins w:author="Muhammad Umair Khan" w:date="2025-05-12T13:46:13.915Z" w:id="1611877162">
        <w:r w:rsidR="66724620">
          <w:rPr>
            <w:b w:val="0"/>
            <w:bCs w:val="0"/>
          </w:rPr>
          <w:t>:</w:t>
        </w:r>
      </w:ins>
    </w:p>
    <w:p w:rsidR="7834710B" w:rsidP="66E8CBC7" w:rsidRDefault="7834710B" w14:paraId="2EE0511D" w14:textId="27C34647">
      <w:pPr>
        <w:pStyle w:val="ListParagraph"/>
        <w:numPr>
          <w:ilvl w:val="0"/>
          <w:numId w:val="17"/>
        </w:numPr>
        <w:ind/>
        <w:rPr>
          <w:ins w:author="Muhammad Umair Khan" w:date="2025-05-12T13:49:42.842Z" w16du:dateUtc="2025-05-12T13:49:42.842Z" w:id="518924226"/>
          <w:del w:author="Ume Sauda Ghanyani" w:date="2025-05-13T06:17:31.695Z" w16du:dateUtc="2025-05-13T06:17:31.695Z" w:id="760317442"/>
          <w:sz w:val="20"/>
          <w:szCs w:val="20"/>
        </w:rPr>
      </w:pPr>
      <w:ins w:author="Muhammad Umair Khan" w:date="2025-05-12T13:46:59.044Z" w:id="1628054676">
        <w:r w:rsidR="66724620">
          <w:t xml:space="preserve">Startup Type: </w:t>
        </w:r>
      </w:ins>
      <w:ins w:author="Muhammad Umair Khan" w:date="2025-05-12T14:01:23.011Z" w:id="1825207547">
        <w:r w:rsidR="33F67CF6">
          <w:t>Configure</w:t>
        </w:r>
      </w:ins>
      <w:ins w:author="Muhammad Umair Khan" w:date="2025-05-12T13:46:59.044Z" w:id="1997617120">
        <w:r w:rsidR="66724620">
          <w:t xml:space="preserve"> the messaging protocol type of the consumer.</w:t>
        </w:r>
      </w:ins>
      <w:del w:author="Ume Sauda Ghanyani" w:date="2025-05-13T06:17:32.272Z" w:id="597697233">
        <w:r>
          <w:br/>
        </w:r>
        <w:r>
          <w:br/>
        </w:r>
      </w:del>
    </w:p>
    <w:p w:rsidR="4057855D" w:rsidP="66E8CBC7" w:rsidRDefault="4057855D" w14:paraId="4DC410C9" w14:textId="73C4D98B">
      <w:pPr>
        <w:pStyle w:val="ListParagraph"/>
        <w:numPr>
          <w:ilvl w:val="0"/>
          <w:numId w:val="17"/>
        </w:numPr>
        <w:ind/>
        <w:rPr>
          <w:ins w:author="Muhammad Umair Khan" w:date="2025-05-12T13:49:49.471Z" w16du:dateUtc="2025-05-12T13:49:49.471Z" w:id="55974328"/>
          <w:del w:author="Ume Sauda Ghanyani" w:date="2025-05-13T06:18:05.716Z" w16du:dateUtc="2025-05-13T06:18:05.716Z" w:id="542064600"/>
          <w:sz w:val="20"/>
          <w:szCs w:val="20"/>
        </w:rPr>
      </w:pPr>
      <w:ins w:author="Muhammad Umair Khan" w:date="2025-05-12T13:46:59.044Z" w:id="932294348">
        <w:r w:rsidR="23843663">
          <w:t xml:space="preserve">Node Environment: </w:t>
        </w:r>
      </w:ins>
      <w:ins w:author="Muhammad Umair Khan" w:date="2025-05-12T14:01:16.851Z" w:id="492843677">
        <w:r w:rsidR="6866F9AF">
          <w:t>Configure</w:t>
        </w:r>
      </w:ins>
      <w:ins w:author="Muhammad Umair Khan" w:date="2025-05-12T13:47:55.57Z" w:id="659623854">
        <w:r w:rsidR="23843663">
          <w:t xml:space="preserve"> the deployment environment (dev, p</w:t>
        </w:r>
        <w:r w:rsidR="2315180D">
          <w:t xml:space="preserve">roduction, </w:t>
        </w:r>
        <w:r w:rsidR="2315180D">
          <w:t>etc</w:t>
        </w:r>
        <w:r w:rsidR="2315180D">
          <w:t>)</w:t>
        </w:r>
      </w:ins>
      <w:del w:author="Ume Sauda Ghanyani" w:date="2025-05-13T06:18:06.266Z" w:id="1557661832">
        <w:r>
          <w:br/>
        </w:r>
      </w:del>
    </w:p>
    <w:p w:rsidR="45D365B0" w:rsidP="66E8CBC7" w:rsidRDefault="45D365B0" w14:paraId="2D2BF704" w14:textId="7109AC29">
      <w:pPr>
        <w:pStyle w:val="ListParagraph"/>
        <w:numPr>
          <w:ilvl w:val="0"/>
          <w:numId w:val="17"/>
        </w:numPr>
        <w:ind/>
        <w:rPr>
          <w:ins w:author="Muhammad Umair Khan" w:date="2025-05-12T13:50:01.387Z" w16du:dateUtc="2025-05-12T13:50:01.387Z" w:id="276072661"/>
          <w:sz w:val="20"/>
          <w:szCs w:val="20"/>
        </w:rPr>
      </w:pPr>
      <w:ins w:author="Muhammad Umair Khan" w:date="2025-05-12T13:48:52.722Z" w:id="418456569">
        <w:r w:rsidR="54F0C8C3">
          <w:t xml:space="preserve">CPU Limit: </w:t>
        </w:r>
        <w:r w:rsidR="54F0C8C3">
          <w:t>Determine</w:t>
        </w:r>
        <w:r w:rsidR="54F0C8C3">
          <w:t xml:space="preserve"> CPU limit</w:t>
        </w:r>
      </w:ins>
      <w:r>
        <w:br/>
      </w:r>
      <w:ins w:author="Muhammad Umair Khan" w:date="2025-05-12T13:48:52.722Z" w:id="834252641">
        <w:r w:rsidR="2C328686">
          <w:t xml:space="preserve">Function Name: </w:t>
        </w:r>
      </w:ins>
      <w:ins w:author="Muhammad Umair Khan" w:date="2025-05-12T14:01:10.878Z" w:id="1388119904">
        <w:r w:rsidR="1ED0EB77">
          <w:t>Configure</w:t>
        </w:r>
      </w:ins>
      <w:ins w:author="Muhammad Umair Khan" w:date="2025-05-12T13:48:52.722Z" w:id="1890380918">
        <w:r w:rsidR="2C328686">
          <w:t xml:space="preserve"> the service name for context</w:t>
        </w:r>
      </w:ins>
      <w:ins w:author="Muhammad Umair Khan" w:date="2025-05-12T13:50:01.012Z" w:id="1298465249">
        <w:r w:rsidR="47A967DD">
          <w:t>.</w:t>
        </w:r>
      </w:ins>
    </w:p>
    <w:p w:rsidR="5BBD2EEE" w:rsidP="66E8CBC7" w:rsidRDefault="5BBD2EEE" w14:paraId="58448CFC" w14:textId="2BA4E329">
      <w:pPr>
        <w:pStyle w:val="ListParagraph"/>
        <w:numPr>
          <w:ilvl w:val="0"/>
          <w:numId w:val="17"/>
        </w:numPr>
        <w:ind/>
        <w:rPr>
          <w:ins w:author="Muhammad Umair Khan" w:date="2025-05-12T13:50:14.269Z" w16du:dateUtc="2025-05-12T13:50:14.269Z" w:id="1178654705"/>
          <w:sz w:val="20"/>
          <w:szCs w:val="20"/>
        </w:rPr>
      </w:pPr>
      <w:ins w:author="Muhammad Umair Khan" w:date="2025-05-12T13:48:52.722Z" w:id="1449441389">
        <w:r w:rsidR="52AEEAE5">
          <w:t xml:space="preserve">Consumer Stream; </w:t>
        </w:r>
      </w:ins>
      <w:ins w:author="Muhammad Umair Khan" w:date="2025-05-12T14:01:03.536Z" w:id="302746814">
        <w:r w:rsidR="42558293">
          <w:t>Configure</w:t>
        </w:r>
      </w:ins>
      <w:ins w:author="Muhammad Umair Khan" w:date="2025-05-12T13:48:52.722Z" w:id="837846363">
        <w:r w:rsidR="52AEEAE5">
          <w:t xml:space="preserve"> the consumer</w:t>
        </w:r>
      </w:ins>
      <w:ins w:author="Muhammad Umair Khan" w:date="2025-05-12T13:49:17.3Z" w:id="965394479">
        <w:r w:rsidR="52AEEAE5">
          <w:t xml:space="preserve"> for the re</w:t>
        </w:r>
      </w:ins>
      <w:ins w:author="Muhammad Umair Khan" w:date="2025-05-12T13:50:09.948Z" w:id="645233998">
        <w:r w:rsidR="501C611C">
          <w:t>lay service.</w:t>
        </w:r>
      </w:ins>
    </w:p>
    <w:p w:rsidR="20D7AC22" w:rsidP="66E8CBC7" w:rsidRDefault="20D7AC22" w14:paraId="3CDD9509" w14:textId="25485404">
      <w:pPr>
        <w:pStyle w:val="ListParagraph"/>
        <w:numPr>
          <w:ilvl w:val="0"/>
          <w:numId w:val="17"/>
        </w:numPr>
        <w:ind/>
        <w:rPr>
          <w:ins w:author="Muhammad Umair Khan" w:date="2025-05-12T13:50:17.368Z" w16du:dateUtc="2025-05-12T13:50:17.368Z" w:id="1557953789"/>
          <w:sz w:val="20"/>
          <w:szCs w:val="20"/>
        </w:rPr>
      </w:pPr>
      <w:ins w:author="Muhammad Umair Khan" w:date="2025-05-12T13:51:49.208Z" w:id="608968385">
        <w:r w:rsidR="501C611C">
          <w:t xml:space="preserve">Consumer Server URL: </w:t>
        </w:r>
      </w:ins>
      <w:ins w:author="Muhammad Umair Khan" w:date="2025-05-12T14:00:58.697Z" w:id="1818806798">
        <w:r w:rsidR="2F912F1D">
          <w:t>Configure</w:t>
        </w:r>
      </w:ins>
      <w:ins w:author="Muhammad Umair Khan" w:date="2025-05-12T13:52:37.928Z" w:id="1392200822">
        <w:r w:rsidR="501C611C">
          <w:t xml:space="preserve"> the consumer side server URL</w:t>
        </w:r>
      </w:ins>
    </w:p>
    <w:p w:rsidR="4E925C70" w:rsidP="4E925C70" w:rsidRDefault="4E925C70" w14:paraId="0A34D8E0" w14:textId="3D9A6341">
      <w:pPr>
        <w:pStyle w:val="Normal"/>
        <w:ind w:left="0"/>
        <w:rPr>
          <w:ins w:author="Muhammad Umair Khan" w:date="2025-05-12T13:50:36.378Z" w16du:dateUtc="2025-05-12T13:50:36.378Z" w:id="536878335"/>
        </w:rPr>
      </w:pPr>
    </w:p>
    <w:p w:rsidR="20D7AC22" w:rsidP="4E925C70" w:rsidRDefault="20D7AC22" w14:paraId="332AC0E5" w14:textId="5C75139A">
      <w:pPr>
        <w:pStyle w:val="Normal"/>
        <w:ind w:left="0"/>
        <w:rPr>
          <w:ins w:author="Ume Sauda Ghanyani" w:date="2025-05-15T07:11:23.509Z" w16du:dateUtc="2025-05-15T07:11:23.509Z" w:id="1265824325"/>
        </w:rPr>
      </w:pPr>
      <w:commentRangeStart w:id="1890918303"/>
      <w:ins w:author="Muhammad Umair Khan" w:date="2025-05-12T13:50:30.641Z" w:id="977554101">
        <w:r w:rsidR="501C611C">
          <w:t>Producer/Destination Type Configuration:</w:t>
        </w:r>
      </w:ins>
    </w:p>
    <w:p w:rsidR="0C5A9309" w:rsidP="66E8CBC7" w:rsidRDefault="0C5A9309" w14:paraId="59454A7A" w14:textId="5FD1DBB1">
      <w:pPr>
        <w:ind w:left="0"/>
        <w:rPr>
          <w:rFonts w:ascii="Microsoft GothicNeo" w:hAnsi="Microsoft GothicNeo" w:eastAsia="Microsoft GothicNeo" w:cs="Microsoft GothicNeo"/>
          <w:noProof w:val="0"/>
          <w:sz w:val="20"/>
          <w:szCs w:val="20"/>
          <w:lang w:val="en-US"/>
        </w:rPr>
      </w:pPr>
      <w:ins w:author="Ume Sauda Ghanyani" w:date="2025-05-15T07:42:48.846Z" w:id="279830321">
        <w:r w:rsidRPr="66E8CBC7" w:rsidR="0C5A9309">
          <w:rPr>
            <w:rFonts w:ascii="Microsoft GothicNeo" w:hAnsi="Microsoft GothicNeo" w:eastAsia="Microsoft GothicNeo" w:cs="Microsoft GothicNeo"/>
            <w:b w:val="0"/>
            <w:bCs w:val="0"/>
            <w:i w:val="0"/>
            <w:iCs w:val="0"/>
            <w:caps w:val="0"/>
            <w:smallCaps w:val="0"/>
            <w:noProof w:val="0"/>
            <w:color w:val="1D1C1D"/>
            <w:sz w:val="20"/>
            <w:szCs w:val="20"/>
            <w:lang w:val="en-US"/>
            <w:rPrChange w:author="Ume Sauda Ghanyani" w:date="2025-05-15T07:42:57.407Z" w:id="1787349209">
              <w:rPr>
                <w:rFonts w:ascii="Microsoft GothicNeo" w:hAnsi="Microsoft GothicNeo" w:eastAsia="Microsoft GothicNeo" w:cs="Microsoft GothicNeo"/>
                <w:b w:val="0"/>
                <w:bCs w:val="0"/>
                <w:i w:val="0"/>
                <w:iCs w:val="0"/>
                <w:caps w:val="0"/>
                <w:smallCaps w:val="0"/>
                <w:noProof w:val="0"/>
                <w:color w:val="1D1C1D"/>
                <w:sz w:val="22"/>
                <w:szCs w:val="22"/>
                <w:lang w:val="en-US"/>
              </w:rPr>
            </w:rPrChange>
          </w:rPr>
          <w:t xml:space="preserve">The environment variable for specifying the Producer/Destination shall be documented within each plug-in’s deployment guide. Plug-in deployments must define their own configuration parameters as per their functional requirements (e.g., Kafka </w:t>
        </w:r>
        <w:r w:rsidRPr="66E8CBC7" w:rsidR="0C5A9309">
          <w:rPr>
            <w:rFonts w:ascii="Microsoft GothicNeo" w:hAnsi="Microsoft GothicNeo" w:eastAsia="Microsoft GothicNeo" w:cs="Microsoft GothicNeo"/>
            <w:b w:val="0"/>
            <w:bCs w:val="0"/>
            <w:i w:val="0"/>
            <w:iCs w:val="0"/>
            <w:caps w:val="0"/>
            <w:smallCaps w:val="0"/>
            <w:noProof w:val="0"/>
            <w:color w:val="1D1C1D"/>
            <w:sz w:val="20"/>
            <w:szCs w:val="20"/>
            <w:lang w:val="en-US"/>
            <w:rPrChange w:author="Ume Sauda Ghanyani" w:date="2025-05-15T07:42:57.407Z" w:id="1844808762">
              <w:rPr>
                <w:rFonts w:ascii="Microsoft GothicNeo" w:hAnsi="Microsoft GothicNeo" w:eastAsia="Microsoft GothicNeo" w:cs="Microsoft GothicNeo"/>
                <w:b w:val="0"/>
                <w:bCs w:val="0"/>
                <w:i w:val="0"/>
                <w:iCs w:val="0"/>
                <w:caps w:val="0"/>
                <w:smallCaps w:val="0"/>
                <w:noProof w:val="0"/>
                <w:color w:val="1D1C1D"/>
                <w:sz w:val="22"/>
                <w:szCs w:val="22"/>
                <w:lang w:val="en-US"/>
              </w:rPr>
            </w:rPrChange>
          </w:rPr>
          <w:t>requiring</w:t>
        </w:r>
        <w:r w:rsidRPr="66E8CBC7" w:rsidR="0C5A9309">
          <w:rPr>
            <w:rFonts w:ascii="Microsoft GothicNeo" w:hAnsi="Microsoft GothicNeo" w:eastAsia="Microsoft GothicNeo" w:cs="Microsoft GothicNeo"/>
            <w:b w:val="0"/>
            <w:bCs w:val="0"/>
            <w:i w:val="0"/>
            <w:iCs w:val="0"/>
            <w:caps w:val="0"/>
            <w:smallCaps w:val="0"/>
            <w:noProof w:val="0"/>
            <w:color w:val="1D1C1D"/>
            <w:sz w:val="20"/>
            <w:szCs w:val="20"/>
            <w:lang w:val="en-US"/>
            <w:rPrChange w:author="Ume Sauda Ghanyani" w:date="2025-05-15T07:42:57.407Z" w:id="1401131120">
              <w:rPr>
                <w:rFonts w:ascii="Microsoft GothicNeo" w:hAnsi="Microsoft GothicNeo" w:eastAsia="Microsoft GothicNeo" w:cs="Microsoft GothicNeo"/>
                <w:b w:val="0"/>
                <w:bCs w:val="0"/>
                <w:i w:val="0"/>
                <w:iCs w:val="0"/>
                <w:caps w:val="0"/>
                <w:smallCaps w:val="0"/>
                <w:noProof w:val="0"/>
                <w:color w:val="1D1C1D"/>
                <w:sz w:val="22"/>
                <w:szCs w:val="22"/>
                <w:lang w:val="en-US"/>
              </w:rPr>
            </w:rPrChange>
          </w:rPr>
          <w:t xml:space="preserve"> a </w:t>
        </w:r>
        <w:r w:rsidRPr="66E8CBC7" w:rsidR="0C5A9309">
          <w:rPr>
            <w:rFonts w:ascii="Consolas" w:hAnsi="Consolas" w:eastAsia="Consolas" w:cs="Consolas"/>
            <w:b w:val="0"/>
            <w:bCs w:val="0"/>
            <w:i w:val="0"/>
            <w:iCs w:val="0"/>
            <w:caps w:val="0"/>
            <w:smallCaps w:val="0"/>
            <w:noProof w:val="0"/>
            <w:color w:val="C01343"/>
            <w:sz w:val="20"/>
            <w:szCs w:val="20"/>
            <w:lang w:val="en-US"/>
            <w:rPrChange w:author="Ume Sauda Ghanyani" w:date="2025-05-15T07:42:57.408Z" w:id="115213999">
              <w:rPr>
                <w:rFonts w:ascii="Consolas" w:hAnsi="Consolas" w:eastAsia="Consolas" w:cs="Consolas"/>
                <w:b w:val="0"/>
                <w:bCs w:val="0"/>
                <w:i w:val="0"/>
                <w:iCs w:val="0"/>
                <w:caps w:val="0"/>
                <w:smallCaps w:val="0"/>
                <w:noProof w:val="0"/>
                <w:color w:val="C01343"/>
                <w:sz w:val="18"/>
                <w:szCs w:val="18"/>
                <w:lang w:val="en-US"/>
              </w:rPr>
            </w:rPrChange>
          </w:rPr>
          <w:t>topic-name</w:t>
        </w:r>
        <w:r w:rsidRPr="66E8CBC7" w:rsidR="0C5A9309">
          <w:rPr>
            <w:rFonts w:ascii="Microsoft GothicNeo" w:hAnsi="Microsoft GothicNeo" w:eastAsia="Microsoft GothicNeo" w:cs="Microsoft GothicNeo"/>
            <w:b w:val="0"/>
            <w:bCs w:val="0"/>
            <w:i w:val="0"/>
            <w:iCs w:val="0"/>
            <w:caps w:val="0"/>
            <w:smallCaps w:val="0"/>
            <w:noProof w:val="0"/>
            <w:color w:val="1D1C1D"/>
            <w:sz w:val="20"/>
            <w:szCs w:val="20"/>
            <w:lang w:val="en-US"/>
            <w:rPrChange w:author="Ume Sauda Ghanyani" w:date="2025-05-15T07:42:57.408Z" w:id="1191947321">
              <w:rPr>
                <w:rFonts w:ascii="Microsoft GothicNeo" w:hAnsi="Microsoft GothicNeo" w:eastAsia="Microsoft GothicNeo" w:cs="Microsoft GothicNeo"/>
                <w:b w:val="0"/>
                <w:bCs w:val="0"/>
                <w:i w:val="0"/>
                <w:iCs w:val="0"/>
                <w:caps w:val="0"/>
                <w:smallCaps w:val="0"/>
                <w:noProof w:val="0"/>
                <w:color w:val="1D1C1D"/>
                <w:sz w:val="22"/>
                <w:szCs w:val="22"/>
                <w:lang w:val="en-US"/>
              </w:rPr>
            </w:rPrChange>
          </w:rPr>
          <w:t>, while REST APIs may not use this parameter).</w:t>
        </w:r>
        <w:r>
          <w:br/>
        </w:r>
        <w:r w:rsidRPr="66E8CBC7" w:rsidR="0C5A9309">
          <w:rPr>
            <w:rFonts w:ascii="Microsoft GothicNeo" w:hAnsi="Microsoft GothicNeo" w:eastAsia="Microsoft GothicNeo" w:cs="Microsoft GothicNeo"/>
            <w:b w:val="0"/>
            <w:bCs w:val="0"/>
            <w:i w:val="0"/>
            <w:iCs w:val="0"/>
            <w:caps w:val="0"/>
            <w:smallCaps w:val="0"/>
            <w:noProof w:val="0"/>
            <w:color w:val="1D1C1D"/>
            <w:sz w:val="20"/>
            <w:szCs w:val="20"/>
            <w:lang w:val="en-US"/>
            <w:rPrChange w:author="Ume Sauda Ghanyani" w:date="2025-05-15T07:42:57.409Z" w:id="45319363">
              <w:rPr>
                <w:rFonts w:ascii="Microsoft GothicNeo" w:hAnsi="Microsoft GothicNeo" w:eastAsia="Microsoft GothicNeo" w:cs="Microsoft GothicNeo"/>
                <w:b w:val="0"/>
                <w:bCs w:val="0"/>
                <w:i w:val="0"/>
                <w:iCs w:val="0"/>
                <w:caps w:val="0"/>
                <w:smallCaps w:val="0"/>
                <w:noProof w:val="0"/>
                <w:color w:val="1D1C1D"/>
                <w:sz w:val="22"/>
                <w:szCs w:val="22"/>
                <w:lang w:val="en-US"/>
              </w:rPr>
            </w:rPrChange>
          </w:rPr>
          <w:t>The integrator must reference the plug-in documentation to correctly apply the required settings. The integration process should not enforce a uniform configuration structure across all plug-ins, as configuration needs may vary depending on the target system or protocol. This approach ensures flexibility and prevents inconsistency across heterogeneous integration points.</w:t>
        </w:r>
      </w:ins>
    </w:p>
    <w:p w:rsidR="00343D7B" w:rsidP="66E8CBC7" w:rsidRDefault="009B3078" w14:paraId="696EC85B" w14:textId="66B524A2">
      <w:pPr>
        <w:pStyle w:val="ListParagraph"/>
        <w:pageBreakBefore w:val="1"/>
        <w:numPr>
          <w:ilvl w:val="0"/>
          <w:numId w:val="18"/>
        </w:numPr>
        <w:jc w:val="left"/>
        <w:rPr>
          <w:ins w:author="Muhammad Umair Khan" w:date="2025-05-12T14:02:13.434Z" w16du:dateUtc="2025-05-12T14:02:13.434Z" w:id="619355070"/>
          <w:sz w:val="20"/>
          <w:szCs w:val="20"/>
        </w:rPr>
      </w:pPr>
      <w:del w:author="Ume Sauda Ghanyani" w:date="2025-05-15T07:11:18.836Z" w:id="848344094">
        <w:r w:rsidDel="501C611C">
          <w:delText xml:space="preserve">Destination Type: </w:delText>
        </w:r>
        <w:r w:rsidDel="7B702597">
          <w:delText>Configure</w:delText>
        </w:r>
        <w:r w:rsidDel="501C611C">
          <w:delText xml:space="preserve"> the messaging protocol for the producer.</w:delText>
        </w:r>
        <w:r w:rsidDel="0A344A7B">
          <w:delText>Desti</w:delText>
        </w:r>
        <w:r w:rsidDel="0A344A7B">
          <w:delText xml:space="preserve">nation URL: </w:delText>
        </w:r>
        <w:r w:rsidDel="1C1CDA00">
          <w:delText>Configure</w:delText>
        </w:r>
        <w:r w:rsidDel="1C1CDA00">
          <w:delText xml:space="preserve"> the producer side URL</w:delText>
        </w:r>
        <w:r w:rsidDel="4E715B9E">
          <w:delText>.</w:delText>
        </w:r>
        <w:r w:rsidDel="66E8CBC7">
          <w:delText>Producer Stream Name: Configure the consumer/stream name.</w:delText>
        </w:r>
      </w:del>
      <w:ins w:author="Muhammad Umair Khan" w:date="2025-05-12T14:00:36.076Z" w:id="2137514269">
        <w:del w:author="Ume Sauda Ghanyani" w:date="2025-05-15T07:11:18.832Z" w:id="1964938433">
          <w:r w:rsidDel="1C1CDA00">
            <w:delText>JSON Payload: Configure</w:delText>
          </w:r>
        </w:del>
      </w:ins>
      <w:ins w:author="Muhammad Umair Khan" w:date="2025-05-12T14:01:59.318Z" w:id="437605537">
        <w:del w:author="Ume Sauda Ghanyani" w:date="2025-05-15T07:11:18.832Z" w:id="2145775344">
          <w:r w:rsidDel="40E28DB2">
            <w:delText xml:space="preserve"> </w:delText>
          </w:r>
          <w:r w:rsidDel="40E28DB2">
            <w:delText>whether or not</w:delText>
          </w:r>
          <w:r w:rsidDel="40E28DB2">
            <w:delText xml:space="preserve"> the data published would be de-serialized as JS</w:delText>
          </w:r>
        </w:del>
      </w:ins>
      <w:ins w:author="Muhammad Umair Khan" w:date="2025-05-12T14:02:03.776Z" w:id="1718548281">
        <w:del w:author="Ume Sauda Ghanyani" w:date="2025-05-15T07:11:18.832Z" w:id="525440376">
          <w:r w:rsidDel="40E28DB2">
            <w:delText>ON.</w:delText>
          </w:r>
        </w:del>
      </w:ins>
      <w:ins w:author="Ume Sauda Ghanyani" w:date="2025-05-13T05:02:10.737Z" w:id="1113356742">
        <w:r w:rsidR="3268F16D">
          <w:t>.</w:t>
        </w:r>
      </w:ins>
      <w:commentRangeEnd w:id="1890918303"/>
      <w:r>
        <w:rPr>
          <w:rStyle w:val="CommentReference"/>
        </w:rPr>
        <w:commentReference w:id="1890918303"/>
      </w:r>
    </w:p>
    <w:p w:rsidR="00343D7B" w:rsidP="66E8CBC7" w:rsidRDefault="009B3078" w14:paraId="75419CFB" w14:textId="7117F034">
      <w:pPr>
        <w:pStyle w:val="Heading2"/>
        <w:pageBreakBefore w:val="1"/>
        <w:rPr>
          <w:ins w:author="Ume Sauda Ghanyani" w:date="2025-05-13T05:38:30.806Z" w16du:dateUtc="2025-05-13T05:38:30.806Z" w:id="839727295"/>
        </w:rPr>
        <w:pPrChange w:author="Ume Sauda Ghanyani" w:date="2025-05-13T05:25:11.449Z">
          <w:pPr>
            <w:pStyle w:val="Heading2"/>
            <w:spacing w:after="0"/>
            <w:jc w:val="left"/>
          </w:pPr>
        </w:pPrChange>
      </w:pPr>
      <w:bookmarkStart w:name="_Toc981157405" w:id="585239410"/>
      <w:ins w:author="Ume Sauda Ghanyani" w:date="2025-05-13T05:24:53.608Z" w:id="569444423">
        <w:r w:rsidR="61940F0E">
          <w:t>3.3 Relay Service Use Case</w:t>
        </w:r>
      </w:ins>
      <w:ins w:author="Ume Sauda Ghanyani" w:date="2025-05-13T05:25:13.903Z" w:id="1419183557">
        <w:r w:rsidR="61940F0E">
          <w:t>s</w:t>
        </w:r>
      </w:ins>
      <w:bookmarkEnd w:id="585239410"/>
    </w:p>
    <w:p w:rsidR="00343D7B" w:rsidP="66E8CBC7" w:rsidRDefault="009B3078" w14:paraId="386B1833" w14:textId="1690E0C1">
      <w:pPr>
        <w:pStyle w:val="Heading3"/>
        <w:rPr>
          <w:ins w:author="Ume Sauda Ghanyani" w:date="2025-05-13T05:39:22.752Z" w16du:dateUtc="2025-05-13T05:39:22.752Z" w:id="1491451091"/>
          <w:rFonts w:ascii="Microsoft GothicNeo" w:hAnsi="Microsoft GothicNeo" w:eastAsia="Microsoft GothicNeo" w:cs="Microsoft GothicNeo"/>
          <w:b w:val="0"/>
          <w:bCs w:val="0"/>
          <w:noProof w:val="0"/>
          <w:sz w:val="24"/>
          <w:szCs w:val="24"/>
          <w:lang w:val="en-US"/>
        </w:rPr>
        <w:pPrChange w:author="Ume Sauda Ghanyani" w:date="2025-05-13T06:00:19.994Z">
          <w:pPr>
            <w:pStyle w:val="Heading4"/>
            <w:spacing w:before="319" w:beforeAutospacing="off" w:after="319" w:afterAutospacing="off"/>
          </w:pPr>
        </w:pPrChange>
      </w:pPr>
      <w:bookmarkStart w:name="_Toc1561658251" w:id="1827196710"/>
      <w:ins w:author="Ume Sauda Ghanyani" w:date="2025-05-13T05:39:59.401Z" w:id="1857089309">
        <w:r w:rsidRPr="66E8CBC7" w:rsidR="6C2B71BD">
          <w:rPr>
            <w:noProof w:val="0"/>
            <w:lang w:val="en-US"/>
            <w:rPrChange w:author="Ume Sauda Ghanyani" w:date="2025-05-13T06:00:19.99Z" w:id="1721937323">
              <w:rPr>
                <w:rFonts w:ascii="Microsoft GothicNeo" w:hAnsi="Microsoft GothicNeo" w:eastAsia="Microsoft GothicNeo" w:cs="Microsoft GothicNeo"/>
                <w:b w:val="0"/>
                <w:bCs w:val="0"/>
                <w:noProof w:val="0"/>
                <w:sz w:val="24"/>
                <w:szCs w:val="24"/>
                <w:lang w:val="en-US"/>
              </w:rPr>
            </w:rPrChange>
          </w:rPr>
          <w:t xml:space="preserve">Use Case 1: Known to Known </w:t>
        </w:r>
      </w:ins>
      <w:ins w:author="Ume Sauda Ghanyani" w:date="2025-05-13T05:40:07.017Z" w:id="482682518">
        <w:r w:rsidRPr="66E8CBC7" w:rsidR="6C2B71BD">
          <w:rPr>
            <w:noProof w:val="0"/>
            <w:lang w:val="en-US"/>
            <w:rPrChange w:author="Ume Sauda Ghanyani" w:date="2025-05-13T06:00:19.991Z" w:id="450990911">
              <w:rPr>
                <w:rFonts w:ascii="Microsoft GothicNeo" w:hAnsi="Microsoft GothicNeo" w:eastAsia="Microsoft GothicNeo" w:cs="Microsoft GothicNeo"/>
                <w:b w:val="0"/>
                <w:bCs w:val="0"/>
                <w:noProof w:val="0"/>
                <w:sz w:val="24"/>
                <w:szCs w:val="24"/>
                <w:lang w:val="en-US"/>
              </w:rPr>
            </w:rPrChange>
          </w:rPr>
          <w:t>(Encoded</w:t>
        </w:r>
      </w:ins>
      <w:ins w:author="Ume Sauda Ghanyani" w:date="2025-05-13T05:39:59.401Z" w:id="468627384">
        <w:r w:rsidRPr="66E8CBC7" w:rsidR="6C2B71BD">
          <w:rPr>
            <w:noProof w:val="0"/>
            <w:lang w:val="en-US"/>
            <w:rPrChange w:author="Ume Sauda Ghanyani" w:date="2025-05-13T06:00:19.991Z" w:id="1238151415">
              <w:rPr>
                <w:rFonts w:ascii="Microsoft GothicNeo" w:hAnsi="Microsoft GothicNeo" w:eastAsia="Microsoft GothicNeo" w:cs="Microsoft GothicNeo"/>
                <w:b w:val="0"/>
                <w:bCs w:val="0"/>
                <w:noProof w:val="0"/>
                <w:sz w:val="24"/>
                <w:szCs w:val="24"/>
                <w:lang w:val="en-US"/>
              </w:rPr>
            </w:rPrChange>
          </w:rPr>
          <w:t xml:space="preserve"> -&gt; Enc</w:t>
        </w:r>
      </w:ins>
      <w:ins w:author="Ume Sauda Ghanyani" w:date="2025-05-13T05:40:01.416Z" w:id="951916072">
        <w:r w:rsidRPr="66E8CBC7" w:rsidR="6C2B71BD">
          <w:rPr>
            <w:noProof w:val="0"/>
            <w:lang w:val="en-US"/>
            <w:rPrChange w:author="Ume Sauda Ghanyani" w:date="2025-05-13T06:00:19.992Z" w:id="1690245920">
              <w:rPr>
                <w:rFonts w:ascii="Microsoft GothicNeo" w:hAnsi="Microsoft GothicNeo" w:eastAsia="Microsoft GothicNeo" w:cs="Microsoft GothicNeo"/>
                <w:b w:val="0"/>
                <w:bCs w:val="0"/>
                <w:noProof w:val="0"/>
                <w:sz w:val="24"/>
                <w:szCs w:val="24"/>
                <w:lang w:val="en-US"/>
              </w:rPr>
            </w:rPrChange>
          </w:rPr>
          <w:t>oded)</w:t>
        </w:r>
      </w:ins>
      <w:bookmarkEnd w:id="1827196710"/>
    </w:p>
    <w:p w:rsidR="00343D7B" w:rsidP="66E8CBC7" w:rsidRDefault="009B3078" w14:paraId="21F489EE" w14:textId="2E072E7B">
      <w:pPr>
        <w:pStyle w:val="Heading4"/>
        <w:pageBreakBefore w:val="1"/>
        <w:spacing w:before="319" w:beforeAutospacing="off" w:after="319" w:afterAutospacing="off"/>
        <w:rPr>
          <w:ins w:author="Ume Sauda Ghanyani" w:date="2025-05-13T05:38:34.876Z" w16du:dateUtc="2025-05-13T05:38:34.876Z" w:id="1526272885"/>
          <w:rFonts w:ascii="Microsoft GothicNeo" w:hAnsi="Microsoft GothicNeo" w:eastAsia="Microsoft GothicNeo" w:cs="Microsoft GothicNeo"/>
          <w:b w:val="0"/>
          <w:bCs w:val="0"/>
          <w:noProof w:val="0"/>
          <w:sz w:val="24"/>
          <w:szCs w:val="24"/>
          <w:lang w:val="en-US"/>
          <w:rPrChange w:author="Ume Sauda Ghanyani" w:date="2025-05-13T05:39:08.307Z" w:id="1438179863">
            <w:rPr>
              <w:ins w:author="Ume Sauda Ghanyani" w:date="2025-05-13T05:38:34.876Z" w16du:dateUtc="2025-05-13T05:38:34.876Z" w:id="1804857345"/>
              <w:rFonts w:ascii="Microsoft GothicNeo" w:hAnsi="Microsoft GothicNeo" w:eastAsia="Microsoft GothicNeo" w:cs="Microsoft GothicNeo"/>
              <w:b w:val="1"/>
              <w:bCs w:val="1"/>
              <w:noProof w:val="0"/>
              <w:sz w:val="24"/>
              <w:szCs w:val="24"/>
              <w:lang w:val="en-US"/>
            </w:rPr>
          </w:rPrChange>
        </w:rPr>
        <w:pPrChange w:author="Ume Sauda Ghanyani" w:date="2025-05-13T05:38:34.843Z">
          <w:pPr/>
        </w:pPrChange>
      </w:pPr>
      <w:ins w:author="Ume Sauda Ghanyani" w:date="2025-05-13T05:38:34.876Z" w:id="496534231">
        <w:r w:rsidRPr="66E8CBC7" w:rsidR="6C2B71BD">
          <w:rPr>
            <w:rFonts w:ascii="Microsoft GothicNeo" w:hAnsi="Microsoft GothicNeo" w:eastAsia="Microsoft GothicNeo" w:cs="Microsoft GothicNeo"/>
            <w:b w:val="0"/>
            <w:bCs w:val="0"/>
            <w:noProof w:val="0"/>
            <w:sz w:val="24"/>
            <w:szCs w:val="24"/>
            <w:lang w:val="en-US"/>
            <w:rPrChange w:author="Ume Sauda Ghanyani" w:date="2025-05-13T05:39:08.307Z" w:id="437637116">
              <w:rPr>
                <w:rFonts w:ascii="Microsoft GothicNeo" w:hAnsi="Microsoft GothicNeo" w:eastAsia="Microsoft GothicNeo" w:cs="Microsoft GothicNeo"/>
                <w:b w:val="1"/>
                <w:bCs w:val="1"/>
                <w:noProof w:val="0"/>
                <w:sz w:val="24"/>
                <w:szCs w:val="24"/>
                <w:lang w:val="en-US"/>
              </w:rPr>
            </w:rPrChange>
          </w:rPr>
          <w:t>Description:</w:t>
        </w:r>
      </w:ins>
    </w:p>
    <w:p w:rsidR="00343D7B" w:rsidP="66E8CBC7" w:rsidRDefault="009B3078" w14:paraId="11FB60C8" w14:textId="740E8517">
      <w:pPr>
        <w:pageBreakBefore w:val="1"/>
        <w:spacing w:before="240" w:beforeAutospacing="off" w:after="240" w:afterAutospacing="off"/>
        <w:rPr>
          <w:ins w:author="Ume Sauda Ghanyani" w:date="2025-05-13T05:38:34.876Z" w16du:dateUtc="2025-05-13T05:38:34.876Z" w:id="995475223"/>
          <w:rFonts w:ascii="Microsoft GothicNeo" w:hAnsi="Microsoft GothicNeo" w:eastAsia="Microsoft GothicNeo" w:cs="Microsoft GothicNeo"/>
          <w:b w:val="0"/>
          <w:bCs w:val="0"/>
          <w:noProof w:val="0"/>
          <w:sz w:val="20"/>
          <w:szCs w:val="20"/>
          <w:lang w:val="en-US"/>
        </w:rPr>
        <w:pPrChange w:author="Ume Sauda Ghanyani" w:date="2025-05-13T05:38:34.845Z">
          <w:pPr/>
        </w:pPrChange>
      </w:pPr>
      <w:ins w:author="Ume Sauda Ghanyani" w:date="2025-05-13T05:38:34.876Z" w:id="1472652390">
        <w:r w:rsidRPr="66E8CBC7" w:rsidR="6C2B71BD">
          <w:rPr>
            <w:rFonts w:ascii="Microsoft GothicNeo" w:hAnsi="Microsoft GothicNeo" w:eastAsia="Microsoft GothicNeo" w:cs="Microsoft GothicNeo"/>
            <w:b w:val="0"/>
            <w:bCs w:val="0"/>
            <w:noProof w:val="0"/>
            <w:sz w:val="20"/>
            <w:szCs w:val="20"/>
            <w:lang w:val="en-US"/>
          </w:rPr>
          <w:t xml:space="preserve">This use case </w:t>
        </w:r>
        <w:r w:rsidRPr="66E8CBC7" w:rsidR="6C2B71BD">
          <w:rPr>
            <w:rFonts w:ascii="Microsoft GothicNeo" w:hAnsi="Microsoft GothicNeo" w:eastAsia="Microsoft GothicNeo" w:cs="Microsoft GothicNeo"/>
            <w:b w:val="0"/>
            <w:bCs w:val="0"/>
            <w:noProof w:val="0"/>
            <w:sz w:val="20"/>
            <w:szCs w:val="20"/>
            <w:lang w:val="en-US"/>
          </w:rPr>
          <w:t>represents</w:t>
        </w:r>
        <w:r w:rsidRPr="66E8CBC7" w:rsidR="6C2B71BD">
          <w:rPr>
            <w:rFonts w:ascii="Microsoft GothicNeo" w:hAnsi="Microsoft GothicNeo" w:eastAsia="Microsoft GothicNeo" w:cs="Microsoft GothicNeo"/>
            <w:b w:val="0"/>
            <w:bCs w:val="0"/>
            <w:noProof w:val="0"/>
            <w:sz w:val="20"/>
            <w:szCs w:val="20"/>
            <w:lang w:val="en-US"/>
          </w:rPr>
          <w:t xml:space="preserve"> a </w:t>
        </w:r>
        <w:r w:rsidRPr="66E8CBC7" w:rsidR="6C2B71BD">
          <w:rPr>
            <w:rFonts w:ascii="Microsoft GothicNeo" w:hAnsi="Microsoft GothicNeo" w:eastAsia="Microsoft GothicNeo" w:cs="Microsoft GothicNeo"/>
            <w:b w:val="0"/>
            <w:bCs w:val="0"/>
            <w:noProof w:val="0"/>
            <w:sz w:val="20"/>
            <w:szCs w:val="20"/>
            <w:lang w:val="en-US"/>
            <w:rPrChange w:author="Ume Sauda Ghanyani" w:date="2025-05-13T05:39:08.308Z" w:id="362487899">
              <w:rPr>
                <w:rFonts w:ascii="Microsoft GothicNeo" w:hAnsi="Microsoft GothicNeo" w:eastAsia="Microsoft GothicNeo" w:cs="Microsoft GothicNeo"/>
                <w:b w:val="1"/>
                <w:bCs w:val="1"/>
                <w:noProof w:val="0"/>
                <w:sz w:val="20"/>
                <w:szCs w:val="20"/>
                <w:lang w:val="en-US"/>
              </w:rPr>
            </w:rPrChange>
          </w:rPr>
          <w:t>simple pass-through flow</w:t>
        </w:r>
        <w:r w:rsidRPr="66E8CBC7" w:rsidR="6C2B71BD">
          <w:rPr>
            <w:rFonts w:ascii="Microsoft GothicNeo" w:hAnsi="Microsoft GothicNeo" w:eastAsia="Microsoft GothicNeo" w:cs="Microsoft GothicNeo"/>
            <w:b w:val="0"/>
            <w:bCs w:val="0"/>
            <w:noProof w:val="0"/>
            <w:sz w:val="20"/>
            <w:szCs w:val="20"/>
            <w:lang w:val="en-US"/>
          </w:rPr>
          <w:t xml:space="preserve">, where the message is received in an </w:t>
        </w:r>
        <w:r w:rsidRPr="66E8CBC7" w:rsidR="6C2B71BD">
          <w:rPr>
            <w:rFonts w:ascii="Microsoft GothicNeo" w:hAnsi="Microsoft GothicNeo" w:eastAsia="Microsoft GothicNeo" w:cs="Microsoft GothicNeo"/>
            <w:b w:val="0"/>
            <w:bCs w:val="0"/>
            <w:noProof w:val="0"/>
            <w:sz w:val="20"/>
            <w:szCs w:val="20"/>
            <w:lang w:val="en-US"/>
            <w:rPrChange w:author="Ume Sauda Ghanyani" w:date="2025-05-13T05:39:08.308Z" w:id="1452603381">
              <w:rPr>
                <w:rFonts w:ascii="Microsoft GothicNeo" w:hAnsi="Microsoft GothicNeo" w:eastAsia="Microsoft GothicNeo" w:cs="Microsoft GothicNeo"/>
                <w:b w:val="1"/>
                <w:bCs w:val="1"/>
                <w:noProof w:val="0"/>
                <w:sz w:val="20"/>
                <w:szCs w:val="20"/>
                <w:lang w:val="en-US"/>
              </w:rPr>
            </w:rPrChange>
          </w:rPr>
          <w:t xml:space="preserve">encoded format (e.g., </w:t>
        </w:r>
        <w:r w:rsidRPr="66E8CBC7" w:rsidR="6C2B71BD">
          <w:rPr>
            <w:rFonts w:ascii="Microsoft GothicNeo" w:hAnsi="Microsoft GothicNeo" w:eastAsia="Microsoft GothicNeo" w:cs="Microsoft GothicNeo"/>
            <w:b w:val="0"/>
            <w:bCs w:val="0"/>
            <w:noProof w:val="0"/>
            <w:sz w:val="20"/>
            <w:szCs w:val="20"/>
            <w:lang w:val="en-US"/>
            <w:rPrChange w:author="Ume Sauda Ghanyani" w:date="2025-05-13T05:39:08.308Z" w:id="1705110254">
              <w:rPr>
                <w:rFonts w:ascii="Microsoft GothicNeo" w:hAnsi="Microsoft GothicNeo" w:eastAsia="Microsoft GothicNeo" w:cs="Microsoft GothicNeo"/>
                <w:b w:val="1"/>
                <w:bCs w:val="1"/>
                <w:noProof w:val="0"/>
                <w:sz w:val="20"/>
                <w:szCs w:val="20"/>
                <w:lang w:val="en-US"/>
              </w:rPr>
            </w:rPrChange>
          </w:rPr>
          <w:t>Protobuf</w:t>
        </w:r>
        <w:r w:rsidRPr="66E8CBC7" w:rsidR="6C2B71BD">
          <w:rPr>
            <w:rFonts w:ascii="Microsoft GothicNeo" w:hAnsi="Microsoft GothicNeo" w:eastAsia="Microsoft GothicNeo" w:cs="Microsoft GothicNeo"/>
            <w:b w:val="0"/>
            <w:bCs w:val="0"/>
            <w:noProof w:val="0"/>
            <w:sz w:val="20"/>
            <w:szCs w:val="20"/>
            <w:lang w:val="en-US"/>
            <w:rPrChange w:author="Ume Sauda Ghanyani" w:date="2025-05-13T05:39:08.308Z" w:id="384747283">
              <w:rPr>
                <w:rFonts w:ascii="Microsoft GothicNeo" w:hAnsi="Microsoft GothicNeo" w:eastAsia="Microsoft GothicNeo" w:cs="Microsoft GothicNeo"/>
                <w:b w:val="1"/>
                <w:bCs w:val="1"/>
                <w:noProof w:val="0"/>
                <w:sz w:val="20"/>
                <w:szCs w:val="20"/>
                <w:lang w:val="en-US"/>
              </w:rPr>
            </w:rPrChange>
          </w:rPr>
          <w:t>)</w:t>
        </w:r>
        <w:r w:rsidRPr="66E8CBC7" w:rsidR="6C2B71BD">
          <w:rPr>
            <w:rFonts w:ascii="Microsoft GothicNeo" w:hAnsi="Microsoft GothicNeo" w:eastAsia="Microsoft GothicNeo" w:cs="Microsoft GothicNeo"/>
            <w:b w:val="0"/>
            <w:bCs w:val="0"/>
            <w:noProof w:val="0"/>
            <w:sz w:val="20"/>
            <w:szCs w:val="20"/>
            <w:lang w:val="en-US"/>
          </w:rPr>
          <w:t xml:space="preserve"> and is </w:t>
        </w:r>
        <w:r w:rsidRPr="66E8CBC7" w:rsidR="6C2B71BD">
          <w:rPr>
            <w:rFonts w:ascii="Microsoft GothicNeo" w:hAnsi="Microsoft GothicNeo" w:eastAsia="Microsoft GothicNeo" w:cs="Microsoft GothicNeo"/>
            <w:b w:val="0"/>
            <w:bCs w:val="0"/>
            <w:noProof w:val="0"/>
            <w:sz w:val="20"/>
            <w:szCs w:val="20"/>
            <w:lang w:val="en-US"/>
          </w:rPr>
          <w:t>forwarded</w:t>
        </w:r>
        <w:r w:rsidRPr="66E8CBC7" w:rsidR="6C2B71BD">
          <w:rPr>
            <w:rFonts w:ascii="Microsoft GothicNeo" w:hAnsi="Microsoft GothicNeo" w:eastAsia="Microsoft GothicNeo" w:cs="Microsoft GothicNeo"/>
            <w:b w:val="0"/>
            <w:bCs w:val="0"/>
            <w:noProof w:val="0"/>
            <w:sz w:val="20"/>
            <w:szCs w:val="20"/>
            <w:lang w:val="en-US"/>
          </w:rPr>
          <w:t xml:space="preserve"> </w:t>
        </w:r>
        <w:r w:rsidRPr="66E8CBC7" w:rsidR="6C2B71BD">
          <w:rPr>
            <w:rFonts w:ascii="Microsoft GothicNeo" w:hAnsi="Microsoft GothicNeo" w:eastAsia="Microsoft GothicNeo" w:cs="Microsoft GothicNeo"/>
            <w:b w:val="0"/>
            <w:bCs w:val="0"/>
            <w:noProof w:val="0"/>
            <w:sz w:val="20"/>
            <w:szCs w:val="20"/>
            <w:lang w:val="en-US"/>
            <w:rPrChange w:author="Ume Sauda Ghanyani" w:date="2025-05-13T05:39:08.308Z" w:id="2062002480">
              <w:rPr>
                <w:rFonts w:ascii="Microsoft GothicNeo" w:hAnsi="Microsoft GothicNeo" w:eastAsia="Microsoft GothicNeo" w:cs="Microsoft GothicNeo"/>
                <w:b w:val="1"/>
                <w:bCs w:val="1"/>
                <w:noProof w:val="0"/>
                <w:sz w:val="20"/>
                <w:szCs w:val="20"/>
                <w:lang w:val="en-US"/>
              </w:rPr>
            </w:rPrChange>
          </w:rPr>
          <w:t>without any transformation</w:t>
        </w:r>
        <w:r w:rsidRPr="66E8CBC7" w:rsidR="6C2B71BD">
          <w:rPr>
            <w:rFonts w:ascii="Microsoft GothicNeo" w:hAnsi="Microsoft GothicNeo" w:eastAsia="Microsoft GothicNeo" w:cs="Microsoft GothicNeo"/>
            <w:b w:val="0"/>
            <w:bCs w:val="0"/>
            <w:noProof w:val="0"/>
            <w:sz w:val="20"/>
            <w:szCs w:val="20"/>
            <w:lang w:val="en-US"/>
          </w:rPr>
          <w:t xml:space="preserve"> to another system that also supports</w:t>
        </w:r>
      </w:ins>
      <w:ins w:author="Ume Sauda Ghanyani" w:date="2025-05-14T10:58:59.775Z" w:id="1962274989">
        <w:r w:rsidRPr="66E8CBC7" w:rsidR="232B6CA6">
          <w:rPr>
            <w:rFonts w:ascii="Microsoft GothicNeo" w:hAnsi="Microsoft GothicNeo" w:eastAsia="Microsoft GothicNeo" w:cs="Microsoft GothicNeo"/>
            <w:b w:val="0"/>
            <w:bCs w:val="0"/>
            <w:noProof w:val="0"/>
            <w:sz w:val="20"/>
            <w:szCs w:val="20"/>
            <w:lang w:val="en-US"/>
          </w:rPr>
          <w:t xml:space="preserve"> the exa</w:t>
        </w:r>
      </w:ins>
      <w:ins w:author="Ume Sauda Ghanyani" w:date="2025-05-14T10:59:12.088Z" w:id="1477338803">
        <w:r w:rsidRPr="66E8CBC7" w:rsidR="232B6CA6">
          <w:rPr>
            <w:rFonts w:ascii="Microsoft GothicNeo" w:hAnsi="Microsoft GothicNeo" w:eastAsia="Microsoft GothicNeo" w:cs="Microsoft GothicNeo"/>
            <w:b w:val="0"/>
            <w:bCs w:val="0"/>
            <w:noProof w:val="0"/>
            <w:sz w:val="20"/>
            <w:szCs w:val="20"/>
            <w:lang w:val="en-US"/>
          </w:rPr>
          <w:t xml:space="preserve">ct </w:t>
        </w:r>
      </w:ins>
      <w:ins w:author="Ume Sauda Ghanyani" w:date="2025-05-15T06:29:39.996Z" w:id="1972894945">
        <w:r w:rsidRPr="66E8CBC7" w:rsidR="638E4A11">
          <w:rPr>
            <w:rFonts w:ascii="Microsoft GothicNeo" w:hAnsi="Microsoft GothicNeo" w:eastAsia="Microsoft GothicNeo" w:cs="Microsoft GothicNeo"/>
            <w:b w:val="0"/>
            <w:bCs w:val="0"/>
            <w:noProof w:val="0"/>
            <w:sz w:val="20"/>
            <w:szCs w:val="20"/>
            <w:lang w:val="en-US"/>
          </w:rPr>
          <w:t>same encoded</w:t>
        </w:r>
      </w:ins>
      <w:commentRangeStart w:id="617777577"/>
      <w:commentRangeStart w:id="1239840120"/>
      <w:ins w:author="Ume Sauda Ghanyani" w:date="2025-05-13T05:38:34.876Z" w:id="280605541">
        <w:r w:rsidRPr="66E8CBC7" w:rsidR="6C2B71BD">
          <w:rPr>
            <w:rFonts w:ascii="Microsoft GothicNeo" w:hAnsi="Microsoft GothicNeo" w:eastAsia="Microsoft GothicNeo" w:cs="Microsoft GothicNeo"/>
            <w:b w:val="0"/>
            <w:bCs w:val="0"/>
            <w:noProof w:val="0"/>
            <w:sz w:val="20"/>
            <w:szCs w:val="20"/>
            <w:lang w:val="en-US"/>
          </w:rPr>
          <w:t xml:space="preserve"> messages</w:t>
        </w:r>
      </w:ins>
      <w:commentRangeEnd w:id="617777577"/>
      <w:r>
        <w:rPr>
          <w:rStyle w:val="CommentReference"/>
        </w:rPr>
        <w:commentReference w:id="617777577"/>
      </w:r>
      <w:commentRangeEnd w:id="1239840120"/>
      <w:r>
        <w:rPr>
          <w:rStyle w:val="CommentReference"/>
        </w:rPr>
        <w:commentReference w:id="1239840120"/>
      </w:r>
      <w:ins w:author="Ume Sauda Ghanyani" w:date="2025-05-13T05:38:34.876Z" w:id="1133599751">
        <w:r w:rsidRPr="66E8CBC7" w:rsidR="6C2B71BD">
          <w:rPr>
            <w:rFonts w:ascii="Microsoft GothicNeo" w:hAnsi="Microsoft GothicNeo" w:eastAsia="Microsoft GothicNeo" w:cs="Microsoft GothicNeo"/>
            <w:b w:val="0"/>
            <w:bCs w:val="0"/>
            <w:noProof w:val="0"/>
            <w:sz w:val="20"/>
            <w:szCs w:val="20"/>
            <w:lang w:val="en-US"/>
          </w:rPr>
          <w:t>. No decoding or reformatting is required by the Relay Service.</w:t>
        </w:r>
      </w:ins>
    </w:p>
    <w:p w:rsidR="00343D7B" w:rsidP="66E8CBC7" w:rsidRDefault="009B3078" w14:paraId="4D3F7006" w14:textId="29F73BCD">
      <w:pPr>
        <w:pStyle w:val="Heading4"/>
        <w:pageBreakBefore w:val="1"/>
        <w:spacing w:before="319" w:beforeAutospacing="off" w:after="319" w:afterAutospacing="off"/>
        <w:rPr>
          <w:ins w:author="Ume Sauda Ghanyani" w:date="2025-05-13T05:38:34.876Z" w16du:dateUtc="2025-05-13T05:38:34.876Z" w:id="1833550569"/>
          <w:rFonts w:ascii="Microsoft GothicNeo" w:hAnsi="Microsoft GothicNeo" w:eastAsia="Microsoft GothicNeo" w:cs="Microsoft GothicNeo"/>
          <w:b w:val="0"/>
          <w:bCs w:val="0"/>
          <w:noProof w:val="0"/>
          <w:sz w:val="24"/>
          <w:szCs w:val="24"/>
          <w:lang w:val="en-US"/>
          <w:rPrChange w:author="Ume Sauda Ghanyani" w:date="2025-05-13T05:39:08.309Z" w:id="1329359404">
            <w:rPr>
              <w:ins w:author="Ume Sauda Ghanyani" w:date="2025-05-13T05:38:34.876Z" w16du:dateUtc="2025-05-13T05:38:34.876Z" w:id="79475679"/>
              <w:rFonts w:ascii="Microsoft GothicNeo" w:hAnsi="Microsoft GothicNeo" w:eastAsia="Microsoft GothicNeo" w:cs="Microsoft GothicNeo"/>
              <w:b w:val="1"/>
              <w:bCs w:val="1"/>
              <w:noProof w:val="0"/>
              <w:sz w:val="24"/>
              <w:szCs w:val="24"/>
              <w:lang w:val="en-US"/>
            </w:rPr>
          </w:rPrChange>
        </w:rPr>
        <w:pPrChange w:author="Ume Sauda Ghanyani" w:date="2025-05-13T05:38:34.849Z">
          <w:pPr/>
        </w:pPrChange>
      </w:pPr>
      <w:ins w:author="Ume Sauda Ghanyani" w:date="2025-05-13T05:38:34.876Z" w:id="988875547">
        <w:r w:rsidRPr="66E8CBC7" w:rsidR="6C2B71BD">
          <w:rPr>
            <w:rFonts w:ascii="Microsoft GothicNeo" w:hAnsi="Microsoft GothicNeo" w:eastAsia="Microsoft GothicNeo" w:cs="Microsoft GothicNeo"/>
            <w:b w:val="0"/>
            <w:bCs w:val="0"/>
            <w:noProof w:val="0"/>
            <w:sz w:val="24"/>
            <w:szCs w:val="24"/>
            <w:lang w:val="en-US"/>
            <w:rPrChange w:author="Ume Sauda Ghanyani" w:date="2025-05-13T05:39:08.309Z" w:id="168085667">
              <w:rPr>
                <w:rFonts w:ascii="Microsoft GothicNeo" w:hAnsi="Microsoft GothicNeo" w:eastAsia="Microsoft GothicNeo" w:cs="Microsoft GothicNeo"/>
                <w:b w:val="1"/>
                <w:bCs w:val="1"/>
                <w:noProof w:val="0"/>
                <w:sz w:val="24"/>
                <w:szCs w:val="24"/>
                <w:lang w:val="en-US"/>
              </w:rPr>
            </w:rPrChange>
          </w:rPr>
          <w:t>Purpose:</w:t>
        </w:r>
      </w:ins>
    </w:p>
    <w:p w:rsidR="00343D7B" w:rsidP="66E8CBC7" w:rsidRDefault="009B3078" w14:paraId="2E468CCC" w14:textId="4CCE92DD">
      <w:pPr>
        <w:pageBreakBefore w:val="1"/>
        <w:spacing w:before="240" w:beforeAutospacing="off" w:after="240" w:afterAutospacing="off"/>
        <w:rPr>
          <w:ins w:author="Ume Sauda Ghanyani" w:date="2025-05-13T05:38:34.877Z" w16du:dateUtc="2025-05-13T05:38:34.877Z" w:id="256446306"/>
          <w:rFonts w:ascii="Microsoft GothicNeo" w:hAnsi="Microsoft GothicNeo" w:eastAsia="Microsoft GothicNeo" w:cs="Microsoft GothicNeo"/>
          <w:b w:val="0"/>
          <w:bCs w:val="0"/>
          <w:noProof w:val="0"/>
          <w:sz w:val="20"/>
          <w:szCs w:val="20"/>
          <w:lang w:val="en-US"/>
        </w:rPr>
        <w:pPrChange w:author="Ume Sauda Ghanyani" w:date="2025-05-13T05:38:34.852Z">
          <w:pPr/>
        </w:pPrChange>
      </w:pPr>
      <w:ins w:author="Ume Sauda Ghanyani" w:date="2025-05-13T05:38:34.877Z" w:id="1073306056">
        <w:r w:rsidRPr="66E8CBC7" w:rsidR="6C2B71BD">
          <w:rPr>
            <w:rFonts w:ascii="Microsoft GothicNeo" w:hAnsi="Microsoft GothicNeo" w:eastAsia="Microsoft GothicNeo" w:cs="Microsoft GothicNeo"/>
            <w:b w:val="0"/>
            <w:bCs w:val="0"/>
            <w:noProof w:val="0"/>
            <w:sz w:val="20"/>
            <w:szCs w:val="20"/>
            <w:lang w:val="en-US"/>
          </w:rPr>
          <w:t xml:space="preserve">Used in scenarios where both the source and target systems are </w:t>
        </w:r>
        <w:r w:rsidRPr="66E8CBC7" w:rsidR="6C2B71BD">
          <w:rPr>
            <w:rFonts w:ascii="Microsoft GothicNeo" w:hAnsi="Microsoft GothicNeo" w:eastAsia="Microsoft GothicNeo" w:cs="Microsoft GothicNeo"/>
            <w:b w:val="0"/>
            <w:bCs w:val="0"/>
            <w:noProof w:val="0"/>
            <w:sz w:val="20"/>
            <w:szCs w:val="20"/>
            <w:lang w:val="en-US"/>
            <w:rPrChange w:author="Ume Sauda Ghanyani" w:date="2025-05-13T05:39:08.309Z" w:id="2062767511">
              <w:rPr>
                <w:rFonts w:ascii="Microsoft GothicNeo" w:hAnsi="Microsoft GothicNeo" w:eastAsia="Microsoft GothicNeo" w:cs="Microsoft GothicNeo"/>
                <w:b w:val="1"/>
                <w:bCs w:val="1"/>
                <w:noProof w:val="0"/>
                <w:sz w:val="20"/>
                <w:szCs w:val="20"/>
                <w:lang w:val="en-US"/>
              </w:rPr>
            </w:rPrChange>
          </w:rPr>
          <w:t>schema-aware</w:t>
        </w:r>
        <w:r w:rsidRPr="66E8CBC7" w:rsidR="6C2B71BD">
          <w:rPr>
            <w:rFonts w:ascii="Microsoft GothicNeo" w:hAnsi="Microsoft GothicNeo" w:eastAsia="Microsoft GothicNeo" w:cs="Microsoft GothicNeo"/>
            <w:b w:val="0"/>
            <w:bCs w:val="0"/>
            <w:noProof w:val="0"/>
            <w:sz w:val="20"/>
            <w:szCs w:val="20"/>
            <w:lang w:val="en-US"/>
          </w:rPr>
          <w:t xml:space="preserve"> and support </w:t>
        </w:r>
        <w:r w:rsidRPr="66E8CBC7" w:rsidR="6C2B71BD">
          <w:rPr>
            <w:rFonts w:ascii="Microsoft GothicNeo" w:hAnsi="Microsoft GothicNeo" w:eastAsia="Microsoft GothicNeo" w:cs="Microsoft GothicNeo"/>
            <w:b w:val="0"/>
            <w:bCs w:val="0"/>
            <w:noProof w:val="0"/>
            <w:sz w:val="20"/>
            <w:szCs w:val="20"/>
            <w:lang w:val="en-US"/>
            <w:rPrChange w:author="Ume Sauda Ghanyani" w:date="2025-05-13T05:39:08.309Z" w:id="408303040">
              <w:rPr>
                <w:rFonts w:ascii="Microsoft GothicNeo" w:hAnsi="Microsoft GothicNeo" w:eastAsia="Microsoft GothicNeo" w:cs="Microsoft GothicNeo"/>
                <w:b w:val="1"/>
                <w:bCs w:val="1"/>
                <w:noProof w:val="0"/>
                <w:sz w:val="20"/>
                <w:szCs w:val="20"/>
                <w:lang w:val="en-US"/>
              </w:rPr>
            </w:rPrChange>
          </w:rPr>
          <w:t>structured binary communication</w:t>
        </w:r>
        <w:r w:rsidRPr="66E8CBC7" w:rsidR="6C2B71BD">
          <w:rPr>
            <w:rFonts w:ascii="Microsoft GothicNeo" w:hAnsi="Microsoft GothicNeo" w:eastAsia="Microsoft GothicNeo" w:cs="Microsoft GothicNeo"/>
            <w:b w:val="0"/>
            <w:bCs w:val="0"/>
            <w:noProof w:val="0"/>
            <w:sz w:val="20"/>
            <w:szCs w:val="20"/>
            <w:lang w:val="en-US"/>
          </w:rPr>
          <w:t xml:space="preserve"> for efficiency, such as within internal microservices or trusted infrastructure.</w:t>
        </w:r>
      </w:ins>
    </w:p>
    <w:p w:rsidR="00343D7B" w:rsidP="66E8CBC7" w:rsidRDefault="009B3078" w14:paraId="0339B3A8" w14:textId="53B43CFE">
      <w:pPr>
        <w:pStyle w:val="Heading4"/>
        <w:pageBreakBefore w:val="1"/>
        <w:spacing w:before="319" w:beforeAutospacing="off" w:after="319" w:afterAutospacing="off"/>
        <w:rPr>
          <w:ins w:author="Ume Sauda Ghanyani" w:date="2025-05-13T05:38:34.877Z" w16du:dateUtc="2025-05-13T05:38:34.877Z" w:id="1512521412"/>
          <w:rFonts w:ascii="Microsoft GothicNeo" w:hAnsi="Microsoft GothicNeo" w:eastAsia="Microsoft GothicNeo" w:cs="Microsoft GothicNeo"/>
          <w:b w:val="0"/>
          <w:bCs w:val="0"/>
          <w:noProof w:val="0"/>
          <w:sz w:val="24"/>
          <w:szCs w:val="24"/>
          <w:lang w:val="en-US"/>
          <w:rPrChange w:author="Ume Sauda Ghanyani" w:date="2025-05-13T05:39:08.31Z" w:id="1062773186">
            <w:rPr>
              <w:ins w:author="Ume Sauda Ghanyani" w:date="2025-05-13T05:38:34.877Z" w16du:dateUtc="2025-05-13T05:38:34.877Z" w:id="1107731280"/>
              <w:rFonts w:ascii="Microsoft GothicNeo" w:hAnsi="Microsoft GothicNeo" w:eastAsia="Microsoft GothicNeo" w:cs="Microsoft GothicNeo"/>
              <w:b w:val="1"/>
              <w:bCs w:val="1"/>
              <w:noProof w:val="0"/>
              <w:sz w:val="24"/>
              <w:szCs w:val="24"/>
              <w:lang w:val="en-US"/>
            </w:rPr>
          </w:rPrChange>
        </w:rPr>
        <w:pPrChange w:author="Ume Sauda Ghanyani" w:date="2025-05-13T05:38:34.855Z">
          <w:pPr/>
        </w:pPrChange>
      </w:pPr>
      <w:commentRangeStart w:id="1062789192"/>
      <w:ins w:author="Ume Sauda Ghanyani" w:date="2025-05-13T05:38:34.877Z" w:id="491309593">
        <w:r w:rsidRPr="66E8CBC7" w:rsidR="6C2B71BD">
          <w:rPr>
            <w:rFonts w:ascii="Microsoft GothicNeo" w:hAnsi="Microsoft GothicNeo" w:eastAsia="Microsoft GothicNeo" w:cs="Microsoft GothicNeo"/>
            <w:b w:val="0"/>
            <w:bCs w:val="0"/>
            <w:noProof w:val="0"/>
            <w:sz w:val="24"/>
            <w:szCs w:val="24"/>
            <w:lang w:val="en-US"/>
            <w:rPrChange w:author="Ume Sauda Ghanyani" w:date="2025-05-13T05:39:08.31Z" w:id="1683653281">
              <w:rPr>
                <w:rFonts w:ascii="Microsoft GothicNeo" w:hAnsi="Microsoft GothicNeo" w:eastAsia="Microsoft GothicNeo" w:cs="Microsoft GothicNeo"/>
                <w:b w:val="1"/>
                <w:bCs w:val="1"/>
                <w:noProof w:val="0"/>
                <w:sz w:val="24"/>
                <w:szCs w:val="24"/>
                <w:lang w:val="en-US"/>
              </w:rPr>
            </w:rPrChange>
          </w:rPr>
          <w:t>Supported Destination Endpoints</w:t>
        </w:r>
      </w:ins>
      <w:commentRangeEnd w:id="1062789192"/>
      <w:r>
        <w:rPr>
          <w:rStyle w:val="CommentReference"/>
        </w:rPr>
        <w:commentReference w:id="1062789192"/>
      </w:r>
      <w:ins w:author="Ume Sauda Ghanyani" w:date="2025-05-13T05:38:34.877Z" w:id="325511510">
        <w:r w:rsidRPr="66E8CBC7" w:rsidR="6C2B71BD">
          <w:rPr>
            <w:rFonts w:ascii="Microsoft GothicNeo" w:hAnsi="Microsoft GothicNeo" w:eastAsia="Microsoft GothicNeo" w:cs="Microsoft GothicNeo"/>
            <w:b w:val="0"/>
            <w:bCs w:val="0"/>
            <w:noProof w:val="0"/>
            <w:sz w:val="24"/>
            <w:szCs w:val="24"/>
            <w:lang w:val="en-US"/>
            <w:rPrChange w:author="Ume Sauda Ghanyani" w:date="2025-05-13T05:39:08.31Z" w:id="126151460">
              <w:rPr>
                <w:rFonts w:ascii="Microsoft GothicNeo" w:hAnsi="Microsoft GothicNeo" w:eastAsia="Microsoft GothicNeo" w:cs="Microsoft GothicNeo"/>
                <w:b w:val="1"/>
                <w:bCs w:val="1"/>
                <w:noProof w:val="0"/>
                <w:sz w:val="24"/>
                <w:szCs w:val="24"/>
                <w:lang w:val="en-US"/>
              </w:rPr>
            </w:rPrChange>
          </w:rPr>
          <w:t>:</w:t>
        </w:r>
      </w:ins>
    </w:p>
    <w:p w:rsidR="00343D7B" w:rsidP="66E8CBC7" w:rsidRDefault="009B3078" w14:paraId="22ACB04E" w14:textId="4CF3523A">
      <w:pPr>
        <w:pStyle w:val="ListParagraph"/>
        <w:pageBreakBefore w:val="1"/>
        <w:numPr>
          <w:ilvl w:val="0"/>
          <w:numId w:val="11"/>
        </w:numPr>
        <w:spacing w:before="240" w:beforeAutospacing="off" w:after="240" w:afterAutospacing="off"/>
        <w:rPr>
          <w:ins w:author="Ume Sauda Ghanyani" w:date="2025-05-13T05:38:34.877Z" w16du:dateUtc="2025-05-13T05:38:34.877Z" w:id="957235490"/>
          <w:rFonts w:ascii="Microsoft GothicNeo" w:hAnsi="Microsoft GothicNeo" w:eastAsia="Microsoft GothicNeo" w:cs="Microsoft GothicNeo"/>
          <w:b w:val="0"/>
          <w:bCs w:val="0"/>
          <w:noProof w:val="0"/>
          <w:sz w:val="20"/>
          <w:szCs w:val="20"/>
          <w:lang w:val="en-US"/>
        </w:rPr>
        <w:pPrChange w:author="Ume Sauda Ghanyani" w:date="2025-05-13T05:38:34.865Z">
          <w:pPr>
            <w:pStyle w:val="ListParagraph"/>
            <w:numPr>
              <w:ilvl w:val="0"/>
              <w:numId w:val="11"/>
            </w:numPr>
          </w:pPr>
        </w:pPrChange>
      </w:pPr>
      <w:ins w:author="Ume Sauda Ghanyani" w:date="2025-05-13T05:38:34.877Z" w:id="193730676">
        <w:r w:rsidRPr="66E8CBC7" w:rsidR="6C2B71BD">
          <w:rPr>
            <w:rFonts w:ascii="Microsoft GothicNeo" w:hAnsi="Microsoft GothicNeo" w:eastAsia="Microsoft GothicNeo" w:cs="Microsoft GothicNeo"/>
            <w:b w:val="0"/>
            <w:bCs w:val="0"/>
            <w:noProof w:val="0"/>
            <w:sz w:val="20"/>
            <w:szCs w:val="20"/>
            <w:lang w:val="en-US"/>
            <w:rPrChange w:author="Ume Sauda Ghanyani" w:date="2025-05-13T05:39:08.31Z" w:id="914314852">
              <w:rPr>
                <w:rFonts w:ascii="Microsoft GothicNeo" w:hAnsi="Microsoft GothicNeo" w:eastAsia="Microsoft GothicNeo" w:cs="Microsoft GothicNeo"/>
                <w:b w:val="1"/>
                <w:bCs w:val="1"/>
                <w:noProof w:val="0"/>
                <w:sz w:val="20"/>
                <w:szCs w:val="20"/>
                <w:lang w:val="en-US"/>
              </w:rPr>
            </w:rPrChange>
          </w:rPr>
          <w:t>NATS</w:t>
        </w:r>
        <w:r w:rsidRPr="66E8CBC7" w:rsidR="6C2B71BD">
          <w:rPr>
            <w:rFonts w:ascii="Microsoft GothicNeo" w:hAnsi="Microsoft GothicNeo" w:eastAsia="Microsoft GothicNeo" w:cs="Microsoft GothicNeo"/>
            <w:b w:val="0"/>
            <w:bCs w:val="0"/>
            <w:noProof w:val="0"/>
            <w:sz w:val="20"/>
            <w:szCs w:val="20"/>
            <w:lang w:val="en-US"/>
          </w:rPr>
          <w:t xml:space="preserve"> – For lightweight internal messaging with high performance.</w:t>
        </w:r>
      </w:ins>
    </w:p>
    <w:p w:rsidR="00343D7B" w:rsidP="66E8CBC7" w:rsidRDefault="009B3078" w14:paraId="05CAEEE9" w14:textId="5C40A47C">
      <w:pPr>
        <w:pStyle w:val="ListParagraph"/>
        <w:pageBreakBefore w:val="1"/>
        <w:numPr>
          <w:ilvl w:val="0"/>
          <w:numId w:val="11"/>
        </w:numPr>
        <w:spacing w:before="240" w:beforeAutospacing="off" w:after="240" w:afterAutospacing="off"/>
        <w:rPr>
          <w:ins w:author="Ume Sauda Ghanyani" w:date="2025-05-13T05:38:34.877Z" w16du:dateUtc="2025-05-13T05:38:34.877Z" w:id="119077738"/>
          <w:rFonts w:ascii="Microsoft GothicNeo" w:hAnsi="Microsoft GothicNeo" w:eastAsia="Microsoft GothicNeo" w:cs="Microsoft GothicNeo"/>
          <w:b w:val="0"/>
          <w:bCs w:val="0"/>
          <w:noProof w:val="0"/>
          <w:sz w:val="20"/>
          <w:szCs w:val="20"/>
          <w:lang w:val="en-US"/>
        </w:rPr>
        <w:pPrChange w:author="Ume Sauda Ghanyani" w:date="2025-05-13T05:38:34.87Z">
          <w:pPr>
            <w:pStyle w:val="ListParagraph"/>
            <w:numPr>
              <w:ilvl w:val="0"/>
              <w:numId w:val="11"/>
            </w:numPr>
          </w:pPr>
        </w:pPrChange>
      </w:pPr>
      <w:commentRangeStart w:id="1790705330"/>
      <w:commentRangeStart w:id="1818201617"/>
      <w:ins w:author="Ume Sauda Ghanyani" w:date="2025-05-13T05:38:34.877Z" w:id="1305408053">
        <w:r w:rsidRPr="66E8CBC7" w:rsidR="6C2B71BD">
          <w:rPr>
            <w:rFonts w:ascii="Microsoft GothicNeo" w:hAnsi="Microsoft GothicNeo" w:eastAsia="Microsoft GothicNeo" w:cs="Microsoft GothicNeo"/>
            <w:b w:val="0"/>
            <w:bCs w:val="0"/>
            <w:noProof w:val="0"/>
            <w:sz w:val="20"/>
            <w:szCs w:val="20"/>
            <w:lang w:val="en-US"/>
            <w:rPrChange w:author="Ume Sauda Ghanyani" w:date="2025-05-13T05:39:08.31Z" w:id="2010482292">
              <w:rPr>
                <w:rFonts w:ascii="Microsoft GothicNeo" w:hAnsi="Microsoft GothicNeo" w:eastAsia="Microsoft GothicNeo" w:cs="Microsoft GothicNeo"/>
                <w:b w:val="1"/>
                <w:bCs w:val="1"/>
                <w:noProof w:val="0"/>
                <w:sz w:val="20"/>
                <w:szCs w:val="20"/>
                <w:lang w:val="en-US"/>
              </w:rPr>
            </w:rPrChange>
          </w:rPr>
          <w:t>REST API</w:t>
        </w:r>
      </w:ins>
      <w:commentRangeEnd w:id="1790705330"/>
      <w:r>
        <w:rPr>
          <w:rStyle w:val="CommentReference"/>
        </w:rPr>
        <w:commentReference w:id="1790705330"/>
      </w:r>
      <w:commentRangeEnd w:id="1818201617"/>
      <w:r>
        <w:rPr>
          <w:rStyle w:val="CommentReference"/>
        </w:rPr>
        <w:commentReference w:id="1818201617"/>
      </w:r>
      <w:ins w:author="Ume Sauda Ghanyani" w:date="2025-05-13T05:38:34.877Z" w:id="924835470">
        <w:r w:rsidRPr="66E8CBC7" w:rsidR="6C2B71BD">
          <w:rPr>
            <w:rFonts w:ascii="Microsoft GothicNeo" w:hAnsi="Microsoft GothicNeo" w:eastAsia="Microsoft GothicNeo" w:cs="Microsoft GothicNeo"/>
            <w:b w:val="0"/>
            <w:bCs w:val="0"/>
            <w:noProof w:val="0"/>
            <w:sz w:val="20"/>
            <w:szCs w:val="20"/>
            <w:lang w:val="en-US"/>
          </w:rPr>
          <w:t xml:space="preserve"> – For services that accept </w:t>
        </w:r>
        <w:r w:rsidRPr="66E8CBC7" w:rsidR="6C2B71BD">
          <w:rPr>
            <w:rFonts w:ascii="Microsoft GothicNeo" w:hAnsi="Microsoft GothicNeo" w:eastAsia="Microsoft GothicNeo" w:cs="Microsoft GothicNeo"/>
            <w:b w:val="0"/>
            <w:bCs w:val="0"/>
            <w:noProof w:val="0"/>
            <w:sz w:val="20"/>
            <w:szCs w:val="20"/>
            <w:lang w:val="en-US"/>
          </w:rPr>
          <w:t>Protobuf</w:t>
        </w:r>
        <w:r w:rsidRPr="66E8CBC7" w:rsidR="6C2B71BD">
          <w:rPr>
            <w:rFonts w:ascii="Microsoft GothicNeo" w:hAnsi="Microsoft GothicNeo" w:eastAsia="Microsoft GothicNeo" w:cs="Microsoft GothicNeo"/>
            <w:b w:val="0"/>
            <w:bCs w:val="0"/>
            <w:noProof w:val="0"/>
            <w:sz w:val="20"/>
            <w:szCs w:val="20"/>
            <w:lang w:val="en-US"/>
          </w:rPr>
          <w:t xml:space="preserve"> payloads over HTTP.</w:t>
        </w:r>
      </w:ins>
    </w:p>
    <w:p w:rsidR="00343D7B" w:rsidP="052017E0" w:rsidRDefault="009B3078" w14:paraId="3C303ADB" w14:textId="3E80A82E">
      <w:pPr>
        <w:pStyle w:val="ListParagraph"/>
        <w:pageBreakBefore w:val="1"/>
        <w:numPr>
          <w:ilvl w:val="0"/>
          <w:numId w:val="11"/>
        </w:numPr>
        <w:spacing w:before="240" w:beforeAutospacing="off" w:after="240" w:afterAutospacing="off"/>
        <w:rPr>
          <w:ins w:author="Ume Sauda Ghanyani" w:date="2025-05-20T11:52:25.724Z" w16du:dateUtc="2025-05-20T11:52:25.724Z" w:id="1831689300"/>
          <w:rFonts w:ascii="Microsoft GothicNeo" w:hAnsi="Microsoft GothicNeo" w:eastAsia="Microsoft GothicNeo" w:cs="Microsoft GothicNeo"/>
          <w:b w:val="0"/>
          <w:bCs w:val="0"/>
          <w:noProof w:val="0"/>
          <w:sz w:val="20"/>
          <w:szCs w:val="20"/>
          <w:lang w:val="en-US"/>
        </w:rPr>
        <w:pPrChange w:author="Ume Sauda Ghanyani" w:date="2025-05-13T05:38:34.874Z">
          <w:pPr>
            <w:pStyle w:val="ListParagraph"/>
            <w:numPr>
              <w:ilvl w:val="0"/>
              <w:numId w:val="11"/>
            </w:numPr>
          </w:pPr>
        </w:pPrChange>
      </w:pPr>
      <w:ins w:author="Ume Sauda Ghanyani" w:date="2025-05-13T05:38:34.877Z" w:id="2140805011">
        <w:r w:rsidRPr="052017E0" w:rsidR="6C2B71BD">
          <w:rPr>
            <w:rFonts w:ascii="Microsoft GothicNeo" w:hAnsi="Microsoft GothicNeo" w:eastAsia="Microsoft GothicNeo" w:cs="Microsoft GothicNeo"/>
            <w:b w:val="0"/>
            <w:bCs w:val="0"/>
            <w:noProof w:val="0"/>
            <w:sz w:val="20"/>
            <w:szCs w:val="20"/>
            <w:lang w:val="en-US"/>
            <w:rPrChange w:author="Ume Sauda Ghanyani" w:date="2025-05-13T05:39:08.311Z" w:id="732707072">
              <w:rPr>
                <w:rFonts w:ascii="Microsoft GothicNeo" w:hAnsi="Microsoft GothicNeo" w:eastAsia="Microsoft GothicNeo" w:cs="Microsoft GothicNeo"/>
                <w:b w:val="1"/>
                <w:bCs w:val="1"/>
                <w:noProof w:val="0"/>
                <w:sz w:val="20"/>
                <w:szCs w:val="20"/>
                <w:lang w:val="en-US"/>
              </w:rPr>
            </w:rPrChange>
          </w:rPr>
          <w:t>Kafka</w:t>
        </w:r>
        <w:r w:rsidRPr="052017E0" w:rsidR="6C2B71BD">
          <w:rPr>
            <w:rFonts w:ascii="Microsoft GothicNeo" w:hAnsi="Microsoft GothicNeo" w:eastAsia="Microsoft GothicNeo" w:cs="Microsoft GothicNeo"/>
            <w:b w:val="0"/>
            <w:bCs w:val="0"/>
            <w:noProof w:val="0"/>
            <w:sz w:val="20"/>
            <w:szCs w:val="20"/>
            <w:lang w:val="en-US"/>
          </w:rPr>
          <w:t xml:space="preserve"> – For durable, event-stream based forwarding of encoded messages.</w:t>
        </w:r>
      </w:ins>
    </w:p>
    <w:p w:rsidR="00343D7B" w:rsidP="052017E0" w:rsidRDefault="009B3078" w14:paraId="33A5054B" w14:textId="073B7082">
      <w:pPr>
        <w:pStyle w:val="ListParagraph"/>
        <w:pageBreakBefore w:val="1"/>
        <w:numPr>
          <w:ilvl w:val="0"/>
          <w:numId w:val="11"/>
        </w:numPr>
        <w:spacing w:before="240" w:beforeAutospacing="off" w:after="240" w:afterAutospacing="off"/>
        <w:rPr>
          <w:ins w:author="Ume Sauda Ghanyani" w:date="2025-05-13T05:41:01.651Z" w16du:dateUtc="2025-05-13T05:41:01.651Z" w:id="1170221448"/>
          <w:rFonts w:ascii="Microsoft GothicNeo" w:hAnsi="Microsoft GothicNeo" w:eastAsia="Microsoft GothicNeo" w:cs="Microsoft GothicNeo"/>
          <w:b w:val="0"/>
          <w:bCs w:val="0"/>
          <w:noProof w:val="0"/>
          <w:sz w:val="24"/>
          <w:szCs w:val="24"/>
          <w:lang w:val="en-US"/>
        </w:rPr>
      </w:pPr>
      <w:bookmarkStart w:name="_Toc807404804" w:id="696336107"/>
      <w:ins w:author="Ume Sauda Ghanyani" w:date="2025-05-13T05:41:01.65Z" w:id="1157818452">
        <w:r w:rsidRPr="052017E0" w:rsidR="36EDED0A">
          <w:rPr>
            <w:noProof w:val="0"/>
            <w:lang w:val="en-US"/>
            <w:rPrChange w:author="Ume Sauda Ghanyani" w:date="2025-05-13T06:00:34.061Z" w:id="1119945076">
              <w:rPr>
                <w:rFonts w:ascii="Microsoft GothicNeo" w:hAnsi="Microsoft GothicNeo" w:eastAsia="Microsoft GothicNeo" w:cs="Microsoft GothicNeo"/>
                <w:b w:val="0"/>
                <w:bCs w:val="0"/>
                <w:noProof w:val="0"/>
                <w:sz w:val="24"/>
                <w:szCs w:val="24"/>
                <w:lang w:val="en-US"/>
              </w:rPr>
            </w:rPrChange>
          </w:rPr>
          <w:t>Use Case 2: Known to Known (Encoded -&gt; Raw)</w:t>
        </w:r>
      </w:ins>
      <w:bookmarkEnd w:id="696336107"/>
    </w:p>
    <w:p w:rsidR="00343D7B" w:rsidP="66E8CBC7" w:rsidRDefault="009B3078" w14:paraId="4E5CC17B" w14:textId="019F9885">
      <w:pPr>
        <w:pStyle w:val="Heading4"/>
        <w:pageBreakBefore w:val="1"/>
        <w:spacing w:before="319" w:beforeAutospacing="off" w:after="319" w:afterAutospacing="off"/>
        <w:rPr>
          <w:ins w:author="Ume Sauda Ghanyani" w:date="2025-05-13T05:41:48.901Z" w16du:dateUtc="2025-05-13T05:41:48.901Z" w:id="809415777"/>
          <w:rFonts w:ascii="Microsoft GothicNeo" w:hAnsi="Microsoft GothicNeo" w:eastAsia="Microsoft GothicNeo" w:cs="Microsoft GothicNeo"/>
          <w:b w:val="0"/>
          <w:bCs w:val="0"/>
          <w:noProof w:val="0"/>
          <w:sz w:val="24"/>
          <w:szCs w:val="24"/>
          <w:lang w:val="en-US"/>
          <w:rPrChange w:author="Ume Sauda Ghanyani" w:date="2025-05-13T05:42:05.413Z" w:id="291203334">
            <w:rPr>
              <w:ins w:author="Ume Sauda Ghanyani" w:date="2025-05-13T05:41:48.901Z" w16du:dateUtc="2025-05-13T05:41:48.901Z" w:id="1188000128"/>
              <w:rFonts w:ascii="Microsoft GothicNeo" w:hAnsi="Microsoft GothicNeo" w:eastAsia="Microsoft GothicNeo" w:cs="Microsoft GothicNeo"/>
              <w:b w:val="1"/>
              <w:bCs w:val="1"/>
              <w:noProof w:val="0"/>
              <w:sz w:val="24"/>
              <w:szCs w:val="24"/>
              <w:lang w:val="en-US"/>
            </w:rPr>
          </w:rPrChange>
        </w:rPr>
        <w:pPrChange w:author="Ume Sauda Ghanyani" w:date="2025-05-13T05:41:48.869Z">
          <w:pPr/>
        </w:pPrChange>
      </w:pPr>
      <w:ins w:author="Ume Sauda Ghanyani" w:date="2025-05-13T05:41:48.901Z" w:id="2071888074">
        <w:r w:rsidRPr="66E8CBC7" w:rsidR="36EDED0A">
          <w:rPr>
            <w:rFonts w:ascii="Microsoft GothicNeo" w:hAnsi="Microsoft GothicNeo" w:eastAsia="Microsoft GothicNeo" w:cs="Microsoft GothicNeo"/>
            <w:b w:val="0"/>
            <w:bCs w:val="0"/>
            <w:noProof w:val="0"/>
            <w:sz w:val="24"/>
            <w:szCs w:val="24"/>
            <w:lang w:val="en-US"/>
            <w:rPrChange w:author="Ume Sauda Ghanyani" w:date="2025-05-13T05:42:05.412Z" w:id="723021165">
              <w:rPr>
                <w:rFonts w:ascii="Microsoft GothicNeo" w:hAnsi="Microsoft GothicNeo" w:eastAsia="Microsoft GothicNeo" w:cs="Microsoft GothicNeo"/>
                <w:b w:val="1"/>
                <w:bCs w:val="1"/>
                <w:noProof w:val="0"/>
                <w:sz w:val="24"/>
                <w:szCs w:val="24"/>
                <w:lang w:val="en-US"/>
              </w:rPr>
            </w:rPrChange>
          </w:rPr>
          <w:t>Description:</w:t>
        </w:r>
      </w:ins>
    </w:p>
    <w:p w:rsidR="00343D7B" w:rsidP="66E8CBC7" w:rsidRDefault="009B3078" w14:paraId="058E29F8" w14:textId="62C5BAC3">
      <w:pPr>
        <w:pageBreakBefore w:val="1"/>
        <w:spacing w:before="240" w:beforeAutospacing="off" w:after="240" w:afterAutospacing="off"/>
        <w:rPr>
          <w:ins w:author="Ume Sauda Ghanyani" w:date="2025-05-13T05:41:48.901Z" w16du:dateUtc="2025-05-13T05:41:48.901Z" w:id="2144187422"/>
          <w:rFonts w:ascii="Microsoft GothicNeo" w:hAnsi="Microsoft GothicNeo" w:eastAsia="Microsoft GothicNeo" w:cs="Microsoft GothicNeo"/>
          <w:b w:val="0"/>
          <w:bCs w:val="0"/>
          <w:noProof w:val="0"/>
          <w:sz w:val="20"/>
          <w:szCs w:val="20"/>
          <w:lang w:val="en-US"/>
        </w:rPr>
        <w:pPrChange w:author="Ume Sauda Ghanyani" w:date="2025-05-13T05:41:48.871Z">
          <w:pPr/>
        </w:pPrChange>
      </w:pPr>
      <w:ins w:author="Ume Sauda Ghanyani" w:date="2025-05-13T05:41:48.901Z" w:id="2064600726">
        <w:r w:rsidRPr="66E8CBC7" w:rsidR="36EDED0A">
          <w:rPr>
            <w:rFonts w:ascii="Microsoft GothicNeo" w:hAnsi="Microsoft GothicNeo" w:eastAsia="Microsoft GothicNeo" w:cs="Microsoft GothicNeo"/>
            <w:b w:val="0"/>
            <w:bCs w:val="0"/>
            <w:noProof w:val="0"/>
            <w:sz w:val="20"/>
            <w:szCs w:val="20"/>
            <w:lang w:val="en-US"/>
          </w:rPr>
          <w:t xml:space="preserve">This use case handles the scenario where a message is </w:t>
        </w:r>
        <w:r w:rsidRPr="66E8CBC7" w:rsidR="36EDED0A">
          <w:rPr>
            <w:rFonts w:ascii="Microsoft GothicNeo" w:hAnsi="Microsoft GothicNeo" w:eastAsia="Microsoft GothicNeo" w:cs="Microsoft GothicNeo"/>
            <w:b w:val="0"/>
            <w:bCs w:val="0"/>
            <w:noProof w:val="0"/>
            <w:sz w:val="20"/>
            <w:szCs w:val="20"/>
            <w:lang w:val="en-US"/>
            <w:rPrChange w:author="Ume Sauda Ghanyani" w:date="2025-05-13T05:42:05.413Z" w:id="1215703294">
              <w:rPr>
                <w:rFonts w:ascii="Microsoft GothicNeo" w:hAnsi="Microsoft GothicNeo" w:eastAsia="Microsoft GothicNeo" w:cs="Microsoft GothicNeo"/>
                <w:b w:val="1"/>
                <w:bCs w:val="1"/>
                <w:noProof w:val="0"/>
                <w:sz w:val="20"/>
                <w:szCs w:val="20"/>
                <w:lang w:val="en-US"/>
              </w:rPr>
            </w:rPrChange>
          </w:rPr>
          <w:t>received in an encoded format (</w:t>
        </w:r>
        <w:r w:rsidRPr="66E8CBC7" w:rsidR="36EDED0A">
          <w:rPr>
            <w:rFonts w:ascii="Microsoft GothicNeo" w:hAnsi="Microsoft GothicNeo" w:eastAsia="Microsoft GothicNeo" w:cs="Microsoft GothicNeo"/>
            <w:b w:val="0"/>
            <w:bCs w:val="0"/>
            <w:noProof w:val="0"/>
            <w:sz w:val="20"/>
            <w:szCs w:val="20"/>
            <w:lang w:val="en-US"/>
            <w:rPrChange w:author="Ume Sauda Ghanyani" w:date="2025-05-13T05:42:05.413Z" w:id="1061560684">
              <w:rPr>
                <w:rFonts w:ascii="Microsoft GothicNeo" w:hAnsi="Microsoft GothicNeo" w:eastAsia="Microsoft GothicNeo" w:cs="Microsoft GothicNeo"/>
                <w:b w:val="1"/>
                <w:bCs w:val="1"/>
                <w:noProof w:val="0"/>
                <w:sz w:val="20"/>
                <w:szCs w:val="20"/>
                <w:lang w:val="en-US"/>
              </w:rPr>
            </w:rPrChange>
          </w:rPr>
          <w:t>Protobuf</w:t>
        </w:r>
        <w:r w:rsidRPr="66E8CBC7" w:rsidR="36EDED0A">
          <w:rPr>
            <w:rFonts w:ascii="Microsoft GothicNeo" w:hAnsi="Microsoft GothicNeo" w:eastAsia="Microsoft GothicNeo" w:cs="Microsoft GothicNeo"/>
            <w:b w:val="0"/>
            <w:bCs w:val="0"/>
            <w:noProof w:val="0"/>
            <w:sz w:val="20"/>
            <w:szCs w:val="20"/>
            <w:lang w:val="en-US"/>
            <w:rPrChange w:author="Ume Sauda Ghanyani" w:date="2025-05-13T05:42:05.413Z" w:id="1217470987">
              <w:rPr>
                <w:rFonts w:ascii="Microsoft GothicNeo" w:hAnsi="Microsoft GothicNeo" w:eastAsia="Microsoft GothicNeo" w:cs="Microsoft GothicNeo"/>
                <w:b w:val="1"/>
                <w:bCs w:val="1"/>
                <w:noProof w:val="0"/>
                <w:sz w:val="20"/>
                <w:szCs w:val="20"/>
                <w:lang w:val="en-US"/>
              </w:rPr>
            </w:rPrChange>
          </w:rPr>
          <w:t>)</w:t>
        </w:r>
        <w:r w:rsidRPr="66E8CBC7" w:rsidR="36EDED0A">
          <w:rPr>
            <w:rFonts w:ascii="Microsoft GothicNeo" w:hAnsi="Microsoft GothicNeo" w:eastAsia="Microsoft GothicNeo" w:cs="Microsoft GothicNeo"/>
            <w:b w:val="0"/>
            <w:bCs w:val="0"/>
            <w:noProof w:val="0"/>
            <w:sz w:val="20"/>
            <w:szCs w:val="20"/>
            <w:lang w:val="en-US"/>
          </w:rPr>
          <w:t xml:space="preserve"> but needs to be </w:t>
        </w:r>
        <w:r w:rsidRPr="66E8CBC7" w:rsidR="36EDED0A">
          <w:rPr>
            <w:rFonts w:ascii="Microsoft GothicNeo" w:hAnsi="Microsoft GothicNeo" w:eastAsia="Microsoft GothicNeo" w:cs="Microsoft GothicNeo"/>
            <w:b w:val="0"/>
            <w:bCs w:val="0"/>
            <w:noProof w:val="0"/>
            <w:sz w:val="20"/>
            <w:szCs w:val="20"/>
            <w:lang w:val="en-US"/>
            <w:rPrChange w:author="Ume Sauda Ghanyani" w:date="2025-05-13T05:42:05.414Z" w:id="1251484435">
              <w:rPr>
                <w:rFonts w:ascii="Microsoft GothicNeo" w:hAnsi="Microsoft GothicNeo" w:eastAsia="Microsoft GothicNeo" w:cs="Microsoft GothicNeo"/>
                <w:b w:val="1"/>
                <w:bCs w:val="1"/>
                <w:noProof w:val="0"/>
                <w:sz w:val="20"/>
                <w:szCs w:val="20"/>
                <w:lang w:val="en-US"/>
              </w:rPr>
            </w:rPrChange>
          </w:rPr>
          <w:t>decoded into raw JSON</w:t>
        </w:r>
        <w:r w:rsidRPr="66E8CBC7" w:rsidR="36EDED0A">
          <w:rPr>
            <w:rFonts w:ascii="Microsoft GothicNeo" w:hAnsi="Microsoft GothicNeo" w:eastAsia="Microsoft GothicNeo" w:cs="Microsoft GothicNeo"/>
            <w:b w:val="0"/>
            <w:bCs w:val="0"/>
            <w:noProof w:val="0"/>
            <w:sz w:val="20"/>
            <w:szCs w:val="20"/>
            <w:lang w:val="en-US"/>
          </w:rPr>
          <w:t xml:space="preserve"> before being </w:t>
        </w:r>
        <w:r w:rsidRPr="66E8CBC7" w:rsidR="36EDED0A">
          <w:rPr>
            <w:rFonts w:ascii="Microsoft GothicNeo" w:hAnsi="Microsoft GothicNeo" w:eastAsia="Microsoft GothicNeo" w:cs="Microsoft GothicNeo"/>
            <w:b w:val="0"/>
            <w:bCs w:val="0"/>
            <w:noProof w:val="0"/>
            <w:sz w:val="20"/>
            <w:szCs w:val="20"/>
            <w:lang w:val="en-US"/>
          </w:rPr>
          <w:t>forwarded</w:t>
        </w:r>
        <w:r w:rsidRPr="66E8CBC7" w:rsidR="36EDED0A">
          <w:rPr>
            <w:rFonts w:ascii="Microsoft GothicNeo" w:hAnsi="Microsoft GothicNeo" w:eastAsia="Microsoft GothicNeo" w:cs="Microsoft GothicNeo"/>
            <w:b w:val="0"/>
            <w:bCs w:val="0"/>
            <w:noProof w:val="0"/>
            <w:sz w:val="20"/>
            <w:szCs w:val="20"/>
            <w:lang w:val="en-US"/>
          </w:rPr>
          <w:t xml:space="preserve"> to the destination. This transformation is typically </w:t>
        </w:r>
        <w:r w:rsidRPr="66E8CBC7" w:rsidR="36EDED0A">
          <w:rPr>
            <w:rFonts w:ascii="Microsoft GothicNeo" w:hAnsi="Microsoft GothicNeo" w:eastAsia="Microsoft GothicNeo" w:cs="Microsoft GothicNeo"/>
            <w:b w:val="0"/>
            <w:bCs w:val="0"/>
            <w:noProof w:val="0"/>
            <w:sz w:val="20"/>
            <w:szCs w:val="20"/>
            <w:lang w:val="en-US"/>
          </w:rPr>
          <w:t>required</w:t>
        </w:r>
        <w:r w:rsidRPr="66E8CBC7" w:rsidR="36EDED0A">
          <w:rPr>
            <w:rFonts w:ascii="Microsoft GothicNeo" w:hAnsi="Microsoft GothicNeo" w:eastAsia="Microsoft GothicNeo" w:cs="Microsoft GothicNeo"/>
            <w:b w:val="0"/>
            <w:bCs w:val="0"/>
            <w:noProof w:val="0"/>
            <w:sz w:val="20"/>
            <w:szCs w:val="20"/>
            <w:lang w:val="en-US"/>
          </w:rPr>
          <w:t xml:space="preserve"> when the destination system is </w:t>
        </w:r>
        <w:r w:rsidRPr="66E8CBC7" w:rsidR="36EDED0A">
          <w:rPr>
            <w:rFonts w:ascii="Microsoft GothicNeo" w:hAnsi="Microsoft GothicNeo" w:eastAsia="Microsoft GothicNeo" w:cs="Microsoft GothicNeo"/>
            <w:b w:val="0"/>
            <w:bCs w:val="0"/>
            <w:noProof w:val="0"/>
            <w:sz w:val="20"/>
            <w:szCs w:val="20"/>
            <w:lang w:val="en-US"/>
            <w:rPrChange w:author="Ume Sauda Ghanyani" w:date="2025-05-13T05:42:05.414Z" w:id="91803783">
              <w:rPr>
                <w:rFonts w:ascii="Microsoft GothicNeo" w:hAnsi="Microsoft GothicNeo" w:eastAsia="Microsoft GothicNeo" w:cs="Microsoft GothicNeo"/>
                <w:b w:val="1"/>
                <w:bCs w:val="1"/>
                <w:noProof w:val="0"/>
                <w:sz w:val="20"/>
                <w:szCs w:val="20"/>
                <w:lang w:val="en-US"/>
              </w:rPr>
            </w:rPrChange>
          </w:rPr>
          <w:t xml:space="preserve">not </w:t>
        </w:r>
        <w:r w:rsidRPr="66E8CBC7" w:rsidR="36EDED0A">
          <w:rPr>
            <w:rFonts w:ascii="Microsoft GothicNeo" w:hAnsi="Microsoft GothicNeo" w:eastAsia="Microsoft GothicNeo" w:cs="Microsoft GothicNeo"/>
            <w:b w:val="0"/>
            <w:bCs w:val="0"/>
            <w:noProof w:val="0"/>
            <w:sz w:val="20"/>
            <w:szCs w:val="20"/>
            <w:lang w:val="en-US"/>
            <w:rPrChange w:author="Ume Sauda Ghanyani" w:date="2025-05-13T05:42:05.414Z" w:id="2101065524">
              <w:rPr>
                <w:rFonts w:ascii="Microsoft GothicNeo" w:hAnsi="Microsoft GothicNeo" w:eastAsia="Microsoft GothicNeo" w:cs="Microsoft GothicNeo"/>
                <w:b w:val="1"/>
                <w:bCs w:val="1"/>
                <w:noProof w:val="0"/>
                <w:sz w:val="20"/>
                <w:szCs w:val="20"/>
                <w:lang w:val="en-US"/>
              </w:rPr>
            </w:rPrChange>
          </w:rPr>
          <w:t>Protobuf</w:t>
        </w:r>
        <w:r w:rsidRPr="66E8CBC7" w:rsidR="36EDED0A">
          <w:rPr>
            <w:rFonts w:ascii="Microsoft GothicNeo" w:hAnsi="Microsoft GothicNeo" w:eastAsia="Microsoft GothicNeo" w:cs="Microsoft GothicNeo"/>
            <w:b w:val="0"/>
            <w:bCs w:val="0"/>
            <w:noProof w:val="0"/>
            <w:sz w:val="20"/>
            <w:szCs w:val="20"/>
            <w:lang w:val="en-US"/>
            <w:rPrChange w:author="Ume Sauda Ghanyani" w:date="2025-05-13T05:42:05.414Z" w:id="1940758828">
              <w:rPr>
                <w:rFonts w:ascii="Microsoft GothicNeo" w:hAnsi="Microsoft GothicNeo" w:eastAsia="Microsoft GothicNeo" w:cs="Microsoft GothicNeo"/>
                <w:b w:val="1"/>
                <w:bCs w:val="1"/>
                <w:noProof w:val="0"/>
                <w:sz w:val="20"/>
                <w:szCs w:val="20"/>
                <w:lang w:val="en-US"/>
              </w:rPr>
            </w:rPrChange>
          </w:rPr>
          <w:t>-aware</w:t>
        </w:r>
        <w:r w:rsidRPr="66E8CBC7" w:rsidR="36EDED0A">
          <w:rPr>
            <w:rFonts w:ascii="Microsoft GothicNeo" w:hAnsi="Microsoft GothicNeo" w:eastAsia="Microsoft GothicNeo" w:cs="Microsoft GothicNeo"/>
            <w:b w:val="0"/>
            <w:bCs w:val="0"/>
            <w:noProof w:val="0"/>
            <w:sz w:val="20"/>
            <w:szCs w:val="20"/>
            <w:lang w:val="en-US"/>
          </w:rPr>
          <w:t>.</w:t>
        </w:r>
      </w:ins>
    </w:p>
    <w:p w:rsidR="00343D7B" w:rsidP="66E8CBC7" w:rsidRDefault="009B3078" w14:paraId="62EB4555" w14:textId="0EAC3759">
      <w:pPr>
        <w:pStyle w:val="Heading4"/>
        <w:pageBreakBefore w:val="1"/>
        <w:spacing w:before="319" w:beforeAutospacing="off" w:after="319" w:afterAutospacing="off"/>
        <w:rPr>
          <w:ins w:author="Ume Sauda Ghanyani" w:date="2025-05-13T05:41:48.901Z" w16du:dateUtc="2025-05-13T05:41:48.901Z" w:id="1684568284"/>
          <w:rFonts w:ascii="Microsoft GothicNeo" w:hAnsi="Microsoft GothicNeo" w:eastAsia="Microsoft GothicNeo" w:cs="Microsoft GothicNeo"/>
          <w:b w:val="0"/>
          <w:bCs w:val="0"/>
          <w:noProof w:val="0"/>
          <w:sz w:val="24"/>
          <w:szCs w:val="24"/>
          <w:lang w:val="en-US"/>
          <w:rPrChange w:author="Ume Sauda Ghanyani" w:date="2025-05-13T05:42:05.415Z" w:id="1935534197">
            <w:rPr>
              <w:ins w:author="Ume Sauda Ghanyani" w:date="2025-05-13T05:41:48.901Z" w16du:dateUtc="2025-05-13T05:41:48.901Z" w:id="1942289679"/>
              <w:rFonts w:ascii="Microsoft GothicNeo" w:hAnsi="Microsoft GothicNeo" w:eastAsia="Microsoft GothicNeo" w:cs="Microsoft GothicNeo"/>
              <w:b w:val="1"/>
              <w:bCs w:val="1"/>
              <w:noProof w:val="0"/>
              <w:sz w:val="24"/>
              <w:szCs w:val="24"/>
              <w:lang w:val="en-US"/>
            </w:rPr>
          </w:rPrChange>
        </w:rPr>
        <w:pPrChange w:author="Ume Sauda Ghanyani" w:date="2025-05-13T05:41:48.876Z">
          <w:pPr/>
        </w:pPrChange>
      </w:pPr>
      <w:ins w:author="Ume Sauda Ghanyani" w:date="2025-05-13T05:41:48.901Z" w:id="582454736">
        <w:r w:rsidRPr="66E8CBC7" w:rsidR="36EDED0A">
          <w:rPr>
            <w:rFonts w:ascii="Microsoft GothicNeo" w:hAnsi="Microsoft GothicNeo" w:eastAsia="Microsoft GothicNeo" w:cs="Microsoft GothicNeo"/>
            <w:b w:val="0"/>
            <w:bCs w:val="0"/>
            <w:noProof w:val="0"/>
            <w:sz w:val="24"/>
            <w:szCs w:val="24"/>
            <w:lang w:val="en-US"/>
            <w:rPrChange w:author="Ume Sauda Ghanyani" w:date="2025-05-13T05:42:05.415Z" w:id="697632513">
              <w:rPr>
                <w:rFonts w:ascii="Microsoft GothicNeo" w:hAnsi="Microsoft GothicNeo" w:eastAsia="Microsoft GothicNeo" w:cs="Microsoft GothicNeo"/>
                <w:b w:val="1"/>
                <w:bCs w:val="1"/>
                <w:noProof w:val="0"/>
                <w:sz w:val="24"/>
                <w:szCs w:val="24"/>
                <w:lang w:val="en-US"/>
              </w:rPr>
            </w:rPrChange>
          </w:rPr>
          <w:t>Purpose:</w:t>
        </w:r>
      </w:ins>
    </w:p>
    <w:p w:rsidR="00343D7B" w:rsidP="66E8CBC7" w:rsidRDefault="009B3078" w14:paraId="29F969D8" w14:textId="183B7606">
      <w:pPr>
        <w:pageBreakBefore w:val="1"/>
        <w:spacing w:before="240" w:beforeAutospacing="off" w:after="240" w:afterAutospacing="off"/>
        <w:rPr>
          <w:ins w:author="Ume Sauda Ghanyani" w:date="2025-05-13T05:41:48.901Z" w16du:dateUtc="2025-05-13T05:41:48.901Z" w:id="523136379"/>
          <w:rFonts w:ascii="Microsoft GothicNeo" w:hAnsi="Microsoft GothicNeo" w:eastAsia="Microsoft GothicNeo" w:cs="Microsoft GothicNeo"/>
          <w:b w:val="0"/>
          <w:bCs w:val="0"/>
          <w:noProof w:val="0"/>
          <w:sz w:val="20"/>
          <w:szCs w:val="20"/>
          <w:lang w:val="en-US"/>
        </w:rPr>
        <w:pPrChange w:author="Ume Sauda Ghanyani" w:date="2025-05-13T05:41:48.878Z">
          <w:pPr/>
        </w:pPrChange>
      </w:pPr>
      <w:ins w:author="Ume Sauda Ghanyani" w:date="2025-05-13T05:41:48.901Z" w:id="1881121817">
        <w:r w:rsidRPr="66E8CBC7" w:rsidR="36EDED0A">
          <w:rPr>
            <w:rFonts w:ascii="Microsoft GothicNeo" w:hAnsi="Microsoft GothicNeo" w:eastAsia="Microsoft GothicNeo" w:cs="Microsoft GothicNeo"/>
            <w:b w:val="0"/>
            <w:bCs w:val="0"/>
            <w:noProof w:val="0"/>
            <w:sz w:val="20"/>
            <w:szCs w:val="20"/>
            <w:lang w:val="en-US"/>
          </w:rPr>
          <w:t xml:space="preserve">Ideal for integrations with </w:t>
        </w:r>
        <w:r w:rsidRPr="66E8CBC7" w:rsidR="36EDED0A">
          <w:rPr>
            <w:rFonts w:ascii="Microsoft GothicNeo" w:hAnsi="Microsoft GothicNeo" w:eastAsia="Microsoft GothicNeo" w:cs="Microsoft GothicNeo"/>
            <w:b w:val="0"/>
            <w:bCs w:val="0"/>
            <w:noProof w:val="0"/>
            <w:sz w:val="20"/>
            <w:szCs w:val="20"/>
            <w:lang w:val="en-US"/>
          </w:rPr>
          <w:t>downstream components that rely on raw JSON for processing, storage, or rule evaluation. Ensures format compatibility across heterogeneous environments.</w:t>
        </w:r>
      </w:ins>
    </w:p>
    <w:p w:rsidR="00343D7B" w:rsidP="66E8CBC7" w:rsidRDefault="009B3078" w14:paraId="28387379" w14:textId="169385B3">
      <w:pPr>
        <w:pStyle w:val="Heading4"/>
        <w:pageBreakBefore w:val="1"/>
        <w:spacing w:before="319" w:beforeAutospacing="off" w:after="319" w:afterAutospacing="off"/>
        <w:rPr>
          <w:ins w:author="Ume Sauda Ghanyani" w:date="2025-05-13T05:41:48.901Z" w16du:dateUtc="2025-05-13T05:41:48.901Z" w:id="1697189425"/>
          <w:rFonts w:ascii="Microsoft GothicNeo" w:hAnsi="Microsoft GothicNeo" w:eastAsia="Microsoft GothicNeo" w:cs="Microsoft GothicNeo"/>
          <w:b w:val="0"/>
          <w:bCs w:val="0"/>
          <w:noProof w:val="0"/>
          <w:sz w:val="24"/>
          <w:szCs w:val="24"/>
          <w:lang w:val="en-US"/>
          <w:rPrChange w:author="Ume Sauda Ghanyani" w:date="2025-05-13T05:42:05.416Z" w:id="1055705612">
            <w:rPr>
              <w:ins w:author="Ume Sauda Ghanyani" w:date="2025-05-13T05:41:48.901Z" w16du:dateUtc="2025-05-13T05:41:48.901Z" w:id="1025545460"/>
              <w:rFonts w:ascii="Microsoft GothicNeo" w:hAnsi="Microsoft GothicNeo" w:eastAsia="Microsoft GothicNeo" w:cs="Microsoft GothicNeo"/>
              <w:b w:val="1"/>
              <w:bCs w:val="1"/>
              <w:noProof w:val="0"/>
              <w:sz w:val="24"/>
              <w:szCs w:val="24"/>
              <w:lang w:val="en-US"/>
            </w:rPr>
          </w:rPrChange>
        </w:rPr>
        <w:pPrChange w:author="Ume Sauda Ghanyani" w:date="2025-05-13T05:41:48.88Z">
          <w:pPr/>
        </w:pPrChange>
      </w:pPr>
      <w:commentRangeStart w:id="694853979"/>
      <w:ins w:author="Ume Sauda Ghanyani" w:date="2025-05-13T05:41:48.901Z" w:id="2101227675">
        <w:r w:rsidRPr="66E8CBC7" w:rsidR="36EDED0A">
          <w:rPr>
            <w:rFonts w:ascii="Microsoft GothicNeo" w:hAnsi="Microsoft GothicNeo" w:eastAsia="Microsoft GothicNeo" w:cs="Microsoft GothicNeo"/>
            <w:b w:val="0"/>
            <w:bCs w:val="0"/>
            <w:noProof w:val="0"/>
            <w:sz w:val="24"/>
            <w:szCs w:val="24"/>
            <w:lang w:val="en-US"/>
            <w:rPrChange w:author="Ume Sauda Ghanyani" w:date="2025-05-13T05:42:05.416Z" w:id="128246820">
              <w:rPr>
                <w:rFonts w:ascii="Microsoft GothicNeo" w:hAnsi="Microsoft GothicNeo" w:eastAsia="Microsoft GothicNeo" w:cs="Microsoft GothicNeo"/>
                <w:b w:val="1"/>
                <w:bCs w:val="1"/>
                <w:noProof w:val="0"/>
                <w:sz w:val="24"/>
                <w:szCs w:val="24"/>
                <w:lang w:val="en-US"/>
              </w:rPr>
            </w:rPrChange>
          </w:rPr>
          <w:t>Supported Destination Endpoints:</w:t>
        </w:r>
      </w:ins>
      <w:commentRangeEnd w:id="694853979"/>
      <w:r>
        <w:rPr>
          <w:rStyle w:val="CommentReference"/>
        </w:rPr>
        <w:commentReference w:id="694853979"/>
      </w:r>
    </w:p>
    <w:p w:rsidR="00343D7B" w:rsidP="66E8CBC7" w:rsidRDefault="009B3078" w14:paraId="53157B53" w14:textId="3181EF4F">
      <w:pPr>
        <w:pStyle w:val="ListParagraph"/>
        <w:pageBreakBefore w:val="1"/>
        <w:numPr>
          <w:ilvl w:val="0"/>
          <w:numId w:val="13"/>
        </w:numPr>
        <w:spacing w:before="240" w:beforeAutospacing="off" w:after="240" w:afterAutospacing="off"/>
        <w:rPr>
          <w:ins w:author="Ume Sauda Ghanyani" w:date="2025-05-13T05:41:48.901Z" w16du:dateUtc="2025-05-13T05:41:48.901Z" w:id="1970865720"/>
          <w:rFonts w:ascii="Microsoft GothicNeo" w:hAnsi="Microsoft GothicNeo" w:eastAsia="Microsoft GothicNeo" w:cs="Microsoft GothicNeo"/>
          <w:b w:val="0"/>
          <w:bCs w:val="0"/>
          <w:noProof w:val="0"/>
          <w:sz w:val="20"/>
          <w:szCs w:val="20"/>
          <w:lang w:val="en-US"/>
        </w:rPr>
        <w:pPrChange w:author="Ume Sauda Ghanyani" w:date="2025-05-13T05:41:48.888Z">
          <w:pPr>
            <w:pStyle w:val="ListParagraph"/>
            <w:numPr>
              <w:ilvl w:val="0"/>
              <w:numId w:val="13"/>
            </w:numPr>
          </w:pPr>
        </w:pPrChange>
      </w:pPr>
      <w:commentRangeStart w:id="1264825065"/>
      <w:commentRangeStart w:id="578013131"/>
      <w:ins w:author="Ume Sauda Ghanyani" w:date="2025-05-13T05:41:48.901Z" w:id="556362940">
        <w:r w:rsidRPr="66E8CBC7" w:rsidR="36EDED0A">
          <w:rPr>
            <w:rFonts w:ascii="Microsoft GothicNeo" w:hAnsi="Microsoft GothicNeo" w:eastAsia="Microsoft GothicNeo" w:cs="Microsoft GothicNeo"/>
            <w:b w:val="0"/>
            <w:bCs w:val="0"/>
            <w:noProof w:val="0"/>
            <w:sz w:val="20"/>
            <w:szCs w:val="20"/>
            <w:lang w:val="en-US"/>
            <w:rPrChange w:author="Ume Sauda Ghanyani" w:date="2025-05-13T05:42:05.416Z" w:id="1580226304">
              <w:rPr>
                <w:rFonts w:ascii="Microsoft GothicNeo" w:hAnsi="Microsoft GothicNeo" w:eastAsia="Microsoft GothicNeo" w:cs="Microsoft GothicNeo"/>
                <w:b w:val="1"/>
                <w:bCs w:val="1"/>
                <w:noProof w:val="0"/>
                <w:sz w:val="20"/>
                <w:szCs w:val="20"/>
                <w:lang w:val="en-US"/>
              </w:rPr>
            </w:rPrChange>
          </w:rPr>
          <w:t>NATS</w:t>
        </w:r>
        <w:r w:rsidRPr="66E8CBC7" w:rsidR="36EDED0A">
          <w:rPr>
            <w:rFonts w:ascii="Microsoft GothicNeo" w:hAnsi="Microsoft GothicNeo" w:eastAsia="Microsoft GothicNeo" w:cs="Microsoft GothicNeo"/>
            <w:b w:val="0"/>
            <w:bCs w:val="0"/>
            <w:noProof w:val="0"/>
            <w:sz w:val="20"/>
            <w:szCs w:val="20"/>
            <w:lang w:val="en-US"/>
          </w:rPr>
          <w:t xml:space="preserve"> – For simple JSON-based consumers or subscribers.</w:t>
        </w:r>
      </w:ins>
    </w:p>
    <w:p w:rsidR="00343D7B" w:rsidP="66E8CBC7" w:rsidRDefault="009B3078" w14:paraId="09E2FA8E" w14:textId="5336DB81">
      <w:pPr>
        <w:pStyle w:val="ListParagraph"/>
        <w:pageBreakBefore w:val="1"/>
        <w:numPr>
          <w:ilvl w:val="0"/>
          <w:numId w:val="13"/>
        </w:numPr>
        <w:spacing w:before="240" w:beforeAutospacing="off" w:after="240" w:afterAutospacing="off"/>
        <w:rPr>
          <w:ins w:author="Ume Sauda Ghanyani" w:date="2025-05-13T05:41:48.901Z" w16du:dateUtc="2025-05-13T05:41:48.901Z" w:id="1634662946"/>
          <w:rFonts w:ascii="Microsoft GothicNeo" w:hAnsi="Microsoft GothicNeo" w:eastAsia="Microsoft GothicNeo" w:cs="Microsoft GothicNeo"/>
          <w:b w:val="0"/>
          <w:bCs w:val="0"/>
          <w:noProof w:val="0"/>
          <w:sz w:val="20"/>
          <w:szCs w:val="20"/>
          <w:lang w:val="en-US"/>
        </w:rPr>
        <w:pPrChange w:author="Ume Sauda Ghanyani" w:date="2025-05-13T05:41:48.894Z">
          <w:pPr>
            <w:pStyle w:val="ListParagraph"/>
            <w:numPr>
              <w:ilvl w:val="0"/>
              <w:numId w:val="13"/>
            </w:numPr>
          </w:pPr>
        </w:pPrChange>
      </w:pPr>
      <w:ins w:author="Ume Sauda Ghanyani" w:date="2025-05-13T05:41:48.901Z" w:id="2137568746">
        <w:r w:rsidRPr="66E8CBC7" w:rsidR="36EDED0A">
          <w:rPr>
            <w:rFonts w:ascii="Microsoft GothicNeo" w:hAnsi="Microsoft GothicNeo" w:eastAsia="Microsoft GothicNeo" w:cs="Microsoft GothicNeo"/>
            <w:b w:val="0"/>
            <w:bCs w:val="0"/>
            <w:noProof w:val="0"/>
            <w:sz w:val="20"/>
            <w:szCs w:val="20"/>
            <w:lang w:val="en-US"/>
            <w:rPrChange w:author="Ume Sauda Ghanyani" w:date="2025-05-13T05:42:05.416Z" w:id="666579310">
              <w:rPr>
                <w:rFonts w:ascii="Microsoft GothicNeo" w:hAnsi="Microsoft GothicNeo" w:eastAsia="Microsoft GothicNeo" w:cs="Microsoft GothicNeo"/>
                <w:b w:val="1"/>
                <w:bCs w:val="1"/>
                <w:noProof w:val="0"/>
                <w:sz w:val="20"/>
                <w:szCs w:val="20"/>
                <w:lang w:val="en-US"/>
              </w:rPr>
            </w:rPrChange>
          </w:rPr>
          <w:t>REST API</w:t>
        </w:r>
        <w:r w:rsidRPr="66E8CBC7" w:rsidR="36EDED0A">
          <w:rPr>
            <w:rFonts w:ascii="Microsoft GothicNeo" w:hAnsi="Microsoft GothicNeo" w:eastAsia="Microsoft GothicNeo" w:cs="Microsoft GothicNeo"/>
            <w:b w:val="0"/>
            <w:bCs w:val="0"/>
            <w:noProof w:val="0"/>
            <w:sz w:val="20"/>
            <w:szCs w:val="20"/>
            <w:lang w:val="en-US"/>
          </w:rPr>
          <w:t xml:space="preserve"> – For HTTP-based services that require JSON in request bodies.</w:t>
        </w:r>
      </w:ins>
    </w:p>
    <w:p w:rsidR="00343D7B" w:rsidP="052017E0" w:rsidRDefault="009B3078" w14:paraId="00B27D42" w14:textId="2314FD50">
      <w:pPr>
        <w:pStyle w:val="ListParagraph"/>
        <w:pageBreakBefore w:val="1"/>
        <w:numPr>
          <w:ilvl w:val="0"/>
          <w:numId w:val="13"/>
        </w:numPr>
        <w:spacing w:before="240" w:beforeAutospacing="off" w:after="240" w:afterAutospacing="off"/>
        <w:rPr>
          <w:ins w:author="Ume Sauda Ghanyani" w:date="2025-05-20T11:52:41.625Z" w16du:dateUtc="2025-05-20T11:52:41.625Z" w:id="2003965570"/>
          <w:rFonts w:ascii="Microsoft GothicNeo" w:hAnsi="Microsoft GothicNeo" w:eastAsia="Microsoft GothicNeo" w:cs="Microsoft GothicNeo"/>
          <w:b w:val="0"/>
          <w:bCs w:val="0"/>
          <w:noProof w:val="0"/>
          <w:sz w:val="20"/>
          <w:szCs w:val="20"/>
          <w:lang w:val="en-US"/>
        </w:rPr>
        <w:pPrChange w:author="Ume Sauda Ghanyani" w:date="2025-05-13T05:41:48.899Z">
          <w:pPr>
            <w:pStyle w:val="ListParagraph"/>
            <w:numPr>
              <w:ilvl w:val="0"/>
              <w:numId w:val="13"/>
            </w:numPr>
          </w:pPr>
        </w:pPrChange>
      </w:pPr>
      <w:ins w:author="Ume Sauda Ghanyani" w:date="2025-05-13T05:41:48.901Z" w:id="739960942">
        <w:r w:rsidRPr="052017E0" w:rsidR="36EDED0A">
          <w:rPr>
            <w:rFonts w:ascii="Microsoft GothicNeo" w:hAnsi="Microsoft GothicNeo" w:eastAsia="Microsoft GothicNeo" w:cs="Microsoft GothicNeo"/>
            <w:b w:val="0"/>
            <w:bCs w:val="0"/>
            <w:noProof w:val="0"/>
            <w:sz w:val="20"/>
            <w:szCs w:val="20"/>
            <w:lang w:val="en-US"/>
            <w:rPrChange w:author="Ume Sauda Ghanyani" w:date="2025-05-13T05:42:05.417Z" w:id="389496149">
              <w:rPr>
                <w:rFonts w:ascii="Microsoft GothicNeo" w:hAnsi="Microsoft GothicNeo" w:eastAsia="Microsoft GothicNeo" w:cs="Microsoft GothicNeo"/>
                <w:b w:val="1"/>
                <w:bCs w:val="1"/>
                <w:noProof w:val="0"/>
                <w:sz w:val="20"/>
                <w:szCs w:val="20"/>
                <w:lang w:val="en-US"/>
              </w:rPr>
            </w:rPrChange>
          </w:rPr>
          <w:t>Kafka</w:t>
        </w:r>
        <w:r w:rsidRPr="052017E0" w:rsidR="36EDED0A">
          <w:rPr>
            <w:rFonts w:ascii="Microsoft GothicNeo" w:hAnsi="Microsoft GothicNeo" w:eastAsia="Microsoft GothicNeo" w:cs="Microsoft GothicNeo"/>
            <w:b w:val="0"/>
            <w:bCs w:val="0"/>
            <w:noProof w:val="0"/>
            <w:sz w:val="20"/>
            <w:szCs w:val="20"/>
            <w:lang w:val="en-US"/>
          </w:rPr>
          <w:t xml:space="preserve"> – For publishing JSON events into data pipelines or logging streams.</w:t>
        </w:r>
      </w:ins>
      <w:commentRangeEnd w:id="1264825065"/>
      <w:r>
        <w:rPr>
          <w:rStyle w:val="CommentReference"/>
        </w:rPr>
        <w:commentReference w:id="1264825065"/>
      </w:r>
      <w:commentRangeEnd w:id="578013131"/>
      <w:r>
        <w:rPr>
          <w:rStyle w:val="CommentReference"/>
        </w:rPr>
        <w:commentReference w:id="578013131"/>
      </w:r>
    </w:p>
    <w:p w:rsidR="00343D7B" w:rsidP="052017E0" w:rsidRDefault="009B3078" w14:paraId="7F05C382" w14:textId="4C4A349E">
      <w:pPr>
        <w:pStyle w:val="ListParagraph"/>
        <w:pageBreakBefore w:val="1"/>
        <w:numPr>
          <w:ilvl w:val="0"/>
          <w:numId w:val="13"/>
        </w:numPr>
        <w:spacing w:before="240" w:beforeAutospacing="off" w:after="240" w:afterAutospacing="off"/>
        <w:rPr>
          <w:rFonts w:ascii="Microsoft GothicNeo" w:hAnsi="Microsoft GothicNeo" w:eastAsia="Microsoft GothicNeo" w:cs="Microsoft GothicNeo"/>
          <w:b w:val="0"/>
          <w:bCs w:val="0"/>
          <w:noProof w:val="0"/>
          <w:sz w:val="24"/>
          <w:szCs w:val="24"/>
          <w:lang w:val="en-US"/>
        </w:rPr>
      </w:pPr>
      <w:bookmarkStart w:name="_Toc1653168118" w:id="1305852942"/>
      <w:commentRangeStart w:id="414077595"/>
      <w:commentRangeStart w:id="1679906901"/>
      <w:commentRangeStart w:id="1197880406"/>
      <w:commentRangeStart w:id="686158183"/>
      <w:ins w:author="Ume Sauda Ghanyani" w:date="2025-05-13T05:51:14.668Z" w:id="459342449">
        <w:r w:rsidRPr="052017E0" w:rsidR="04415920">
          <w:rPr>
            <w:noProof w:val="0"/>
            <w:lang w:val="en-US"/>
            <w:rPrChange w:author="Ume Sauda Ghanyani" w:date="2025-05-13T06:00:41.485Z" w:id="953348881">
              <w:rPr>
                <w:rFonts w:ascii="Microsoft GothicNeo" w:hAnsi="Microsoft GothicNeo" w:eastAsia="Microsoft GothicNeo" w:cs="Microsoft GothicNeo"/>
                <w:b w:val="0"/>
                <w:bCs w:val="0"/>
                <w:noProof w:val="0"/>
                <w:sz w:val="24"/>
                <w:szCs w:val="24"/>
                <w:lang w:val="en-US"/>
              </w:rPr>
            </w:rPrChange>
          </w:rPr>
          <w:t xml:space="preserve">Use Case 3: Known to </w:t>
        </w:r>
      </w:ins>
      <w:ins w:author="Ume Sauda Ghanyani" w:date="2025-05-13T06:40:07.928Z" w:id="1899419295">
        <w:r w:rsidRPr="052017E0" w:rsidR="03FC53C9">
          <w:rPr>
            <w:noProof w:val="0"/>
            <w:lang w:val="en-US"/>
          </w:rPr>
          <w:t>Un</w:t>
        </w:r>
      </w:ins>
      <w:ins w:author="jortlepp@contractor.linuxfoundation.org" w:date="2025-05-14T10:05:23.093Z" w:id="435579880">
        <w:r w:rsidRPr="052017E0" w:rsidR="73EB4302">
          <w:rPr>
            <w:noProof w:val="0"/>
            <w:lang w:val="en-US"/>
          </w:rPr>
          <w:t>k</w:t>
        </w:r>
      </w:ins>
      <w:del w:author="jortlepp@contractor.linuxfoundation.org" w:date="2025-05-14T10:05:23.024Z" w:id="1894198114">
        <w:r w:rsidRPr="052017E0" w:rsidDel="009B3078">
          <w:rPr>
            <w:noProof w:val="0"/>
            <w:lang w:val="en-US"/>
            <w:rPrChange w:author="Ume Sauda Ghanyani" w:date="2025-05-13T06:00:41.485Z" w:id="714199730">
              <w:rPr>
                <w:rFonts w:ascii="Microsoft GothicNeo" w:hAnsi="Microsoft GothicNeo" w:eastAsia="Microsoft GothicNeo" w:cs="Microsoft GothicNeo"/>
                <w:b w:val="0"/>
                <w:bCs w:val="0"/>
                <w:noProof w:val="0"/>
                <w:sz w:val="24"/>
                <w:szCs w:val="24"/>
                <w:lang w:val="en-US"/>
              </w:rPr>
            </w:rPrChange>
          </w:rPr>
          <w:delText>K</w:delText>
        </w:r>
      </w:del>
      <w:r w:rsidRPr="052017E0" w:rsidR="04415920">
        <w:rPr>
          <w:noProof w:val="0"/>
          <w:lang w:val="en-US"/>
          <w:rPrChange w:author="Ume Sauda Ghanyani" w:date="2025-05-13T06:00:41.485Z" w:id="173099182">
            <w:rPr>
              <w:rFonts w:ascii="Microsoft GothicNeo" w:hAnsi="Microsoft GothicNeo" w:eastAsia="Microsoft GothicNeo" w:cs="Microsoft GothicNeo"/>
              <w:b w:val="0"/>
              <w:bCs w:val="0"/>
              <w:noProof w:val="0"/>
              <w:sz w:val="24"/>
              <w:szCs w:val="24"/>
              <w:lang w:val="en-US"/>
            </w:rPr>
          </w:rPrChange>
        </w:rPr>
        <w:t>nown</w:t>
      </w:r>
      <w:r w:rsidRPr="052017E0" w:rsidR="04415920">
        <w:rPr>
          <w:noProof w:val="0"/>
          <w:lang w:val="en-US"/>
          <w:rPrChange w:author="Ume Sauda Ghanyani" w:date="2025-05-13T06:00:41.485Z" w:id="2125749392">
            <w:rPr>
              <w:rFonts w:ascii="Microsoft GothicNeo" w:hAnsi="Microsoft GothicNeo" w:eastAsia="Microsoft GothicNeo" w:cs="Microsoft GothicNeo"/>
              <w:b w:val="0"/>
              <w:bCs w:val="0"/>
              <w:noProof w:val="0"/>
              <w:sz w:val="24"/>
              <w:szCs w:val="24"/>
              <w:lang w:val="en-US"/>
            </w:rPr>
          </w:rPrChange>
        </w:rPr>
        <w:t xml:space="preserve"> (Encoded -&gt; Raw)</w:t>
      </w:r>
      <w:bookmarkEnd w:id="1305852942"/>
      <w:commentRangeEnd w:id="414077595"/>
      <w:r>
        <w:rPr>
          <w:rStyle w:val="CommentReference"/>
        </w:rPr>
        <w:commentReference w:id="414077595"/>
      </w:r>
      <w:commentRangeEnd w:id="1679906901"/>
      <w:r>
        <w:rPr>
          <w:rStyle w:val="CommentReference"/>
        </w:rPr>
        <w:commentReference w:id="1679906901"/>
      </w:r>
      <w:commentRangeEnd w:id="1197880406"/>
      <w:r>
        <w:rPr>
          <w:rStyle w:val="CommentReference"/>
        </w:rPr>
        <w:commentReference w:id="1197880406"/>
      </w:r>
      <w:commentRangeEnd w:id="686158183"/>
      <w:r>
        <w:rPr>
          <w:rStyle w:val="CommentReference"/>
        </w:rPr>
        <w:commentReference w:id="686158183"/>
      </w:r>
    </w:p>
    <w:p w:rsidR="00343D7B" w:rsidP="66E8CBC7" w:rsidRDefault="009B3078" w14:paraId="21B833DB" w14:textId="4B281CC2">
      <w:pPr>
        <w:pStyle w:val="Heading4"/>
        <w:pageBreakBefore w:val="1"/>
        <w:spacing w:before="319" w:beforeAutospacing="off" w:after="319" w:afterAutospacing="off"/>
        <w:rPr>
          <w:rFonts w:ascii="Microsoft GothicNeo" w:hAnsi="Microsoft GothicNeo" w:eastAsia="Microsoft GothicNeo" w:cs="Microsoft GothicNeo"/>
          <w:b w:val="0"/>
          <w:bCs w:val="0"/>
          <w:noProof w:val="0"/>
          <w:sz w:val="24"/>
          <w:szCs w:val="24"/>
          <w:lang w:val="en-US"/>
          <w:rPrChange w:author="Ume Sauda Ghanyani" w:date="2025-05-13T05:52:51.803Z" w:id="1492772500">
            <w:rPr>
              <w:rFonts w:ascii="Microsoft GothicNeo" w:hAnsi="Microsoft GothicNeo" w:eastAsia="Microsoft GothicNeo" w:cs="Microsoft GothicNeo"/>
              <w:b w:val="1"/>
              <w:bCs w:val="1"/>
              <w:noProof w:val="0"/>
              <w:sz w:val="24"/>
              <w:szCs w:val="24"/>
              <w:lang w:val="en-US"/>
            </w:rPr>
          </w:rPrChange>
        </w:rPr>
        <w:pPrChange w:author="Ume Sauda Ghanyani" w:date="2025-05-13T05:52:46.163Z">
          <w:pPr/>
        </w:pPrChange>
      </w:pPr>
      <w:r w:rsidRPr="66E8CBC7" w:rsidR="6F8FCDE3">
        <w:rPr>
          <w:rFonts w:ascii="Microsoft GothicNeo" w:hAnsi="Microsoft GothicNeo" w:eastAsia="Microsoft GothicNeo" w:cs="Microsoft GothicNeo"/>
          <w:b w:val="0"/>
          <w:bCs w:val="0"/>
          <w:noProof w:val="0"/>
          <w:sz w:val="24"/>
          <w:szCs w:val="24"/>
          <w:lang w:val="en-US"/>
          <w:rPrChange w:author="Ume Sauda Ghanyani" w:date="2025-05-13T05:52:51.803Z" w:id="498784705">
            <w:rPr>
              <w:rFonts w:ascii="Microsoft GothicNeo" w:hAnsi="Microsoft GothicNeo" w:eastAsia="Microsoft GothicNeo" w:cs="Microsoft GothicNeo"/>
              <w:b w:val="1"/>
              <w:bCs w:val="1"/>
              <w:noProof w:val="0"/>
              <w:sz w:val="24"/>
              <w:szCs w:val="24"/>
              <w:lang w:val="en-US"/>
            </w:rPr>
          </w:rPrChange>
        </w:rPr>
        <w:t>Description:</w:t>
      </w:r>
    </w:p>
    <w:p w:rsidR="00343D7B" w:rsidP="66E8CBC7" w:rsidRDefault="009B3078" w14:paraId="76E275DD" w14:textId="2AD662A6">
      <w:pPr>
        <w:pageBreakBefore w:val="1"/>
        <w:spacing w:before="240" w:beforeAutospacing="off" w:after="240" w:afterAutospacing="off"/>
        <w:rPr>
          <w:rFonts w:ascii="Microsoft GothicNeo" w:hAnsi="Microsoft GothicNeo" w:eastAsia="Microsoft GothicNeo" w:cs="Microsoft GothicNeo"/>
          <w:b w:val="0"/>
          <w:bCs w:val="0"/>
          <w:noProof w:val="0"/>
          <w:sz w:val="20"/>
          <w:szCs w:val="20"/>
          <w:lang w:val="en-US"/>
        </w:rPr>
        <w:pPrChange w:author="Ume Sauda Ghanyani" w:date="2025-05-13T05:52:46.166Z">
          <w:pPr/>
        </w:pPrChange>
      </w:pPr>
      <w:r w:rsidRPr="66E8CBC7" w:rsidR="6F8FCDE3">
        <w:rPr>
          <w:rFonts w:ascii="Microsoft GothicNeo" w:hAnsi="Microsoft GothicNeo" w:eastAsia="Microsoft GothicNeo" w:cs="Microsoft GothicNeo"/>
          <w:b w:val="0"/>
          <w:bCs w:val="0"/>
          <w:noProof w:val="0"/>
          <w:sz w:val="20"/>
          <w:szCs w:val="20"/>
          <w:lang w:val="en-US"/>
        </w:rPr>
        <w:t xml:space="preserve">This use case involves </w:t>
      </w:r>
      <w:r w:rsidRPr="66E8CBC7" w:rsidR="6F8FCDE3">
        <w:rPr>
          <w:rFonts w:ascii="Microsoft GothicNeo" w:hAnsi="Microsoft GothicNeo" w:eastAsia="Microsoft GothicNeo" w:cs="Microsoft GothicNeo"/>
          <w:b w:val="0"/>
          <w:bCs w:val="0"/>
          <w:noProof w:val="0"/>
          <w:sz w:val="20"/>
          <w:szCs w:val="20"/>
          <w:lang w:val="en-US"/>
        </w:rPr>
        <w:t>determining</w:t>
      </w:r>
      <w:r w:rsidRPr="66E8CBC7" w:rsidR="6F8FCDE3">
        <w:rPr>
          <w:rFonts w:ascii="Microsoft GothicNeo" w:hAnsi="Microsoft GothicNeo" w:eastAsia="Microsoft GothicNeo" w:cs="Microsoft GothicNeo"/>
          <w:b w:val="0"/>
          <w:bCs w:val="0"/>
          <w:noProof w:val="0"/>
          <w:sz w:val="20"/>
          <w:szCs w:val="20"/>
          <w:lang w:val="en-US"/>
        </w:rPr>
        <w:t xml:space="preserve"> the </w:t>
      </w:r>
      <w:r w:rsidRPr="66E8CBC7" w:rsidR="6F8FCDE3">
        <w:rPr>
          <w:rFonts w:ascii="Microsoft GothicNeo" w:hAnsi="Microsoft GothicNeo" w:eastAsia="Microsoft GothicNeo" w:cs="Microsoft GothicNeo"/>
          <w:b w:val="0"/>
          <w:bCs w:val="0"/>
          <w:noProof w:val="0"/>
          <w:sz w:val="20"/>
          <w:szCs w:val="20"/>
          <w:lang w:val="en-US"/>
          <w:rPrChange w:author="Ume Sauda Ghanyani" w:date="2025-05-13T05:52:51.804Z" w:id="2005234514">
            <w:rPr>
              <w:rFonts w:ascii="Microsoft GothicNeo" w:hAnsi="Microsoft GothicNeo" w:eastAsia="Microsoft GothicNeo" w:cs="Microsoft GothicNeo"/>
              <w:b w:val="1"/>
              <w:bCs w:val="1"/>
              <w:noProof w:val="0"/>
              <w:sz w:val="20"/>
              <w:szCs w:val="20"/>
              <w:lang w:val="en-US"/>
            </w:rPr>
          </w:rPrChange>
        </w:rPr>
        <w:t>output format</w:t>
      </w:r>
      <w:r w:rsidRPr="66E8CBC7" w:rsidR="6F8FCDE3">
        <w:rPr>
          <w:rFonts w:ascii="Microsoft GothicNeo" w:hAnsi="Microsoft GothicNeo" w:eastAsia="Microsoft GothicNeo" w:cs="Microsoft GothicNeo"/>
          <w:b w:val="0"/>
          <w:bCs w:val="0"/>
          <w:noProof w:val="0"/>
          <w:sz w:val="20"/>
          <w:szCs w:val="20"/>
          <w:lang w:val="en-US"/>
        </w:rPr>
        <w:t xml:space="preserve"> based on runtime conditions, message metadata, or recipient capabilities. The Relay Service would</w:t>
      </w:r>
      <w:ins w:author="Ume Sauda Ghanyani" w:date="2025-05-15T06:40:09.359Z" w:id="1592185216">
        <w:r w:rsidRPr="66E8CBC7" w:rsidR="345DF351">
          <w:rPr>
            <w:rFonts w:ascii="Microsoft GothicNeo" w:hAnsi="Microsoft GothicNeo" w:eastAsia="Microsoft GothicNeo" w:cs="Microsoft GothicNeo"/>
            <w:b w:val="0"/>
            <w:bCs w:val="0"/>
            <w:noProof w:val="0"/>
            <w:sz w:val="20"/>
            <w:szCs w:val="20"/>
            <w:lang w:val="en-US"/>
          </w:rPr>
          <w:t xml:space="preserve"> send the message in </w:t>
        </w:r>
      </w:ins>
      <w:r w:rsidRPr="66E8CBC7" w:rsidR="6F8FCDE3">
        <w:rPr>
          <w:rFonts w:ascii="Microsoft GothicNeo" w:hAnsi="Microsoft GothicNeo" w:eastAsia="Microsoft GothicNeo" w:cs="Microsoft GothicNeo"/>
          <w:b w:val="0"/>
          <w:bCs w:val="0"/>
          <w:noProof w:val="0"/>
          <w:sz w:val="20"/>
          <w:szCs w:val="20"/>
          <w:lang w:val="en-US"/>
        </w:rPr>
        <w:t xml:space="preserve"> </w:t>
      </w:r>
      <w:del w:author="Ume Sauda Ghanyani" w:date="2025-05-15T06:39:55.989Z" w:id="1738925207">
        <w:r w:rsidRPr="66E8CBC7" w:rsidDel="6F8FCDE3">
          <w:rPr>
            <w:rFonts w:ascii="Microsoft GothicNeo" w:hAnsi="Microsoft GothicNeo" w:eastAsia="Microsoft GothicNeo" w:cs="Microsoft GothicNeo"/>
            <w:b w:val="0"/>
            <w:bCs w:val="0"/>
            <w:noProof w:val="0"/>
            <w:sz w:val="20"/>
            <w:szCs w:val="20"/>
            <w:lang w:val="en-US"/>
          </w:rPr>
          <w:delText>have to decide whether to send the message in encoded or</w:delText>
        </w:r>
      </w:del>
      <w:r w:rsidRPr="66E8CBC7" w:rsidR="6F8FCDE3">
        <w:rPr>
          <w:rFonts w:ascii="Microsoft GothicNeo" w:hAnsi="Microsoft GothicNeo" w:eastAsia="Microsoft GothicNeo" w:cs="Microsoft GothicNeo"/>
          <w:b w:val="0"/>
          <w:bCs w:val="0"/>
          <w:noProof w:val="0"/>
          <w:sz w:val="20"/>
          <w:szCs w:val="20"/>
          <w:lang w:val="en-US"/>
        </w:rPr>
        <w:t xml:space="preserve"> raw form at the time of forwarding</w:t>
      </w:r>
      <w:ins w:author="jortlepp@contractor.linuxfoundation.org" w:date="2025-05-14T10:05:50.46Z" w:id="1091868576">
        <w:r w:rsidRPr="66E8CBC7" w:rsidR="4970EAC8">
          <w:rPr>
            <w:rFonts w:ascii="Microsoft GothicNeo" w:hAnsi="Microsoft GothicNeo" w:eastAsia="Microsoft GothicNeo" w:cs="Microsoft GothicNeo"/>
            <w:b w:val="0"/>
            <w:bCs w:val="0"/>
            <w:noProof w:val="0"/>
            <w:sz w:val="20"/>
            <w:szCs w:val="20"/>
            <w:lang w:val="en-US"/>
          </w:rPr>
          <w:t xml:space="preserve">, based on </w:t>
        </w:r>
        <w:r w:rsidRPr="66E8CBC7" w:rsidR="4970EAC8">
          <w:rPr>
            <w:rFonts w:ascii="Microsoft GothicNeo" w:hAnsi="Microsoft GothicNeo" w:eastAsia="Microsoft GothicNeo" w:cs="Microsoft GothicNeo"/>
            <w:b w:val="0"/>
            <w:bCs w:val="0"/>
            <w:noProof w:val="0"/>
            <w:sz w:val="20"/>
            <w:szCs w:val="20"/>
            <w:lang w:val="en-US"/>
          </w:rPr>
          <w:t>an</w:t>
        </w:r>
        <w:r w:rsidRPr="66E8CBC7" w:rsidR="4970EAC8">
          <w:rPr>
            <w:rFonts w:ascii="Microsoft GothicNeo" w:hAnsi="Microsoft GothicNeo" w:eastAsia="Microsoft GothicNeo" w:cs="Microsoft GothicNeo"/>
            <w:b w:val="0"/>
            <w:bCs w:val="0"/>
            <w:noProof w:val="0"/>
            <w:sz w:val="20"/>
            <w:szCs w:val="20"/>
            <w:lang w:val="en-US"/>
          </w:rPr>
          <w:t xml:space="preserve"> environment variable set at the time of deployment</w:t>
        </w:r>
      </w:ins>
      <w:r w:rsidRPr="66E8CBC7" w:rsidR="6F8FCDE3">
        <w:rPr>
          <w:rFonts w:ascii="Microsoft GothicNeo" w:hAnsi="Microsoft GothicNeo" w:eastAsia="Microsoft GothicNeo" w:cs="Microsoft GothicNeo"/>
          <w:b w:val="0"/>
          <w:bCs w:val="0"/>
          <w:noProof w:val="0"/>
          <w:sz w:val="20"/>
          <w:szCs w:val="20"/>
          <w:lang w:val="en-US"/>
        </w:rPr>
        <w:t>.</w:t>
      </w:r>
    </w:p>
    <w:p w:rsidR="00343D7B" w:rsidP="66E8CBC7" w:rsidRDefault="009B3078" w14:paraId="547BA5FE" w14:textId="27AE8C95">
      <w:pPr>
        <w:pStyle w:val="Heading4"/>
        <w:pageBreakBefore w:val="1"/>
        <w:spacing w:before="319" w:beforeAutospacing="off" w:after="319" w:afterAutospacing="off"/>
        <w:rPr>
          <w:rFonts w:ascii="Microsoft GothicNeo" w:hAnsi="Microsoft GothicNeo" w:eastAsia="Microsoft GothicNeo" w:cs="Microsoft GothicNeo"/>
          <w:b w:val="0"/>
          <w:bCs w:val="0"/>
          <w:noProof w:val="0"/>
          <w:sz w:val="24"/>
          <w:szCs w:val="24"/>
          <w:lang w:val="en-US"/>
          <w:rPrChange w:author="Ume Sauda Ghanyani" w:date="2025-05-13T05:52:51.805Z" w:id="931948792">
            <w:rPr>
              <w:rFonts w:ascii="Microsoft GothicNeo" w:hAnsi="Microsoft GothicNeo" w:eastAsia="Microsoft GothicNeo" w:cs="Microsoft GothicNeo"/>
              <w:b w:val="1"/>
              <w:bCs w:val="1"/>
              <w:noProof w:val="0"/>
              <w:sz w:val="24"/>
              <w:szCs w:val="24"/>
              <w:lang w:val="en-US"/>
            </w:rPr>
          </w:rPrChange>
        </w:rPr>
        <w:pPrChange w:author="Ume Sauda Ghanyani" w:date="2025-05-13T05:52:46.171Z">
          <w:pPr/>
        </w:pPrChange>
      </w:pPr>
      <w:r w:rsidRPr="66E8CBC7" w:rsidR="6F8FCDE3">
        <w:rPr>
          <w:rFonts w:ascii="Microsoft GothicNeo" w:hAnsi="Microsoft GothicNeo" w:eastAsia="Microsoft GothicNeo" w:cs="Microsoft GothicNeo"/>
          <w:b w:val="0"/>
          <w:bCs w:val="0"/>
          <w:noProof w:val="0"/>
          <w:sz w:val="24"/>
          <w:szCs w:val="24"/>
          <w:lang w:val="en-US"/>
          <w:rPrChange w:author="Ume Sauda Ghanyani" w:date="2025-05-13T05:52:51.804Z" w:id="1461295628">
            <w:rPr>
              <w:rFonts w:ascii="Microsoft GothicNeo" w:hAnsi="Microsoft GothicNeo" w:eastAsia="Microsoft GothicNeo" w:cs="Microsoft GothicNeo"/>
              <w:b w:val="1"/>
              <w:bCs w:val="1"/>
              <w:noProof w:val="0"/>
              <w:sz w:val="24"/>
              <w:szCs w:val="24"/>
              <w:lang w:val="en-US"/>
            </w:rPr>
          </w:rPrChange>
        </w:rPr>
        <w:t>Purpose:</w:t>
      </w:r>
    </w:p>
    <w:p w:rsidR="00343D7B" w:rsidP="052017E0" w:rsidRDefault="009B3078" w14:paraId="4B60D205" w14:textId="63169017">
      <w:pPr>
        <w:pageBreakBefore w:val="1"/>
        <w:spacing w:before="240" w:beforeAutospacing="off" w:after="240" w:afterAutospacing="off"/>
        <w:rPr>
          <w:ins w:author="Ume Sauda Ghanyani" w:date="2025-05-20T11:42:50.47Z" w16du:dateUtc="2025-05-20T11:42:50.47Z" w:id="319071698"/>
          <w:rFonts w:ascii="Microsoft GothicNeo" w:hAnsi="Microsoft GothicNeo" w:eastAsia="Microsoft GothicNeo" w:cs="Microsoft GothicNeo"/>
          <w:b w:val="0"/>
          <w:bCs w:val="0"/>
          <w:noProof w:val="0"/>
          <w:sz w:val="20"/>
          <w:szCs w:val="20"/>
          <w:lang w:val="en-US"/>
        </w:rPr>
        <w:pPrChange w:author="Ume Sauda Ghanyani" w:date="2025-05-13T05:52:46.173Z">
          <w:pPr/>
        </w:pPrChange>
      </w:pPr>
      <w:del w:author="Ume Sauda Ghanyani" w:date="2025-05-15T06:40:54.458Z" w:id="1264160700">
        <w:r w:rsidRPr="052017E0" w:rsidDel="009B3078">
          <w:rPr>
            <w:rFonts w:ascii="Microsoft GothicNeo" w:hAnsi="Microsoft GothicNeo" w:eastAsia="Microsoft GothicNeo" w:cs="Microsoft GothicNeo"/>
            <w:b w:val="0"/>
            <w:bCs w:val="0"/>
            <w:noProof w:val="0"/>
            <w:sz w:val="20"/>
            <w:szCs w:val="20"/>
            <w:lang w:val="en-US"/>
          </w:rPr>
          <w:delText xml:space="preserve">The purpose of </w:delText>
        </w:r>
        <w:r w:rsidRPr="052017E0" w:rsidDel="009B3078">
          <w:rPr>
            <w:rFonts w:ascii="Microsoft GothicNeo" w:hAnsi="Microsoft GothicNeo" w:eastAsia="Microsoft GothicNeo" w:cs="Microsoft GothicNeo"/>
            <w:b w:val="0"/>
            <w:bCs w:val="0"/>
            <w:noProof w:val="0"/>
            <w:sz w:val="20"/>
            <w:szCs w:val="20"/>
            <w:lang w:val="en-US"/>
          </w:rPr>
          <w:delText xml:space="preserve">UC3 is to </w:delText>
        </w:r>
        <w:r w:rsidRPr="052017E0" w:rsidDel="009B3078">
          <w:rPr>
            <w:rFonts w:ascii="Microsoft GothicNeo" w:hAnsi="Microsoft GothicNeo" w:eastAsia="Microsoft GothicNeo" w:cs="Microsoft GothicNeo"/>
            <w:b w:val="0"/>
            <w:bCs w:val="0"/>
            <w:noProof w:val="0"/>
            <w:sz w:val="20"/>
            <w:szCs w:val="20"/>
            <w:lang w:val="en-US"/>
            <w:rPrChange w:author="Ume Sauda Ghanyani" w:date="2025-05-13T05:52:51.805Z" w:id="57504422">
              <w:rPr>
                <w:rFonts w:ascii="Microsoft GothicNeo" w:hAnsi="Microsoft GothicNeo" w:eastAsia="Microsoft GothicNeo" w:cs="Microsoft GothicNeo"/>
                <w:b w:val="1"/>
                <w:bCs w:val="1"/>
                <w:noProof w:val="0"/>
                <w:sz w:val="20"/>
                <w:szCs w:val="20"/>
                <w:lang w:val="en-US"/>
              </w:rPr>
            </w:rPrChange>
          </w:rPr>
          <w:delText>support flexible routing and format negotiation</w:delText>
        </w:r>
        <w:r w:rsidRPr="052017E0" w:rsidDel="009B3078">
          <w:rPr>
            <w:rFonts w:ascii="Microsoft GothicNeo" w:hAnsi="Microsoft GothicNeo" w:eastAsia="Microsoft GothicNeo" w:cs="Microsoft GothicNeo"/>
            <w:b w:val="0"/>
            <w:bCs w:val="0"/>
            <w:noProof w:val="0"/>
            <w:sz w:val="20"/>
            <w:szCs w:val="20"/>
            <w:lang w:val="en-US"/>
          </w:rPr>
          <w:delText xml:space="preserve"> where the destination format is not known ahead of time and needs to be inferred dynamically, </w:delText>
        </w:r>
        <w:r w:rsidRPr="052017E0" w:rsidDel="009B3078">
          <w:rPr>
            <w:rFonts w:ascii="Microsoft GothicNeo" w:hAnsi="Microsoft GothicNeo" w:eastAsia="Microsoft GothicNeo" w:cs="Microsoft GothicNeo"/>
            <w:b w:val="0"/>
            <w:bCs w:val="0"/>
            <w:noProof w:val="0"/>
            <w:sz w:val="20"/>
            <w:szCs w:val="20"/>
            <w:lang w:val="en-US"/>
          </w:rPr>
          <w:delText>possibly through</w:delText>
        </w:r>
        <w:r w:rsidRPr="052017E0" w:rsidDel="009B3078">
          <w:rPr>
            <w:rFonts w:ascii="Microsoft GothicNeo" w:hAnsi="Microsoft GothicNeo" w:eastAsia="Microsoft GothicNeo" w:cs="Microsoft GothicNeo"/>
            <w:b w:val="0"/>
            <w:bCs w:val="0"/>
            <w:noProof w:val="0"/>
            <w:sz w:val="20"/>
            <w:szCs w:val="20"/>
            <w:lang w:val="en-US"/>
          </w:rPr>
          <w:delText xml:space="preserve"> content inspection, configuration rules, or metadata resolution.</w:delText>
        </w:r>
      </w:del>
      <w:ins w:author="Ume Sauda Ghanyani" w:date="2025-05-15T06:40:59.858Z" w:id="563613367">
        <w:r w:rsidRPr="052017E0" w:rsidR="1101F3DF">
          <w:rPr>
            <w:rFonts w:ascii="Microsoft GothicNeo" w:hAnsi="Microsoft GothicNeo" w:eastAsia="Microsoft GothicNeo" w:cs="Microsoft GothicNeo"/>
            <w:b w:val="0"/>
            <w:bCs w:val="0"/>
            <w:noProof w:val="0"/>
            <w:sz w:val="20"/>
            <w:szCs w:val="20"/>
            <w:lang w:val="en-US"/>
          </w:rPr>
          <w:t xml:space="preserve"> The purpose of</w:t>
        </w:r>
      </w:ins>
      <w:ins w:author="Ume Sauda Ghanyani" w:date="2025-05-15T06:41:31.772Z" w:id="1601107494">
        <w:r w:rsidRPr="052017E0" w:rsidR="1101F3DF">
          <w:rPr>
            <w:rFonts w:ascii="Microsoft GothicNeo" w:hAnsi="Microsoft GothicNeo" w:eastAsia="Microsoft GothicNeo" w:cs="Microsoft GothicNeo"/>
            <w:b w:val="0"/>
            <w:bCs w:val="0"/>
            <w:noProof w:val="0"/>
            <w:sz w:val="20"/>
            <w:szCs w:val="20"/>
            <w:lang w:val="en-US"/>
          </w:rPr>
          <w:t xml:space="preserve"> use case 3 is to send raw JSON file to the unknown destination.</w:t>
        </w:r>
      </w:ins>
    </w:p>
    <w:p w:rsidR="298C9C06" w:rsidP="052017E0" w:rsidRDefault="298C9C06" w14:paraId="20595FD4" w14:textId="0E4D2207">
      <w:pPr>
        <w:pageBreakBefore w:val="1"/>
        <w:spacing w:before="240" w:beforeAutospacing="off" w:after="240" w:afterAutospacing="off"/>
        <w:rPr>
          <w:ins w:author="Ume Sauda Ghanyani" w:date="2025-05-20T11:42:55.124Z" w16du:dateUtc="2025-05-20T11:42:55.124Z" w:id="33967241"/>
          <w:rFonts w:ascii="Microsoft GothicNeo" w:hAnsi="Microsoft GothicNeo" w:eastAsia="Microsoft GothicNeo" w:cs="Microsoft GothicNeo"/>
          <w:b w:val="0"/>
          <w:bCs w:val="0"/>
          <w:i w:val="1"/>
          <w:iCs w:val="1"/>
          <w:noProof w:val="0"/>
          <w:sz w:val="20"/>
          <w:szCs w:val="20"/>
          <w:lang w:val="en-US"/>
          <w:rPrChange w:author="Ume Sauda Ghanyani" w:date="2025-05-20T11:43:04.742Z" w:id="20433484">
            <w:rPr>
              <w:ins w:author="Ume Sauda Ghanyani" w:date="2025-05-20T11:42:55.124Z" w16du:dateUtc="2025-05-20T11:42:55.124Z" w:id="1208704664"/>
              <w:rFonts w:ascii="Microsoft GothicNeo" w:hAnsi="Microsoft GothicNeo" w:eastAsia="Microsoft GothicNeo" w:cs="Microsoft GothicNeo"/>
              <w:b w:val="0"/>
              <w:bCs w:val="0"/>
              <w:noProof w:val="0"/>
              <w:sz w:val="20"/>
              <w:szCs w:val="20"/>
              <w:lang w:val="en-US"/>
            </w:rPr>
          </w:rPrChange>
        </w:rPr>
      </w:pPr>
      <w:ins w:author="Ume Sauda Ghanyani" w:date="2025-05-20T11:42:54.179Z" w:id="2133062316">
        <w:r w:rsidRPr="052017E0" w:rsidR="298C9C06">
          <w:rPr>
            <w:rFonts w:ascii="Microsoft GothicNeo" w:hAnsi="Microsoft GothicNeo" w:eastAsia="Microsoft GothicNeo" w:cs="Microsoft GothicNeo"/>
            <w:b w:val="1"/>
            <w:bCs w:val="1"/>
            <w:noProof w:val="0"/>
            <w:sz w:val="20"/>
            <w:szCs w:val="20"/>
            <w:lang w:val="en-US"/>
            <w:rPrChange w:author="Ume Sauda Ghanyani" w:date="2025-05-20T11:43:08.151Z" w:id="1462181252">
              <w:rPr>
                <w:rFonts w:ascii="Microsoft GothicNeo" w:hAnsi="Microsoft GothicNeo" w:eastAsia="Microsoft GothicNeo" w:cs="Microsoft GothicNeo"/>
                <w:b w:val="0"/>
                <w:bCs w:val="0"/>
                <w:noProof w:val="0"/>
                <w:sz w:val="20"/>
                <w:szCs w:val="20"/>
                <w:lang w:val="en-US"/>
              </w:rPr>
            </w:rPrChange>
          </w:rPr>
          <w:t>Note:</w:t>
        </w:r>
        <w:r w:rsidRPr="052017E0" w:rsidR="298C9C06">
          <w:rPr>
            <w:rFonts w:ascii="Microsoft GothicNeo" w:hAnsi="Microsoft GothicNeo" w:eastAsia="Microsoft GothicNeo" w:cs="Microsoft GothicNeo"/>
            <w:b w:val="0"/>
            <w:bCs w:val="0"/>
            <w:noProof w:val="0"/>
            <w:sz w:val="20"/>
            <w:szCs w:val="20"/>
            <w:lang w:val="en-US"/>
          </w:rPr>
          <w:t xml:space="preserve"> </w:t>
        </w:r>
        <w:r w:rsidRPr="052017E0" w:rsidR="298C9C06">
          <w:rPr>
            <w:rFonts w:ascii="Microsoft GothicNeo" w:hAnsi="Microsoft GothicNeo" w:eastAsia="Microsoft GothicNeo" w:cs="Microsoft GothicNeo"/>
            <w:b w:val="0"/>
            <w:bCs w:val="0"/>
            <w:i w:val="1"/>
            <w:iCs w:val="1"/>
            <w:noProof w:val="0"/>
            <w:sz w:val="20"/>
            <w:szCs w:val="20"/>
            <w:lang w:val="en-US"/>
          </w:rPr>
          <w:t xml:space="preserve">The internal execution flow for both </w:t>
        </w:r>
        <w:r w:rsidRPr="052017E0" w:rsidR="298C9C06">
          <w:rPr>
            <w:rFonts w:ascii="Microsoft GothicNeo" w:hAnsi="Microsoft GothicNeo" w:eastAsia="Microsoft GothicNeo" w:cs="Microsoft GothicNeo"/>
            <w:b w:val="0"/>
            <w:bCs w:val="0"/>
            <w:i w:val="1"/>
            <w:iCs w:val="1"/>
            <w:noProof w:val="0"/>
            <w:sz w:val="20"/>
            <w:szCs w:val="20"/>
            <w:lang w:val="en-US"/>
            <w:rPrChange w:author="Ume Sauda Ghanyani" w:date="2025-05-20T11:43:02.42Z" w:id="685988192">
              <w:rPr>
                <w:rFonts w:ascii="Microsoft GothicNeo" w:hAnsi="Microsoft GothicNeo" w:eastAsia="Microsoft GothicNeo" w:cs="Microsoft GothicNeo"/>
                <w:i w:val="1"/>
                <w:iCs w:val="1"/>
                <w:noProof w:val="0"/>
                <w:sz w:val="20"/>
                <w:szCs w:val="20"/>
                <w:lang w:val="en-US"/>
              </w:rPr>
            </w:rPrChange>
          </w:rPr>
          <w:t>Known-to-Known (Raw)</w:t>
        </w:r>
        <w:r w:rsidRPr="052017E0" w:rsidR="298C9C06">
          <w:rPr>
            <w:rFonts w:ascii="Microsoft GothicNeo" w:hAnsi="Microsoft GothicNeo" w:eastAsia="Microsoft GothicNeo" w:cs="Microsoft GothicNeo"/>
            <w:b w:val="0"/>
            <w:bCs w:val="0"/>
            <w:i w:val="1"/>
            <w:iCs w:val="1"/>
            <w:noProof w:val="0"/>
            <w:sz w:val="20"/>
            <w:szCs w:val="20"/>
            <w:lang w:val="en-US"/>
          </w:rPr>
          <w:t xml:space="preserve"> and </w:t>
        </w:r>
        <w:r w:rsidRPr="052017E0" w:rsidR="298C9C06">
          <w:rPr>
            <w:rFonts w:ascii="Microsoft GothicNeo" w:hAnsi="Microsoft GothicNeo" w:eastAsia="Microsoft GothicNeo" w:cs="Microsoft GothicNeo"/>
            <w:b w:val="0"/>
            <w:bCs w:val="0"/>
            <w:i w:val="1"/>
            <w:iCs w:val="1"/>
            <w:noProof w:val="0"/>
            <w:sz w:val="20"/>
            <w:szCs w:val="20"/>
            <w:lang w:val="en-US"/>
            <w:rPrChange w:author="Ume Sauda Ghanyani" w:date="2025-05-20T11:43:02.422Z" w:id="836961960">
              <w:rPr>
                <w:rFonts w:ascii="Microsoft GothicNeo" w:hAnsi="Microsoft GothicNeo" w:eastAsia="Microsoft GothicNeo" w:cs="Microsoft GothicNeo"/>
                <w:i w:val="1"/>
                <w:iCs w:val="1"/>
                <w:noProof w:val="0"/>
                <w:sz w:val="20"/>
                <w:szCs w:val="20"/>
                <w:lang w:val="en-US"/>
              </w:rPr>
            </w:rPrChange>
          </w:rPr>
          <w:t>Known-to-Unknown</w:t>
        </w:r>
        <w:r w:rsidRPr="052017E0" w:rsidR="298C9C06">
          <w:rPr>
            <w:rFonts w:ascii="Microsoft GothicNeo" w:hAnsi="Microsoft GothicNeo" w:eastAsia="Microsoft GothicNeo" w:cs="Microsoft GothicNeo"/>
            <w:b w:val="0"/>
            <w:bCs w:val="0"/>
            <w:i w:val="1"/>
            <w:iCs w:val="1"/>
            <w:noProof w:val="0"/>
            <w:sz w:val="20"/>
            <w:szCs w:val="20"/>
            <w:lang w:val="en-US"/>
            <w:rPrChange w:author="Ume Sauda Ghanyani" w:date="2025-05-20T11:43:02.423Z" w:id="1012051959">
              <w:rPr>
                <w:rFonts w:ascii="Microsoft GothicNeo" w:hAnsi="Microsoft GothicNeo" w:eastAsia="Microsoft GothicNeo" w:cs="Microsoft GothicNeo"/>
                <w:noProof w:val="0"/>
                <w:sz w:val="20"/>
                <w:szCs w:val="20"/>
                <w:lang w:val="en-US"/>
              </w:rPr>
            </w:rPrChange>
          </w:rPr>
          <w:t xml:space="preserve"> scenarios is functionally identical within the Tazama system. The primary distinction lies in the intended actor and extensibility </w:t>
        </w:r>
        <w:r w:rsidRPr="052017E0" w:rsidR="298C9C06">
          <w:rPr>
            <w:rFonts w:ascii="Microsoft GothicNeo" w:hAnsi="Microsoft GothicNeo" w:eastAsia="Microsoft GothicNeo" w:cs="Microsoft GothicNeo"/>
            <w:b w:val="0"/>
            <w:bCs w:val="0"/>
            <w:i w:val="1"/>
            <w:iCs w:val="1"/>
            <w:noProof w:val="0"/>
            <w:sz w:val="20"/>
            <w:szCs w:val="20"/>
            <w:lang w:val="en-US"/>
            <w:rPrChange w:author="Ume Sauda Ghanyani" w:date="2025-05-20T11:43:04.741Z" w:id="1833397462">
              <w:rPr>
                <w:rFonts w:ascii="Microsoft GothicNeo" w:hAnsi="Microsoft GothicNeo" w:eastAsia="Microsoft GothicNeo" w:cs="Microsoft GothicNeo"/>
                <w:b w:val="0"/>
                <w:bCs w:val="0"/>
                <w:noProof w:val="0"/>
                <w:sz w:val="20"/>
                <w:szCs w:val="20"/>
                <w:lang w:val="en-US"/>
              </w:rPr>
            </w:rPrChange>
          </w:rPr>
          <w:t>objective</w:t>
        </w:r>
        <w:r w:rsidRPr="052017E0" w:rsidR="298C9C06">
          <w:rPr>
            <w:rFonts w:ascii="Microsoft GothicNeo" w:hAnsi="Microsoft GothicNeo" w:eastAsia="Microsoft GothicNeo" w:cs="Microsoft GothicNeo"/>
            <w:b w:val="0"/>
            <w:bCs w:val="0"/>
            <w:i w:val="1"/>
            <w:iCs w:val="1"/>
            <w:noProof w:val="0"/>
            <w:sz w:val="20"/>
            <w:szCs w:val="20"/>
            <w:lang w:val="en-US"/>
            <w:rPrChange w:author="Ume Sauda Ghanyani" w:date="2025-05-20T11:43:04.741Z" w:id="1337480061">
              <w:rPr>
                <w:rFonts w:ascii="Microsoft GothicNeo" w:hAnsi="Microsoft GothicNeo" w:eastAsia="Microsoft GothicNeo" w:cs="Microsoft GothicNeo"/>
                <w:b w:val="0"/>
                <w:bCs w:val="0"/>
                <w:noProof w:val="0"/>
                <w:sz w:val="20"/>
                <w:szCs w:val="20"/>
                <w:lang w:val="en-US"/>
              </w:rPr>
            </w:rPrChange>
          </w:rPr>
          <w:t>.</w:t>
        </w:r>
      </w:ins>
    </w:p>
    <w:p w:rsidR="298C9C06" w:rsidP="052017E0" w:rsidRDefault="298C9C06" w14:paraId="6CE2E92B" w14:textId="29569E1F">
      <w:pPr>
        <w:pStyle w:val="ListParagraph"/>
        <w:numPr>
          <w:ilvl w:val="0"/>
          <w:numId w:val="25"/>
        </w:numPr>
        <w:spacing w:before="240" w:beforeAutospacing="off" w:after="240" w:afterAutospacing="off"/>
        <w:rPr>
          <w:ins w:author="Ume Sauda Ghanyani" w:date="2025-05-20T11:42:55.124Z" w16du:dateUtc="2025-05-20T11:42:55.124Z" w:id="447296598"/>
          <w:rFonts w:ascii="Microsoft GothicNeo" w:hAnsi="Microsoft GothicNeo" w:eastAsia="Microsoft GothicNeo" w:cs="Microsoft GothicNeo"/>
          <w:b w:val="0"/>
          <w:bCs w:val="0"/>
          <w:i w:val="1"/>
          <w:iCs w:val="1"/>
          <w:noProof w:val="0"/>
          <w:sz w:val="20"/>
          <w:szCs w:val="20"/>
          <w:lang w:val="en-US"/>
          <w:rPrChange w:author="Ume Sauda Ghanyani" w:date="2025-05-20T11:43:04.743Z" w:id="1215647494">
            <w:rPr>
              <w:ins w:author="Ume Sauda Ghanyani" w:date="2025-05-20T11:42:55.124Z" w16du:dateUtc="2025-05-20T11:42:55.124Z" w:id="1961800543"/>
              <w:rFonts w:ascii="Microsoft GothicNeo" w:hAnsi="Microsoft GothicNeo" w:eastAsia="Microsoft GothicNeo" w:cs="Microsoft GothicNeo"/>
              <w:b w:val="0"/>
              <w:bCs w:val="0"/>
              <w:noProof w:val="0"/>
              <w:sz w:val="20"/>
              <w:szCs w:val="20"/>
              <w:lang w:val="en-US"/>
            </w:rPr>
          </w:rPrChange>
        </w:rPr>
        <w:pPrChange w:author="Ume Sauda Ghanyani" w:date="2025-05-20T11:42:55.107Z">
          <w:pPr>
            <w:pStyle w:val="ListParagraph"/>
            <w:numPr>
              <w:ilvl w:val="0"/>
              <w:numId w:val="25"/>
            </w:numPr>
          </w:pPr>
        </w:pPrChange>
      </w:pPr>
      <w:ins w:author="Ume Sauda Ghanyani" w:date="2025-05-20T11:42:55.124Z" w:id="238505406">
        <w:r w:rsidRPr="052017E0" w:rsidR="298C9C06">
          <w:rPr>
            <w:rFonts w:ascii="Microsoft GothicNeo" w:hAnsi="Microsoft GothicNeo" w:eastAsia="Microsoft GothicNeo" w:cs="Microsoft GothicNeo"/>
            <w:b w:val="0"/>
            <w:bCs w:val="0"/>
            <w:i w:val="1"/>
            <w:iCs w:val="1"/>
            <w:noProof w:val="0"/>
            <w:sz w:val="20"/>
            <w:szCs w:val="20"/>
            <w:lang w:val="en-US"/>
            <w:rPrChange w:author="Ume Sauda Ghanyani" w:date="2025-05-20T11:43:04.742Z" w:id="378268653">
              <w:rPr>
                <w:rFonts w:ascii="Microsoft GothicNeo" w:hAnsi="Microsoft GothicNeo" w:eastAsia="Microsoft GothicNeo" w:cs="Microsoft GothicNeo"/>
                <w:b w:val="0"/>
                <w:bCs w:val="0"/>
                <w:noProof w:val="0"/>
                <w:sz w:val="20"/>
                <w:szCs w:val="20"/>
                <w:lang w:val="en-US"/>
              </w:rPr>
            </w:rPrChange>
          </w:rPr>
          <w:t>Use Case 2</w:t>
        </w:r>
        <w:r w:rsidRPr="052017E0" w:rsidR="298C9C06">
          <w:rPr>
            <w:rFonts w:ascii="Microsoft GothicNeo" w:hAnsi="Microsoft GothicNeo" w:eastAsia="Microsoft GothicNeo" w:cs="Microsoft GothicNeo"/>
            <w:b w:val="0"/>
            <w:bCs w:val="0"/>
            <w:i w:val="1"/>
            <w:iCs w:val="1"/>
            <w:noProof w:val="0"/>
            <w:sz w:val="20"/>
            <w:szCs w:val="20"/>
            <w:lang w:val="en-US"/>
            <w:rPrChange w:author="Ume Sauda Ghanyani" w:date="2025-05-20T11:43:04.742Z" w:id="1817796484">
              <w:rPr>
                <w:rFonts w:ascii="Microsoft GothicNeo" w:hAnsi="Microsoft GothicNeo" w:eastAsia="Microsoft GothicNeo" w:cs="Microsoft GothicNeo"/>
                <w:b w:val="0"/>
                <w:bCs w:val="0"/>
                <w:noProof w:val="0"/>
                <w:sz w:val="20"/>
                <w:szCs w:val="20"/>
                <w:lang w:val="en-US"/>
              </w:rPr>
            </w:rPrChange>
          </w:rPr>
          <w:t xml:space="preserve"> is designed for scenarios where both the source and destination systems are known to Tazama at deploy-time, and the routing and decoding logic is governed by the core system and pre-configured environment variables.</w:t>
        </w:r>
      </w:ins>
    </w:p>
    <w:p w:rsidR="298C9C06" w:rsidP="052017E0" w:rsidRDefault="298C9C06" w14:paraId="16B6AB9C" w14:textId="1742CAF5">
      <w:pPr>
        <w:pStyle w:val="ListParagraph"/>
        <w:numPr>
          <w:ilvl w:val="0"/>
          <w:numId w:val="25"/>
        </w:numPr>
        <w:spacing w:before="240" w:beforeAutospacing="off" w:after="240" w:afterAutospacing="off"/>
        <w:rPr>
          <w:ins w:author="Ume Sauda Ghanyani" w:date="2025-05-20T11:42:55.124Z" w16du:dateUtc="2025-05-20T11:42:55.124Z" w:id="1165296975"/>
          <w:rFonts w:ascii="Microsoft GothicNeo" w:hAnsi="Microsoft GothicNeo" w:eastAsia="Microsoft GothicNeo" w:cs="Microsoft GothicNeo"/>
          <w:b w:val="0"/>
          <w:bCs w:val="0"/>
          <w:i w:val="1"/>
          <w:iCs w:val="1"/>
          <w:noProof w:val="0"/>
          <w:sz w:val="20"/>
          <w:szCs w:val="20"/>
          <w:lang w:val="en-US"/>
          <w:rPrChange w:author="Ume Sauda Ghanyani" w:date="2025-05-20T11:43:04.743Z" w:id="1174571178">
            <w:rPr>
              <w:ins w:author="Ume Sauda Ghanyani" w:date="2025-05-20T11:42:55.124Z" w16du:dateUtc="2025-05-20T11:42:55.124Z" w:id="1037433090"/>
              <w:rFonts w:ascii="Microsoft GothicNeo" w:hAnsi="Microsoft GothicNeo" w:eastAsia="Microsoft GothicNeo" w:cs="Microsoft GothicNeo"/>
              <w:b w:val="0"/>
              <w:bCs w:val="0"/>
              <w:noProof w:val="0"/>
              <w:sz w:val="20"/>
              <w:szCs w:val="20"/>
              <w:lang w:val="en-US"/>
            </w:rPr>
          </w:rPrChange>
        </w:rPr>
        <w:pPrChange w:author="Ume Sauda Ghanyani" w:date="2025-05-20T11:42:55.117Z">
          <w:pPr>
            <w:pStyle w:val="ListParagraph"/>
            <w:numPr>
              <w:ilvl w:val="0"/>
              <w:numId w:val="25"/>
            </w:numPr>
          </w:pPr>
        </w:pPrChange>
      </w:pPr>
      <w:ins w:author="Ume Sauda Ghanyani" w:date="2025-05-20T11:42:55.124Z" w:id="93745495">
        <w:r w:rsidRPr="052017E0" w:rsidR="298C9C06">
          <w:rPr>
            <w:rFonts w:ascii="Microsoft GothicNeo" w:hAnsi="Microsoft GothicNeo" w:eastAsia="Microsoft GothicNeo" w:cs="Microsoft GothicNeo"/>
            <w:b w:val="0"/>
            <w:bCs w:val="0"/>
            <w:i w:val="1"/>
            <w:iCs w:val="1"/>
            <w:noProof w:val="0"/>
            <w:sz w:val="20"/>
            <w:szCs w:val="20"/>
            <w:lang w:val="en-US"/>
            <w:rPrChange w:author="Ume Sauda Ghanyani" w:date="2025-05-20T11:43:04.743Z" w:id="942490304">
              <w:rPr>
                <w:rFonts w:ascii="Microsoft GothicNeo" w:hAnsi="Microsoft GothicNeo" w:eastAsia="Microsoft GothicNeo" w:cs="Microsoft GothicNeo"/>
                <w:b w:val="0"/>
                <w:bCs w:val="0"/>
                <w:noProof w:val="0"/>
                <w:sz w:val="20"/>
                <w:szCs w:val="20"/>
                <w:lang w:val="en-US"/>
              </w:rPr>
            </w:rPrChange>
          </w:rPr>
          <w:t>Use Case 3</w:t>
        </w:r>
        <w:r w:rsidRPr="052017E0" w:rsidR="298C9C06">
          <w:rPr>
            <w:rFonts w:ascii="Microsoft GothicNeo" w:hAnsi="Microsoft GothicNeo" w:eastAsia="Microsoft GothicNeo" w:cs="Microsoft GothicNeo"/>
            <w:b w:val="0"/>
            <w:bCs w:val="0"/>
            <w:i w:val="1"/>
            <w:iCs w:val="1"/>
            <w:noProof w:val="0"/>
            <w:sz w:val="20"/>
            <w:szCs w:val="20"/>
            <w:lang w:val="en-US"/>
            <w:rPrChange w:author="Ume Sauda Ghanyani" w:date="2025-05-20T11:43:04.743Z" w:id="274244201">
              <w:rPr>
                <w:rFonts w:ascii="Microsoft GothicNeo" w:hAnsi="Microsoft GothicNeo" w:eastAsia="Microsoft GothicNeo" w:cs="Microsoft GothicNeo"/>
                <w:b w:val="0"/>
                <w:bCs w:val="0"/>
                <w:noProof w:val="0"/>
                <w:sz w:val="20"/>
                <w:szCs w:val="20"/>
                <w:lang w:val="en-US"/>
              </w:rPr>
            </w:rPrChange>
          </w:rPr>
          <w:t>, by contrast, targets scenarios where a third-party developer is expected to implement their own destination integration via a custom plug-in, aligned with their specific system requirements. In this context, the "user" of the use case is the third-party developer, not the Tazama Core or the destination system itself.</w:t>
        </w:r>
      </w:ins>
    </w:p>
    <w:p w:rsidR="052017E0" w:rsidP="052017E0" w:rsidRDefault="052017E0" w14:paraId="6FE8B403" w14:textId="59CDB9D5">
      <w:pPr>
        <w:pageBreakBefore w:val="1"/>
        <w:spacing w:before="240" w:beforeAutospacing="off" w:after="240" w:afterAutospacing="off"/>
        <w:rPr>
          <w:del w:author="Ume Sauda Ghanyani" w:date="2025-05-15T06:40:54.456Z" w16du:dateUtc="2025-05-15T06:40:54.456Z" w:id="396949246"/>
          <w:rFonts w:ascii="Microsoft GothicNeo" w:hAnsi="Microsoft GothicNeo" w:eastAsia="Microsoft GothicNeo" w:cs="Microsoft GothicNeo"/>
          <w:b w:val="0"/>
          <w:bCs w:val="0"/>
          <w:noProof w:val="0"/>
          <w:sz w:val="20"/>
          <w:szCs w:val="20"/>
          <w:lang w:val="en-US"/>
        </w:rPr>
      </w:pPr>
    </w:p>
    <w:p w:rsidR="00343D7B" w:rsidP="66E8CBC7" w:rsidRDefault="009B3078" w14:paraId="7C3F1FFF" w14:textId="48026102">
      <w:pPr>
        <w:pStyle w:val="Heading4"/>
        <w:pageBreakBefore w:val="1"/>
        <w:spacing w:before="319" w:beforeAutospacing="off" w:after="319" w:afterAutospacing="off"/>
        <w:rPr>
          <w:del w:author="Ume Sauda Ghanyani" w:date="2025-05-15T06:38:01.735Z" w16du:dateUtc="2025-05-15T06:38:01.735Z" w:id="1168991143"/>
          <w:rFonts w:ascii="Microsoft GothicNeo" w:hAnsi="Microsoft GothicNeo" w:eastAsia="Microsoft GothicNeo" w:cs="Microsoft GothicNeo"/>
          <w:b w:val="0"/>
          <w:bCs w:val="0"/>
          <w:noProof w:val="0"/>
          <w:sz w:val="20"/>
          <w:szCs w:val="20"/>
          <w:lang w:val="en-US"/>
        </w:rPr>
        <w:pPrChange w:author="Ume Sauda Ghanyani" w:date="2025-05-13T05:52:46.175Z">
          <w:pPr/>
        </w:pPrChange>
      </w:pPr>
      <w:commentRangeStart w:id="901093789"/>
      <w:del w:author="Ume Sauda Ghanyani" w:date="2025-05-15T06:38:01.736Z" w:id="1321827630">
        <w:r w:rsidRPr="66E8CBC7" w:rsidDel="6F8FCDE3">
          <w:rPr>
            <w:rFonts w:ascii="Microsoft GothicNeo" w:hAnsi="Microsoft GothicNeo" w:eastAsia="Microsoft GothicNeo" w:cs="Microsoft GothicNeo"/>
            <w:b w:val="1"/>
            <w:bCs w:val="1"/>
            <w:noProof w:val="0"/>
            <w:sz w:val="20"/>
            <w:szCs w:val="20"/>
            <w:lang w:val="en-US"/>
            <w:rPrChange w:author="Ume Sauda Ghanyani" w:date="2025-05-13T05:53:06.048Z" w:id="808683912">
              <w:rPr>
                <w:rFonts w:ascii="Microsoft GothicNeo" w:hAnsi="Microsoft GothicNeo" w:eastAsia="Microsoft GothicNeo" w:cs="Microsoft GothicNeo"/>
                <w:b w:val="1"/>
                <w:bCs w:val="1"/>
                <w:noProof w:val="0"/>
                <w:sz w:val="24"/>
                <w:szCs w:val="24"/>
                <w:lang w:val="en-US"/>
              </w:rPr>
            </w:rPrChange>
          </w:rPr>
          <w:delText>Note:</w:delText>
        </w:r>
        <w:r w:rsidRPr="66E8CBC7" w:rsidDel="6F8FCDE3">
          <w:rPr>
            <w:rFonts w:ascii="Microsoft GothicNeo" w:hAnsi="Microsoft GothicNeo" w:eastAsia="Microsoft GothicNeo" w:cs="Microsoft GothicNeo"/>
            <w:b w:val="1"/>
            <w:bCs w:val="1"/>
            <w:noProof w:val="0"/>
            <w:sz w:val="20"/>
            <w:szCs w:val="20"/>
            <w:lang w:val="en-US"/>
          </w:rPr>
          <w:delText xml:space="preserve"> </w:delText>
        </w:r>
        <w:r w:rsidRPr="66E8CBC7" w:rsidDel="6F8FCDE3">
          <w:rPr>
            <w:rFonts w:ascii="Microsoft GothicNeo" w:hAnsi="Microsoft GothicNeo" w:eastAsia="Microsoft GothicNeo" w:cs="Microsoft GothicNeo"/>
            <w:b w:val="0"/>
            <w:bCs w:val="0"/>
            <w:noProof w:val="0"/>
            <w:sz w:val="20"/>
            <w:szCs w:val="20"/>
            <w:lang w:val="en-US"/>
          </w:rPr>
          <w:delText xml:space="preserve">This use case is </w:delText>
        </w:r>
        <w:r w:rsidRPr="66E8CBC7" w:rsidDel="6F8FCDE3">
          <w:rPr>
            <w:rFonts w:ascii="Microsoft GothicNeo" w:hAnsi="Microsoft GothicNeo" w:eastAsia="Microsoft GothicNeo" w:cs="Microsoft GothicNeo"/>
            <w:b w:val="0"/>
            <w:bCs w:val="0"/>
            <w:noProof w:val="0"/>
            <w:sz w:val="20"/>
            <w:szCs w:val="20"/>
            <w:lang w:val="en-US"/>
            <w:rPrChange w:author="Ume Sauda Ghanyani" w:date="2025-05-13T05:52:51.806Z" w:id="28784461">
              <w:rPr>
                <w:rFonts w:ascii="Microsoft GothicNeo" w:hAnsi="Microsoft GothicNeo" w:eastAsia="Microsoft GothicNeo" w:cs="Microsoft GothicNeo"/>
                <w:b w:val="1"/>
                <w:bCs w:val="1"/>
                <w:noProof w:val="0"/>
                <w:sz w:val="20"/>
                <w:szCs w:val="20"/>
                <w:lang w:val="en-US"/>
              </w:rPr>
            </w:rPrChange>
          </w:rPr>
          <w:delText>not currently supported</w:delText>
        </w:r>
        <w:r w:rsidRPr="66E8CBC7" w:rsidDel="6F8FCDE3">
          <w:rPr>
            <w:rFonts w:ascii="Microsoft GothicNeo" w:hAnsi="Microsoft GothicNeo" w:eastAsia="Microsoft GothicNeo" w:cs="Microsoft GothicNeo"/>
            <w:b w:val="0"/>
            <w:bCs w:val="0"/>
            <w:noProof w:val="0"/>
            <w:sz w:val="20"/>
            <w:szCs w:val="20"/>
            <w:lang w:val="en-US"/>
          </w:rPr>
          <w:delText xml:space="preserve"> and will </w:delText>
        </w:r>
        <w:r w:rsidRPr="66E8CBC7" w:rsidDel="6F8FCDE3">
          <w:rPr>
            <w:rFonts w:ascii="Microsoft GothicNeo" w:hAnsi="Microsoft GothicNeo" w:eastAsia="Microsoft GothicNeo" w:cs="Microsoft GothicNeo"/>
            <w:b w:val="0"/>
            <w:bCs w:val="0"/>
            <w:noProof w:val="0"/>
            <w:sz w:val="20"/>
            <w:szCs w:val="20"/>
            <w:lang w:val="en-US"/>
            <w:rPrChange w:author="Ume Sauda Ghanyani" w:date="2025-05-13T05:52:51.807Z" w:id="1586108359">
              <w:rPr>
                <w:rFonts w:ascii="Microsoft GothicNeo" w:hAnsi="Microsoft GothicNeo" w:eastAsia="Microsoft GothicNeo" w:cs="Microsoft GothicNeo"/>
                <w:b w:val="1"/>
                <w:bCs w:val="1"/>
                <w:noProof w:val="0"/>
                <w:sz w:val="20"/>
                <w:szCs w:val="20"/>
                <w:lang w:val="en-US"/>
              </w:rPr>
            </w:rPrChange>
          </w:rPr>
          <w:delText>not be implemented in the scope of this Relay Service</w:delText>
        </w:r>
        <w:r w:rsidRPr="66E8CBC7" w:rsidDel="6F8FCDE3">
          <w:rPr>
            <w:rFonts w:ascii="Microsoft GothicNeo" w:hAnsi="Microsoft GothicNeo" w:eastAsia="Microsoft GothicNeo" w:cs="Microsoft GothicNeo"/>
            <w:b w:val="0"/>
            <w:bCs w:val="0"/>
            <w:noProof w:val="0"/>
            <w:sz w:val="20"/>
            <w:szCs w:val="20"/>
            <w:lang w:val="en-US"/>
          </w:rPr>
          <w:delText>.</w:delText>
        </w:r>
      </w:del>
      <w:commentRangeEnd w:id="901093789"/>
      <w:r>
        <w:rPr>
          <w:rStyle w:val="CommentReference"/>
        </w:rPr>
        <w:commentReference w:id="901093789"/>
      </w:r>
    </w:p>
    <w:p w:rsidR="00343D7B" w:rsidP="66E8CBC7" w:rsidRDefault="009B3078" w14:paraId="1028F664" w14:textId="3DD44837">
      <w:pPr>
        <w:pStyle w:val="Normal"/>
        <w:pageBreakBefore w:val="1"/>
        <w:spacing w:before="240" w:beforeAutospacing="off" w:after="240" w:afterAutospacing="off"/>
        <w:ind w:left="0"/>
        <w:rPr>
          <w:rFonts w:ascii="Microsoft GothicNeo" w:hAnsi="Microsoft GothicNeo" w:eastAsia="Microsoft GothicNeo" w:cs="Microsoft GothicNeo"/>
          <w:b w:val="0"/>
          <w:bCs w:val="0"/>
          <w:noProof w:val="0"/>
          <w:sz w:val="20"/>
          <w:szCs w:val="20"/>
          <w:lang w:val="en-US"/>
        </w:rPr>
      </w:pPr>
    </w:p>
    <w:p w:rsidR="00343D7B" w:rsidP="66E8CBC7" w:rsidRDefault="009B3078" w14:paraId="3EF3D51F" w14:textId="654F5C45">
      <w:pPr>
        <w:pStyle w:val="Normal"/>
        <w:pageBreakBefore w:val="1"/>
        <w:spacing w:before="240" w:beforeAutospacing="off" w:after="240" w:afterAutospacing="off"/>
        <w:ind w:left="0"/>
        <w:rPr>
          <w:rFonts w:ascii="Microsoft GothicNeo" w:hAnsi="Microsoft GothicNeo" w:eastAsia="Microsoft GothicNeo" w:cs="Microsoft GothicNeo"/>
          <w:b w:val="0"/>
          <w:bCs w:val="0"/>
          <w:noProof w:val="0"/>
          <w:sz w:val="20"/>
          <w:szCs w:val="20"/>
          <w:lang w:val="en-US"/>
        </w:rPr>
      </w:pPr>
    </w:p>
    <w:p w:rsidR="00343D7B" w:rsidP="66E8CBC7" w:rsidRDefault="009B3078" w14:paraId="38559E5C" w14:textId="3D1BA350">
      <w:pPr>
        <w:pStyle w:val="Heading2"/>
        <w:pageBreakBefore w:val="1"/>
        <w:spacing w:after="0"/>
        <w:jc w:val="left"/>
      </w:pPr>
      <w:bookmarkStart w:name="_Toc885336631" w:id="101254911"/>
      <w:r w:rsidR="2CE080C6">
        <w:rPr/>
        <w:t>3.</w:t>
      </w:r>
      <w:ins w:author="Ume Sauda Ghanyani" w:date="2025-05-13T05:53:45.457Z" w:id="874657741">
        <w:r w:rsidR="269A0D90">
          <w:t>4</w:t>
        </w:r>
      </w:ins>
      <w:del w:author="Ume Sauda Ghanyani" w:date="2025-05-12T11:47:57.309Z" w:id="549464714">
        <w:r w:rsidDel="6D2E2CB2">
          <w:delText>2</w:delText>
        </w:r>
      </w:del>
      <w:r w:rsidR="2CE080C6">
        <w:rPr/>
        <w:t xml:space="preserve"> Relay Service</w:t>
      </w:r>
      <w:r w:rsidR="2CE080C6">
        <w:rPr/>
        <w:t xml:space="preserve"> </w:t>
      </w:r>
      <w:ins w:author="Ume Sauda Ghanyani" w:date="2025-05-13T05:25:58.785Z" w:id="1186981917">
        <w:r w:rsidR="3864228A">
          <w:t>Integrations</w:t>
        </w:r>
      </w:ins>
      <w:bookmarkEnd w:id="101254911"/>
      <w:ins w:author="Ume Sauda Ghanyani" w:date="2025-05-13T05:25:58.785Z" w:id="320766877">
        <w:r w:rsidR="3864228A">
          <w:t xml:space="preserve"> </w:t>
        </w:r>
      </w:ins>
      <w:del w:author="Ume Sauda Ghanyani" w:date="2025-05-13T05:25:49.652Z" w:id="1431214928">
        <w:r w:rsidDel="6D2E2CB2">
          <w:delText>Enhancements</w:delText>
        </w:r>
      </w:del>
    </w:p>
    <w:p w:rsidR="009B3078" w:rsidP="66E8CBC7" w:rsidRDefault="009B3078" w14:paraId="281295D1" w14:textId="749D41D0">
      <w:pPr>
        <w:rPr/>
      </w:pPr>
      <w:r w:rsidR="6D2E2CB2">
        <w:rPr/>
        <w:t xml:space="preserve">The current Tazama </w:t>
      </w:r>
      <w:r w:rsidR="6D2E2CB2">
        <w:rPr/>
        <w:t>message relay service</w:t>
      </w:r>
      <w:r w:rsidR="6D2E2CB2">
        <w:rPr/>
        <w:t xml:space="preserve"> requires the following improvements</w:t>
      </w:r>
      <w:commentRangeStart w:id="176"/>
      <w:commentRangeStart w:id="177"/>
    </w:p>
    <w:p w:rsidR="3555EB9C" w:rsidP="44ACBDDA" w:rsidRDefault="3555EB9C" w14:paraId="5E9B777A" w14:textId="77970157">
      <w:pPr>
        <w:pStyle w:val="Heading3"/>
        <w:rPr>
          <w:highlight w:val="yellow"/>
        </w:rPr>
      </w:pPr>
      <w:bookmarkStart w:name="_Toc1097401575" w:id="2013213281"/>
      <w:ins w:author="Ume Sauda Ghanyani" w:date="2025-05-15T06:56:42.343Z" w:id="1531498002">
        <w:r w:rsidRPr="66E8CBC7" w:rsidR="7D0160A2">
          <w:rPr>
            <w:highlight w:val="yellow"/>
          </w:rPr>
          <w:t xml:space="preserve">Plug-in </w:t>
        </w:r>
      </w:ins>
      <w:r w:rsidRPr="66E8CBC7" w:rsidR="2D5C55D7">
        <w:rPr>
          <w:highlight w:val="yellow"/>
        </w:rPr>
        <w:t>Architecture Relay Service</w:t>
      </w:r>
      <w:r w:rsidRPr="66E8CBC7" w:rsidR="0A08B86A">
        <w:rPr>
          <w:highlight w:val="yellow"/>
        </w:rPr>
        <w:t>:</w:t>
      </w:r>
      <w:bookmarkEnd w:id="2013213281"/>
    </w:p>
    <w:p w:rsidR="44ACBDDA" w:rsidP="44ACBDDA" w:rsidRDefault="44ACBDDA" w14:paraId="2395B9BF" w14:textId="7E8AA29F" w14:noSpellErr="1">
      <w:pPr>
        <w:pStyle w:val="Heading3"/>
        <w:rPr>
          <w:highlight w:val="yellow"/>
        </w:rPr>
      </w:pPr>
    </w:p>
    <w:p w:rsidR="44ACBDDA" w:rsidRDefault="44ACBDDA" w14:paraId="0781C989" w14:textId="189BE6C7" w14:noSpellErr="1">
      <w:pPr/>
    </w:p>
    <w:p w:rsidR="5E6A2458" w:rsidRDefault="5E6A2458" w14:paraId="7A022E49" w14:textId="0C6BDE56">
      <w:pPr/>
      <w:del w:author="Ume Sauda Ghanyani" w:date="2025-05-15T09:44:25.419Z" w:id="1371142817">
        <w:r w:rsidR="7BD52BAF">
          <w:drawing>
            <wp:inline wp14:editId="56E3FEA0" wp14:anchorId="694FE287">
              <wp:extent cx="5943600" cy="3162300"/>
              <wp:effectExtent l="0" t="0" r="0" b="0"/>
              <wp:docPr id="462511091" name="Picture 462511091" title=""/>
              <wp:cNvGraphicFramePr>
                <a:graphicFrameLocks noChangeAspect="1"/>
              </wp:cNvGraphicFramePr>
              <a:graphic>
                <a:graphicData uri="http://schemas.openxmlformats.org/drawingml/2006/picture">
                  <pic:pic>
                    <pic:nvPicPr>
                      <pic:cNvPr id="0" name="Picture 462511091"/>
                      <pic:cNvPicPr/>
                    </pic:nvPicPr>
                    <pic:blipFill>
                      <a:blip r:embed="Rfef8a0859a9c447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162300"/>
                      </a:xfrm>
                      <a:prstGeom prst="rect">
                        <a:avLst/>
                      </a:prstGeom>
                    </pic:spPr>
                  </pic:pic>
                </a:graphicData>
              </a:graphic>
            </wp:inline>
          </w:drawing>
        </w:r>
      </w:del>
    </w:p>
    <w:p w:rsidR="10BD499F" w:rsidP="66E8CBC7" w:rsidRDefault="10BD499F" w14:paraId="55E8363D" w14:textId="5C51794A">
      <w:pPr>
        <w:ind w:left="0"/>
        <w:rPr>
          <w:del w:author="Ume Sauda Ghanyani" w:date="2025-05-15T09:44:38.094Z" w16du:dateUtc="2025-05-15T09:44:38.094Z" w:id="79514347"/>
          <w:rFonts w:ascii="Microsoft GothicNeo" w:hAnsi="Microsoft GothicNeo" w:eastAsia="Microsoft GothicNeo" w:cs="Microsoft GothicNeo"/>
          <w:b w:val="0"/>
          <w:bCs w:val="0"/>
          <w:noProof w:val="0"/>
          <w:sz w:val="20"/>
          <w:szCs w:val="20"/>
          <w:lang w:val="en-US"/>
          <w:rPrChange w:author="Ume Sauda Ghanyani" w:date="2025-05-13T07:06:56.651Z" w:id="2058979413">
            <w:rPr>
              <w:del w:author="Ume Sauda Ghanyani" w:date="2025-05-15T09:44:38.094Z" w16du:dateUtc="2025-05-15T09:44:38.094Z" w:id="512569134"/>
              <w:rFonts w:ascii="Microsoft GothicNeo" w:hAnsi="Microsoft GothicNeo" w:eastAsia="Microsoft GothicNeo" w:cs="Microsoft GothicNeo"/>
              <w:b w:val="1"/>
              <w:bCs w:val="1"/>
              <w:noProof w:val="0"/>
              <w:sz w:val="20"/>
              <w:szCs w:val="20"/>
              <w:lang w:val="en-US"/>
            </w:rPr>
          </w:rPrChange>
        </w:rPr>
      </w:pPr>
      <w:del w:author="Ume Sauda Ghanyani" w:date="2025-05-15T09:44:38.095Z" w:id="1608561573">
        <w:r w:rsidRPr="66E8CBC7" w:rsidDel="10BD499F">
          <w:rPr>
            <w:rFonts w:ascii="Microsoft GothicNeo" w:hAnsi="Microsoft GothicNeo" w:eastAsia="Microsoft GothicNeo" w:cs="Microsoft GothicNeo"/>
            <w:b w:val="0"/>
            <w:bCs w:val="0"/>
            <w:noProof w:val="0"/>
            <w:sz w:val="20"/>
            <w:szCs w:val="20"/>
            <w:lang w:val="en-US"/>
            <w:rPrChange w:author="Ume Sauda Ghanyani" w:date="2025-05-13T07:06:56.041Z" w:id="679208163">
              <w:rPr>
                <w:rFonts w:ascii="Microsoft GothicNeo" w:hAnsi="Microsoft GothicNeo" w:eastAsia="Microsoft GothicNeo" w:cs="Microsoft GothicNeo"/>
                <w:noProof w:val="0"/>
                <w:sz w:val="20"/>
                <w:szCs w:val="20"/>
                <w:lang w:val="en-US"/>
              </w:rPr>
            </w:rPrChange>
          </w:rPr>
          <w:delText xml:space="preserve">This architecture </w:delText>
        </w:r>
        <w:r w:rsidRPr="66E8CBC7" w:rsidDel="10BD499F">
          <w:rPr>
            <w:rFonts w:ascii="Microsoft GothicNeo" w:hAnsi="Microsoft GothicNeo" w:eastAsia="Microsoft GothicNeo" w:cs="Microsoft GothicNeo"/>
            <w:b w:val="0"/>
            <w:bCs w:val="0"/>
            <w:noProof w:val="0"/>
            <w:sz w:val="20"/>
            <w:szCs w:val="20"/>
            <w:lang w:val="en-US"/>
          </w:rPr>
          <w:delText>represents</w:delText>
        </w:r>
        <w:r w:rsidRPr="66E8CBC7" w:rsidDel="10BD499F">
          <w:rPr>
            <w:rFonts w:ascii="Microsoft GothicNeo" w:hAnsi="Microsoft GothicNeo" w:eastAsia="Microsoft GothicNeo" w:cs="Microsoft GothicNeo"/>
            <w:b w:val="0"/>
            <w:bCs w:val="0"/>
            <w:noProof w:val="0"/>
            <w:sz w:val="20"/>
            <w:szCs w:val="20"/>
            <w:lang w:val="en-US"/>
            <w:rPrChange w:author="Ume Sauda Ghanyani" w:date="2025-05-13T07:06:56.041Z" w:id="534174171">
              <w:rPr>
                <w:rFonts w:ascii="Microsoft GothicNeo" w:hAnsi="Microsoft GothicNeo" w:eastAsia="Microsoft GothicNeo" w:cs="Microsoft GothicNeo"/>
                <w:noProof w:val="0"/>
                <w:sz w:val="20"/>
                <w:szCs w:val="20"/>
                <w:lang w:val="en-US"/>
              </w:rPr>
            </w:rPrChange>
          </w:rPr>
          <w:delText xml:space="preserve"> a </w:delText>
        </w:r>
        <w:r w:rsidRPr="66E8CBC7" w:rsidDel="10BD499F">
          <w:rPr>
            <w:rFonts w:ascii="Microsoft GothicNeo" w:hAnsi="Microsoft GothicNeo" w:eastAsia="Microsoft GothicNeo" w:cs="Microsoft GothicNeo"/>
            <w:b w:val="0"/>
            <w:bCs w:val="0"/>
            <w:noProof w:val="0"/>
            <w:sz w:val="20"/>
            <w:szCs w:val="20"/>
            <w:lang w:val="en-US"/>
          </w:rPr>
          <w:delText xml:space="preserve">one-to-one message </w:delText>
        </w:r>
        <w:r w:rsidRPr="66E8CBC7" w:rsidDel="10BD499F">
          <w:rPr>
            <w:rFonts w:ascii="Microsoft GothicNeo" w:hAnsi="Microsoft GothicNeo" w:eastAsia="Microsoft GothicNeo" w:cs="Microsoft GothicNeo"/>
            <w:b w:val="0"/>
            <w:bCs w:val="0"/>
            <w:noProof w:val="0"/>
            <w:sz w:val="20"/>
            <w:szCs w:val="20"/>
            <w:lang w:val="en-US"/>
          </w:rPr>
          <w:delText>setup</w:delText>
        </w:r>
        <w:r w:rsidRPr="66E8CBC7" w:rsidDel="10BD499F">
          <w:rPr>
            <w:rFonts w:ascii="Microsoft GothicNeo" w:hAnsi="Microsoft GothicNeo" w:eastAsia="Microsoft GothicNeo" w:cs="Microsoft GothicNeo"/>
            <w:b w:val="0"/>
            <w:bCs w:val="0"/>
            <w:noProof w:val="0"/>
            <w:sz w:val="20"/>
            <w:szCs w:val="20"/>
            <w:lang w:val="en-US"/>
            <w:rPrChange w:author="Ume Sauda Ghanyani" w:date="2025-05-13T07:06:56.042Z" w:id="321817291">
              <w:rPr>
                <w:rFonts w:ascii="Microsoft GothicNeo" w:hAnsi="Microsoft GothicNeo" w:eastAsia="Microsoft GothicNeo" w:cs="Microsoft GothicNeo"/>
                <w:noProof w:val="0"/>
                <w:sz w:val="20"/>
                <w:szCs w:val="20"/>
                <w:lang w:val="en-US"/>
              </w:rPr>
            </w:rPrChange>
          </w:rPr>
          <w:delText xml:space="preserve">, where </w:delText>
        </w:r>
        <w:r w:rsidRPr="66E8CBC7" w:rsidDel="10BD499F">
          <w:rPr>
            <w:rFonts w:ascii="Microsoft GothicNeo" w:hAnsi="Microsoft GothicNeo" w:eastAsia="Microsoft GothicNeo" w:cs="Microsoft GothicNeo"/>
            <w:b w:val="0"/>
            <w:bCs w:val="0"/>
            <w:noProof w:val="0"/>
            <w:sz w:val="20"/>
            <w:szCs w:val="20"/>
            <w:lang w:val="en-US"/>
            <w:rPrChange w:author="Ume Sauda Ghanyani" w:date="2025-05-13T07:06:56.042Z" w:id="962072863">
              <w:rPr>
                <w:rFonts w:ascii="Microsoft GothicNeo" w:hAnsi="Microsoft GothicNeo" w:eastAsia="Microsoft GothicNeo" w:cs="Microsoft GothicNeo"/>
                <w:noProof w:val="0"/>
                <w:sz w:val="20"/>
                <w:szCs w:val="20"/>
                <w:lang w:val="en-US"/>
              </w:rPr>
            </w:rPrChange>
          </w:rPr>
          <w:delText>message</w:delText>
        </w:r>
        <w:r w:rsidRPr="66E8CBC7" w:rsidDel="10BD499F">
          <w:rPr>
            <w:rFonts w:ascii="Microsoft GothicNeo" w:hAnsi="Microsoft GothicNeo" w:eastAsia="Microsoft GothicNeo" w:cs="Microsoft GothicNeo"/>
            <w:b w:val="0"/>
            <w:bCs w:val="0"/>
            <w:noProof w:val="0"/>
            <w:sz w:val="20"/>
            <w:szCs w:val="20"/>
            <w:lang w:val="en-US"/>
            <w:rPrChange w:author="Ume Sauda Ghanyani" w:date="2025-05-13T07:06:56.042Z" w:id="130673308">
              <w:rPr>
                <w:rFonts w:ascii="Microsoft GothicNeo" w:hAnsi="Microsoft GothicNeo" w:eastAsia="Microsoft GothicNeo" w:cs="Microsoft GothicNeo"/>
                <w:noProof w:val="0"/>
                <w:sz w:val="20"/>
                <w:szCs w:val="20"/>
                <w:lang w:val="en-US"/>
              </w:rPr>
            </w:rPrChange>
          </w:rPr>
          <w:delText xml:space="preserve"> from </w:delText>
        </w:r>
      </w:del>
      <w:del w:author="Ume Sauda Ghanyani" w:date="2025-05-15T09:44:38.096Z" w:id="135093086">
        <w:r w:rsidRPr="66E8CBC7" w:rsidDel="10BD499F">
          <w:rPr>
            <w:rFonts w:ascii="Microsoft GothicNeo" w:hAnsi="Microsoft GothicNeo" w:eastAsia="Microsoft GothicNeo" w:cs="Microsoft GothicNeo"/>
            <w:b w:val="0"/>
            <w:bCs w:val="0"/>
            <w:noProof w:val="0"/>
            <w:sz w:val="20"/>
            <w:szCs w:val="20"/>
            <w:lang w:val="en-US"/>
          </w:rPr>
          <w:delText>NATS</w:delText>
        </w:r>
        <w:r w:rsidRPr="66E8CBC7" w:rsidDel="10BD499F">
          <w:rPr>
            <w:rFonts w:ascii="Microsoft GothicNeo" w:hAnsi="Microsoft GothicNeo" w:eastAsia="Microsoft GothicNeo" w:cs="Microsoft GothicNeo"/>
            <w:b w:val="0"/>
            <w:bCs w:val="0"/>
            <w:noProof w:val="0"/>
            <w:sz w:val="20"/>
            <w:szCs w:val="20"/>
            <w:lang w:val="en-US"/>
            <w:rPrChange w:author="Ume Sauda Ghanyani" w:date="2025-05-13T07:06:56.042Z" w:id="1662078330">
              <w:rPr>
                <w:rFonts w:ascii="Microsoft GothicNeo" w:hAnsi="Microsoft GothicNeo" w:eastAsia="Microsoft GothicNeo" w:cs="Microsoft GothicNeo"/>
                <w:noProof w:val="0"/>
                <w:sz w:val="20"/>
                <w:szCs w:val="20"/>
                <w:lang w:val="en-US"/>
              </w:rPr>
            </w:rPrChange>
          </w:rPr>
          <w:delText xml:space="preserve"> </w:delText>
        </w:r>
        <w:r w:rsidRPr="66E8CBC7" w:rsidDel="10BD499F">
          <w:rPr>
            <w:rFonts w:ascii="Microsoft GothicNeo" w:hAnsi="Microsoft GothicNeo" w:eastAsia="Microsoft GothicNeo" w:cs="Microsoft GothicNeo"/>
            <w:b w:val="0"/>
            <w:bCs w:val="0"/>
            <w:noProof w:val="0"/>
            <w:sz w:val="20"/>
            <w:szCs w:val="20"/>
            <w:lang w:val="en-US"/>
            <w:rPrChange w:author="Ume Sauda Ghanyani" w:date="2025-05-13T07:06:56.042Z" w:id="1828869801">
              <w:rPr>
                <w:rFonts w:ascii="Microsoft GothicNeo" w:hAnsi="Microsoft GothicNeo" w:eastAsia="Microsoft GothicNeo" w:cs="Microsoft GothicNeo"/>
                <w:noProof w:val="0"/>
                <w:sz w:val="20"/>
                <w:szCs w:val="20"/>
                <w:lang w:val="en-US"/>
              </w:rPr>
            </w:rPrChange>
          </w:rPr>
          <w:delText>is</w:delText>
        </w:r>
        <w:r w:rsidRPr="66E8CBC7" w:rsidDel="10BD499F">
          <w:rPr>
            <w:rFonts w:ascii="Microsoft GothicNeo" w:hAnsi="Microsoft GothicNeo" w:eastAsia="Microsoft GothicNeo" w:cs="Microsoft GothicNeo"/>
            <w:b w:val="0"/>
            <w:bCs w:val="0"/>
            <w:noProof w:val="0"/>
            <w:sz w:val="20"/>
            <w:szCs w:val="20"/>
            <w:lang w:val="en-US"/>
            <w:rPrChange w:author="Ume Sauda Ghanyani" w:date="2025-05-13T07:06:56.042Z" w:id="1763800571">
              <w:rPr>
                <w:rFonts w:ascii="Microsoft GothicNeo" w:hAnsi="Microsoft GothicNeo" w:eastAsia="Microsoft GothicNeo" w:cs="Microsoft GothicNeo"/>
                <w:noProof w:val="0"/>
                <w:sz w:val="20"/>
                <w:szCs w:val="20"/>
                <w:lang w:val="en-US"/>
              </w:rPr>
            </w:rPrChange>
          </w:rPr>
          <w:delText xml:space="preserve"> </w:delText>
        </w:r>
        <w:r w:rsidRPr="66E8CBC7" w:rsidDel="10BD499F">
          <w:rPr>
            <w:rFonts w:ascii="Microsoft GothicNeo" w:hAnsi="Microsoft GothicNeo" w:eastAsia="Microsoft GothicNeo" w:cs="Microsoft GothicNeo"/>
            <w:b w:val="0"/>
            <w:bCs w:val="0"/>
            <w:noProof w:val="0"/>
            <w:sz w:val="20"/>
            <w:szCs w:val="20"/>
            <w:lang w:val="en-US"/>
          </w:rPr>
          <w:delText>forwarded</w:delText>
        </w:r>
        <w:r w:rsidRPr="66E8CBC7" w:rsidDel="10BD499F">
          <w:rPr>
            <w:rFonts w:ascii="Microsoft GothicNeo" w:hAnsi="Microsoft GothicNeo" w:eastAsia="Microsoft GothicNeo" w:cs="Microsoft GothicNeo"/>
            <w:b w:val="0"/>
            <w:bCs w:val="0"/>
            <w:noProof w:val="0"/>
            <w:sz w:val="20"/>
            <w:szCs w:val="20"/>
            <w:lang w:val="en-US"/>
            <w:rPrChange w:author="Ume Sauda Ghanyani" w:date="2025-05-13T07:06:56.042Z" w:id="933911715">
              <w:rPr>
                <w:rFonts w:ascii="Microsoft GothicNeo" w:hAnsi="Microsoft GothicNeo" w:eastAsia="Microsoft GothicNeo" w:cs="Microsoft GothicNeo"/>
                <w:noProof w:val="0"/>
                <w:sz w:val="20"/>
                <w:szCs w:val="20"/>
                <w:lang w:val="en-US"/>
              </w:rPr>
            </w:rPrChange>
          </w:rPr>
          <w:delText xml:space="preserve"> to </w:delText>
        </w:r>
        <w:r w:rsidRPr="66E8CBC7" w:rsidDel="10BD499F">
          <w:rPr>
            <w:rFonts w:ascii="Microsoft GothicNeo" w:hAnsi="Microsoft GothicNeo" w:eastAsia="Microsoft GothicNeo" w:cs="Microsoft GothicNeo"/>
            <w:b w:val="0"/>
            <w:bCs w:val="0"/>
            <w:noProof w:val="0"/>
            <w:sz w:val="20"/>
            <w:szCs w:val="20"/>
            <w:lang w:val="en-US"/>
          </w:rPr>
          <w:delText>exactly one configured destination</w:delText>
        </w:r>
        <w:r w:rsidRPr="66E8CBC7" w:rsidDel="10BD499F">
          <w:rPr>
            <w:rFonts w:ascii="Microsoft GothicNeo" w:hAnsi="Microsoft GothicNeo" w:eastAsia="Microsoft GothicNeo" w:cs="Microsoft GothicNeo"/>
            <w:b w:val="0"/>
            <w:bCs w:val="0"/>
            <w:noProof w:val="0"/>
            <w:sz w:val="20"/>
            <w:szCs w:val="20"/>
            <w:lang w:val="en-US"/>
            <w:rPrChange w:author="Ume Sauda Ghanyani" w:date="2025-05-13T07:06:56.042Z" w:id="231506475">
              <w:rPr>
                <w:rFonts w:ascii="Microsoft GothicNeo" w:hAnsi="Microsoft GothicNeo" w:eastAsia="Microsoft GothicNeo" w:cs="Microsoft GothicNeo"/>
                <w:noProof w:val="0"/>
                <w:sz w:val="20"/>
                <w:szCs w:val="20"/>
                <w:lang w:val="en-US"/>
              </w:rPr>
            </w:rPrChange>
          </w:rPr>
          <w:delText xml:space="preserve"> based on configuration files. It reflects </w:delText>
        </w:r>
        <w:r w:rsidRPr="66E8CBC7" w:rsidDel="10BD499F">
          <w:rPr>
            <w:rFonts w:ascii="Microsoft GothicNeo" w:hAnsi="Microsoft GothicNeo" w:eastAsia="Microsoft GothicNeo" w:cs="Microsoft GothicNeo"/>
            <w:b w:val="0"/>
            <w:bCs w:val="0"/>
            <w:noProof w:val="0"/>
            <w:sz w:val="20"/>
            <w:szCs w:val="20"/>
            <w:lang w:val="en-US"/>
          </w:rPr>
          <w:delText>Use Case 1 (Encoded to Encoded)</w:delText>
        </w:r>
        <w:r w:rsidRPr="66E8CBC7" w:rsidDel="10BD499F">
          <w:rPr>
            <w:rFonts w:ascii="Microsoft GothicNeo" w:hAnsi="Microsoft GothicNeo" w:eastAsia="Microsoft GothicNeo" w:cs="Microsoft GothicNeo"/>
            <w:b w:val="0"/>
            <w:bCs w:val="0"/>
            <w:noProof w:val="0"/>
            <w:sz w:val="20"/>
            <w:szCs w:val="20"/>
            <w:lang w:val="en-US"/>
            <w:rPrChange w:author="Ume Sauda Ghanyani" w:date="2025-05-13T07:06:56.043Z" w:id="1685461893">
              <w:rPr>
                <w:rFonts w:ascii="Microsoft GothicNeo" w:hAnsi="Microsoft GothicNeo" w:eastAsia="Microsoft GothicNeo" w:cs="Microsoft GothicNeo"/>
                <w:noProof w:val="0"/>
                <w:sz w:val="20"/>
                <w:szCs w:val="20"/>
                <w:lang w:val="en-US"/>
              </w:rPr>
            </w:rPrChange>
          </w:rPr>
          <w:delText xml:space="preserve"> and </w:delText>
        </w:r>
        <w:r w:rsidRPr="66E8CBC7" w:rsidDel="10BD499F">
          <w:rPr>
            <w:rFonts w:ascii="Microsoft GothicNeo" w:hAnsi="Microsoft GothicNeo" w:eastAsia="Microsoft GothicNeo" w:cs="Microsoft GothicNeo"/>
            <w:b w:val="0"/>
            <w:bCs w:val="0"/>
            <w:noProof w:val="0"/>
            <w:sz w:val="20"/>
            <w:szCs w:val="20"/>
            <w:lang w:val="en-US"/>
          </w:rPr>
          <w:delText>Use Case 2 (Encoded to Raw)</w:delText>
        </w:r>
        <w:r w:rsidRPr="66E8CBC7" w:rsidDel="10BD499F">
          <w:rPr>
            <w:rFonts w:ascii="Microsoft GothicNeo" w:hAnsi="Microsoft GothicNeo" w:eastAsia="Microsoft GothicNeo" w:cs="Microsoft GothicNeo"/>
            <w:b w:val="0"/>
            <w:bCs w:val="0"/>
            <w:noProof w:val="0"/>
            <w:sz w:val="20"/>
            <w:szCs w:val="20"/>
            <w:lang w:val="en-US"/>
          </w:rPr>
          <w:delText xml:space="preserve"> under the current Relay Service assumptions.</w:delText>
        </w:r>
      </w:del>
    </w:p>
    <w:p w:rsidR="5B3B99E9" w:rsidP="66E8CBC7" w:rsidRDefault="5B3B99E9" w14:paraId="18E5D9B2" w14:textId="1842B252">
      <w:pPr>
        <w:spacing w:before="240" w:beforeAutospacing="off" w:after="240" w:afterAutospacing="off"/>
        <w:rPr>
          <w:del w:author="Ume Sauda Ghanyani" w:date="2025-05-15T09:44:38.094Z" w16du:dateUtc="2025-05-15T09:44:38.094Z" w:id="544503356"/>
          <w:rFonts w:ascii="Microsoft GothicNeo" w:hAnsi="Microsoft GothicNeo" w:eastAsia="Microsoft GothicNeo" w:cs="Microsoft GothicNeo"/>
          <w:noProof w:val="0"/>
          <w:sz w:val="20"/>
          <w:szCs w:val="20"/>
          <w:lang w:val="en-US"/>
        </w:rPr>
        <w:pPrChange w:author="Ume Sauda Ghanyani" w:date="2025-05-13T05:30:34.385Z">
          <w:pPr/>
        </w:pPrChange>
      </w:pPr>
      <w:del w:author="Ume Sauda Ghanyani" w:date="2025-05-15T09:44:38.094Z" w:id="268361364">
        <w:r w:rsidRPr="66E8CBC7" w:rsidDel="5B3B99E9">
          <w:rPr>
            <w:rFonts w:ascii="Microsoft GothicNeo" w:hAnsi="Microsoft GothicNeo" w:eastAsia="Microsoft GothicNeo" w:cs="Microsoft GothicNeo"/>
            <w:noProof w:val="0"/>
            <w:sz w:val="20"/>
            <w:szCs w:val="20"/>
            <w:lang w:val="en-US"/>
          </w:rPr>
          <w:delText xml:space="preserve">This is the </w:delText>
        </w:r>
        <w:r w:rsidRPr="66E8CBC7" w:rsidDel="5B3B99E9">
          <w:rPr>
            <w:rFonts w:ascii="Microsoft GothicNeo" w:hAnsi="Microsoft GothicNeo" w:eastAsia="Microsoft GothicNeo" w:cs="Microsoft GothicNeo"/>
            <w:b w:val="0"/>
            <w:bCs w:val="0"/>
            <w:noProof w:val="0"/>
            <w:sz w:val="20"/>
            <w:szCs w:val="20"/>
            <w:lang w:val="en-US"/>
            <w:rPrChange w:author="Ume Sauda Ghanyani" w:date="2025-05-13T05:30:46.069Z" w:id="1267239212">
              <w:rPr>
                <w:rFonts w:ascii="Microsoft GothicNeo" w:hAnsi="Microsoft GothicNeo" w:eastAsia="Microsoft GothicNeo" w:cs="Microsoft GothicNeo"/>
                <w:b w:val="1"/>
                <w:bCs w:val="1"/>
                <w:noProof w:val="0"/>
                <w:sz w:val="20"/>
                <w:szCs w:val="20"/>
                <w:lang w:val="en-US"/>
              </w:rPr>
            </w:rPrChange>
          </w:rPr>
          <w:delText>c</w:delText>
        </w:r>
        <w:r w:rsidRPr="66E8CBC7" w:rsidDel="5B3B99E9">
          <w:rPr>
            <w:rFonts w:ascii="Microsoft GothicNeo" w:hAnsi="Microsoft GothicNeo" w:eastAsia="Microsoft GothicNeo" w:cs="Microsoft GothicNeo"/>
            <w:b w:val="0"/>
            <w:bCs w:val="0"/>
            <w:noProof w:val="0"/>
            <w:sz w:val="20"/>
            <w:szCs w:val="20"/>
            <w:lang w:val="en-US"/>
            <w:rPrChange w:author="Ume Sauda Ghanyani" w:date="2025-05-13T05:30:40.58Z" w:id="1830928444">
              <w:rPr>
                <w:rFonts w:ascii="Microsoft GothicNeo" w:hAnsi="Microsoft GothicNeo" w:eastAsia="Microsoft GothicNeo" w:cs="Microsoft GothicNeo"/>
                <w:b w:val="1"/>
                <w:bCs w:val="1"/>
                <w:noProof w:val="0"/>
                <w:sz w:val="20"/>
                <w:szCs w:val="20"/>
                <w:lang w:val="en-US"/>
              </w:rPr>
            </w:rPrChange>
          </w:rPr>
          <w:delText>ore of the architecture</w:delText>
        </w:r>
        <w:r w:rsidRPr="66E8CBC7" w:rsidDel="5B3B99E9">
          <w:rPr>
            <w:rFonts w:ascii="Microsoft GothicNeo" w:hAnsi="Microsoft GothicNeo" w:eastAsia="Microsoft GothicNeo" w:cs="Microsoft GothicNeo"/>
            <w:noProof w:val="0"/>
            <w:sz w:val="20"/>
            <w:szCs w:val="20"/>
            <w:lang w:val="en-US"/>
          </w:rPr>
          <w:delText>, responsible for:</w:delText>
        </w:r>
      </w:del>
    </w:p>
    <w:p w:rsidR="3FC52DFC" w:rsidP="66E8CBC7" w:rsidRDefault="3FC52DFC" w14:paraId="5354F7D4" w14:textId="4D45F4CF">
      <w:pPr>
        <w:pStyle w:val="ListParagraph"/>
        <w:spacing w:before="240" w:beforeAutospacing="off" w:after="240" w:afterAutospacing="off"/>
        <w:ind w:left="720"/>
        <w:rPr>
          <w:del w:author="Ume Sauda Ghanyani" w:date="2025-05-15T09:44:38.094Z" w16du:dateUtc="2025-05-15T09:44:38.094Z" w:id="2063269628"/>
          <w:noProof w:val="0"/>
          <w:sz w:val="20"/>
          <w:szCs w:val="20"/>
          <w:lang w:val="en-US"/>
        </w:rPr>
        <w:pPrChange w:author="Ume Sauda Ghanyani" w:date="2025-05-13T07:24:14.299Z">
          <w:pPr>
            <w:pStyle w:val="ListParagraph"/>
            <w:numPr>
              <w:ilvl w:val="0"/>
              <w:numId w:val="10"/>
            </w:numPr>
          </w:pPr>
        </w:pPrChange>
      </w:pPr>
      <w:del w:author="Ume Sauda Ghanyani" w:date="2025-05-15T09:44:38.094Z" w:id="141103502">
        <w:r w:rsidRPr="66E8CBC7" w:rsidDel="3FC52DFC">
          <w:rPr>
            <w:noProof w:val="0"/>
            <w:lang w:val="en-US"/>
          </w:rPr>
          <w:delText>Identifies</w:delText>
        </w:r>
        <w:r w:rsidRPr="66E8CBC7" w:rsidDel="3FC52DFC">
          <w:rPr>
            <w:noProof w:val="0"/>
            <w:lang w:val="en-US"/>
          </w:rPr>
          <w:delText xml:space="preserve"> the configured </w:delText>
        </w:r>
        <w:r w:rsidRPr="66E8CBC7" w:rsidDel="3FC52DFC">
          <w:rPr>
            <w:b w:val="0"/>
            <w:bCs w:val="0"/>
            <w:noProof w:val="0"/>
            <w:lang w:val="en-US"/>
            <w:rPrChange w:author="Ume Sauda Ghanyani" w:date="2025-05-13T07:24:21.141Z" w:id="1110591872">
              <w:rPr>
                <w:b w:val="1"/>
                <w:bCs w:val="1"/>
                <w:noProof w:val="0"/>
                <w:lang w:val="en-US"/>
              </w:rPr>
            </w:rPrChange>
          </w:rPr>
          <w:delText>single target endpoint</w:delText>
        </w:r>
        <w:r w:rsidRPr="66E8CBC7" w:rsidDel="3FC52DFC">
          <w:rPr>
            <w:noProof w:val="0"/>
            <w:lang w:val="en-US"/>
          </w:rPr>
          <w:delText xml:space="preserve"> for that message.</w:delText>
        </w:r>
      </w:del>
    </w:p>
    <w:p w:rsidR="3FC52DFC" w:rsidP="66E8CBC7" w:rsidRDefault="3FC52DFC" w14:paraId="4A4A8BA1" w14:textId="32D43307">
      <w:pPr>
        <w:pStyle w:val="ListParagraph"/>
        <w:spacing w:before="240" w:beforeAutospacing="off" w:after="240" w:afterAutospacing="off"/>
        <w:ind w:left="720"/>
        <w:rPr>
          <w:del w:author="Ume Sauda Ghanyani" w:date="2025-05-15T09:44:38.094Z" w16du:dateUtc="2025-05-15T09:44:38.094Z" w:id="949948839"/>
          <w:noProof w:val="0"/>
          <w:sz w:val="20"/>
          <w:szCs w:val="20"/>
          <w:lang w:val="en-US"/>
        </w:rPr>
        <w:pPrChange w:author="Ume Sauda Ghanyani" w:date="2025-05-13T07:24:09.185Z">
          <w:pPr>
            <w:pStyle w:val="ListParagraph"/>
            <w:numPr>
              <w:ilvl w:val="0"/>
              <w:numId w:val="8"/>
            </w:numPr>
          </w:pPr>
        </w:pPrChange>
      </w:pPr>
      <w:del w:author="Ume Sauda Ghanyani" w:date="2025-05-15T09:44:38.094Z" w:id="443965888">
        <w:r w:rsidRPr="66E8CBC7" w:rsidDel="3FC52DFC">
          <w:rPr>
            <w:noProof w:val="0"/>
            <w:lang w:val="en-US"/>
          </w:rPr>
          <w:delText xml:space="preserve">Applies any necessary transformation (e.g., </w:delText>
        </w:r>
        <w:r w:rsidRPr="66E8CBC7" w:rsidDel="3FC52DFC">
          <w:rPr>
            <w:noProof w:val="0"/>
            <w:lang w:val="en-US"/>
          </w:rPr>
          <w:delText>Protobuf</w:delText>
        </w:r>
        <w:r w:rsidRPr="66E8CBC7" w:rsidDel="3FC52DFC">
          <w:rPr>
            <w:noProof w:val="0"/>
            <w:lang w:val="en-US"/>
          </w:rPr>
          <w:delText xml:space="preserve"> to JSON).</w:delText>
        </w:r>
      </w:del>
    </w:p>
    <w:p w:rsidR="3FC52DFC" w:rsidP="66E8CBC7" w:rsidRDefault="3FC52DFC" w14:paraId="2AD98D05" w14:textId="13E12D04">
      <w:pPr>
        <w:pStyle w:val="ListParagraph"/>
        <w:spacing w:before="240" w:beforeAutospacing="off" w:after="240" w:afterAutospacing="off"/>
        <w:ind w:left="720"/>
        <w:rPr>
          <w:del w:author="Ume Sauda Ghanyani" w:date="2025-05-15T09:44:38.094Z" w16du:dateUtc="2025-05-15T09:44:38.094Z" w:id="1133996848"/>
          <w:noProof w:val="0"/>
          <w:sz w:val="20"/>
          <w:szCs w:val="20"/>
          <w:lang w:val="en-US"/>
        </w:rPr>
        <w:pPrChange w:author="Ume Sauda Ghanyani" w:date="2025-05-13T07:07:27.443Z">
          <w:pPr>
            <w:pStyle w:val="ListParagraph"/>
            <w:numPr>
              <w:ilvl w:val="0"/>
              <w:numId w:val="8"/>
            </w:numPr>
          </w:pPr>
        </w:pPrChange>
      </w:pPr>
      <w:del w:author="Ume Sauda Ghanyani" w:date="2025-05-15T09:44:38.094Z" w:id="298946461">
        <w:r w:rsidRPr="66E8CBC7" w:rsidDel="3FC52DFC">
          <w:rPr>
            <w:noProof w:val="0"/>
            <w:lang w:val="en-US"/>
          </w:rPr>
          <w:delText>Forwards</w:delText>
        </w:r>
        <w:r w:rsidRPr="66E8CBC7" w:rsidDel="3FC52DFC">
          <w:rPr>
            <w:noProof w:val="0"/>
            <w:lang w:val="en-US"/>
          </w:rPr>
          <w:delText xml:space="preserve"> the message to the selected destination.</w:delText>
        </w:r>
      </w:del>
    </w:p>
    <w:p w:rsidR="66E8CBC7" w:rsidP="66E8CBC7" w:rsidRDefault="66E8CBC7" w14:paraId="047ADB2E" w14:textId="74259878">
      <w:pPr>
        <w:pStyle w:val="Normal"/>
        <w:spacing w:before="240" w:beforeAutospacing="off" w:after="240" w:afterAutospacing="off"/>
        <w:ind w:left="0"/>
        <w:rPr>
          <w:del w:author="Ume Sauda Ghanyani" w:date="2025-05-15T09:44:38.094Z" w16du:dateUtc="2025-05-15T09:44:38.094Z" w:id="1443423869"/>
          <w:rFonts w:ascii="Microsoft GothicNeo" w:hAnsi="Microsoft GothicNeo" w:eastAsia="Microsoft GothicNeo" w:cs="Microsoft GothicNeo"/>
          <w:noProof w:val="0"/>
          <w:sz w:val="20"/>
          <w:szCs w:val="20"/>
          <w:lang w:val="en-US"/>
          <w:rPrChange w:author="Ume Sauda Ghanyani" w:date="2025-05-13T05:31:04.733Z" w:id="999307677">
            <w:rPr>
              <w:del w:author="Ume Sauda Ghanyani" w:date="2025-05-15T09:44:38.094Z" w16du:dateUtc="2025-05-15T09:44:38.094Z" w:id="207250662"/>
              <w:rFonts w:ascii="Microsoft GothicNeo" w:hAnsi="Microsoft GothicNeo" w:eastAsia="Microsoft GothicNeo" w:cs="Microsoft GothicNeo"/>
              <w:noProof w:val="0"/>
              <w:sz w:val="20"/>
              <w:szCs w:val="20"/>
              <w:lang w:val="en-US"/>
            </w:rPr>
          </w:rPrChange>
        </w:rPr>
        <w:pPrChange w:author="Ume Sauda Ghanyani" w:date="2025-05-13T07:07:23.526Z">
          <w:pPr>
            <w:pStyle w:val="ListParagraph"/>
            <w:spacing w:before="240" w:beforeAutospacing="off" w:after="240" w:afterAutospacing="off"/>
            <w:ind w:left="0"/>
          </w:pPr>
        </w:pPrChange>
      </w:pPr>
    </w:p>
    <w:p w:rsidR="5B3B99E9" w:rsidP="66E8CBC7" w:rsidRDefault="5B3B99E9" w14:paraId="3E56A6DA" w14:textId="59F2E01E">
      <w:pPr>
        <w:pStyle w:val="Normal"/>
        <w:spacing w:before="240" w:beforeAutospacing="off" w:after="240" w:afterAutospacing="off"/>
        <w:ind w:left="0"/>
        <w:rPr>
          <w:del w:author="Ume Sauda Ghanyani" w:date="2025-05-15T09:44:38.094Z" w16du:dateUtc="2025-05-15T09:44:38.094Z" w:id="1123165380"/>
          <w:rFonts w:ascii="Microsoft GothicNeo" w:hAnsi="Microsoft GothicNeo" w:eastAsia="Microsoft GothicNeo" w:cs="Microsoft GothicNeo"/>
          <w:b w:val="1"/>
          <w:bCs w:val="1"/>
          <w:noProof w:val="0"/>
          <w:sz w:val="20"/>
          <w:szCs w:val="20"/>
          <w:lang w:val="en-US"/>
        </w:rPr>
        <w:pPrChange w:author="Ume Sauda Ghanyani" w:date="2025-05-13T05:30:55.049Z">
          <w:pPr>
            <w:pStyle w:val="ListParagraph"/>
            <w:spacing w:before="240" w:beforeAutospacing="off" w:after="240" w:afterAutospacing="off"/>
            <w:ind w:left="0"/>
          </w:pPr>
        </w:pPrChange>
      </w:pPr>
      <w:del w:author="Ume Sauda Ghanyani" w:date="2025-05-15T09:44:38.094Z" w:id="2795850">
        <w:r w:rsidRPr="66E8CBC7" w:rsidDel="5B3B99E9">
          <w:rPr>
            <w:rFonts w:ascii="Microsoft GothicNeo" w:hAnsi="Microsoft GothicNeo" w:eastAsia="Microsoft GothicNeo" w:cs="Microsoft GothicNeo"/>
            <w:b w:val="1"/>
            <w:bCs w:val="1"/>
            <w:noProof w:val="0"/>
            <w:sz w:val="20"/>
            <w:szCs w:val="20"/>
            <w:lang w:val="en-US"/>
            <w:rPrChange w:author="Ume Sauda Ghanyani" w:date="2025-05-13T05:31:04.734Z" w:id="1918547547">
              <w:rPr>
                <w:rFonts w:ascii="Microsoft GothicNeo" w:hAnsi="Microsoft GothicNeo" w:eastAsia="Microsoft GothicNeo" w:cs="Microsoft GothicNeo"/>
                <w:b w:val="0"/>
                <w:bCs w:val="0"/>
                <w:noProof w:val="0"/>
                <w:sz w:val="20"/>
                <w:szCs w:val="20"/>
                <w:lang w:val="en-US"/>
              </w:rPr>
            </w:rPrChange>
          </w:rPr>
          <w:delText>Configuration Layer</w:delText>
        </w:r>
        <w:r w:rsidRPr="66E8CBC7" w:rsidDel="5B3B99E9">
          <w:rPr>
            <w:rFonts w:ascii="Microsoft GothicNeo" w:hAnsi="Microsoft GothicNeo" w:eastAsia="Microsoft GothicNeo" w:cs="Microsoft GothicNeo"/>
            <w:b w:val="1"/>
            <w:bCs w:val="1"/>
            <w:noProof w:val="0"/>
            <w:sz w:val="20"/>
            <w:szCs w:val="20"/>
            <w:lang w:val="en-US"/>
            <w:rPrChange w:author="Ume Sauda Ghanyani" w:date="2025-05-13T05:31:04.734Z" w:id="1173688107">
              <w:rPr>
                <w:rFonts w:ascii="Microsoft GothicNeo" w:hAnsi="Microsoft GothicNeo" w:eastAsia="Microsoft GothicNeo" w:cs="Microsoft GothicNeo"/>
                <w:b w:val="0"/>
                <w:bCs w:val="0"/>
                <w:noProof w:val="0"/>
                <w:sz w:val="20"/>
                <w:szCs w:val="20"/>
                <w:lang w:val="en-US"/>
              </w:rPr>
            </w:rPrChange>
          </w:rPr>
          <w:delText>:</w:delText>
        </w:r>
      </w:del>
    </w:p>
    <w:p w:rsidR="24BC7549" w:rsidP="66E8CBC7" w:rsidRDefault="24BC7549" w14:paraId="56B11617" w14:textId="76609E75">
      <w:pPr>
        <w:pStyle w:val="Normal"/>
        <w:spacing w:before="240" w:beforeAutospacing="off" w:after="240" w:afterAutospacing="off"/>
        <w:ind w:left="0"/>
        <w:rPr>
          <w:del w:author="Ume Sauda Ghanyani" w:date="2025-05-15T09:44:38.094Z" w16du:dateUtc="2025-05-15T09:44:38.094Z" w:id="1074841934"/>
          <w:rFonts w:ascii="Microsoft GothicNeo" w:hAnsi="Microsoft GothicNeo" w:eastAsia="Microsoft GothicNeo" w:cs="Microsoft GothicNeo"/>
          <w:b w:val="0"/>
          <w:bCs w:val="0"/>
          <w:noProof w:val="0"/>
          <w:sz w:val="20"/>
          <w:szCs w:val="20"/>
          <w:lang w:val="en-US"/>
          <w:rPrChange w:author="Ume Sauda Ghanyani" w:date="2025-05-13T05:34:15.411Z" w:id="784817016">
            <w:rPr>
              <w:del w:author="Ume Sauda Ghanyani" w:date="2025-05-15T09:44:38.094Z" w16du:dateUtc="2025-05-15T09:44:38.094Z" w:id="387981080"/>
              <w:rFonts w:ascii="Microsoft GothicNeo" w:hAnsi="Microsoft GothicNeo" w:eastAsia="Microsoft GothicNeo" w:cs="Microsoft GothicNeo"/>
              <w:b w:val="1"/>
              <w:bCs w:val="1"/>
              <w:noProof w:val="0"/>
              <w:sz w:val="20"/>
              <w:szCs w:val="20"/>
              <w:lang w:val="en-US"/>
            </w:rPr>
          </w:rPrChange>
        </w:rPr>
      </w:pPr>
      <w:del w:author="Ume Sauda Ghanyani" w:date="2025-05-15T09:44:38.094Z" w:id="986793038">
        <w:r w:rsidRPr="66E8CBC7" w:rsidDel="24BC7549">
          <w:rPr>
            <w:rFonts w:ascii="Microsoft GothicNeo" w:hAnsi="Microsoft GothicNeo" w:eastAsia="Microsoft GothicNeo" w:cs="Microsoft GothicNeo"/>
            <w:b w:val="0"/>
            <w:bCs w:val="0"/>
            <w:noProof w:val="0"/>
            <w:sz w:val="20"/>
            <w:szCs w:val="20"/>
            <w:lang w:val="en-US"/>
            <w:rPrChange w:author="Ume Sauda Ghanyani" w:date="2025-05-13T05:34:15.41Z" w:id="1034619892">
              <w:rPr>
                <w:rFonts w:ascii="Microsoft GothicNeo" w:hAnsi="Microsoft GothicNeo" w:eastAsia="Microsoft GothicNeo" w:cs="Microsoft GothicNeo"/>
                <w:b w:val="1"/>
                <w:bCs w:val="1"/>
                <w:noProof w:val="0"/>
                <w:sz w:val="20"/>
                <w:szCs w:val="20"/>
                <w:lang w:val="en-US"/>
              </w:rPr>
            </w:rPrChange>
          </w:rPr>
          <w:delText>The entire</w:delText>
        </w:r>
        <w:r w:rsidRPr="66E8CBC7" w:rsidDel="24BC7549">
          <w:rPr>
            <w:rFonts w:ascii="Microsoft GothicNeo" w:hAnsi="Microsoft GothicNeo" w:eastAsia="Microsoft GothicNeo" w:cs="Microsoft GothicNeo"/>
            <w:b w:val="0"/>
            <w:bCs w:val="0"/>
            <w:noProof w:val="0"/>
            <w:sz w:val="20"/>
            <w:szCs w:val="20"/>
            <w:lang w:val="en-US"/>
          </w:rPr>
          <w:delText xml:space="preserve"> system behavior is controlled by:</w:delText>
        </w:r>
      </w:del>
    </w:p>
    <w:p w:rsidR="24BC7549" w:rsidP="66E8CBC7" w:rsidRDefault="24BC7549" w14:paraId="7F630860" w14:textId="625110FC">
      <w:pPr>
        <w:pStyle w:val="ListParagraph"/>
        <w:numPr>
          <w:ilvl w:val="0"/>
          <w:numId w:val="8"/>
        </w:numPr>
        <w:spacing w:before="240" w:beforeAutospacing="off" w:after="240" w:afterAutospacing="off"/>
        <w:rPr>
          <w:del w:author="Ume Sauda Ghanyani" w:date="2025-05-15T09:44:38.093Z" w16du:dateUtc="2025-05-15T09:44:38.093Z" w:id="181294969"/>
          <w:rFonts w:ascii="Microsoft GothicNeo" w:hAnsi="Microsoft GothicNeo" w:eastAsia="Microsoft GothicNeo" w:cs="Microsoft GothicNeo"/>
          <w:b w:val="0"/>
          <w:bCs w:val="0"/>
          <w:noProof w:val="0"/>
          <w:sz w:val="20"/>
          <w:szCs w:val="20"/>
          <w:lang w:val="en-US"/>
        </w:rPr>
        <w:pPrChange w:author="Ume Sauda Ghanyani" w:date="2025-05-13T05:33:57.669Z">
          <w:pPr>
            <w:pStyle w:val="ListParagraph"/>
            <w:numPr>
              <w:ilvl w:val="0"/>
              <w:numId w:val="8"/>
            </w:numPr>
          </w:pPr>
        </w:pPrChange>
      </w:pPr>
      <w:del w:author="Ume Sauda Ghanyani" w:date="2025-05-15T09:44:38.093Z" w:id="519244799">
        <w:r w:rsidRPr="66E8CBC7" w:rsidDel="24BC7549">
          <w:rPr>
            <w:rFonts w:ascii="Consolas" w:hAnsi="Consolas" w:eastAsia="Consolas" w:cs="Consolas"/>
            <w:b w:val="0"/>
            <w:bCs w:val="0"/>
            <w:noProof w:val="0"/>
            <w:sz w:val="20"/>
            <w:szCs w:val="20"/>
            <w:lang w:val="en-US"/>
            <w:rPrChange w:author="Ume Sauda Ghanyani" w:date="2025-05-13T05:34:06.358Z" w:id="490520858">
              <w:rPr>
                <w:rFonts w:ascii="Consolas" w:hAnsi="Consolas" w:eastAsia="Consolas" w:cs="Consolas"/>
                <w:noProof w:val="0"/>
                <w:sz w:val="20"/>
                <w:szCs w:val="20"/>
                <w:lang w:val="en-US"/>
              </w:rPr>
            </w:rPrChange>
          </w:rPr>
          <w:delText>**Consumer Config**</w:delText>
        </w:r>
        <w:r w:rsidRPr="66E8CBC7" w:rsidDel="24BC7549">
          <w:rPr>
            <w:rFonts w:ascii="Microsoft GothicNeo" w:hAnsi="Microsoft GothicNeo" w:eastAsia="Microsoft GothicNeo" w:cs="Microsoft GothicNeo"/>
            <w:b w:val="0"/>
            <w:bCs w:val="0"/>
            <w:noProof w:val="0"/>
            <w:sz w:val="20"/>
            <w:szCs w:val="20"/>
            <w:lang w:val="en-US"/>
            <w:rPrChange w:author="Ume Sauda Ghanyani" w:date="2025-05-13T05:34:06.359Z" w:id="1890995008">
              <w:rPr>
                <w:rFonts w:ascii="Microsoft GothicNeo" w:hAnsi="Microsoft GothicNeo" w:eastAsia="Microsoft GothicNeo" w:cs="Microsoft GothicNeo"/>
                <w:noProof w:val="0"/>
                <w:sz w:val="20"/>
                <w:szCs w:val="20"/>
                <w:lang w:val="en-US"/>
              </w:rPr>
            </w:rPrChange>
          </w:rPr>
          <w:delText xml:space="preserve">: Defines the </w:delText>
        </w:r>
        <w:r w:rsidRPr="66E8CBC7" w:rsidDel="24BC7549">
          <w:rPr>
            <w:rFonts w:ascii="Microsoft GothicNeo" w:hAnsi="Microsoft GothicNeo" w:eastAsia="Microsoft GothicNeo" w:cs="Microsoft GothicNeo"/>
            <w:b w:val="0"/>
            <w:bCs w:val="0"/>
            <w:noProof w:val="0"/>
            <w:sz w:val="20"/>
            <w:szCs w:val="20"/>
            <w:lang w:val="en-US"/>
          </w:rPr>
          <w:delText>source</w:delText>
        </w:r>
        <w:r w:rsidRPr="66E8CBC7" w:rsidDel="24BC7549">
          <w:rPr>
            <w:rFonts w:ascii="Microsoft GothicNeo" w:hAnsi="Microsoft GothicNeo" w:eastAsia="Microsoft GothicNeo" w:cs="Microsoft GothicNeo"/>
            <w:b w:val="0"/>
            <w:bCs w:val="0"/>
            <w:noProof w:val="0"/>
            <w:sz w:val="20"/>
            <w:szCs w:val="20"/>
            <w:lang w:val="en-US"/>
          </w:rPr>
          <w:delText xml:space="preserve"> (e.g., NATS subject, message type).</w:delText>
        </w:r>
      </w:del>
    </w:p>
    <w:p w:rsidR="24BC7549" w:rsidP="66E8CBC7" w:rsidRDefault="24BC7549" w14:paraId="7AA3428F" w14:textId="56F3B5C7">
      <w:pPr>
        <w:pStyle w:val="ListParagraph"/>
        <w:numPr>
          <w:ilvl w:val="0"/>
          <w:numId w:val="8"/>
        </w:numPr>
        <w:spacing w:before="240" w:beforeAutospacing="off" w:after="240" w:afterAutospacing="off"/>
        <w:rPr>
          <w:del w:author="Ume Sauda Ghanyani" w:date="2025-05-15T09:44:38.093Z" w16du:dateUtc="2025-05-15T09:44:38.093Z" w:id="1232249901"/>
          <w:rFonts w:ascii="Microsoft GothicNeo" w:hAnsi="Microsoft GothicNeo" w:eastAsia="Microsoft GothicNeo" w:cs="Microsoft GothicNeo"/>
          <w:b w:val="0"/>
          <w:bCs w:val="0"/>
          <w:noProof w:val="0"/>
          <w:sz w:val="20"/>
          <w:szCs w:val="20"/>
          <w:lang w:val="en-US"/>
        </w:rPr>
        <w:pPrChange w:author="Ume Sauda Ghanyani" w:date="2025-05-13T05:33:57.676Z">
          <w:pPr>
            <w:pStyle w:val="ListParagraph"/>
            <w:numPr>
              <w:ilvl w:val="0"/>
              <w:numId w:val="8"/>
            </w:numPr>
          </w:pPr>
        </w:pPrChange>
      </w:pPr>
      <w:del w:author="Ume Sauda Ghanyani" w:date="2025-05-15T09:44:38.093Z" w:id="1258886504">
        <w:r w:rsidRPr="66E8CBC7" w:rsidDel="24BC7549">
          <w:rPr>
            <w:rFonts w:ascii="Consolas" w:hAnsi="Consolas" w:eastAsia="Consolas" w:cs="Consolas"/>
            <w:b w:val="0"/>
            <w:bCs w:val="0"/>
            <w:noProof w:val="0"/>
            <w:sz w:val="20"/>
            <w:szCs w:val="20"/>
            <w:lang w:val="en-US"/>
            <w:rPrChange w:author="Ume Sauda Ghanyani" w:date="2025-05-13T05:34:06.36Z" w:id="732974660">
              <w:rPr>
                <w:rFonts w:ascii="Consolas" w:hAnsi="Consolas" w:eastAsia="Consolas" w:cs="Consolas"/>
                <w:noProof w:val="0"/>
                <w:sz w:val="20"/>
                <w:szCs w:val="20"/>
                <w:lang w:val="en-US"/>
              </w:rPr>
            </w:rPrChange>
          </w:rPr>
          <w:delText>**Producer Config**</w:delText>
        </w:r>
        <w:r w:rsidRPr="66E8CBC7" w:rsidDel="24BC7549">
          <w:rPr>
            <w:rFonts w:ascii="Microsoft GothicNeo" w:hAnsi="Microsoft GothicNeo" w:eastAsia="Microsoft GothicNeo" w:cs="Microsoft GothicNeo"/>
            <w:b w:val="0"/>
            <w:bCs w:val="0"/>
            <w:noProof w:val="0"/>
            <w:sz w:val="20"/>
            <w:szCs w:val="20"/>
            <w:lang w:val="en-US"/>
            <w:rPrChange w:author="Ume Sauda Ghanyani" w:date="2025-05-13T05:34:06.36Z" w:id="518541593">
              <w:rPr>
                <w:rFonts w:ascii="Microsoft GothicNeo" w:hAnsi="Microsoft GothicNeo" w:eastAsia="Microsoft GothicNeo" w:cs="Microsoft GothicNeo"/>
                <w:noProof w:val="0"/>
                <w:sz w:val="20"/>
                <w:szCs w:val="20"/>
                <w:lang w:val="en-US"/>
              </w:rPr>
            </w:rPrChange>
          </w:rPr>
          <w:delText xml:space="preserve">: Defines the </w:delText>
        </w:r>
        <w:r w:rsidRPr="66E8CBC7" w:rsidDel="24BC7549">
          <w:rPr>
            <w:rFonts w:ascii="Microsoft GothicNeo" w:hAnsi="Microsoft GothicNeo" w:eastAsia="Microsoft GothicNeo" w:cs="Microsoft GothicNeo"/>
            <w:b w:val="0"/>
            <w:bCs w:val="0"/>
            <w:noProof w:val="0"/>
            <w:sz w:val="20"/>
            <w:szCs w:val="20"/>
            <w:lang w:val="en-US"/>
          </w:rPr>
          <w:delText>target</w:delText>
        </w:r>
        <w:r w:rsidRPr="66E8CBC7" w:rsidDel="390DF689">
          <w:rPr>
            <w:rFonts w:ascii="Microsoft GothicNeo" w:hAnsi="Microsoft GothicNeo" w:eastAsia="Microsoft GothicNeo" w:cs="Microsoft GothicNeo"/>
            <w:b w:val="0"/>
            <w:bCs w:val="0"/>
            <w:noProof w:val="0"/>
            <w:sz w:val="20"/>
            <w:szCs w:val="20"/>
            <w:lang w:val="en-US"/>
          </w:rPr>
          <w:delText xml:space="preserve"> </w:delText>
        </w:r>
        <w:r w:rsidRPr="66E8CBC7" w:rsidDel="24BC7549">
          <w:rPr>
            <w:rFonts w:ascii="Microsoft GothicNeo" w:hAnsi="Microsoft GothicNeo" w:eastAsia="Microsoft GothicNeo" w:cs="Microsoft GothicNeo"/>
            <w:b w:val="0"/>
            <w:bCs w:val="0"/>
            <w:noProof w:val="0"/>
            <w:sz w:val="20"/>
            <w:szCs w:val="20"/>
            <w:lang w:val="en-US"/>
          </w:rPr>
          <w:delText>(e.g., Kafka topic, RabbitMQ queue, serialization format).</w:delText>
        </w:r>
      </w:del>
    </w:p>
    <w:p w:rsidR="375B0848" w:rsidP="66E8CBC7" w:rsidRDefault="375B0848" w14:paraId="56823CF4" w14:textId="0666D62A">
      <w:pPr>
        <w:pStyle w:val="ListParagraph"/>
        <w:numPr>
          <w:ilvl w:val="0"/>
          <w:numId w:val="19"/>
        </w:numPr>
        <w:spacing w:before="240" w:beforeAutospacing="off" w:after="240" w:afterAutospacing="off"/>
        <w:rPr>
          <w:del w:author="Ume Sauda Ghanyani" w:date="2025-05-15T09:44:38.093Z" w16du:dateUtc="2025-05-15T09:44:38.093Z" w:id="1534680421"/>
          <w:rFonts w:ascii="Microsoft GothicNeo" w:hAnsi="Microsoft GothicNeo" w:eastAsia="Microsoft GothicNeo" w:cs="Microsoft GothicNeo"/>
          <w:b w:val="0"/>
          <w:bCs w:val="0"/>
          <w:noProof w:val="0"/>
          <w:sz w:val="20"/>
          <w:szCs w:val="20"/>
          <w:lang w:val="en-US"/>
        </w:rPr>
      </w:pPr>
      <w:del w:author="Ume Sauda Ghanyani" w:date="2025-05-15T09:44:38.093Z" w:id="1920406905">
        <w:r w:rsidRPr="66E8CBC7" w:rsidDel="375B0848">
          <w:rPr>
            <w:rFonts w:ascii="Microsoft GothicNeo" w:hAnsi="Microsoft GothicNeo" w:eastAsia="Microsoft GothicNeo" w:cs="Microsoft GothicNeo"/>
            <w:b w:val="0"/>
            <w:bCs w:val="0"/>
            <w:noProof w:val="0"/>
            <w:sz w:val="20"/>
            <w:szCs w:val="20"/>
            <w:lang w:val="en-US"/>
          </w:rPr>
          <w:delText>NATS: Source URL, Subject, SSL</w:delText>
        </w:r>
        <w:r w:rsidRPr="66E8CBC7" w:rsidDel="375B0848">
          <w:rPr>
            <w:rFonts w:ascii="Microsoft GothicNeo" w:hAnsi="Microsoft GothicNeo" w:eastAsia="Microsoft GothicNeo" w:cs="Microsoft GothicNeo"/>
            <w:b w:val="0"/>
            <w:bCs w:val="0"/>
            <w:noProof w:val="0"/>
            <w:sz w:val="20"/>
            <w:szCs w:val="20"/>
            <w:lang w:val="en-US"/>
          </w:rPr>
          <w:delText>/TLS</w:delText>
        </w:r>
      </w:del>
    </w:p>
    <w:p w:rsidR="375B0848" w:rsidP="66E8CBC7" w:rsidRDefault="375B0848" w14:paraId="39722DA9" w14:textId="479CE88D">
      <w:pPr>
        <w:pStyle w:val="ListParagraph"/>
        <w:numPr>
          <w:ilvl w:val="0"/>
          <w:numId w:val="19"/>
        </w:numPr>
        <w:spacing w:before="240" w:beforeAutospacing="off" w:after="240" w:afterAutospacing="off"/>
        <w:rPr>
          <w:del w:author="Ume Sauda Ghanyani" w:date="2025-05-15T09:44:38.093Z" w16du:dateUtc="2025-05-15T09:44:38.093Z" w:id="47441231"/>
          <w:rFonts w:ascii="Microsoft GothicNeo" w:hAnsi="Microsoft GothicNeo" w:eastAsia="Microsoft GothicNeo" w:cs="Microsoft GothicNeo"/>
          <w:b w:val="0"/>
          <w:bCs w:val="0"/>
          <w:noProof w:val="0"/>
          <w:sz w:val="20"/>
          <w:szCs w:val="20"/>
          <w:lang w:val="en-US"/>
        </w:rPr>
      </w:pPr>
      <w:del w:author="Ume Sauda Ghanyani" w:date="2025-05-15T09:44:38.093Z" w:id="452918553">
        <w:r w:rsidRPr="66E8CBC7" w:rsidDel="375B0848">
          <w:rPr>
            <w:rFonts w:ascii="Microsoft GothicNeo" w:hAnsi="Microsoft GothicNeo" w:eastAsia="Microsoft GothicNeo" w:cs="Microsoft GothicNeo"/>
            <w:b w:val="0"/>
            <w:bCs w:val="0"/>
            <w:noProof w:val="0"/>
            <w:sz w:val="20"/>
            <w:szCs w:val="20"/>
            <w:lang w:val="en-US"/>
          </w:rPr>
          <w:delText>KAFKA: Source URL, Topic, SSL/TLS</w:delText>
        </w:r>
      </w:del>
    </w:p>
    <w:p w:rsidR="375B0848" w:rsidP="66E8CBC7" w:rsidRDefault="375B0848" w14:paraId="24191F28" w14:textId="4FC5B735">
      <w:pPr>
        <w:pStyle w:val="ListParagraph"/>
        <w:numPr>
          <w:ilvl w:val="0"/>
          <w:numId w:val="19"/>
        </w:numPr>
        <w:spacing w:before="240" w:beforeAutospacing="off" w:after="240" w:afterAutospacing="off"/>
        <w:rPr>
          <w:del w:author="Ume Sauda Ghanyani" w:date="2025-05-15T09:44:38.092Z" w16du:dateUtc="2025-05-15T09:44:38.092Z" w:id="944464653"/>
          <w:rFonts w:ascii="Microsoft GothicNeo" w:hAnsi="Microsoft GothicNeo" w:eastAsia="Microsoft GothicNeo" w:cs="Microsoft GothicNeo"/>
          <w:b w:val="0"/>
          <w:bCs w:val="0"/>
          <w:noProof w:val="0"/>
          <w:sz w:val="20"/>
          <w:szCs w:val="20"/>
          <w:lang w:val="en-US"/>
        </w:rPr>
      </w:pPr>
      <w:del w:author="Ume Sauda Ghanyani" w:date="2025-05-15T09:44:38.093Z" w:id="662407272">
        <w:r w:rsidRPr="66E8CBC7" w:rsidDel="375B0848">
          <w:rPr>
            <w:rFonts w:ascii="Microsoft GothicNeo" w:hAnsi="Microsoft GothicNeo" w:eastAsia="Microsoft GothicNeo" w:cs="Microsoft GothicNeo"/>
            <w:b w:val="0"/>
            <w:bCs w:val="0"/>
            <w:noProof w:val="0"/>
            <w:sz w:val="20"/>
            <w:szCs w:val="20"/>
            <w:lang w:val="en-US"/>
          </w:rPr>
          <w:delText>RABBIT MQ: Client ID, Exchange</w:delText>
        </w:r>
      </w:del>
    </w:p>
    <w:p w:rsidR="66E8CBC7" w:rsidP="66E8CBC7" w:rsidRDefault="66E8CBC7" w14:paraId="67C7E286" w14:textId="059E4B9C">
      <w:pPr>
        <w:spacing w:before="240" w:beforeAutospacing="off" w:after="240" w:afterAutospacing="off"/>
        <w:ind w:left="0"/>
        <w:rPr>
          <w:ins w:author="Ume Sauda Ghanyani" w:date="2025-05-15T11:02:12.312Z" w16du:dateUtc="2025-05-15T11:02:12.312Z" w:id="131254685"/>
          <w:rFonts w:ascii="Microsoft GothicNeo" w:hAnsi="Microsoft GothicNeo" w:eastAsia="Microsoft GothicNeo" w:cs="Microsoft GothicNeo"/>
          <w:noProof w:val="0"/>
          <w:sz w:val="20"/>
          <w:szCs w:val="20"/>
          <w:lang w:val="en-US"/>
        </w:rPr>
      </w:pPr>
    </w:p>
    <w:p w:rsidR="6B08A392" w:rsidP="66E8CBC7" w:rsidRDefault="6B08A392" w14:paraId="54835DA3" w14:textId="48233A9C">
      <w:pPr>
        <w:spacing w:before="240" w:beforeAutospacing="off" w:after="240" w:afterAutospacing="off"/>
        <w:ind w:left="0"/>
        <w:rPr>
          <w:ins w:author="Ume Sauda Ghanyani" w:date="2025-05-15T11:04:42.217Z" w16du:dateUtc="2025-05-15T11:04:42.217Z" w:id="1281412117"/>
        </w:rPr>
      </w:pPr>
      <w:ins w:author="Ume Sauda Ghanyani" w:date="2025-05-15T11:03:59.787Z" w:id="33962868">
        <w:r w:rsidR="6B08A392">
          <w:drawing>
            <wp:inline wp14:editId="25A32388" wp14:anchorId="52FADFE1">
              <wp:extent cx="5943600" cy="3324225"/>
              <wp:effectExtent l="0" t="0" r="0" b="0"/>
              <wp:docPr id="42194979" name="" title=""/>
              <wp:cNvGraphicFramePr>
                <a:graphicFrameLocks noChangeAspect="1"/>
              </wp:cNvGraphicFramePr>
              <a:graphic>
                <a:graphicData uri="http://schemas.openxmlformats.org/drawingml/2006/picture">
                  <pic:pic>
                    <pic:nvPicPr>
                      <pic:cNvPr id="0" name=""/>
                      <pic:cNvPicPr/>
                    </pic:nvPicPr>
                    <pic:blipFill>
                      <a:blip r:embed="Rb9368ed71e7b4e11">
                        <a:extLst>
                          <a:ext xmlns:a="http://schemas.openxmlformats.org/drawingml/2006/main" uri="{28A0092B-C50C-407E-A947-70E740481C1C}">
                            <a14:useLocalDpi val="0"/>
                          </a:ext>
                        </a:extLst>
                      </a:blip>
                      <a:stretch>
                        <a:fillRect/>
                      </a:stretch>
                    </pic:blipFill>
                    <pic:spPr>
                      <a:xfrm>
                        <a:off x="0" y="0"/>
                        <a:ext cx="5943600" cy="3324225"/>
                      </a:xfrm>
                      <a:prstGeom prst="rect">
                        <a:avLst/>
                      </a:prstGeom>
                    </pic:spPr>
                  </pic:pic>
                </a:graphicData>
              </a:graphic>
            </wp:inline>
          </w:drawing>
        </w:r>
      </w:ins>
    </w:p>
    <w:p w:rsidR="6B08A392" w:rsidP="66E8CBC7" w:rsidRDefault="6B08A392" w14:paraId="0316E6A9" w14:textId="29E0C70B">
      <w:pPr>
        <w:spacing w:before="240" w:beforeAutospacing="off" w:after="240" w:afterAutospacing="off"/>
        <w:ind w:left="0"/>
        <w:jc w:val="center"/>
        <w:rPr>
          <w:ins w:author="Ume Sauda Ghanyani" w:date="2025-05-15T11:02:12.69Z" w16du:dateUtc="2025-05-15T11:02:12.69Z" w:id="1128310918"/>
          <w:i w:val="1"/>
          <w:iCs w:val="1"/>
          <w:sz w:val="18"/>
          <w:szCs w:val="18"/>
          <w:rPrChange w:author="Ume Sauda Ghanyani" w:date="2025-05-15T11:04:52.814Z" w:id="1455458181">
            <w:rPr>
              <w:ins w:author="Ume Sauda Ghanyani" w:date="2025-05-15T11:02:12.69Z" w16du:dateUtc="2025-05-15T11:02:12.69Z" w:id="1501704327"/>
            </w:rPr>
          </w:rPrChange>
        </w:rPr>
        <w:pPrChange w:author="Ume Sauda Ghanyani" w:date="2025-05-15T11:04:55.024Z">
          <w:pPr>
            <w:spacing w:before="240" w:beforeAutospacing="off" w:after="240" w:afterAutospacing="off"/>
            <w:ind w:left="0"/>
          </w:pPr>
        </w:pPrChange>
      </w:pPr>
      <w:ins w:author="Ume Sauda Ghanyani" w:date="2025-05-15T11:03:59.787Z" w:id="28739995">
        <w:r w:rsidRPr="66E8CBC7" w:rsidR="6B08A392">
          <w:rPr>
            <w:i w:val="1"/>
            <w:iCs w:val="1"/>
            <w:sz w:val="18"/>
            <w:szCs w:val="18"/>
            <w:rPrChange w:author="Ume Sauda Ghanyani" w:date="2025-05-15T11:04:52.813Z" w:id="32779023"/>
          </w:rPr>
          <w:t xml:space="preserve">Note: this diagram is just to support the </w:t>
        </w:r>
        <w:r w:rsidRPr="66E8CBC7" w:rsidR="6B08A392">
          <w:rPr>
            <w:i w:val="1"/>
            <w:iCs w:val="1"/>
            <w:sz w:val="18"/>
            <w:szCs w:val="18"/>
            <w:rPrChange w:author="Ume Sauda Ghanyani" w:date="2025-05-15T11:04:50.006Z" w:id="1150087508"/>
          </w:rPr>
          <w:t>belo</w:t>
        </w:r>
      </w:ins>
      <w:ins w:author="Ume Sauda Ghanyani" w:date="2025-05-15T11:04:22.636Z" w:id="651906662">
        <w:r w:rsidRPr="66E8CBC7" w:rsidR="426D2BE6">
          <w:rPr>
            <w:i w:val="1"/>
            <w:iCs w:val="1"/>
            <w:sz w:val="18"/>
            <w:szCs w:val="18"/>
            <w:rPrChange w:author="Ume Sauda Ghanyani" w:date="2025-05-15T11:04:50.012Z" w:id="738703699"/>
          </w:rPr>
          <w:t xml:space="preserve">w </w:t>
        </w:r>
        <w:r w:rsidRPr="66E8CBC7" w:rsidR="6B08A392">
          <w:rPr>
            <w:i w:val="1"/>
            <w:iCs w:val="1"/>
            <w:sz w:val="18"/>
            <w:szCs w:val="18"/>
            <w:rPrChange w:author="Ume Sauda Ghanyani" w:date="2025-05-15T11:04:50.013Z" w:id="252361623"/>
          </w:rPr>
          <w:t>explanation</w:t>
        </w:r>
        <w:r w:rsidRPr="66E8CBC7" w:rsidR="6B08A392">
          <w:rPr>
            <w:i w:val="1"/>
            <w:iCs w:val="1"/>
            <w:sz w:val="18"/>
            <w:szCs w:val="18"/>
            <w:rPrChange w:author="Ume Sauda Ghanyani" w:date="2025-05-15T11:04:50.013Z" w:id="1961482556"/>
          </w:rPr>
          <w:t xml:space="preserve"> for the relay service architecture</w:t>
        </w:r>
      </w:ins>
    </w:p>
    <w:p w:rsidR="1AB9BFEB" w:rsidP="66E8CBC7" w:rsidRDefault="1AB9BFEB" w14:paraId="40DBEC17" w14:textId="31D09E1F">
      <w:pPr>
        <w:spacing w:before="240" w:beforeAutospacing="off" w:after="240" w:afterAutospacing="off"/>
        <w:ind w:left="0"/>
        <w:rPr>
          <w:ins w:author="Ume Sauda Ghanyani" w:date="2025-05-15T09:45:04.076Z" w16du:dateUtc="2025-05-15T09:45:04.076Z" w:id="186231556"/>
        </w:rPr>
      </w:pPr>
      <w:ins w:author="Ume Sauda Ghanyani" w:date="2025-05-15T11:02:08.069Z" w:id="292113848">
        <w:r w:rsidRPr="66E8CBC7" w:rsidR="1AB9BFEB">
          <w:rPr>
            <w:rFonts w:ascii="Microsoft GothicNeo" w:hAnsi="Microsoft GothicNeo" w:eastAsia="Microsoft GothicNeo" w:cs="Microsoft GothicNeo"/>
            <w:noProof w:val="0"/>
            <w:sz w:val="20"/>
            <w:szCs w:val="20"/>
            <w:lang w:val="en-US"/>
          </w:rPr>
          <w:t>T</w:t>
        </w:r>
      </w:ins>
      <w:ins w:author="Ume Sauda Ghanyani" w:date="2025-05-15T09:44:54.591Z" w:id="960023177">
        <w:r w:rsidRPr="66E8CBC7" w:rsidR="00B506C5">
          <w:rPr>
            <w:rFonts w:ascii="Microsoft GothicNeo" w:hAnsi="Microsoft GothicNeo" w:eastAsia="Microsoft GothicNeo" w:cs="Microsoft GothicNeo"/>
            <w:noProof w:val="0"/>
            <w:sz w:val="20"/>
            <w:szCs w:val="20"/>
            <w:lang w:val="en-US"/>
          </w:rPr>
          <w:t xml:space="preserve">he Relay Service supports a modular, plug-in-based integration framework that enables seamless message relaying to various external systems such as </w:t>
        </w:r>
        <w:r w:rsidRPr="66E8CBC7" w:rsidR="00B506C5">
          <w:rPr>
            <w:rFonts w:ascii="Microsoft GothicNeo" w:hAnsi="Microsoft GothicNeo" w:eastAsia="Microsoft GothicNeo" w:cs="Microsoft GothicNeo"/>
            <w:b w:val="0"/>
            <w:bCs w:val="0"/>
            <w:noProof w:val="0"/>
            <w:sz w:val="20"/>
            <w:szCs w:val="20"/>
            <w:lang w:val="en-US"/>
            <w:rPrChange w:author="Ume Sauda Ghanyani" w:date="2025-05-15T09:45:00.013Z" w:id="1644703610">
              <w:rPr>
                <w:rFonts w:ascii="Microsoft GothicNeo" w:hAnsi="Microsoft GothicNeo" w:eastAsia="Microsoft GothicNeo" w:cs="Microsoft GothicNeo"/>
                <w:b w:val="1"/>
                <w:bCs w:val="1"/>
                <w:noProof w:val="0"/>
                <w:sz w:val="20"/>
                <w:szCs w:val="20"/>
                <w:lang w:val="en-US"/>
              </w:rPr>
            </w:rPrChange>
          </w:rPr>
          <w:t>NATS</w:t>
        </w:r>
        <w:r w:rsidRPr="66E8CBC7" w:rsidR="00B506C5">
          <w:rPr>
            <w:rFonts w:ascii="Microsoft GothicNeo" w:hAnsi="Microsoft GothicNeo" w:eastAsia="Microsoft GothicNeo" w:cs="Microsoft GothicNeo"/>
            <w:b w:val="0"/>
            <w:bCs w:val="0"/>
            <w:noProof w:val="0"/>
            <w:sz w:val="20"/>
            <w:szCs w:val="20"/>
            <w:lang w:val="en-US"/>
          </w:rPr>
          <w:t xml:space="preserve">, </w:t>
        </w:r>
        <w:r w:rsidRPr="66E8CBC7" w:rsidR="00B506C5">
          <w:rPr>
            <w:rFonts w:ascii="Microsoft GothicNeo" w:hAnsi="Microsoft GothicNeo" w:eastAsia="Microsoft GothicNeo" w:cs="Microsoft GothicNeo"/>
            <w:b w:val="0"/>
            <w:bCs w:val="0"/>
            <w:noProof w:val="0"/>
            <w:sz w:val="20"/>
            <w:szCs w:val="20"/>
            <w:lang w:val="en-US"/>
            <w:rPrChange w:author="Ume Sauda Ghanyani" w:date="2025-05-15T09:45:00.014Z" w:id="1045799035">
              <w:rPr>
                <w:rFonts w:ascii="Microsoft GothicNeo" w:hAnsi="Microsoft GothicNeo" w:eastAsia="Microsoft GothicNeo" w:cs="Microsoft GothicNeo"/>
                <w:b w:val="1"/>
                <w:bCs w:val="1"/>
                <w:noProof w:val="0"/>
                <w:sz w:val="20"/>
                <w:szCs w:val="20"/>
                <w:lang w:val="en-US"/>
              </w:rPr>
            </w:rPrChange>
          </w:rPr>
          <w:t>RabbitMQ</w:t>
        </w:r>
        <w:r w:rsidRPr="66E8CBC7" w:rsidR="00B506C5">
          <w:rPr>
            <w:rFonts w:ascii="Microsoft GothicNeo" w:hAnsi="Microsoft GothicNeo" w:eastAsia="Microsoft GothicNeo" w:cs="Microsoft GothicNeo"/>
            <w:b w:val="0"/>
            <w:bCs w:val="0"/>
            <w:noProof w:val="0"/>
            <w:sz w:val="20"/>
            <w:szCs w:val="20"/>
            <w:lang w:val="en-US"/>
          </w:rPr>
          <w:t>, and others. This architecture ensures scalability, maintainability, and ease of adding new integration targets through a well-defined plugin interface.</w:t>
        </w:r>
      </w:ins>
    </w:p>
    <w:p w:rsidR="557F988F" w:rsidP="66E8CBC7" w:rsidRDefault="557F988F" w14:paraId="4FC8F9EF" w14:textId="18B904BE">
      <w:pPr>
        <w:pStyle w:val="Heading3"/>
        <w:rPr>
          <w:ins w:author="Ume Sauda Ghanyani" w:date="2025-05-15T09:46:00.765Z" w16du:dateUtc="2025-05-15T09:46:00.765Z" w:id="1889944501"/>
          <w:rFonts w:ascii="Microsoft GothicNeo" w:hAnsi="Microsoft GothicNeo" w:eastAsia="Microsoft GothicNeo" w:cs="Microsoft GothicNeo"/>
          <w:b w:val="1"/>
          <w:bCs w:val="1"/>
          <w:noProof w:val="0"/>
          <w:sz w:val="28"/>
          <w:szCs w:val="28"/>
          <w:lang w:val="en-US"/>
        </w:rPr>
        <w:pPrChange w:author="Ume Sauda Ghanyani" w:date="2025-05-15T09:47:15.426Z">
          <w:pPr/>
        </w:pPrChange>
      </w:pPr>
      <w:ins w:author="Ume Sauda Ghanyani" w:date="2025-05-15T09:47:11.878Z" w:id="1693918401">
        <w:r w:rsidRPr="66E8CBC7" w:rsidR="557F988F">
          <w:rPr>
            <w:noProof w:val="0"/>
            <w:lang w:val="en-US"/>
            <w:rPrChange w:author="Ume Sauda Ghanyani" w:date="2025-05-15T09:47:15.425Z" w:id="1222658767">
              <w:rPr>
                <w:rFonts w:ascii="Microsoft GothicNeo" w:hAnsi="Microsoft GothicNeo" w:eastAsia="Microsoft GothicNeo" w:cs="Microsoft GothicNeo"/>
                <w:b w:val="1"/>
                <w:bCs w:val="1"/>
                <w:noProof w:val="0"/>
                <w:sz w:val="28"/>
                <w:szCs w:val="28"/>
                <w:lang w:val="en-US"/>
              </w:rPr>
            </w:rPrChange>
          </w:rPr>
          <w:t>1</w:t>
        </w:r>
      </w:ins>
      <w:ins w:author="Ume Sauda Ghanyani" w:date="2025-05-15T09:46:00.765Z" w:id="311729358">
        <w:r w:rsidRPr="66E8CBC7" w:rsidR="557F988F">
          <w:rPr>
            <w:noProof w:val="0"/>
            <w:lang w:val="en-US"/>
            <w:rPrChange w:author="Ume Sauda Ghanyani" w:date="2025-05-15T09:47:15.425Z" w:id="956662022">
              <w:rPr>
                <w:rFonts w:ascii="Microsoft GothicNeo" w:hAnsi="Microsoft GothicNeo" w:eastAsia="Microsoft GothicNeo" w:cs="Microsoft GothicNeo"/>
                <w:b w:val="1"/>
                <w:bCs w:val="1"/>
                <w:noProof w:val="0"/>
                <w:sz w:val="28"/>
                <w:szCs w:val="28"/>
                <w:lang w:val="en-US"/>
              </w:rPr>
            </w:rPrChange>
          </w:rPr>
          <w:t>. Key Components</w:t>
        </w:r>
      </w:ins>
    </w:p>
    <w:p w:rsidR="557F988F" w:rsidP="66E8CBC7" w:rsidRDefault="557F988F" w14:paraId="70A810EB" w14:textId="297E08DA">
      <w:pPr>
        <w:pStyle w:val="Heading4"/>
        <w:rPr>
          <w:ins w:author="Ume Sauda Ghanyani" w:date="2025-05-15T09:46:00.765Z" w16du:dateUtc="2025-05-15T09:46:00.765Z" w:id="1149369495"/>
          <w:rFonts w:ascii="Microsoft GothicNeo" w:hAnsi="Microsoft GothicNeo" w:eastAsia="Microsoft GothicNeo" w:cs="Microsoft GothicNeo"/>
          <w:b w:val="1"/>
          <w:bCs w:val="1"/>
          <w:noProof w:val="0"/>
          <w:sz w:val="24"/>
          <w:szCs w:val="24"/>
          <w:lang w:val="en-US"/>
        </w:rPr>
        <w:pPrChange w:author="Ume Sauda Ghanyani" w:date="2025-05-15T09:47:18.376Z">
          <w:pPr/>
        </w:pPrChange>
      </w:pPr>
      <w:ins w:author="Ume Sauda Ghanyani" w:date="2025-05-15T09:47:27.146Z" w:id="1658951293">
        <w:r w:rsidRPr="66E8CBC7" w:rsidR="557F988F">
          <w:rPr>
            <w:noProof w:val="0"/>
            <w:lang w:val="en-US"/>
          </w:rPr>
          <w:t>1</w:t>
        </w:r>
      </w:ins>
      <w:ins w:author="Ume Sauda Ghanyani" w:date="2025-05-15T09:46:00.765Z" w:id="791949791">
        <w:r w:rsidRPr="66E8CBC7" w:rsidR="557F988F">
          <w:rPr>
            <w:noProof w:val="0"/>
            <w:lang w:val="en-US"/>
            <w:rPrChange w:author="Ume Sauda Ghanyani" w:date="2025-05-15T09:47:18.375Z" w:id="392225223">
              <w:rPr>
                <w:rFonts w:ascii="Microsoft GothicNeo" w:hAnsi="Microsoft GothicNeo" w:eastAsia="Microsoft GothicNeo" w:cs="Microsoft GothicNeo"/>
                <w:b w:val="1"/>
                <w:bCs w:val="1"/>
                <w:noProof w:val="0"/>
                <w:sz w:val="24"/>
                <w:szCs w:val="24"/>
                <w:lang w:val="en-US"/>
              </w:rPr>
            </w:rPrChange>
          </w:rPr>
          <w:t>.1 Configuration File</w:t>
        </w:r>
      </w:ins>
    </w:p>
    <w:p w:rsidR="557F988F" w:rsidP="66E8CBC7" w:rsidRDefault="557F988F" w14:paraId="75C55A08" w14:textId="3BF88313">
      <w:pPr>
        <w:pStyle w:val="ListParagraph"/>
        <w:numPr>
          <w:ilvl w:val="0"/>
          <w:numId w:val="20"/>
        </w:numPr>
        <w:spacing w:before="240" w:beforeAutospacing="off" w:after="240" w:afterAutospacing="off"/>
        <w:rPr>
          <w:ins w:author="Ume Sauda Ghanyani" w:date="2025-05-15T09:46:00.765Z" w16du:dateUtc="2025-05-15T09:46:00.765Z" w:id="1106046855"/>
          <w:rFonts w:ascii="Microsoft GothicNeo" w:hAnsi="Microsoft GothicNeo" w:eastAsia="Microsoft GothicNeo" w:cs="Microsoft GothicNeo"/>
          <w:noProof w:val="0"/>
          <w:sz w:val="20"/>
          <w:szCs w:val="20"/>
          <w:lang w:val="en-US"/>
        </w:rPr>
        <w:pPrChange w:author="Ume Sauda Ghanyani" w:date="2025-05-15T09:46:00.528Z">
          <w:pPr>
            <w:pStyle w:val="ListParagraph"/>
            <w:numPr>
              <w:ilvl w:val="0"/>
              <w:numId w:val="20"/>
            </w:numPr>
          </w:pPr>
        </w:pPrChange>
      </w:pPr>
      <w:ins w:author="Ume Sauda Ghanyani" w:date="2025-05-15T09:46:00.765Z" w:id="1132945958">
        <w:r w:rsidRPr="66E8CBC7" w:rsidR="557F988F">
          <w:rPr>
            <w:rFonts w:ascii="Microsoft GothicNeo" w:hAnsi="Microsoft GothicNeo" w:eastAsia="Microsoft GothicNeo" w:cs="Microsoft GothicNeo"/>
            <w:noProof w:val="0"/>
            <w:sz w:val="20"/>
            <w:szCs w:val="20"/>
            <w:lang w:val="en-US"/>
          </w:rPr>
          <w:t>Stores integration configurations including database connections, environment variables, and hardcoded settings.</w:t>
        </w:r>
      </w:ins>
    </w:p>
    <w:p w:rsidR="557F988F" w:rsidP="66E8CBC7" w:rsidRDefault="557F988F" w14:paraId="211A23CE" w14:textId="7FB63654">
      <w:pPr>
        <w:pStyle w:val="ListParagraph"/>
        <w:numPr>
          <w:ilvl w:val="0"/>
          <w:numId w:val="20"/>
        </w:numPr>
        <w:spacing w:before="240" w:beforeAutospacing="off" w:after="240" w:afterAutospacing="off"/>
        <w:rPr>
          <w:ins w:author="Ume Sauda Ghanyani" w:date="2025-05-15T09:46:00.765Z" w16du:dateUtc="2025-05-15T09:46:00.765Z" w:id="1859171228"/>
          <w:rFonts w:ascii="Microsoft GothicNeo" w:hAnsi="Microsoft GothicNeo" w:eastAsia="Microsoft GothicNeo" w:cs="Microsoft GothicNeo"/>
          <w:noProof w:val="0"/>
          <w:sz w:val="20"/>
          <w:szCs w:val="20"/>
          <w:lang w:val="en-US"/>
        </w:rPr>
        <w:pPrChange w:author="Ume Sauda Ghanyani" w:date="2025-05-15T09:46:00.537Z">
          <w:pPr>
            <w:pStyle w:val="ListParagraph"/>
            <w:numPr>
              <w:ilvl w:val="0"/>
              <w:numId w:val="20"/>
            </w:numPr>
          </w:pPr>
        </w:pPrChange>
      </w:pPr>
      <w:ins w:author="Ume Sauda Ghanyani" w:date="2025-05-15T09:46:00.765Z" w:id="1758758008">
        <w:r w:rsidRPr="66E8CBC7" w:rsidR="557F988F">
          <w:rPr>
            <w:rFonts w:ascii="Microsoft GothicNeo" w:hAnsi="Microsoft GothicNeo" w:eastAsia="Microsoft GothicNeo" w:cs="Microsoft GothicNeo"/>
            <w:noProof w:val="0"/>
            <w:sz w:val="20"/>
            <w:szCs w:val="20"/>
            <w:lang w:val="en-US"/>
          </w:rPr>
          <w:t xml:space="preserve">Loaded at system startup by the </w:t>
        </w:r>
        <w:r w:rsidRPr="66E8CBC7" w:rsidR="557F988F">
          <w:rPr>
            <w:rFonts w:ascii="Microsoft GothicNeo" w:hAnsi="Microsoft GothicNeo" w:eastAsia="Microsoft GothicNeo" w:cs="Microsoft GothicNeo"/>
            <w:b w:val="1"/>
            <w:bCs w:val="1"/>
            <w:noProof w:val="0"/>
            <w:sz w:val="20"/>
            <w:szCs w:val="20"/>
            <w:lang w:val="en-US"/>
          </w:rPr>
          <w:t>Relay Service App</w:t>
        </w:r>
        <w:r w:rsidRPr="66E8CBC7" w:rsidR="557F988F">
          <w:rPr>
            <w:rFonts w:ascii="Microsoft GothicNeo" w:hAnsi="Microsoft GothicNeo" w:eastAsia="Microsoft GothicNeo" w:cs="Microsoft GothicNeo"/>
            <w:noProof w:val="0"/>
            <w:sz w:val="20"/>
            <w:szCs w:val="20"/>
            <w:lang w:val="en-US"/>
          </w:rPr>
          <w:t>.</w:t>
        </w:r>
      </w:ins>
    </w:p>
    <w:p w:rsidR="557F988F" w:rsidP="66E8CBC7" w:rsidRDefault="557F988F" w14:paraId="76019FF2" w14:textId="4F589A4B">
      <w:pPr>
        <w:pStyle w:val="Heading4"/>
        <w:rPr>
          <w:ins w:author="Ume Sauda Ghanyani" w:date="2025-05-15T09:46:00.765Z" w16du:dateUtc="2025-05-15T09:46:00.765Z" w:id="900741068"/>
          <w:rFonts w:ascii="Microsoft GothicNeo" w:hAnsi="Microsoft GothicNeo" w:eastAsia="Microsoft GothicNeo" w:cs="Microsoft GothicNeo"/>
          <w:b w:val="1"/>
          <w:bCs w:val="1"/>
          <w:noProof w:val="0"/>
          <w:sz w:val="24"/>
          <w:szCs w:val="24"/>
          <w:lang w:val="en-US"/>
        </w:rPr>
        <w:pPrChange w:author="Ume Sauda Ghanyani" w:date="2025-05-15T09:47:22.89Z">
          <w:pPr/>
        </w:pPrChange>
      </w:pPr>
      <w:ins w:author="Ume Sauda Ghanyani" w:date="2025-05-15T09:47:30.418Z" w:id="1857878266">
        <w:r w:rsidRPr="66E8CBC7" w:rsidR="557F988F">
          <w:rPr>
            <w:noProof w:val="0"/>
            <w:lang w:val="en-US"/>
          </w:rPr>
          <w:t>1</w:t>
        </w:r>
      </w:ins>
      <w:ins w:author="Ume Sauda Ghanyani" w:date="2025-05-15T09:46:00.765Z" w:id="888836316">
        <w:r w:rsidRPr="66E8CBC7" w:rsidR="557F988F">
          <w:rPr>
            <w:noProof w:val="0"/>
            <w:lang w:val="en-US"/>
            <w:rPrChange w:author="Ume Sauda Ghanyani" w:date="2025-05-15T09:47:22.89Z" w:id="1921667051">
              <w:rPr>
                <w:rFonts w:ascii="Microsoft GothicNeo" w:hAnsi="Microsoft GothicNeo" w:eastAsia="Microsoft GothicNeo" w:cs="Microsoft GothicNeo"/>
                <w:b w:val="1"/>
                <w:bCs w:val="1"/>
                <w:noProof w:val="0"/>
                <w:sz w:val="24"/>
                <w:szCs w:val="24"/>
                <w:lang w:val="en-US"/>
              </w:rPr>
            </w:rPrChange>
          </w:rPr>
          <w:t>.2 Relay Service App</w:t>
        </w:r>
      </w:ins>
    </w:p>
    <w:p w:rsidR="557F988F" w:rsidP="66E8CBC7" w:rsidRDefault="557F988F" w14:paraId="46DC6487" w14:textId="7641B16A">
      <w:pPr>
        <w:pStyle w:val="ListParagraph"/>
        <w:numPr>
          <w:ilvl w:val="0"/>
          <w:numId w:val="21"/>
        </w:numPr>
        <w:spacing w:before="240" w:beforeAutospacing="off" w:after="240" w:afterAutospacing="off"/>
        <w:rPr>
          <w:ins w:author="Ume Sauda Ghanyani" w:date="2025-05-15T09:46:00.766Z" w16du:dateUtc="2025-05-15T09:46:00.766Z" w:id="1756486910"/>
          <w:rFonts w:ascii="Microsoft GothicNeo" w:hAnsi="Microsoft GothicNeo" w:eastAsia="Microsoft GothicNeo" w:cs="Microsoft GothicNeo"/>
          <w:noProof w:val="0"/>
          <w:sz w:val="20"/>
          <w:szCs w:val="20"/>
          <w:lang w:val="en-US"/>
        </w:rPr>
        <w:pPrChange w:author="Ume Sauda Ghanyani" w:date="2025-05-15T09:46:00.552Z">
          <w:pPr>
            <w:pStyle w:val="ListParagraph"/>
            <w:numPr>
              <w:ilvl w:val="0"/>
              <w:numId w:val="21"/>
            </w:numPr>
          </w:pPr>
        </w:pPrChange>
      </w:pPr>
      <w:ins w:author="Ume Sauda Ghanyani" w:date="2025-05-15T09:46:00.766Z" w:id="725218864">
        <w:r w:rsidRPr="66E8CBC7" w:rsidR="557F988F">
          <w:rPr>
            <w:rFonts w:ascii="Microsoft GothicNeo" w:hAnsi="Microsoft GothicNeo" w:eastAsia="Microsoft GothicNeo" w:cs="Microsoft GothicNeo"/>
            <w:noProof w:val="0"/>
            <w:sz w:val="20"/>
            <w:szCs w:val="20"/>
            <w:lang w:val="en-US"/>
          </w:rPr>
          <w:t>Acts as the central coordinator that manages integration configurations and plug-in lifecycle.</w:t>
        </w:r>
      </w:ins>
    </w:p>
    <w:p w:rsidR="557F988F" w:rsidP="66E8CBC7" w:rsidRDefault="557F988F" w14:paraId="7609D98F" w14:textId="39ACF1A9">
      <w:pPr>
        <w:pStyle w:val="ListParagraph"/>
        <w:numPr>
          <w:ilvl w:val="0"/>
          <w:numId w:val="21"/>
        </w:numPr>
        <w:spacing w:before="240" w:beforeAutospacing="off" w:after="240" w:afterAutospacing="off"/>
        <w:rPr>
          <w:ins w:author="Ume Sauda Ghanyani" w:date="2025-05-15T09:46:00.766Z" w16du:dateUtc="2025-05-15T09:46:00.766Z" w:id="1352294549"/>
          <w:rFonts w:ascii="Microsoft GothicNeo" w:hAnsi="Microsoft GothicNeo" w:eastAsia="Microsoft GothicNeo" w:cs="Microsoft GothicNeo"/>
          <w:noProof w:val="0"/>
          <w:sz w:val="20"/>
          <w:szCs w:val="20"/>
          <w:lang w:val="en-US"/>
        </w:rPr>
        <w:pPrChange w:author="Ume Sauda Ghanyani" w:date="2025-05-15T09:46:00.559Z">
          <w:pPr>
            <w:pStyle w:val="ListParagraph"/>
            <w:numPr>
              <w:ilvl w:val="0"/>
              <w:numId w:val="21"/>
            </w:numPr>
          </w:pPr>
        </w:pPrChange>
      </w:pPr>
      <w:ins w:author="Ume Sauda Ghanyani" w:date="2025-05-15T09:46:00.766Z" w:id="1755607577">
        <w:r w:rsidRPr="66E8CBC7" w:rsidR="557F988F">
          <w:rPr>
            <w:rFonts w:ascii="Microsoft GothicNeo" w:hAnsi="Microsoft GothicNeo" w:eastAsia="Microsoft GothicNeo" w:cs="Microsoft GothicNeo"/>
            <w:noProof w:val="0"/>
            <w:sz w:val="20"/>
            <w:szCs w:val="20"/>
            <w:lang w:val="en-US"/>
          </w:rPr>
          <w:t>Responsibilities:</w:t>
        </w:r>
      </w:ins>
    </w:p>
    <w:p w:rsidR="557F988F" w:rsidP="66E8CBC7" w:rsidRDefault="557F988F" w14:paraId="5D6F0CCE" w14:textId="76C7E298">
      <w:pPr>
        <w:pStyle w:val="ListParagraph"/>
        <w:numPr>
          <w:ilvl w:val="1"/>
          <w:numId w:val="21"/>
        </w:numPr>
        <w:spacing w:before="240" w:beforeAutospacing="off" w:after="240" w:afterAutospacing="off"/>
        <w:rPr>
          <w:ins w:author="Ume Sauda Ghanyani" w:date="2025-05-15T09:46:00.766Z" w16du:dateUtc="2025-05-15T09:46:00.766Z" w:id="1093796223"/>
          <w:rFonts w:ascii="Microsoft GothicNeo" w:hAnsi="Microsoft GothicNeo" w:eastAsia="Microsoft GothicNeo" w:cs="Microsoft GothicNeo"/>
          <w:noProof w:val="0"/>
          <w:sz w:val="20"/>
          <w:szCs w:val="20"/>
          <w:lang w:val="en-US"/>
        </w:rPr>
        <w:pPrChange w:author="Ume Sauda Ghanyani" w:date="2025-05-15T09:46:00.566Z">
          <w:pPr>
            <w:pStyle w:val="ListParagraph"/>
            <w:numPr>
              <w:ilvl w:val="1"/>
              <w:numId w:val="21"/>
            </w:numPr>
          </w:pPr>
        </w:pPrChange>
      </w:pPr>
      <w:ins w:author="Ume Sauda Ghanyani" w:date="2025-05-15T09:46:00.766Z" w:id="1255757814">
        <w:r w:rsidRPr="66E8CBC7" w:rsidR="557F988F">
          <w:rPr>
            <w:rFonts w:ascii="Microsoft GothicNeo" w:hAnsi="Microsoft GothicNeo" w:eastAsia="Microsoft GothicNeo" w:cs="Microsoft GothicNeo"/>
            <w:noProof w:val="0"/>
            <w:sz w:val="20"/>
            <w:szCs w:val="20"/>
            <w:lang w:val="en-US"/>
          </w:rPr>
          <w:t>Loads configuration from file.</w:t>
        </w:r>
      </w:ins>
    </w:p>
    <w:p w:rsidR="557F988F" w:rsidP="66E8CBC7" w:rsidRDefault="557F988F" w14:paraId="35091661" w14:textId="38ACDD34">
      <w:pPr>
        <w:pStyle w:val="ListParagraph"/>
        <w:numPr>
          <w:ilvl w:val="1"/>
          <w:numId w:val="21"/>
        </w:numPr>
        <w:spacing w:before="240" w:beforeAutospacing="off" w:after="240" w:afterAutospacing="off"/>
        <w:rPr>
          <w:ins w:author="Ume Sauda Ghanyani" w:date="2025-05-15T09:46:00.766Z" w16du:dateUtc="2025-05-15T09:46:00.766Z" w:id="1991789634"/>
          <w:rFonts w:ascii="Microsoft GothicNeo" w:hAnsi="Microsoft GothicNeo" w:eastAsia="Microsoft GothicNeo" w:cs="Microsoft GothicNeo"/>
          <w:noProof w:val="0"/>
          <w:sz w:val="20"/>
          <w:szCs w:val="20"/>
          <w:lang w:val="en-US"/>
        </w:rPr>
        <w:pPrChange w:author="Ume Sauda Ghanyani" w:date="2025-05-15T09:46:00.571Z">
          <w:pPr>
            <w:pStyle w:val="ListParagraph"/>
            <w:numPr>
              <w:ilvl w:val="1"/>
              <w:numId w:val="21"/>
            </w:numPr>
          </w:pPr>
        </w:pPrChange>
      </w:pPr>
      <w:ins w:author="Ume Sauda Ghanyani" w:date="2025-05-15T09:46:00.766Z" w:id="872157919">
        <w:r w:rsidRPr="66E8CBC7" w:rsidR="557F988F">
          <w:rPr>
            <w:rFonts w:ascii="Microsoft GothicNeo" w:hAnsi="Microsoft GothicNeo" w:eastAsia="Microsoft GothicNeo" w:cs="Microsoft GothicNeo"/>
            <w:noProof w:val="0"/>
            <w:sz w:val="20"/>
            <w:szCs w:val="20"/>
            <w:lang w:val="en-US"/>
          </w:rPr>
          <w:t>Stores integration configs.</w:t>
        </w:r>
      </w:ins>
    </w:p>
    <w:p w:rsidR="557F988F" w:rsidP="66E8CBC7" w:rsidRDefault="557F988F" w14:paraId="7AA13EC8" w14:textId="6083572C">
      <w:pPr>
        <w:pStyle w:val="ListParagraph"/>
        <w:numPr>
          <w:ilvl w:val="1"/>
          <w:numId w:val="21"/>
        </w:numPr>
        <w:spacing w:before="240" w:beforeAutospacing="off" w:after="240" w:afterAutospacing="off"/>
        <w:rPr>
          <w:ins w:author="Ume Sauda Ghanyani" w:date="2025-05-15T09:46:00.766Z" w16du:dateUtc="2025-05-15T09:46:00.766Z" w:id="1058057457"/>
          <w:rFonts w:ascii="Microsoft GothicNeo" w:hAnsi="Microsoft GothicNeo" w:eastAsia="Microsoft GothicNeo" w:cs="Microsoft GothicNeo"/>
          <w:noProof w:val="0"/>
          <w:sz w:val="20"/>
          <w:szCs w:val="20"/>
          <w:lang w:val="en-US"/>
        </w:rPr>
        <w:pPrChange w:author="Ume Sauda Ghanyani" w:date="2025-05-15T09:46:00.577Z">
          <w:pPr>
            <w:pStyle w:val="ListParagraph"/>
            <w:numPr>
              <w:ilvl w:val="1"/>
              <w:numId w:val="21"/>
            </w:numPr>
          </w:pPr>
        </w:pPrChange>
      </w:pPr>
      <w:ins w:author="Ume Sauda Ghanyani" w:date="2025-05-15T09:46:00.766Z" w:id="952090929">
        <w:r w:rsidRPr="66E8CBC7" w:rsidR="557F988F">
          <w:rPr>
            <w:rFonts w:ascii="Microsoft GothicNeo" w:hAnsi="Microsoft GothicNeo" w:eastAsia="Microsoft GothicNeo" w:cs="Microsoft GothicNeo"/>
            <w:noProof w:val="0"/>
            <w:sz w:val="20"/>
            <w:szCs w:val="20"/>
            <w:lang w:val="en-US"/>
          </w:rPr>
          <w:t>Stores registered integration classes.</w:t>
        </w:r>
      </w:ins>
    </w:p>
    <w:p w:rsidR="557F988F" w:rsidP="66E8CBC7" w:rsidRDefault="557F988F" w14:paraId="59B9C074" w14:textId="22644449">
      <w:pPr>
        <w:pStyle w:val="ListParagraph"/>
        <w:numPr>
          <w:ilvl w:val="1"/>
          <w:numId w:val="21"/>
        </w:numPr>
        <w:spacing w:before="240" w:beforeAutospacing="off" w:after="240" w:afterAutospacing="off"/>
        <w:rPr>
          <w:ins w:author="Ume Sauda Ghanyani" w:date="2025-05-15T09:46:00.766Z" w16du:dateUtc="2025-05-15T09:46:00.766Z" w:id="770261261"/>
          <w:rFonts w:ascii="Microsoft GothicNeo" w:hAnsi="Microsoft GothicNeo" w:eastAsia="Microsoft GothicNeo" w:cs="Microsoft GothicNeo"/>
          <w:noProof w:val="0"/>
          <w:sz w:val="20"/>
          <w:szCs w:val="20"/>
          <w:lang w:val="en-US"/>
        </w:rPr>
        <w:pPrChange w:author="Ume Sauda Ghanyani" w:date="2025-05-15T09:46:00.582Z">
          <w:pPr>
            <w:pStyle w:val="ListParagraph"/>
            <w:numPr>
              <w:ilvl w:val="1"/>
              <w:numId w:val="21"/>
            </w:numPr>
          </w:pPr>
        </w:pPrChange>
      </w:pPr>
      <w:ins w:author="Ume Sauda Ghanyani" w:date="2025-05-15T09:46:00.766Z" w:id="1688764376">
        <w:r w:rsidRPr="66E8CBC7" w:rsidR="557F988F">
          <w:rPr>
            <w:rFonts w:ascii="Microsoft GothicNeo" w:hAnsi="Microsoft GothicNeo" w:eastAsia="Microsoft GothicNeo" w:cs="Microsoft GothicNeo"/>
            <w:noProof w:val="0"/>
            <w:sz w:val="20"/>
            <w:szCs w:val="20"/>
            <w:lang w:val="en-US"/>
          </w:rPr>
          <w:t>Creates instances using the configuration and registered classes.</w:t>
        </w:r>
      </w:ins>
    </w:p>
    <w:p w:rsidR="557F988F" w:rsidP="66E8CBC7" w:rsidRDefault="557F988F" w14:paraId="4BD2C223" w14:textId="70CD6BA2">
      <w:pPr>
        <w:pStyle w:val="ListParagraph"/>
        <w:numPr>
          <w:ilvl w:val="1"/>
          <w:numId w:val="21"/>
        </w:numPr>
        <w:spacing w:before="240" w:beforeAutospacing="off" w:after="240" w:afterAutospacing="off"/>
        <w:rPr>
          <w:ins w:author="Ume Sauda Ghanyani" w:date="2025-05-15T09:46:00.766Z" w16du:dateUtc="2025-05-15T09:46:00.766Z" w:id="1279150654"/>
          <w:rFonts w:ascii="Microsoft GothicNeo" w:hAnsi="Microsoft GothicNeo" w:eastAsia="Microsoft GothicNeo" w:cs="Microsoft GothicNeo"/>
          <w:noProof w:val="0"/>
          <w:sz w:val="20"/>
          <w:szCs w:val="20"/>
          <w:lang w:val="en-US"/>
        </w:rPr>
        <w:pPrChange w:author="Ume Sauda Ghanyani" w:date="2025-05-15T09:46:00.588Z">
          <w:pPr>
            <w:pStyle w:val="ListParagraph"/>
            <w:numPr>
              <w:ilvl w:val="1"/>
              <w:numId w:val="21"/>
            </w:numPr>
          </w:pPr>
        </w:pPrChange>
      </w:pPr>
      <w:ins w:author="Ume Sauda Ghanyani" w:date="2025-05-15T09:46:00.766Z" w:id="244596320">
        <w:r w:rsidRPr="66E8CBC7" w:rsidR="557F988F">
          <w:rPr>
            <w:rFonts w:ascii="Microsoft GothicNeo" w:hAnsi="Microsoft GothicNeo" w:eastAsia="Microsoft GothicNeo" w:cs="Microsoft GothicNeo"/>
            <w:noProof w:val="0"/>
            <w:sz w:val="20"/>
            <w:szCs w:val="20"/>
            <w:lang w:val="en-US"/>
          </w:rPr>
          <w:t xml:space="preserve">Invokes </w:t>
        </w:r>
      </w:ins>
      <w:ins w:author="Ume Sauda Ghanyani" w:date="2025-05-15T10:48:11.337Z" w:id="1139487605">
        <w:r w:rsidRPr="66E8CBC7" w:rsidR="656AF9F9">
          <w:rPr>
            <w:rFonts w:ascii="Microsoft GothicNeo" w:hAnsi="Microsoft GothicNeo" w:eastAsia="Microsoft GothicNeo" w:cs="Microsoft GothicNeo"/>
            <w:noProof w:val="0"/>
            <w:sz w:val="20"/>
            <w:szCs w:val="20"/>
            <w:lang w:val="en-US"/>
          </w:rPr>
          <w:t xml:space="preserve">a </w:t>
        </w:r>
      </w:ins>
      <w:ins w:author="Ume Sauda Ghanyani" w:date="2025-05-15T09:46:00.766Z" w:id="780829557">
        <w:r w:rsidRPr="66E8CBC7" w:rsidR="557F988F">
          <w:rPr>
            <w:rFonts w:ascii="Consolas" w:hAnsi="Consolas" w:eastAsia="Consolas" w:cs="Consolas"/>
            <w:noProof w:val="0"/>
            <w:sz w:val="20"/>
            <w:szCs w:val="20"/>
            <w:lang w:val="en-US"/>
          </w:rPr>
          <w:t>relay()</w:t>
        </w:r>
        <w:r w:rsidRPr="66E8CBC7" w:rsidR="557F988F">
          <w:rPr>
            <w:rFonts w:ascii="Microsoft GothicNeo" w:hAnsi="Microsoft GothicNeo" w:eastAsia="Microsoft GothicNeo" w:cs="Microsoft GothicNeo"/>
            <w:noProof w:val="0"/>
            <w:sz w:val="20"/>
            <w:szCs w:val="20"/>
            <w:lang w:val="en-US"/>
          </w:rPr>
          <w:t xml:space="preserve"> method on integration instances.</w:t>
        </w:r>
      </w:ins>
    </w:p>
    <w:p w:rsidR="66E8CBC7" w:rsidRDefault="66E8CBC7" w14:paraId="40B1804E" w14:textId="7AE19560">
      <w:pPr>
        <w:rPr>
          <w:ins w:author="Ume Sauda Ghanyani" w:date="2025-05-15T09:46:00.766Z" w16du:dateUtc="2025-05-15T09:46:00.766Z" w:id="52150380"/>
        </w:rPr>
      </w:pPr>
    </w:p>
    <w:p w:rsidR="557F988F" w:rsidP="66E8CBC7" w:rsidRDefault="557F988F" w14:paraId="39D5AE6A" w14:textId="580A7C39">
      <w:pPr>
        <w:pStyle w:val="Heading3"/>
        <w:rPr>
          <w:ins w:author="Ume Sauda Ghanyani" w:date="2025-05-15T09:46:00.766Z" w16du:dateUtc="2025-05-15T09:46:00.766Z" w:id="1739162559"/>
          <w:rFonts w:ascii="Microsoft GothicNeo" w:hAnsi="Microsoft GothicNeo" w:eastAsia="Microsoft GothicNeo" w:cs="Microsoft GothicNeo"/>
          <w:b w:val="1"/>
          <w:bCs w:val="1"/>
          <w:noProof w:val="0"/>
          <w:sz w:val="28"/>
          <w:szCs w:val="28"/>
          <w:lang w:val="en-US"/>
        </w:rPr>
        <w:pPrChange w:author="Ume Sauda Ghanyani" w:date="2025-05-15T09:46:41.279Z">
          <w:pPr/>
        </w:pPrChange>
      </w:pPr>
      <w:ins w:author="Ume Sauda Ghanyani" w:date="2025-05-15T09:47:06.848Z" w:id="180915021">
        <w:r w:rsidRPr="66E8CBC7" w:rsidR="557F988F">
          <w:rPr>
            <w:noProof w:val="0"/>
            <w:lang w:val="en-US"/>
          </w:rPr>
          <w:t>2</w:t>
        </w:r>
      </w:ins>
      <w:ins w:author="Ume Sauda Ghanyani" w:date="2025-05-15T09:46:00.766Z" w:id="1774981108">
        <w:r w:rsidRPr="66E8CBC7" w:rsidR="557F988F">
          <w:rPr>
            <w:noProof w:val="0"/>
            <w:lang w:val="en-US"/>
            <w:rPrChange w:author="Ume Sauda Ghanyani" w:date="2025-05-15T09:46:41.278Z" w:id="1925969894">
              <w:rPr>
                <w:rFonts w:ascii="Microsoft GothicNeo" w:hAnsi="Microsoft GothicNeo" w:eastAsia="Microsoft GothicNeo" w:cs="Microsoft GothicNeo"/>
                <w:b w:val="1"/>
                <w:bCs w:val="1"/>
                <w:noProof w:val="0"/>
                <w:sz w:val="28"/>
                <w:szCs w:val="28"/>
                <w:lang w:val="en-US"/>
              </w:rPr>
            </w:rPrChange>
          </w:rPr>
          <w:t>. Plugin Lifecycle</w:t>
        </w:r>
      </w:ins>
    </w:p>
    <w:p w:rsidR="557F988F" w:rsidP="66E8CBC7" w:rsidRDefault="557F988F" w14:paraId="3718DF57" w14:textId="3286D4EF">
      <w:pPr>
        <w:pStyle w:val="Heading4"/>
        <w:rPr>
          <w:ins w:author="Ume Sauda Ghanyani" w:date="2025-05-15T09:46:00.766Z" w16du:dateUtc="2025-05-15T09:46:00.766Z" w:id="1042853244"/>
          <w:rFonts w:ascii="Microsoft GothicNeo" w:hAnsi="Microsoft GothicNeo" w:eastAsia="Microsoft GothicNeo" w:cs="Microsoft GothicNeo"/>
          <w:b w:val="1"/>
          <w:bCs w:val="1"/>
          <w:noProof w:val="0"/>
          <w:sz w:val="24"/>
          <w:szCs w:val="24"/>
          <w:lang w:val="en-US"/>
        </w:rPr>
        <w:pPrChange w:author="Ume Sauda Ghanyani" w:date="2025-05-15T09:46:45.407Z">
          <w:pPr/>
        </w:pPrChange>
      </w:pPr>
      <w:ins w:author="Ume Sauda Ghanyani" w:date="2025-05-15T09:47:04.714Z" w:id="107833184">
        <w:r w:rsidRPr="66E8CBC7" w:rsidR="557F988F">
          <w:rPr>
            <w:noProof w:val="0"/>
            <w:lang w:val="en-US"/>
          </w:rPr>
          <w:t>2</w:t>
        </w:r>
      </w:ins>
      <w:ins w:author="Ume Sauda Ghanyani" w:date="2025-05-15T09:46:00.766Z" w:id="1057364797">
        <w:r w:rsidRPr="66E8CBC7" w:rsidR="557F988F">
          <w:rPr>
            <w:noProof w:val="0"/>
            <w:lang w:val="en-US"/>
            <w:rPrChange w:author="Ume Sauda Ghanyani" w:date="2025-05-15T09:46:45.406Z" w:id="257936627">
              <w:rPr>
                <w:rFonts w:ascii="Microsoft GothicNeo" w:hAnsi="Microsoft GothicNeo" w:eastAsia="Microsoft GothicNeo" w:cs="Microsoft GothicNeo"/>
                <w:b w:val="1"/>
                <w:bCs w:val="1"/>
                <w:noProof w:val="0"/>
                <w:sz w:val="24"/>
                <w:szCs w:val="24"/>
                <w:lang w:val="en-US"/>
              </w:rPr>
            </w:rPrChange>
          </w:rPr>
          <w:t>.1 Integration Package (e.g., NATS, RabbitMQ)</w:t>
        </w:r>
      </w:ins>
    </w:p>
    <w:p w:rsidR="557F988F" w:rsidP="66E8CBC7" w:rsidRDefault="557F988F" w14:paraId="2218E246" w14:textId="49C9AAC6">
      <w:pPr>
        <w:spacing w:before="240" w:beforeAutospacing="off" w:after="240" w:afterAutospacing="off"/>
        <w:rPr>
          <w:ins w:author="Ume Sauda Ghanyani" w:date="2025-05-15T09:46:00.766Z" w16du:dateUtc="2025-05-15T09:46:00.766Z" w:id="2044072981"/>
          <w:rFonts w:ascii="Microsoft GothicNeo" w:hAnsi="Microsoft GothicNeo" w:eastAsia="Microsoft GothicNeo" w:cs="Microsoft GothicNeo"/>
          <w:noProof w:val="0"/>
          <w:sz w:val="20"/>
          <w:szCs w:val="20"/>
          <w:lang w:val="en-US"/>
        </w:rPr>
        <w:pPrChange w:author="Ume Sauda Ghanyani" w:date="2025-05-15T09:46:00.598Z">
          <w:pPr/>
        </w:pPrChange>
      </w:pPr>
      <w:ins w:author="Ume Sauda Ghanyani" w:date="2025-05-15T09:46:00.766Z" w:id="458095480">
        <w:r w:rsidRPr="66E8CBC7" w:rsidR="557F988F">
          <w:rPr>
            <w:rFonts w:ascii="Microsoft GothicNeo" w:hAnsi="Microsoft GothicNeo" w:eastAsia="Microsoft GothicNeo" w:cs="Microsoft GothicNeo"/>
            <w:noProof w:val="0"/>
            <w:sz w:val="20"/>
            <w:szCs w:val="20"/>
            <w:lang w:val="en-US"/>
          </w:rPr>
          <w:t>Each plugin must consist of:</w:t>
        </w:r>
      </w:ins>
    </w:p>
    <w:p w:rsidR="557F988F" w:rsidP="66E8CBC7" w:rsidRDefault="557F988F" w14:paraId="2ADA2B6C" w14:textId="1067B429">
      <w:pPr>
        <w:pStyle w:val="ListParagraph"/>
        <w:numPr>
          <w:ilvl w:val="0"/>
          <w:numId w:val="22"/>
        </w:numPr>
        <w:spacing w:before="240" w:beforeAutospacing="off" w:after="240" w:afterAutospacing="off"/>
        <w:rPr>
          <w:ins w:author="Ume Sauda Ghanyani" w:date="2025-05-15T09:46:00.767Z" w16du:dateUtc="2025-05-15T09:46:00.767Z" w:id="917441374"/>
          <w:rFonts w:ascii="Microsoft GothicNeo" w:hAnsi="Microsoft GothicNeo" w:eastAsia="Microsoft GothicNeo" w:cs="Microsoft GothicNeo"/>
          <w:noProof w:val="0"/>
          <w:sz w:val="20"/>
          <w:szCs w:val="20"/>
          <w:lang w:val="en-US"/>
        </w:rPr>
        <w:pPrChange w:author="Ume Sauda Ghanyani" w:date="2025-05-15T09:46:00.603Z">
          <w:pPr>
            <w:pStyle w:val="ListParagraph"/>
            <w:numPr>
              <w:ilvl w:val="0"/>
              <w:numId w:val="22"/>
            </w:numPr>
          </w:pPr>
        </w:pPrChange>
      </w:pPr>
      <w:ins w:author="Ume Sauda Ghanyani" w:date="2025-05-15T09:46:00.767Z" w:id="309478002">
        <w:r w:rsidRPr="66E8CBC7" w:rsidR="557F988F">
          <w:rPr>
            <w:rFonts w:ascii="Microsoft GothicNeo" w:hAnsi="Microsoft GothicNeo" w:eastAsia="Microsoft GothicNeo" w:cs="Microsoft GothicNeo"/>
            <w:noProof w:val="0"/>
            <w:sz w:val="20"/>
            <w:szCs w:val="20"/>
            <w:lang w:val="en-US"/>
          </w:rPr>
          <w:t>A</w:t>
        </w:r>
      </w:ins>
      <w:ins w:author="Ume Sauda Ghanyani" w:date="2025-05-15T10:52:23.668Z" w:id="539599650">
        <w:r w:rsidRPr="66E8CBC7" w:rsidR="0D2FC854">
          <w:rPr>
            <w:rFonts w:ascii="Microsoft GothicNeo" w:hAnsi="Microsoft GothicNeo" w:eastAsia="Microsoft GothicNeo" w:cs="Microsoft GothicNeo"/>
            <w:noProof w:val="0"/>
            <w:sz w:val="20"/>
            <w:szCs w:val="20"/>
            <w:lang w:val="en-US"/>
          </w:rPr>
          <w:t>n</w:t>
        </w:r>
        <w:r w:rsidRPr="66E8CBC7" w:rsidR="0D2FC854">
          <w:rPr>
            <w:rFonts w:ascii="Microsoft GothicNeo" w:hAnsi="Microsoft GothicNeo" w:eastAsia="Microsoft GothicNeo" w:cs="Microsoft GothicNeo"/>
            <w:b w:val="1"/>
            <w:bCs w:val="1"/>
            <w:noProof w:val="0"/>
            <w:sz w:val="20"/>
            <w:szCs w:val="20"/>
            <w:lang w:val="en-US"/>
            <w:rPrChange w:author="Ume Sauda Ghanyani" w:date="2025-05-15T10:52:28.609Z" w:id="906346392">
              <w:rPr>
                <w:rFonts w:ascii="Microsoft GothicNeo" w:hAnsi="Microsoft GothicNeo" w:eastAsia="Microsoft GothicNeo" w:cs="Microsoft GothicNeo"/>
                <w:noProof w:val="0"/>
                <w:sz w:val="20"/>
                <w:szCs w:val="20"/>
                <w:lang w:val="en-US"/>
              </w:rPr>
            </w:rPrChange>
          </w:rPr>
          <w:t xml:space="preserve"> I</w:t>
        </w:r>
      </w:ins>
      <w:ins w:author="Ume Sauda Ghanyani" w:date="2025-05-15T10:48:57.099Z" w:id="1593767922">
        <w:r w:rsidRPr="66E8CBC7" w:rsidR="36837006">
          <w:rPr>
            <w:rFonts w:ascii="Microsoft GothicNeo" w:hAnsi="Microsoft GothicNeo" w:eastAsia="Microsoft GothicNeo" w:cs="Microsoft GothicNeo"/>
            <w:b w:val="1"/>
            <w:bCs w:val="1"/>
            <w:noProof w:val="0"/>
            <w:sz w:val="20"/>
            <w:szCs w:val="20"/>
            <w:lang w:val="en-US"/>
            <w:rPrChange w:author="Ume Sauda Ghanyani" w:date="2025-05-15T10:52:28.61Z" w:id="1626099810">
              <w:rPr>
                <w:rFonts w:ascii="Microsoft GothicNeo" w:hAnsi="Microsoft GothicNeo" w:eastAsia="Microsoft GothicNeo" w:cs="Microsoft GothicNeo"/>
                <w:noProof w:val="0"/>
                <w:sz w:val="20"/>
                <w:szCs w:val="20"/>
                <w:lang w:val="en-US"/>
              </w:rPr>
            </w:rPrChange>
          </w:rPr>
          <w:t xml:space="preserve">nitiation </w:t>
        </w:r>
        <w:r w:rsidRPr="66E8CBC7" w:rsidR="36837006">
          <w:rPr>
            <w:rFonts w:ascii="Microsoft GothicNeo" w:hAnsi="Microsoft GothicNeo" w:eastAsia="Microsoft GothicNeo" w:cs="Microsoft GothicNeo"/>
            <w:noProof w:val="0"/>
            <w:sz w:val="20"/>
            <w:szCs w:val="20"/>
            <w:lang w:val="en-US"/>
          </w:rPr>
          <w:t>function</w:t>
        </w:r>
      </w:ins>
      <w:ins w:author="Ume Sauda Ghanyani" w:date="2025-05-15T09:46:00.767Z" w:id="1180746408">
        <w:r w:rsidRPr="66E8CBC7" w:rsidR="557F988F">
          <w:rPr>
            <w:rFonts w:ascii="Microsoft GothicNeo" w:hAnsi="Microsoft GothicNeo" w:eastAsia="Microsoft GothicNeo" w:cs="Microsoft GothicNeo"/>
            <w:noProof w:val="0"/>
            <w:sz w:val="20"/>
            <w:szCs w:val="20"/>
            <w:lang w:val="en-US"/>
          </w:rPr>
          <w:t xml:space="preserve"> that </w:t>
        </w:r>
      </w:ins>
      <w:ins w:author="Ume Sauda Ghanyani" w:date="2025-05-15T10:49:05.884Z" w:id="1352492585">
        <w:r w:rsidRPr="66E8CBC7" w:rsidR="6A5FC702">
          <w:rPr>
            <w:rFonts w:ascii="Microsoft GothicNeo" w:hAnsi="Microsoft GothicNeo" w:eastAsia="Microsoft GothicNeo" w:cs="Microsoft GothicNeo"/>
            <w:noProof w:val="0"/>
            <w:sz w:val="20"/>
            <w:szCs w:val="20"/>
            <w:lang w:val="en-US"/>
          </w:rPr>
          <w:t>initiates</w:t>
        </w:r>
      </w:ins>
      <w:ins w:author="Ume Sauda Ghanyani" w:date="2025-05-15T09:46:00.767Z" w:id="558746857">
        <w:r w:rsidRPr="66E8CBC7" w:rsidR="557F988F">
          <w:rPr>
            <w:rFonts w:ascii="Microsoft GothicNeo" w:hAnsi="Microsoft GothicNeo" w:eastAsia="Microsoft GothicNeo" w:cs="Microsoft GothicNeo"/>
            <w:noProof w:val="0"/>
            <w:sz w:val="20"/>
            <w:szCs w:val="20"/>
            <w:lang w:val="en-US"/>
          </w:rPr>
          <w:t xml:space="preserve"> the </w:t>
        </w:r>
      </w:ins>
      <w:ins w:author="Ume Sauda Ghanyani" w:date="2025-05-15T10:49:14.094Z" w:id="1146250006">
        <w:r w:rsidRPr="66E8CBC7" w:rsidR="634C8BB2">
          <w:rPr>
            <w:rFonts w:ascii="Microsoft GothicNeo" w:hAnsi="Microsoft GothicNeo" w:eastAsia="Microsoft GothicNeo" w:cs="Microsoft GothicNeo"/>
            <w:noProof w:val="0"/>
            <w:sz w:val="20"/>
            <w:szCs w:val="20"/>
            <w:lang w:val="en-US"/>
          </w:rPr>
          <w:t xml:space="preserve">connection </w:t>
        </w:r>
      </w:ins>
      <w:ins w:author="Ume Sauda Ghanyani" w:date="2025-05-15T09:46:00.767Z" w:id="1566166565">
        <w:r w:rsidRPr="66E8CBC7" w:rsidR="557F988F">
          <w:rPr>
            <w:rFonts w:ascii="Microsoft GothicNeo" w:hAnsi="Microsoft GothicNeo" w:eastAsia="Microsoft GothicNeo" w:cs="Microsoft GothicNeo"/>
            <w:noProof w:val="0"/>
            <w:sz w:val="20"/>
            <w:szCs w:val="20"/>
            <w:lang w:val="en-US"/>
          </w:rPr>
          <w:t>with the Relay Service.</w:t>
        </w:r>
      </w:ins>
    </w:p>
    <w:p w:rsidR="557F988F" w:rsidP="66E8CBC7" w:rsidRDefault="557F988F" w14:paraId="5C967A19" w14:textId="37991FE7">
      <w:pPr>
        <w:pStyle w:val="ListParagraph"/>
        <w:numPr>
          <w:ilvl w:val="0"/>
          <w:numId w:val="22"/>
        </w:numPr>
        <w:spacing w:before="240" w:beforeAutospacing="off" w:after="240" w:afterAutospacing="off"/>
        <w:rPr>
          <w:ins w:author="Ume Sauda Ghanyani" w:date="2025-05-15T09:46:00.767Z" w16du:dateUtc="2025-05-15T09:46:00.767Z" w:id="803968731"/>
          <w:rFonts w:ascii="Microsoft GothicNeo" w:hAnsi="Microsoft GothicNeo" w:eastAsia="Microsoft GothicNeo" w:cs="Microsoft GothicNeo"/>
          <w:noProof w:val="0"/>
          <w:sz w:val="20"/>
          <w:szCs w:val="20"/>
          <w:lang w:val="en-US"/>
        </w:rPr>
        <w:pPrChange w:author="Ume Sauda Ghanyani" w:date="2025-05-15T09:46:00.61Z">
          <w:pPr>
            <w:pStyle w:val="ListParagraph"/>
            <w:numPr>
              <w:ilvl w:val="0"/>
              <w:numId w:val="22"/>
            </w:numPr>
          </w:pPr>
        </w:pPrChange>
      </w:pPr>
      <w:ins w:author="Ume Sauda Ghanyani" w:date="2025-05-15T09:46:00.767Z" w:id="575174788">
        <w:r w:rsidRPr="66E8CBC7" w:rsidR="557F988F">
          <w:rPr>
            <w:rFonts w:ascii="Microsoft GothicNeo" w:hAnsi="Microsoft GothicNeo" w:eastAsia="Microsoft GothicNeo" w:cs="Microsoft GothicNeo"/>
            <w:noProof w:val="0"/>
            <w:sz w:val="20"/>
            <w:szCs w:val="20"/>
            <w:lang w:val="en-US"/>
          </w:rPr>
          <w:t xml:space="preserve">An </w:t>
        </w:r>
        <w:r w:rsidRPr="66E8CBC7" w:rsidR="557F988F">
          <w:rPr>
            <w:rFonts w:ascii="Microsoft GothicNeo" w:hAnsi="Microsoft GothicNeo" w:eastAsia="Microsoft GothicNeo" w:cs="Microsoft GothicNeo"/>
            <w:b w:val="1"/>
            <w:bCs w:val="1"/>
            <w:noProof w:val="0"/>
            <w:sz w:val="20"/>
            <w:szCs w:val="20"/>
            <w:lang w:val="en-US"/>
          </w:rPr>
          <w:t>Integration</w:t>
        </w:r>
        <w:r w:rsidRPr="66E8CBC7" w:rsidR="557F988F">
          <w:rPr>
            <w:rFonts w:ascii="Microsoft GothicNeo" w:hAnsi="Microsoft GothicNeo" w:eastAsia="Microsoft GothicNeo" w:cs="Microsoft GothicNeo"/>
            <w:noProof w:val="0"/>
            <w:sz w:val="20"/>
            <w:szCs w:val="20"/>
            <w:lang w:val="en-US"/>
          </w:rPr>
          <w:t xml:space="preserve"> </w:t>
        </w:r>
      </w:ins>
      <w:ins w:author="Ume Sauda Ghanyani" w:date="2025-05-15T10:52:17.199Z" w:id="228963906">
        <w:r w:rsidRPr="66E8CBC7" w:rsidR="0F5FD80B">
          <w:rPr>
            <w:rFonts w:ascii="Microsoft GothicNeo" w:hAnsi="Microsoft GothicNeo" w:eastAsia="Microsoft GothicNeo" w:cs="Microsoft GothicNeo"/>
            <w:noProof w:val="0"/>
            <w:sz w:val="20"/>
            <w:szCs w:val="20"/>
            <w:lang w:val="en-US"/>
          </w:rPr>
          <w:t xml:space="preserve">function </w:t>
        </w:r>
      </w:ins>
      <w:ins w:author="Ume Sauda Ghanyani" w:date="2025-05-15T09:46:00.767Z" w:id="1242167284">
        <w:r w:rsidRPr="66E8CBC7" w:rsidR="557F988F">
          <w:rPr>
            <w:rFonts w:ascii="Microsoft GothicNeo" w:hAnsi="Microsoft GothicNeo" w:eastAsia="Microsoft GothicNeo" w:cs="Microsoft GothicNeo"/>
            <w:noProof w:val="0"/>
            <w:sz w:val="20"/>
            <w:szCs w:val="20"/>
            <w:lang w:val="en-US"/>
          </w:rPr>
          <w:t xml:space="preserve">that </w:t>
        </w:r>
        <w:r w:rsidRPr="66E8CBC7" w:rsidR="557F988F">
          <w:rPr>
            <w:rFonts w:ascii="Microsoft GothicNeo" w:hAnsi="Microsoft GothicNeo" w:eastAsia="Microsoft GothicNeo" w:cs="Microsoft GothicNeo"/>
            <w:noProof w:val="0"/>
            <w:sz w:val="20"/>
            <w:szCs w:val="20"/>
            <w:lang w:val="en-US"/>
          </w:rPr>
          <w:t>contains</w:t>
        </w:r>
        <w:r w:rsidRPr="66E8CBC7" w:rsidR="557F988F">
          <w:rPr>
            <w:rFonts w:ascii="Microsoft GothicNeo" w:hAnsi="Microsoft GothicNeo" w:eastAsia="Microsoft GothicNeo" w:cs="Microsoft GothicNeo"/>
            <w:noProof w:val="0"/>
            <w:sz w:val="20"/>
            <w:szCs w:val="20"/>
            <w:lang w:val="en-US"/>
          </w:rPr>
          <w:t xml:space="preserve"> the logic for message relaying to the target system.</w:t>
        </w:r>
      </w:ins>
    </w:p>
    <w:p w:rsidR="557F988F" w:rsidP="66E8CBC7" w:rsidRDefault="557F988F" w14:paraId="175F7938" w14:textId="75F196E4">
      <w:pPr>
        <w:pStyle w:val="Heading4"/>
        <w:rPr>
          <w:ins w:author="Ume Sauda Ghanyani" w:date="2025-05-15T09:46:00.767Z" w16du:dateUtc="2025-05-15T09:46:00.767Z" w:id="1808544072"/>
          <w:rFonts w:ascii="Microsoft GothicNeo" w:hAnsi="Microsoft GothicNeo" w:eastAsia="Microsoft GothicNeo" w:cs="Microsoft GothicNeo"/>
          <w:b w:val="1"/>
          <w:bCs w:val="1"/>
          <w:noProof w:val="0"/>
          <w:sz w:val="24"/>
          <w:szCs w:val="24"/>
          <w:lang w:val="en-US"/>
        </w:rPr>
        <w:pPrChange w:author="Ume Sauda Ghanyani" w:date="2025-05-15T09:46:49.827Z">
          <w:pPr/>
        </w:pPrChange>
      </w:pPr>
      <w:ins w:author="Ume Sauda Ghanyani" w:date="2025-05-15T09:47:01.302Z" w:id="777494097">
        <w:r w:rsidRPr="66E8CBC7" w:rsidR="557F988F">
          <w:rPr>
            <w:noProof w:val="0"/>
            <w:lang w:val="en-US"/>
          </w:rPr>
          <w:t>2</w:t>
        </w:r>
      </w:ins>
      <w:ins w:author="Ume Sauda Ghanyani" w:date="2025-05-15T09:46:00.767Z" w:id="492530978">
        <w:r w:rsidRPr="66E8CBC7" w:rsidR="557F988F">
          <w:rPr>
            <w:noProof w:val="0"/>
            <w:lang w:val="en-US"/>
            <w:rPrChange w:author="Ume Sauda Ghanyani" w:date="2025-05-15T09:46:49.825Z" w:id="461435686">
              <w:rPr>
                <w:rFonts w:ascii="Microsoft GothicNeo" w:hAnsi="Microsoft GothicNeo" w:eastAsia="Microsoft GothicNeo" w:cs="Microsoft GothicNeo"/>
                <w:b w:val="1"/>
                <w:bCs w:val="1"/>
                <w:noProof w:val="0"/>
                <w:sz w:val="24"/>
                <w:szCs w:val="24"/>
                <w:lang w:val="en-US"/>
              </w:rPr>
            </w:rPrChange>
          </w:rPr>
          <w:t>.2 Workflow</w:t>
        </w:r>
      </w:ins>
    </w:p>
    <w:p w:rsidR="557F988F" w:rsidP="66E8CBC7" w:rsidRDefault="557F988F" w14:paraId="028B45BF" w14:textId="283C729D">
      <w:pPr>
        <w:pStyle w:val="ListParagraph"/>
        <w:numPr>
          <w:ilvl w:val="0"/>
          <w:numId w:val="23"/>
        </w:numPr>
        <w:spacing w:before="240" w:beforeAutospacing="off" w:after="240" w:afterAutospacing="off"/>
        <w:rPr>
          <w:ins w:author="Ume Sauda Ghanyani" w:date="2025-05-15T09:46:00.767Z" w16du:dateUtc="2025-05-15T09:46:00.767Z" w:id="522849330"/>
          <w:rFonts w:ascii="Microsoft GothicNeo" w:hAnsi="Microsoft GothicNeo" w:eastAsia="Microsoft GothicNeo" w:cs="Microsoft GothicNeo"/>
          <w:noProof w:val="0"/>
          <w:sz w:val="20"/>
          <w:szCs w:val="20"/>
          <w:lang w:val="en-US"/>
        </w:rPr>
        <w:pPrChange w:author="Ume Sauda Ghanyani" w:date="2025-05-15T09:46:00.626Z">
          <w:pPr>
            <w:pStyle w:val="ListParagraph"/>
            <w:numPr>
              <w:ilvl w:val="0"/>
              <w:numId w:val="23"/>
            </w:numPr>
          </w:pPr>
        </w:pPrChange>
      </w:pPr>
      <w:ins w:author="Ume Sauda Ghanyani" w:date="2025-05-15T09:46:00.767Z" w:id="1309638876">
        <w:r w:rsidRPr="66E8CBC7" w:rsidR="557F988F">
          <w:rPr>
            <w:rFonts w:ascii="Microsoft GothicNeo" w:hAnsi="Microsoft GothicNeo" w:eastAsia="Microsoft GothicNeo" w:cs="Microsoft GothicNeo"/>
            <w:b w:val="1"/>
            <w:bCs w:val="1"/>
            <w:noProof w:val="0"/>
            <w:sz w:val="20"/>
            <w:szCs w:val="20"/>
            <w:lang w:val="en-US"/>
          </w:rPr>
          <w:t>Package Import</w:t>
        </w:r>
        <w:r w:rsidRPr="66E8CBC7" w:rsidR="557F988F">
          <w:rPr>
            <w:rFonts w:ascii="Microsoft GothicNeo" w:hAnsi="Microsoft GothicNeo" w:eastAsia="Microsoft GothicNeo" w:cs="Microsoft GothicNeo"/>
            <w:noProof w:val="0"/>
            <w:sz w:val="20"/>
            <w:szCs w:val="20"/>
            <w:lang w:val="en-US"/>
          </w:rPr>
          <w:t>:</w:t>
        </w:r>
      </w:ins>
    </w:p>
    <w:p w:rsidR="557F988F" w:rsidP="66E8CBC7" w:rsidRDefault="557F988F" w14:paraId="77773A40" w14:textId="1E62CA65">
      <w:pPr>
        <w:pStyle w:val="ListParagraph"/>
        <w:numPr>
          <w:ilvl w:val="1"/>
          <w:numId w:val="23"/>
        </w:numPr>
        <w:spacing w:before="240" w:beforeAutospacing="off" w:after="240" w:afterAutospacing="off"/>
        <w:rPr>
          <w:ins w:author="Ume Sauda Ghanyani" w:date="2025-05-15T09:46:00.767Z" w16du:dateUtc="2025-05-15T09:46:00.767Z" w:id="1839401615"/>
          <w:rFonts w:ascii="Microsoft GothicNeo" w:hAnsi="Microsoft GothicNeo" w:eastAsia="Microsoft GothicNeo" w:cs="Microsoft GothicNeo"/>
          <w:noProof w:val="0"/>
          <w:sz w:val="20"/>
          <w:szCs w:val="20"/>
          <w:lang w:val="en-US"/>
        </w:rPr>
        <w:pPrChange w:author="Ume Sauda Ghanyani" w:date="2025-05-15T09:46:00.633Z">
          <w:pPr>
            <w:pStyle w:val="ListParagraph"/>
            <w:numPr>
              <w:ilvl w:val="1"/>
              <w:numId w:val="23"/>
            </w:numPr>
          </w:pPr>
        </w:pPrChange>
      </w:pPr>
      <w:ins w:author="Ume Sauda Ghanyani" w:date="2025-05-15T09:46:00.767Z" w:id="642287753">
        <w:r w:rsidRPr="66E8CBC7" w:rsidR="557F988F">
          <w:rPr>
            <w:rFonts w:ascii="Microsoft GothicNeo" w:hAnsi="Microsoft GothicNeo" w:eastAsia="Microsoft GothicNeo" w:cs="Microsoft GothicNeo"/>
            <w:noProof w:val="0"/>
            <w:sz w:val="20"/>
            <w:szCs w:val="20"/>
            <w:lang w:val="en-US"/>
          </w:rPr>
          <w:t>Integration packages are</w:t>
        </w:r>
      </w:ins>
      <w:ins w:author="Ume Sauda Ghanyani" w:date="2025-05-15T10:53:31.511Z" w:id="160920933">
        <w:r w:rsidRPr="66E8CBC7" w:rsidR="0E3FAB7A">
          <w:rPr>
            <w:rFonts w:ascii="Microsoft GothicNeo" w:hAnsi="Microsoft GothicNeo" w:eastAsia="Microsoft GothicNeo" w:cs="Microsoft GothicNeo"/>
            <w:noProof w:val="0"/>
            <w:sz w:val="20"/>
            <w:szCs w:val="20"/>
            <w:lang w:val="en-US"/>
          </w:rPr>
          <w:t xml:space="preserve"> installed </w:t>
        </w:r>
        <w:r w:rsidRPr="66E8CBC7" w:rsidR="0E3FAB7A">
          <w:rPr>
            <w:rFonts w:ascii="Microsoft GothicNeo" w:hAnsi="Microsoft GothicNeo" w:eastAsia="Microsoft GothicNeo" w:cs="Microsoft GothicNeo"/>
            <w:noProof w:val="0"/>
            <w:sz w:val="20"/>
            <w:szCs w:val="20"/>
            <w:lang w:val="en-US"/>
          </w:rPr>
          <w:t>and</w:t>
        </w:r>
      </w:ins>
      <w:ins w:author="Ume Sauda Ghanyani" w:date="2025-05-15T09:46:00.767Z" w:id="1346777745">
        <w:r w:rsidRPr="66E8CBC7" w:rsidR="557F988F">
          <w:rPr>
            <w:rFonts w:ascii="Microsoft GothicNeo" w:hAnsi="Microsoft GothicNeo" w:eastAsia="Microsoft GothicNeo" w:cs="Microsoft GothicNeo"/>
            <w:noProof w:val="0"/>
            <w:sz w:val="20"/>
            <w:szCs w:val="20"/>
            <w:lang w:val="en-US"/>
          </w:rPr>
          <w:t xml:space="preserve"> imported</w:t>
        </w:r>
        <w:r w:rsidRPr="66E8CBC7" w:rsidR="557F988F">
          <w:rPr>
            <w:rFonts w:ascii="Microsoft GothicNeo" w:hAnsi="Microsoft GothicNeo" w:eastAsia="Microsoft GothicNeo" w:cs="Microsoft GothicNeo"/>
            <w:noProof w:val="0"/>
            <w:sz w:val="20"/>
            <w:szCs w:val="20"/>
            <w:lang w:val="en-US"/>
          </w:rPr>
          <w:t xml:space="preserve"> by the Relay Service </w:t>
        </w:r>
      </w:ins>
      <w:ins w:author="Ume Sauda Ghanyani" w:date="2025-05-15T10:52:53.099Z" w:id="204302052">
        <w:r w:rsidRPr="66E8CBC7" w:rsidR="776D12DF">
          <w:rPr>
            <w:rFonts w:ascii="Microsoft GothicNeo" w:hAnsi="Microsoft GothicNeo" w:eastAsia="Microsoft GothicNeo" w:cs="Microsoft GothicNeo"/>
            <w:noProof w:val="0"/>
            <w:sz w:val="20"/>
            <w:szCs w:val="20"/>
            <w:lang w:val="en-US"/>
          </w:rPr>
          <w:t xml:space="preserve">based </w:t>
        </w:r>
      </w:ins>
      <w:ins w:author="Ume Sauda Ghanyani" w:date="2025-05-15T10:53:08.709Z" w:id="1687225876">
        <w:r w:rsidRPr="66E8CBC7" w:rsidR="776D12DF">
          <w:rPr>
            <w:rFonts w:ascii="Microsoft GothicNeo" w:hAnsi="Microsoft GothicNeo" w:eastAsia="Microsoft GothicNeo" w:cs="Microsoft GothicNeo"/>
            <w:noProof w:val="0"/>
            <w:sz w:val="20"/>
            <w:szCs w:val="20"/>
            <w:lang w:val="en-US"/>
          </w:rPr>
          <w:t xml:space="preserve">on the </w:t>
        </w:r>
        <w:r w:rsidRPr="66E8CBC7" w:rsidR="3328380A">
          <w:rPr>
            <w:rFonts w:ascii="Microsoft GothicNeo" w:hAnsi="Microsoft GothicNeo" w:eastAsia="Microsoft GothicNeo" w:cs="Microsoft GothicNeo"/>
            <w:noProof w:val="0"/>
            <w:sz w:val="20"/>
            <w:szCs w:val="20"/>
            <w:lang w:val="en-US"/>
          </w:rPr>
          <w:t>configuration</w:t>
        </w:r>
        <w:r w:rsidRPr="66E8CBC7" w:rsidR="776D12DF">
          <w:rPr>
            <w:rFonts w:ascii="Microsoft GothicNeo" w:hAnsi="Microsoft GothicNeo" w:eastAsia="Microsoft GothicNeo" w:cs="Microsoft GothicNeo"/>
            <w:noProof w:val="0"/>
            <w:sz w:val="20"/>
            <w:szCs w:val="20"/>
            <w:lang w:val="en-US"/>
          </w:rPr>
          <w:t>n at the time of deployment</w:t>
        </w:r>
      </w:ins>
      <w:ins w:author="Ume Sauda Ghanyani" w:date="2025-05-15T09:46:00.767Z" w:id="1860699696">
        <w:r w:rsidRPr="66E8CBC7" w:rsidR="557F988F">
          <w:rPr>
            <w:rFonts w:ascii="Microsoft GothicNeo" w:hAnsi="Microsoft GothicNeo" w:eastAsia="Microsoft GothicNeo" w:cs="Microsoft GothicNeo"/>
            <w:noProof w:val="0"/>
            <w:sz w:val="20"/>
            <w:szCs w:val="20"/>
            <w:lang w:val="en-US"/>
          </w:rPr>
          <w:t xml:space="preserve"> (e.g., NATS, RabbitMQ).</w:t>
        </w:r>
      </w:ins>
    </w:p>
    <w:p w:rsidR="557F988F" w:rsidP="66E8CBC7" w:rsidRDefault="557F988F" w14:paraId="0F207095" w14:textId="058F40CD">
      <w:pPr>
        <w:pStyle w:val="ListParagraph"/>
        <w:numPr>
          <w:ilvl w:val="0"/>
          <w:numId w:val="23"/>
        </w:numPr>
        <w:spacing w:before="240" w:beforeAutospacing="off" w:after="240" w:afterAutospacing="off"/>
        <w:rPr>
          <w:ins w:author="Ume Sauda Ghanyani" w:date="2025-05-15T09:46:00.768Z" w16du:dateUtc="2025-05-15T09:46:00.768Z" w:id="783800655"/>
          <w:rFonts w:ascii="Microsoft GothicNeo" w:hAnsi="Microsoft GothicNeo" w:eastAsia="Microsoft GothicNeo" w:cs="Microsoft GothicNeo"/>
          <w:noProof w:val="0"/>
          <w:sz w:val="20"/>
          <w:szCs w:val="20"/>
          <w:lang w:val="en-US"/>
        </w:rPr>
        <w:pPrChange w:author="Ume Sauda Ghanyani" w:date="2025-05-15T09:46:00.639Z">
          <w:pPr>
            <w:pStyle w:val="ListParagraph"/>
            <w:numPr>
              <w:ilvl w:val="0"/>
              <w:numId w:val="23"/>
            </w:numPr>
          </w:pPr>
        </w:pPrChange>
      </w:pPr>
      <w:ins w:author="Ume Sauda Ghanyani" w:date="2025-05-15T09:46:00.767Z" w:id="1134077049">
        <w:r w:rsidRPr="66E8CBC7" w:rsidR="557F988F">
          <w:rPr>
            <w:rFonts w:ascii="Microsoft GothicNeo" w:hAnsi="Microsoft GothicNeo" w:eastAsia="Microsoft GothicNeo" w:cs="Microsoft GothicNeo"/>
            <w:b w:val="1"/>
            <w:bCs w:val="1"/>
            <w:noProof w:val="0"/>
            <w:sz w:val="20"/>
            <w:szCs w:val="20"/>
            <w:lang w:val="en-US"/>
          </w:rPr>
          <w:t>Instance Creation</w:t>
        </w:r>
        <w:r w:rsidRPr="66E8CBC7" w:rsidR="557F988F">
          <w:rPr>
            <w:rFonts w:ascii="Microsoft GothicNeo" w:hAnsi="Microsoft GothicNeo" w:eastAsia="Microsoft GothicNeo" w:cs="Microsoft GothicNeo"/>
            <w:noProof w:val="0"/>
            <w:sz w:val="20"/>
            <w:szCs w:val="20"/>
            <w:lang w:val="en-US"/>
          </w:rPr>
          <w:t>:</w:t>
        </w:r>
      </w:ins>
    </w:p>
    <w:p w:rsidR="557F988F" w:rsidP="66E8CBC7" w:rsidRDefault="557F988F" w14:paraId="17AB5772" w14:textId="134392EE">
      <w:pPr>
        <w:pStyle w:val="ListParagraph"/>
        <w:numPr>
          <w:ilvl w:val="1"/>
          <w:numId w:val="23"/>
        </w:numPr>
        <w:spacing w:before="240" w:beforeAutospacing="off" w:after="240" w:afterAutospacing="off"/>
        <w:rPr>
          <w:ins w:author="Ume Sauda Ghanyani" w:date="2025-05-15T09:46:00.768Z" w16du:dateUtc="2025-05-15T09:46:00.768Z" w:id="1347400709"/>
          <w:rFonts w:ascii="Microsoft GothicNeo" w:hAnsi="Microsoft GothicNeo" w:eastAsia="Microsoft GothicNeo" w:cs="Microsoft GothicNeo"/>
          <w:noProof w:val="0"/>
          <w:sz w:val="20"/>
          <w:szCs w:val="20"/>
          <w:lang w:val="en-US"/>
        </w:rPr>
        <w:pPrChange w:author="Ume Sauda Ghanyani" w:date="2025-05-15T09:46:00.681Z">
          <w:pPr>
            <w:pStyle w:val="ListParagraph"/>
            <w:numPr>
              <w:ilvl w:val="1"/>
              <w:numId w:val="23"/>
            </w:numPr>
          </w:pPr>
        </w:pPrChange>
      </w:pPr>
      <w:ins w:author="Ume Sauda Ghanyani" w:date="2025-05-15T09:46:00.768Z" w:id="1834299934">
        <w:r w:rsidRPr="66E8CBC7" w:rsidR="557F988F">
          <w:rPr>
            <w:rFonts w:ascii="Microsoft GothicNeo" w:hAnsi="Microsoft GothicNeo" w:eastAsia="Microsoft GothicNeo" w:cs="Microsoft GothicNeo"/>
            <w:noProof w:val="0"/>
            <w:sz w:val="20"/>
            <w:szCs w:val="20"/>
            <w:lang w:val="en-US"/>
          </w:rPr>
          <w:t xml:space="preserve">The Relay Service uses the stored configuration and registered class to create an instance of </w:t>
        </w:r>
      </w:ins>
      <w:ins w:author="Ume Sauda Ghanyani" w:date="2025-05-15T10:01:10.145Z" w:id="1382838664">
        <w:r w:rsidRPr="66E8CBC7" w:rsidR="216E64FC">
          <w:rPr>
            <w:rFonts w:ascii="Microsoft GothicNeo" w:hAnsi="Microsoft GothicNeo" w:eastAsia="Microsoft GothicNeo" w:cs="Microsoft GothicNeo"/>
            <w:noProof w:val="0"/>
            <w:sz w:val="20"/>
            <w:szCs w:val="20"/>
            <w:lang w:val="en-US"/>
          </w:rPr>
          <w:t>integration</w:t>
        </w:r>
      </w:ins>
      <w:ins w:author="Ume Sauda Ghanyani" w:date="2025-05-15T09:46:00.768Z" w:id="1154130541">
        <w:r w:rsidRPr="66E8CBC7" w:rsidR="557F988F">
          <w:rPr>
            <w:rFonts w:ascii="Microsoft GothicNeo" w:hAnsi="Microsoft GothicNeo" w:eastAsia="Microsoft GothicNeo" w:cs="Microsoft GothicNeo"/>
            <w:noProof w:val="0"/>
            <w:sz w:val="20"/>
            <w:szCs w:val="20"/>
            <w:lang w:val="en-US"/>
          </w:rPr>
          <w:t>.</w:t>
        </w:r>
      </w:ins>
    </w:p>
    <w:p w:rsidR="557F988F" w:rsidP="66E8CBC7" w:rsidRDefault="557F988F" w14:paraId="7FE945E7" w14:textId="047AA78B">
      <w:pPr>
        <w:pStyle w:val="ListParagraph"/>
        <w:numPr>
          <w:ilvl w:val="0"/>
          <w:numId w:val="23"/>
        </w:numPr>
        <w:spacing w:before="240" w:beforeAutospacing="off" w:after="240" w:afterAutospacing="off"/>
        <w:rPr>
          <w:ins w:author="Ume Sauda Ghanyani" w:date="2025-05-15T09:46:00.768Z" w16du:dateUtc="2025-05-15T09:46:00.768Z" w:id="567429310"/>
          <w:rFonts w:ascii="Microsoft GothicNeo" w:hAnsi="Microsoft GothicNeo" w:eastAsia="Microsoft GothicNeo" w:cs="Microsoft GothicNeo"/>
          <w:noProof w:val="0"/>
          <w:sz w:val="20"/>
          <w:szCs w:val="20"/>
          <w:lang w:val="en-US"/>
        </w:rPr>
        <w:pPrChange w:author="Ume Sauda Ghanyani" w:date="2025-05-15T09:46:00.7Z">
          <w:pPr>
            <w:pStyle w:val="ListParagraph"/>
            <w:numPr>
              <w:ilvl w:val="0"/>
              <w:numId w:val="23"/>
            </w:numPr>
          </w:pPr>
        </w:pPrChange>
      </w:pPr>
      <w:ins w:author="Ume Sauda Ghanyani" w:date="2025-05-15T09:46:00.768Z" w:id="1123868203">
        <w:r w:rsidRPr="66E8CBC7" w:rsidR="557F988F">
          <w:rPr>
            <w:rFonts w:ascii="Microsoft GothicNeo" w:hAnsi="Microsoft GothicNeo" w:eastAsia="Microsoft GothicNeo" w:cs="Microsoft GothicNeo"/>
            <w:b w:val="1"/>
            <w:bCs w:val="1"/>
            <w:noProof w:val="0"/>
            <w:sz w:val="20"/>
            <w:szCs w:val="20"/>
            <w:lang w:val="en-US"/>
          </w:rPr>
          <w:t>Message Relay</w:t>
        </w:r>
        <w:r w:rsidRPr="66E8CBC7" w:rsidR="557F988F">
          <w:rPr>
            <w:rFonts w:ascii="Microsoft GothicNeo" w:hAnsi="Microsoft GothicNeo" w:eastAsia="Microsoft GothicNeo" w:cs="Microsoft GothicNeo"/>
            <w:noProof w:val="0"/>
            <w:sz w:val="20"/>
            <w:szCs w:val="20"/>
            <w:lang w:val="en-US"/>
          </w:rPr>
          <w:t>:</w:t>
        </w:r>
      </w:ins>
    </w:p>
    <w:p w:rsidR="557F988F" w:rsidP="66E8CBC7" w:rsidRDefault="557F988F" w14:paraId="5021E500" w14:textId="063B8687">
      <w:pPr>
        <w:pStyle w:val="ListParagraph"/>
        <w:numPr>
          <w:ilvl w:val="1"/>
          <w:numId w:val="23"/>
        </w:numPr>
        <w:spacing w:before="240" w:beforeAutospacing="off" w:after="240" w:afterAutospacing="off"/>
        <w:rPr>
          <w:ins w:author="Ume Sauda Ghanyani" w:date="2025-05-15T09:46:00.768Z" w16du:dateUtc="2025-05-15T09:46:00.768Z" w:id="842497721"/>
          <w:rFonts w:ascii="Microsoft GothicNeo" w:hAnsi="Microsoft GothicNeo" w:eastAsia="Microsoft GothicNeo" w:cs="Microsoft GothicNeo"/>
          <w:noProof w:val="0"/>
          <w:sz w:val="20"/>
          <w:szCs w:val="20"/>
          <w:lang w:val="en-US"/>
        </w:rPr>
        <w:pPrChange w:author="Ume Sauda Ghanyani" w:date="2025-05-15T09:46:00.707Z">
          <w:pPr>
            <w:pStyle w:val="ListParagraph"/>
            <w:numPr>
              <w:ilvl w:val="1"/>
              <w:numId w:val="23"/>
            </w:numPr>
          </w:pPr>
        </w:pPrChange>
      </w:pPr>
      <w:ins w:author="Ume Sauda Ghanyani" w:date="2025-05-15T09:46:00.768Z" w:id="427010083">
        <w:r w:rsidRPr="66E8CBC7" w:rsidR="557F988F">
          <w:rPr>
            <w:rFonts w:ascii="Microsoft GothicNeo" w:hAnsi="Microsoft GothicNeo" w:eastAsia="Microsoft GothicNeo" w:cs="Microsoft GothicNeo"/>
            <w:noProof w:val="0"/>
            <w:sz w:val="20"/>
            <w:szCs w:val="20"/>
            <w:lang w:val="en-US"/>
          </w:rPr>
          <w:t xml:space="preserve">The instance's </w:t>
        </w:r>
      </w:ins>
      <w:ins w:author="Ume Sauda Ghanyani" w:date="2025-05-15T10:01:14.4Z" w:id="2139467182">
        <w:r w:rsidRPr="66E8CBC7" w:rsidR="05448EE6">
          <w:rPr>
            <w:rFonts w:ascii="Microsoft GothicNeo" w:hAnsi="Microsoft GothicNeo" w:eastAsia="Microsoft GothicNeo" w:cs="Microsoft GothicNeo"/>
            <w:noProof w:val="0"/>
            <w:sz w:val="20"/>
            <w:szCs w:val="20"/>
            <w:lang w:val="en-US"/>
          </w:rPr>
          <w:t>relay (</w:t>
        </w:r>
      </w:ins>
      <w:ins w:author="Ume Sauda Ghanyani" w:date="2025-05-15T09:46:00.768Z" w:id="1999682045">
        <w:r w:rsidRPr="66E8CBC7" w:rsidR="557F988F">
          <w:rPr>
            <w:rFonts w:ascii="Consolas" w:hAnsi="Consolas" w:eastAsia="Consolas" w:cs="Consolas"/>
            <w:noProof w:val="0"/>
            <w:sz w:val="20"/>
            <w:szCs w:val="20"/>
            <w:lang w:val="en-US"/>
          </w:rPr>
          <w:t>)</w:t>
        </w:r>
        <w:r w:rsidRPr="66E8CBC7" w:rsidR="557F988F">
          <w:rPr>
            <w:rFonts w:ascii="Microsoft GothicNeo" w:hAnsi="Microsoft GothicNeo" w:eastAsia="Microsoft GothicNeo" w:cs="Microsoft GothicNeo"/>
            <w:noProof w:val="0"/>
            <w:sz w:val="20"/>
            <w:szCs w:val="20"/>
            <w:lang w:val="en-US"/>
          </w:rPr>
          <w:t xml:space="preserve"> method is invoked with message data.</w:t>
        </w:r>
      </w:ins>
    </w:p>
    <w:p w:rsidR="557F988F" w:rsidP="66E8CBC7" w:rsidRDefault="557F988F" w14:paraId="399260B2" w14:textId="25A2E91C">
      <w:pPr>
        <w:pStyle w:val="ListParagraph"/>
        <w:numPr>
          <w:ilvl w:val="1"/>
          <w:numId w:val="23"/>
        </w:numPr>
        <w:spacing w:before="240" w:beforeAutospacing="off" w:after="240" w:afterAutospacing="off"/>
        <w:rPr>
          <w:ins w:author="Ume Sauda Ghanyani" w:date="2025-05-15T09:46:00.768Z" w16du:dateUtc="2025-05-15T09:46:00.768Z" w:id="101110910"/>
          <w:rFonts w:ascii="Microsoft GothicNeo" w:hAnsi="Microsoft GothicNeo" w:eastAsia="Microsoft GothicNeo" w:cs="Microsoft GothicNeo"/>
          <w:noProof w:val="0"/>
          <w:sz w:val="20"/>
          <w:szCs w:val="20"/>
          <w:lang w:val="en-US"/>
        </w:rPr>
        <w:pPrChange w:author="Ume Sauda Ghanyani" w:date="2025-05-15T09:46:00.716Z">
          <w:pPr>
            <w:pStyle w:val="ListParagraph"/>
            <w:numPr>
              <w:ilvl w:val="1"/>
              <w:numId w:val="23"/>
            </w:numPr>
          </w:pPr>
        </w:pPrChange>
      </w:pPr>
      <w:ins w:author="Ume Sauda Ghanyani" w:date="2025-05-15T09:46:00.768Z" w:id="56644277">
        <w:r w:rsidRPr="66E8CBC7" w:rsidR="557F988F">
          <w:rPr>
            <w:rFonts w:ascii="Microsoft GothicNeo" w:hAnsi="Microsoft GothicNeo" w:eastAsia="Microsoft GothicNeo" w:cs="Microsoft GothicNeo"/>
            <w:noProof w:val="0"/>
            <w:sz w:val="20"/>
            <w:szCs w:val="20"/>
            <w:lang w:val="en-US"/>
          </w:rPr>
          <w:t>The plugin handles destination-specific logic to forward the message to the external service (e.g., topic for NATS, queue for RabbitMQ).</w:t>
        </w:r>
      </w:ins>
    </w:p>
    <w:p w:rsidR="66E8CBC7" w:rsidRDefault="66E8CBC7" w14:paraId="1940163A" w14:textId="770BF997">
      <w:pPr>
        <w:rPr>
          <w:ins w:author="Ume Sauda Ghanyani" w:date="2025-05-15T09:46:00.768Z" w16du:dateUtc="2025-05-15T09:46:00.768Z" w:id="1953407464"/>
        </w:rPr>
      </w:pPr>
    </w:p>
    <w:p w:rsidR="557F988F" w:rsidP="66E8CBC7" w:rsidRDefault="557F988F" w14:paraId="13330A68" w14:textId="706B52BA">
      <w:pPr>
        <w:pStyle w:val="Heading4"/>
        <w:rPr>
          <w:ins w:author="Ume Sauda Ghanyani" w:date="2025-05-15T09:46:00.768Z" w16du:dateUtc="2025-05-15T09:46:00.768Z" w:id="1929180219"/>
          <w:rFonts w:ascii="Microsoft GothicNeo" w:hAnsi="Microsoft GothicNeo" w:eastAsia="Microsoft GothicNeo" w:cs="Microsoft GothicNeo"/>
          <w:b w:val="1"/>
          <w:bCs w:val="1"/>
          <w:noProof w:val="0"/>
          <w:sz w:val="28"/>
          <w:szCs w:val="28"/>
          <w:lang w:val="en-US"/>
        </w:rPr>
        <w:pPrChange w:author="Ume Sauda Ghanyani" w:date="2025-05-15T09:46:54.385Z">
          <w:pPr/>
        </w:pPrChange>
      </w:pPr>
      <w:ins w:author="Ume Sauda Ghanyani" w:date="2025-05-15T09:46:57.022Z" w:id="891613672">
        <w:r w:rsidRPr="66E8CBC7" w:rsidR="557F988F">
          <w:rPr>
            <w:noProof w:val="0"/>
            <w:lang w:val="en-US"/>
          </w:rPr>
          <w:t>3</w:t>
        </w:r>
      </w:ins>
      <w:ins w:author="Ume Sauda Ghanyani" w:date="2025-05-15T09:46:00.768Z" w:id="1826918572">
        <w:r w:rsidRPr="66E8CBC7" w:rsidR="557F988F">
          <w:rPr>
            <w:noProof w:val="0"/>
            <w:lang w:val="en-US"/>
            <w:rPrChange w:author="Ume Sauda Ghanyani" w:date="2025-05-15T09:46:54.384Z" w:id="1581416349">
              <w:rPr>
                <w:rFonts w:ascii="Microsoft GothicNeo" w:hAnsi="Microsoft GothicNeo" w:eastAsia="Microsoft GothicNeo" w:cs="Microsoft GothicNeo"/>
                <w:b w:val="1"/>
                <w:bCs w:val="1"/>
                <w:noProof w:val="0"/>
                <w:sz w:val="28"/>
                <w:szCs w:val="28"/>
                <w:lang w:val="en-US"/>
              </w:rPr>
            </w:rPrChange>
          </w:rPr>
          <w:t>. Extensibility Requirements</w:t>
        </w:r>
      </w:ins>
    </w:p>
    <w:p w:rsidR="557F988F" w:rsidP="66E8CBC7" w:rsidRDefault="557F988F" w14:paraId="6AA5F070" w14:textId="07FF7407">
      <w:pPr>
        <w:pStyle w:val="ListParagraph"/>
        <w:numPr>
          <w:ilvl w:val="0"/>
          <w:numId w:val="24"/>
        </w:numPr>
        <w:spacing w:before="240" w:beforeAutospacing="off" w:after="240" w:afterAutospacing="off"/>
        <w:rPr>
          <w:ins w:author="Ume Sauda Ghanyani" w:date="2025-05-15T09:46:00.768Z" w16du:dateUtc="2025-05-15T09:46:00.768Z" w:id="1154595617"/>
          <w:rFonts w:ascii="Microsoft GothicNeo" w:hAnsi="Microsoft GothicNeo" w:eastAsia="Microsoft GothicNeo" w:cs="Microsoft GothicNeo"/>
          <w:noProof w:val="0"/>
          <w:sz w:val="20"/>
          <w:szCs w:val="20"/>
          <w:lang w:val="en-US"/>
        </w:rPr>
        <w:pPrChange w:author="Ume Sauda Ghanyani" w:date="2025-05-15T09:46:00.728Z">
          <w:pPr>
            <w:pStyle w:val="ListParagraph"/>
            <w:numPr>
              <w:ilvl w:val="0"/>
              <w:numId w:val="24"/>
            </w:numPr>
          </w:pPr>
        </w:pPrChange>
      </w:pPr>
      <w:ins w:author="Ume Sauda Ghanyani" w:date="2025-05-15T09:46:00.768Z" w:id="2101906121">
        <w:r w:rsidRPr="66E8CBC7" w:rsidR="557F988F">
          <w:rPr>
            <w:rFonts w:ascii="Microsoft GothicNeo" w:hAnsi="Microsoft GothicNeo" w:eastAsia="Microsoft GothicNeo" w:cs="Microsoft GothicNeo"/>
            <w:noProof w:val="0"/>
            <w:sz w:val="20"/>
            <w:szCs w:val="20"/>
            <w:lang w:val="en-US"/>
          </w:rPr>
          <w:t>The system must support additional plugin packages without modifying the Relay Service core logic.</w:t>
        </w:r>
      </w:ins>
    </w:p>
    <w:p w:rsidR="557F988F" w:rsidP="66E8CBC7" w:rsidRDefault="557F988F" w14:paraId="1B123010" w14:textId="5AD3BBBF">
      <w:pPr>
        <w:pStyle w:val="ListParagraph"/>
        <w:numPr>
          <w:ilvl w:val="0"/>
          <w:numId w:val="24"/>
        </w:numPr>
        <w:spacing w:before="240" w:beforeAutospacing="off" w:after="240" w:afterAutospacing="off"/>
        <w:rPr>
          <w:ins w:author="Ume Sauda Ghanyani" w:date="2025-05-15T09:46:00.768Z" w16du:dateUtc="2025-05-15T09:46:00.768Z" w:id="917951110"/>
          <w:rFonts w:ascii="Microsoft GothicNeo" w:hAnsi="Microsoft GothicNeo" w:eastAsia="Microsoft GothicNeo" w:cs="Microsoft GothicNeo"/>
          <w:noProof w:val="0"/>
          <w:sz w:val="20"/>
          <w:szCs w:val="20"/>
          <w:lang w:val="en-US"/>
        </w:rPr>
        <w:pPrChange w:author="Ume Sauda Ghanyani" w:date="2025-05-15T09:46:00.736Z">
          <w:pPr>
            <w:pStyle w:val="ListParagraph"/>
            <w:numPr>
              <w:ilvl w:val="0"/>
              <w:numId w:val="24"/>
            </w:numPr>
          </w:pPr>
        </w:pPrChange>
      </w:pPr>
      <w:ins w:author="Ume Sauda Ghanyani" w:date="2025-05-15T09:46:00.768Z" w:id="981339852">
        <w:r w:rsidRPr="66E8CBC7" w:rsidR="557F988F">
          <w:rPr>
            <w:rFonts w:ascii="Microsoft GothicNeo" w:hAnsi="Microsoft GothicNeo" w:eastAsia="Microsoft GothicNeo" w:cs="Microsoft GothicNeo"/>
            <w:noProof w:val="0"/>
            <w:sz w:val="20"/>
            <w:szCs w:val="20"/>
            <w:lang w:val="en-US"/>
          </w:rPr>
          <w:t>Each plugin must follow the standard structure:</w:t>
        </w:r>
      </w:ins>
    </w:p>
    <w:p w:rsidR="557F988F" w:rsidP="66E8CBC7" w:rsidRDefault="557F988F" w14:paraId="34D2EC02" w14:textId="7100BA1C">
      <w:pPr>
        <w:pStyle w:val="ListParagraph"/>
        <w:numPr>
          <w:ilvl w:val="0"/>
          <w:numId w:val="24"/>
        </w:numPr>
        <w:spacing w:before="240" w:beforeAutospacing="off" w:after="240" w:afterAutospacing="off"/>
        <w:rPr>
          <w:ins w:author="Ume Sauda Ghanyani" w:date="2025-05-15T09:46:00.768Z" w16du:dateUtc="2025-05-15T09:46:00.768Z" w:id="1334777908"/>
          <w:rFonts w:ascii="Microsoft GothicNeo" w:hAnsi="Microsoft GothicNeo" w:eastAsia="Microsoft GothicNeo" w:cs="Microsoft GothicNeo"/>
          <w:noProof w:val="0"/>
          <w:sz w:val="20"/>
          <w:szCs w:val="20"/>
          <w:lang w:val="en-US"/>
        </w:rPr>
        <w:pPrChange w:author="Ume Sauda Ghanyani" w:date="2025-05-15T10:55:06.178Z">
          <w:pPr>
            <w:pStyle w:val="ListParagraph"/>
            <w:numPr>
              <w:ilvl w:val="1"/>
              <w:numId w:val="24"/>
            </w:numPr>
          </w:pPr>
        </w:pPrChange>
      </w:pPr>
      <w:ins w:author="Ume Sauda Ghanyani" w:date="2025-05-15T09:46:00.768Z" w:id="142569728">
        <w:r w:rsidRPr="66E8CBC7" w:rsidR="557F988F">
          <w:rPr>
            <w:rFonts w:ascii="Microsoft GothicNeo" w:hAnsi="Microsoft GothicNeo" w:eastAsia="Microsoft GothicNeo" w:cs="Microsoft GothicNeo"/>
            <w:noProof w:val="0"/>
            <w:sz w:val="20"/>
            <w:szCs w:val="20"/>
            <w:lang w:val="en-US"/>
          </w:rPr>
          <w:t>New destination types must define only their specific configuration parameters.</w:t>
        </w:r>
      </w:ins>
    </w:p>
    <w:p w:rsidR="66E8CBC7" w:rsidP="66E8CBC7" w:rsidRDefault="66E8CBC7" w14:paraId="32F36B78" w14:textId="645B22FF">
      <w:pPr>
        <w:spacing w:before="240" w:beforeAutospacing="off" w:after="240" w:afterAutospacing="off"/>
        <w:ind w:left="0"/>
        <w:rPr>
          <w:rFonts w:ascii="Microsoft GothicNeo" w:hAnsi="Microsoft GothicNeo" w:eastAsia="Microsoft GothicNeo" w:cs="Microsoft GothicNeo"/>
          <w:b w:val="0"/>
          <w:bCs w:val="0"/>
          <w:noProof w:val="0"/>
          <w:sz w:val="20"/>
          <w:szCs w:val="20"/>
          <w:lang w:val="en-US"/>
        </w:rPr>
      </w:pPr>
    </w:p>
    <w:p w:rsidR="453C0C2A" w:rsidP="66E8CBC7" w:rsidRDefault="453C0C2A" w14:paraId="0B372DFC" w14:textId="26C177B6">
      <w:pPr>
        <w:pStyle w:val="Heading3"/>
        <w:rPr>
          <w:ins w:author="Ume Sauda Ghanyani" w:date="2025-05-15T07:42:08.905Z" w16du:dateUtc="2025-05-15T07:42:08.905Z" w:id="1749764715"/>
          <w:highlight w:val="yellow"/>
        </w:rPr>
      </w:pPr>
      <w:ins w:author="Ume Sauda Ghanyani" w:date="2025-05-15T07:44:32.552Z" w:id="1793596394">
        <w:r w:rsidRPr="66E8CBC7" w:rsidR="453C0C2A">
          <w:rPr>
            <w:highlight w:val="yellow"/>
          </w:rPr>
          <w:t>Authenti</w:t>
        </w:r>
        <w:r w:rsidRPr="66E8CBC7" w:rsidR="453C0C2A">
          <w:rPr>
            <w:highlight w:val="yellow"/>
          </w:rPr>
          <w:t xml:space="preserve">cated </w:t>
        </w:r>
      </w:ins>
      <w:ins w:author="Ume Sauda Ghanyani" w:date="2025-05-15T07:42:08.904Z" w:id="101926701">
        <w:r w:rsidRPr="66E8CBC7" w:rsidR="70D56ADC">
          <w:rPr>
            <w:highlight w:val="yellow"/>
          </w:rPr>
          <w:t>REST AP</w:t>
        </w:r>
        <w:r w:rsidRPr="66E8CBC7" w:rsidR="70D56ADC">
          <w:rPr>
            <w:highlight w:val="yellow"/>
          </w:rPr>
          <w:t>I Integration:</w:t>
        </w:r>
      </w:ins>
    </w:p>
    <w:p w:rsidR="66E8CBC7" w:rsidP="66E8CBC7" w:rsidRDefault="66E8CBC7" w14:paraId="040F2617" w14:textId="648F3B17">
      <w:pPr>
        <w:ind w:left="0"/>
        <w:rPr>
          <w:ins w:author="Ume Sauda Ghanyani" w:date="2025-05-15T07:44:39.849Z" w16du:dateUtc="2025-05-15T07:44:39.85Z" w:id="658621282"/>
          <w:rFonts w:ascii="Microsoft GothicNeo" w:hAnsi="Microsoft GothicNeo" w:eastAsia="Microsoft GothicNeo" w:cs="Microsoft GothicNeo"/>
          <w:b w:val="0"/>
          <w:bCs w:val="0"/>
          <w:noProof w:val="0"/>
          <w:sz w:val="20"/>
          <w:szCs w:val="20"/>
          <w:lang w:val="en-US"/>
        </w:rPr>
      </w:pPr>
    </w:p>
    <w:p w:rsidR="25E87BD1" w:rsidP="66E8CBC7" w:rsidRDefault="25E87BD1" w14:paraId="6F1F7199" w14:textId="028F0592">
      <w:pPr>
        <w:spacing w:before="240" w:beforeAutospacing="off" w:after="240" w:afterAutospacing="off"/>
        <w:rPr>
          <w:ins w:author="Ume Sauda Ghanyani" w:date="2025-05-15T09:40:50.546Z" w16du:dateUtc="2025-05-15T09:40:50.546Z" w:id="2050068662"/>
          <w:rFonts w:ascii="Microsoft GothicNeo" w:hAnsi="Microsoft GothicNeo" w:eastAsia="Microsoft GothicNeo" w:cs="Microsoft GothicNeo"/>
          <w:noProof w:val="0"/>
          <w:sz w:val="20"/>
          <w:szCs w:val="20"/>
          <w:lang w:val="en-US"/>
        </w:rPr>
        <w:pPrChange w:author="Ume Sauda Ghanyani" w:date="2025-05-15T09:40:50.541Z">
          <w:pPr/>
        </w:pPrChange>
      </w:pPr>
      <w:ins w:author="Ume Sauda Ghanyani" w:date="2025-05-15T09:40:50.546Z" w:id="1026663832">
        <w:r w:rsidRPr="66E8CBC7" w:rsidR="25E87BD1">
          <w:rPr>
            <w:rFonts w:ascii="Microsoft GothicNeo" w:hAnsi="Microsoft GothicNeo" w:eastAsia="Microsoft GothicNeo" w:cs="Microsoft GothicNeo"/>
            <w:noProof w:val="0"/>
            <w:sz w:val="20"/>
            <w:szCs w:val="20"/>
            <w:lang w:val="en-US"/>
          </w:rPr>
          <w:t xml:space="preserve">When relaying messages to known REST API destinations, authentication must be enforced using tokenization mechanisms provided by the </w:t>
        </w:r>
        <w:r w:rsidRPr="66E8CBC7" w:rsidR="25E87BD1">
          <w:rPr>
            <w:rFonts w:ascii="Microsoft GothicNeo" w:hAnsi="Microsoft GothicNeo" w:eastAsia="Microsoft GothicNeo" w:cs="Microsoft GothicNeo"/>
            <w:b w:val="1"/>
            <w:bCs w:val="1"/>
            <w:noProof w:val="0"/>
            <w:sz w:val="20"/>
            <w:szCs w:val="20"/>
            <w:lang w:val="en-US"/>
          </w:rPr>
          <w:t>Authentication Library</w:t>
        </w:r>
        <w:r w:rsidRPr="66E8CBC7" w:rsidR="25E87BD1">
          <w:rPr>
            <w:rFonts w:ascii="Microsoft GothicNeo" w:hAnsi="Microsoft GothicNeo" w:eastAsia="Microsoft GothicNeo" w:cs="Microsoft GothicNeo"/>
            <w:noProof w:val="0"/>
            <w:sz w:val="20"/>
            <w:szCs w:val="20"/>
            <w:lang w:val="en-US"/>
          </w:rPr>
          <w:t xml:space="preserve"> (Auth Lib). This ensures secure and standardized access control for pre-registered endpoints.</w:t>
        </w:r>
      </w:ins>
    </w:p>
    <w:p w:rsidR="25E87BD1" w:rsidP="66E8CBC7" w:rsidRDefault="25E87BD1" w14:paraId="5DECE424" w14:textId="09E1419D">
      <w:pPr>
        <w:spacing w:before="240" w:beforeAutospacing="off" w:after="240" w:afterAutospacing="off"/>
        <w:rPr>
          <w:ins w:author="Ume Sauda Ghanyani" w:date="2025-05-15T09:40:50.546Z" w16du:dateUtc="2025-05-15T09:40:50.546Z" w:id="353034377"/>
          <w:rFonts w:ascii="Microsoft GothicNeo" w:hAnsi="Microsoft GothicNeo" w:eastAsia="Microsoft GothicNeo" w:cs="Microsoft GothicNeo"/>
          <w:noProof w:val="0"/>
          <w:sz w:val="20"/>
          <w:szCs w:val="20"/>
          <w:lang w:val="en-US"/>
        </w:rPr>
        <w:pPrChange w:author="Ume Sauda Ghanyani" w:date="2025-05-15T09:40:50.544Z">
          <w:pPr/>
        </w:pPrChange>
      </w:pPr>
      <w:ins w:author="Ume Sauda Ghanyani" w:date="2025-05-15T09:40:50.546Z" w:id="134270348">
        <w:r w:rsidRPr="66E8CBC7" w:rsidR="25E87BD1">
          <w:rPr>
            <w:rFonts w:ascii="Microsoft GothicNeo" w:hAnsi="Microsoft GothicNeo" w:eastAsia="Microsoft GothicNeo" w:cs="Microsoft GothicNeo"/>
            <w:noProof w:val="0"/>
            <w:sz w:val="20"/>
            <w:szCs w:val="20"/>
            <w:lang w:val="en-US"/>
          </w:rPr>
          <w:t xml:space="preserve">For unknown </w:t>
        </w:r>
        <w:r w:rsidRPr="66E8CBC7" w:rsidR="25E87BD1">
          <w:rPr>
            <w:rFonts w:ascii="Microsoft GothicNeo" w:hAnsi="Microsoft GothicNeo" w:eastAsia="Microsoft GothicNeo" w:cs="Microsoft GothicNeo"/>
            <w:noProof w:val="0"/>
            <w:sz w:val="20"/>
            <w:szCs w:val="20"/>
            <w:lang w:val="en-US"/>
          </w:rPr>
          <w:t>destinations, the responsibility for implementing appropriate authentication measures rests with the client. In such cases, the Relay Service shall forward the message without applying internal authentication, assuming the client has pre-configured the necessary authentication headers or tokens externally.</w:t>
        </w:r>
      </w:ins>
    </w:p>
    <w:p w:rsidR="66E8CBC7" w:rsidP="66E8CBC7" w:rsidRDefault="66E8CBC7" w14:paraId="0948302D" w14:textId="1F3485C5">
      <w:pPr>
        <w:ind w:left="0"/>
        <w:rPr>
          <w:ins w:author="Ume Sauda Ghanyani" w:date="2025-05-15T07:42:28.283Z" w16du:dateUtc="2025-05-15T07:42:28.283Z" w:id="1246365915"/>
          <w:rFonts w:ascii="Microsoft GothicNeo" w:hAnsi="Microsoft GothicNeo" w:eastAsia="Microsoft GothicNeo" w:cs="Microsoft GothicNeo"/>
          <w:b w:val="0"/>
          <w:bCs w:val="0"/>
          <w:noProof w:val="0"/>
          <w:sz w:val="20"/>
          <w:szCs w:val="20"/>
          <w:lang w:val="en-US"/>
        </w:rPr>
      </w:pPr>
    </w:p>
    <w:p w:rsidR="66E8CBC7" w:rsidP="66E8CBC7" w:rsidRDefault="66E8CBC7" w14:paraId="2812AB99" w14:textId="048B3483">
      <w:pPr>
        <w:ind w:left="0"/>
        <w:rPr>
          <w:rFonts w:ascii="Microsoft GothicNeo" w:hAnsi="Microsoft GothicNeo" w:eastAsia="Microsoft GothicNeo" w:cs="Microsoft GothicNeo"/>
          <w:b w:val="0"/>
          <w:bCs w:val="0"/>
          <w:noProof w:val="0"/>
          <w:sz w:val="20"/>
          <w:szCs w:val="20"/>
          <w:lang w:val="en-US"/>
          <w:rPrChange w:author="Ume Sauda Ghanyani" w:date="2025-05-13T05:29:43.26Z" w:id="441137921">
            <w:rPr>
              <w:rFonts w:ascii="Microsoft GothicNeo" w:hAnsi="Microsoft GothicNeo" w:eastAsia="Microsoft GothicNeo" w:cs="Microsoft GothicNeo"/>
              <w:b w:val="1"/>
              <w:bCs w:val="1"/>
              <w:noProof w:val="0"/>
              <w:sz w:val="20"/>
              <w:szCs w:val="20"/>
              <w:lang w:val="en-US"/>
            </w:rPr>
          </w:rPrChange>
        </w:rPr>
      </w:pPr>
    </w:p>
    <w:p w:rsidR="44ACBDDA" w:rsidP="44ACBDDA" w:rsidRDefault="44ACBDDA" w14:paraId="3CBD68C8" w14:textId="2615007D">
      <w:pPr>
        <w:pStyle w:val="Heading3"/>
        <w:rPr>
          <w:highlight w:val="yellow"/>
          <w:rPrChange w:author="Ume Sauda Ghanyani" w:date="2025-05-08T06:41:00Z" w:id="277">
            <w:rPr/>
          </w:rPrChange>
        </w:rPr>
      </w:pPr>
    </w:p>
    <w:p w:rsidR="00343D7B" w:rsidRDefault="009B3078" w14:paraId="6AB5FCBF" w14:textId="77777777">
      <w:pPr>
        <w:rPr>
          <w:del w:author="Ume Sauda Ghanyani" w:date="2025-05-09T04:43:00Z" w16du:dateUtc="2025-05-09T04:43:19Z" w:id="278"/>
        </w:rPr>
      </w:pPr>
      <w:del w:author="Ume Sauda Ghanyani" w:date="2025-05-09T04:43:00Z" w:id="279">
        <w:r w:rsidDel="009B3078">
          <w:delText>As part of our Kafka integration, we will be supporting the following case scenarios, which can be tested through the system to ensure reliable and efficient message processing:</w:delText>
        </w:r>
      </w:del>
      <w:commentRangeEnd w:id="176"/>
      <w:r>
        <w:rPr>
          <w:rStyle w:val="CommentReference"/>
        </w:rPr>
        <w:commentReference w:id="176"/>
      </w:r>
      <w:commentRangeEnd w:id="177"/>
      <w:r>
        <w:rPr>
          <w:rStyle w:val="CommentReference"/>
        </w:rPr>
        <w:commentReference w:id="177"/>
      </w:r>
    </w:p>
    <w:p w:rsidR="00343D7B" w:rsidRDefault="009B3078" w14:paraId="62AE27EA" w14:textId="77777777">
      <w:pPr>
        <w:pStyle w:val="Heading4"/>
        <w:rPr>
          <w:del w:author="Ume Sauda Ghanyani" w:date="2025-05-09T04:43:00Z" w16du:dateUtc="2025-05-09T04:43:19Z" w:id="281"/>
        </w:rPr>
      </w:pPr>
      <w:commentRangeStart w:id="282"/>
      <w:del w:author="Ume Sauda Ghanyani" w:date="2025-05-09T04:43:00Z" w:id="283">
        <w:r w:rsidDel="009B3078">
          <w:delText>Case 1</w:delText>
        </w:r>
      </w:del>
      <w:commentRangeEnd w:id="282"/>
      <w:r>
        <w:rPr>
          <w:rStyle w:val="CommentReference"/>
        </w:rPr>
        <w:commentReference w:id="282"/>
      </w:r>
      <w:del w:author="Ume Sauda Ghanyani" w:date="2025-05-09T04:43:00Z" w:id="284">
        <w:r w:rsidDel="009B3078">
          <w:delText xml:space="preserve">: </w:delText>
        </w:r>
        <w:commentRangeStart w:id="285"/>
        <w:r w:rsidDel="009B3078">
          <w:delText xml:space="preserve">Preventing Duplicate Transaction Processing </w:delText>
        </w:r>
      </w:del>
      <w:commentRangeEnd w:id="285"/>
      <w:r>
        <w:rPr>
          <w:rStyle w:val="CommentReference"/>
        </w:rPr>
        <w:commentReference w:id="285"/>
      </w:r>
    </w:p>
    <w:p w:rsidR="00343D7B" w:rsidRDefault="009B3078" w14:paraId="4E3E37DD" w14:textId="77777777">
      <w:pPr>
        <w:spacing w:after="0"/>
        <w:rPr>
          <w:del w:author="Ume Sauda Ghanyani" w:date="2025-05-09T04:43:00Z" w16du:dateUtc="2025-05-09T04:43:19Z" w:id="286"/>
        </w:rPr>
      </w:pPr>
      <w:del w:author="Ume Sauda Ghanyani" w:date="2025-05-09T04:43:00Z" w:id="287">
        <w:r w:rsidDel="009B3078">
          <w:delText xml:space="preserve">In a </w:delText>
        </w:r>
        <w:bookmarkStart w:name="_Int_DkbkpeaW" w:id="288"/>
        <w:r w:rsidDel="009B3078">
          <w:delText>distributed</w:delText>
        </w:r>
        <w:bookmarkEnd w:id="288"/>
        <w:r w:rsidDel="009B3078">
          <w:delText xml:space="preserve"> system where multiple instances of services may process messages from the same source, it is crucial to prevent the duplication of messages. Kafka addresses this challenge by enabling consumer groups, where each message is processed by only one service in the group, even if multiple services are consuming from the same source. This setup ensures that messages are handled once, maintaining the system’s efficiency and avoiding unnecessary repetitions.</w:delText>
        </w:r>
      </w:del>
    </w:p>
    <w:p w:rsidR="00343D7B" w:rsidRDefault="00343D7B" w14:paraId="43F1FCCA" w14:textId="77777777">
      <w:pPr>
        <w:spacing w:after="0"/>
        <w:rPr>
          <w:del w:author="Ume Sauda Ghanyani" w:date="2025-05-09T04:43:00Z" w16du:dateUtc="2025-05-09T04:43:19Z" w:id="289"/>
        </w:rPr>
      </w:pPr>
    </w:p>
    <w:p w:rsidR="00343D7B" w:rsidRDefault="009B3078" w14:paraId="357BB39D" w14:textId="77777777">
      <w:pPr>
        <w:pStyle w:val="Heading4"/>
        <w:rPr>
          <w:del w:author="Ume Sauda Ghanyani" w:date="2025-05-09T04:43:00Z" w16du:dateUtc="2025-05-09T04:43:19Z" w:id="290"/>
        </w:rPr>
      </w:pPr>
      <w:commentRangeStart w:id="291"/>
      <w:commentRangeStart w:id="292"/>
      <w:del w:author="Ume Sauda Ghanyani" w:date="2025-05-09T04:43:00Z" w:id="293">
        <w:r w:rsidDel="009B3078">
          <w:delText>Case 2:</w:delText>
        </w:r>
      </w:del>
      <w:commentRangeEnd w:id="291"/>
      <w:r>
        <w:rPr>
          <w:rStyle w:val="CommentReference"/>
        </w:rPr>
        <w:commentReference w:id="291"/>
      </w:r>
      <w:commentRangeEnd w:id="292"/>
      <w:r>
        <w:rPr>
          <w:rStyle w:val="CommentReference"/>
        </w:rPr>
        <w:commentReference w:id="292"/>
      </w:r>
      <w:del w:author="Ume Sauda Ghanyani" w:date="2025-05-09T04:43:00Z" w:id="294">
        <w:r w:rsidDel="009B3078">
          <w:delText xml:space="preserve"> </w:delText>
        </w:r>
        <w:commentRangeStart w:id="295"/>
        <w:r w:rsidDel="009B3078">
          <w:delText xml:space="preserve">Real-Time Transaction Processing with Fault Tolerance </w:delText>
        </w:r>
      </w:del>
      <w:commentRangeEnd w:id="295"/>
      <w:r>
        <w:rPr>
          <w:rStyle w:val="CommentReference"/>
        </w:rPr>
        <w:commentReference w:id="295"/>
      </w:r>
    </w:p>
    <w:p w:rsidR="00343D7B" w:rsidRDefault="009B3078" w14:paraId="65A66CE4" w14:textId="77777777">
      <w:pPr>
        <w:spacing w:after="0"/>
        <w:rPr>
          <w:del w:author="Ume Sauda Ghanyani" w:date="2025-05-09T04:43:00Z" w16du:dateUtc="2025-05-09T04:43:19Z" w:id="296"/>
        </w:rPr>
      </w:pPr>
      <w:del w:author="Ume Sauda Ghanyani" w:date="2025-05-09T04:43:00Z" w:id="297">
        <w:r w:rsidDel="009B3078">
          <w:delText>For systems processing high volumes of transactions in real-time, it is essential to ensure that failures do not lead to message loss or duplication. Kafka provides resilience by distributing processing across multiple services and tracking the last successfully processed message. If a service fails, Kafka reassigns tasks to another service, allowing the system to resume without data inconsistency. This approach supports automatic or manual acknowledgment of processed messages, giving flexibility in handling transactions reliably.</w:delText>
        </w:r>
      </w:del>
    </w:p>
    <w:p w:rsidR="00343D7B" w:rsidRDefault="00343D7B" w14:paraId="3CAC6562" w14:textId="77777777">
      <w:pPr>
        <w:spacing w:after="0"/>
        <w:rPr>
          <w:del w:author="Ume Sauda Ghanyani" w:date="2025-05-09T04:43:00Z" w16du:dateUtc="2025-05-09T04:43:19Z" w:id="298"/>
        </w:rPr>
      </w:pPr>
    </w:p>
    <w:p w:rsidR="00343D7B" w:rsidRDefault="009B3078" w14:paraId="3CBA326C" w14:textId="77777777">
      <w:pPr>
        <w:pStyle w:val="Heading4"/>
        <w:rPr>
          <w:del w:author="Ume Sauda Ghanyani" w:date="2025-05-09T04:43:00Z" w16du:dateUtc="2025-05-09T04:43:19Z" w:id="299"/>
        </w:rPr>
      </w:pPr>
      <w:commentRangeStart w:id="300"/>
      <w:commentRangeStart w:id="301"/>
      <w:del w:author="Ume Sauda Ghanyani" w:date="2025-05-09T04:43:00Z" w:id="302">
        <w:r w:rsidDel="009B3078">
          <w:delText>Case 3</w:delText>
        </w:r>
      </w:del>
      <w:commentRangeEnd w:id="300"/>
      <w:r>
        <w:rPr>
          <w:rStyle w:val="CommentReference"/>
        </w:rPr>
        <w:commentReference w:id="300"/>
      </w:r>
      <w:commentRangeEnd w:id="301"/>
      <w:r>
        <w:rPr>
          <w:rStyle w:val="CommentReference"/>
        </w:rPr>
        <w:commentReference w:id="301"/>
      </w:r>
      <w:del w:author="Ume Sauda Ghanyani" w:date="2025-05-09T04:43:00Z" w:id="303">
        <w:r w:rsidDel="009B3078">
          <w:delText xml:space="preserve">: Decoupled Message Processing Across Microservices </w:delText>
        </w:r>
      </w:del>
    </w:p>
    <w:p w:rsidR="00343D7B" w:rsidRDefault="009B3078" w14:paraId="4E2D408F" w14:textId="77777777">
      <w:pPr>
        <w:spacing w:after="0"/>
        <w:rPr>
          <w:del w:author="Ume Sauda Ghanyani" w:date="2025-05-09T04:43:00Z" w16du:dateUtc="2025-05-09T04:43:19Z" w:id="304"/>
        </w:rPr>
      </w:pPr>
      <w:del w:author="Ume Sauda Ghanyani" w:date="2025-05-09T04:43:00Z" w:id="305">
        <w:r w:rsidDel="009B3078">
          <w:delText>In microservices architecture, where different services handle distinct tasks (such as fraud detection, transaction logging, etc.), it is important to ensure that each service processes only the messages relevant to its function. Kafka allows each service to operate in its own independent consumer group, ensuring that each message is consumed by the appropriate service without interference. This architecture supports scalability and high throughput while maintaining isolation and efficiency.</w:delText>
        </w:r>
      </w:del>
    </w:p>
    <w:p w:rsidR="00343D7B" w:rsidRDefault="00343D7B" w14:paraId="39129A4C" w14:textId="77777777">
      <w:pPr>
        <w:spacing w:after="0"/>
        <w:rPr>
          <w:del w:author="Ume Sauda Ghanyani" w:date="2025-05-09T04:43:00Z" w16du:dateUtc="2025-05-09T04:43:19Z" w:id="306"/>
        </w:rPr>
      </w:pPr>
    </w:p>
    <w:p w:rsidR="00343D7B" w:rsidRDefault="009B3078" w14:paraId="19B6221D" w14:textId="77777777">
      <w:pPr>
        <w:pStyle w:val="Heading4"/>
        <w:rPr>
          <w:del w:author="Ume Sauda Ghanyani" w:date="2025-05-09T04:43:00Z" w16du:dateUtc="2025-05-09T04:43:19Z" w:id="307"/>
        </w:rPr>
      </w:pPr>
      <w:commentRangeStart w:id="308"/>
      <w:del w:author="Ume Sauda Ghanyani" w:date="2025-05-09T04:43:00Z" w:id="309">
        <w:r w:rsidDel="009B3078">
          <w:delText>Case 4</w:delText>
        </w:r>
      </w:del>
      <w:commentRangeEnd w:id="308"/>
      <w:r>
        <w:rPr>
          <w:rStyle w:val="CommentReference"/>
        </w:rPr>
        <w:commentReference w:id="308"/>
      </w:r>
      <w:del w:author="Ume Sauda Ghanyani" w:date="2025-05-09T04:43:00Z" w:id="310">
        <w:r w:rsidDel="009B3078">
          <w:delText>: Transaction Acknowledgement and Reliability</w:delText>
        </w:r>
      </w:del>
    </w:p>
    <w:p w:rsidR="00343D7B" w:rsidRDefault="009B3078" w14:paraId="7B477777" w14:textId="77777777">
      <w:pPr>
        <w:rPr>
          <w:del w:author="Ume Sauda Ghanyani" w:date="2025-05-09T04:43:00Z" w16du:dateUtc="2025-05-09T04:43:19Z" w:id="311"/>
        </w:rPr>
      </w:pPr>
      <w:del w:author="Ume Sauda Ghanyani" w:date="2025-05-09T04:43:00Z" w:id="312">
        <w:r w:rsidDel="009B3078">
          <w:delText>For mission-critical systems, it is essential to guarantee that messages are acknowledged properly to avoid reprocessing or message loss. Kafka achieves this through its offset commit mechanism, which tracks the last successfully processed message. In case of system restarts or failures, Kafka ensures that processing resumes from the correct point, thereby maintaining message integrity and ensuring reliable delivery of transactional data.</w:delText>
        </w:r>
      </w:del>
    </w:p>
    <w:p w:rsidR="00343D7B" w:rsidRDefault="00343D7B" w14:paraId="7FBF14A0" w14:textId="77777777">
      <w:pPr>
        <w:spacing w:after="0"/>
        <w:ind w:left="360"/>
        <w:rPr>
          <w:b/>
          <w:bCs/>
        </w:rPr>
      </w:pPr>
    </w:p>
    <w:p w:rsidR="00343D7B" w:rsidRDefault="009B3078" w14:paraId="60873CD4" w14:textId="77777777">
      <w:pPr>
        <w:pStyle w:val="Heading3"/>
        <w:rPr>
          <w:del w:author="Ume Sauda Ghanyani" w:date="2025-05-13T07:27:03.487Z" w16du:dateUtc="2025-05-13T07:27:03.487Z" w:id="1665374885"/>
        </w:rPr>
      </w:pPr>
      <w:del w:author="jortlepp@contractor.linuxfoundation.org" w:date="2025-05-04T09:59:00Z" w:id="198808390">
        <w:r w:rsidDel="6D2E2CB2">
          <w:delText xml:space="preserve"> </w:delText>
        </w:r>
      </w:del>
      <w:del w:author="Ume Sauda Ghanyani" w:date="2025-05-13T07:27:03.487Z" w:id="919640609">
        <w:r w:rsidDel="6D2E2CB2">
          <w:delText>Rest API Integration</w:delText>
        </w:r>
      </w:del>
    </w:p>
    <w:p w:rsidR="00343D7B" w:rsidRDefault="009B3078" w14:paraId="3F3570D9" w14:textId="77777777">
      <w:pPr>
        <w:pStyle w:val="ListParagraph"/>
        <w:ind w:left="0"/>
        <w:rPr>
          <w:del w:author="Ume Sauda Ghanyani" w:date="2025-05-13T07:27:03.487Z" w16du:dateUtc="2025-05-13T07:27:03.487Z" w:id="484216533"/>
        </w:rPr>
      </w:pPr>
      <w:del w:author="Ume Sauda Ghanyani" w:date="2025-05-13T07:27:03.487Z" w:id="350135240">
        <w:r w:rsidDel="6D2E2CB2">
          <w:delText xml:space="preserve">When relaying messages to a REST API, the Tazama Relay Service must ensure that proper security measures are in place to protect the data being </w:delText>
        </w:r>
        <w:r w:rsidDel="6D2E2CB2">
          <w:delText>forwarded</w:delText>
        </w:r>
        <w:r w:rsidDel="6D2E2CB2">
          <w:delText xml:space="preserve"> and authenticate the communication channels. This involves the following key elements:</w:delText>
        </w:r>
      </w:del>
    </w:p>
    <w:p w:rsidR="00343D7B" w:rsidRDefault="009B3078" w14:paraId="00371AE3" w14:textId="77777777">
      <w:pPr>
        <w:pStyle w:val="Heading4"/>
        <w:rPr>
          <w:del w:author="Ume Sauda Ghanyani" w:date="2025-05-13T07:27:03.487Z" w16du:dateUtc="2025-05-13T07:27:03.487Z" w:id="373846562"/>
        </w:rPr>
      </w:pPr>
      <w:del w:author="Ume Sauda Ghanyani" w:date="2025-05-13T07:27:03.487Z" w:id="1948824285">
        <w:r w:rsidDel="6D2E2CB2">
          <w:delText>Authentication Methods:</w:delText>
        </w:r>
      </w:del>
    </w:p>
    <w:p w:rsidR="00343D7B" w:rsidRDefault="009B3078" w14:paraId="5D0F3913" w14:textId="77777777">
      <w:pPr>
        <w:pStyle w:val="Heading5"/>
        <w:rPr>
          <w:del w:author="Ume Sauda Ghanyani" w:date="2025-05-13T07:27:03.487Z" w16du:dateUtc="2025-05-13T07:27:03.487Z" w:id="725419771"/>
        </w:rPr>
      </w:pPr>
      <w:commentRangeStart w:id="315"/>
      <w:commentRangeStart w:id="316"/>
      <w:commentRangeStart w:id="317"/>
      <w:del w:author="Ume Sauda Ghanyani" w:date="2025-05-13T07:27:03.487Z" w:id="1507060933">
        <w:r w:rsidDel="6D2E2CB2">
          <w:delText>Token-Based Authentication</w:delText>
        </w:r>
      </w:del>
      <w:commentRangeEnd w:id="315"/>
      <w:r>
        <w:rPr>
          <w:rStyle w:val="CommentReference"/>
        </w:rPr>
        <w:commentReference w:id="315"/>
      </w:r>
      <w:commentRangeEnd w:id="316"/>
      <w:r>
        <w:rPr>
          <w:rStyle w:val="CommentReference"/>
        </w:rPr>
        <w:commentReference w:id="316"/>
      </w:r>
      <w:commentRangeEnd w:id="317"/>
      <w:r>
        <w:rPr>
          <w:rStyle w:val="CommentReference"/>
        </w:rPr>
        <w:commentReference w:id="317"/>
      </w:r>
    </w:p>
    <w:p w:rsidR="00343D7B" w:rsidRDefault="3FA40CDA" w14:paraId="2C0D7A1A" w14:textId="7A40A234">
      <w:pPr>
        <w:pStyle w:val="ListParagraph"/>
        <w:ind w:left="360"/>
        <w:rPr>
          <w:del w:author="Ume Sauda Ghanyani" w:date="2025-05-08T05:57:00Z" w16du:dateUtc="2025-05-08T05:57:14Z" w:id="924542059"/>
        </w:rPr>
      </w:pPr>
      <w:del w:author="Ume Sauda Ghanyani" w:date="2025-05-08T05:57:00Z" w:id="353020979">
        <w:r w:rsidDel="6D2E2CB2">
          <w:delText xml:space="preserve">Token-based authentication, such as </w:delText>
        </w:r>
      </w:del>
      <w:del w:author="Ume Sauda Ghanyani" w:date="2025-05-13T07:27:03.485Z" w:id="1300898164">
        <w:r w:rsidDel="6D2E2CB2">
          <w:delText>O</w:delText>
        </w:r>
      </w:del>
      <w:del w:author="Ume Sauda Ghanyani" w:date="2025-05-08T05:57:00Z" w:id="2143190373">
        <w:r w:rsidDel="6D2E2CB2">
          <w:delText xml:space="preserve">Auth </w:delText>
        </w:r>
      </w:del>
      <w:del w:author="Ume Sauda Ghanyani" w:date="2025-05-13T07:27:03.485Z" w:id="648450471">
        <w:r w:rsidDel="6D2E2CB2">
          <w:delText>2.0</w:delText>
        </w:r>
      </w:del>
      <w:del w:author="Ume Sauda Ghanyani" w:date="2025-05-08T05:57:00Z" w:id="48083094">
        <w:r w:rsidDel="6D2E2CB2">
          <w:delText xml:space="preserve"> and JWT (JSON Web Tokens), is used to securely verify users and services. </w:delText>
        </w:r>
      </w:del>
      <w:del w:author="Ume Sauda Ghanyani" w:date="2025-05-13T07:27:03.485Z" w:id="1071522242">
        <w:r w:rsidDel="6D2E2CB2">
          <w:delText>O</w:delText>
        </w:r>
      </w:del>
      <w:del w:author="Ume Sauda Ghanyani" w:date="2025-05-08T05:57:00Z" w:id="1029028352">
        <w:r w:rsidDel="6D2E2CB2">
          <w:delText xml:space="preserve">Auth </w:delText>
        </w:r>
      </w:del>
      <w:del w:author="Ume Sauda Ghanyani" w:date="2025-05-13T07:27:03.485Z" w:id="1063023758">
        <w:r w:rsidDel="6D2E2CB2">
          <w:delText>2.0</w:delText>
        </w:r>
      </w:del>
      <w:del w:author="Ume Sauda Ghanyani" w:date="2025-05-08T05:57:00Z" w:id="2125950202">
        <w:r w:rsidDel="6D2E2CB2">
          <w:delText xml:space="preserve"> issues a token after a successful authentication attempt, and JWT is often used to pass that token along with the request to ensure secure access.</w:delText>
        </w:r>
      </w:del>
    </w:p>
    <w:p w:rsidR="00343D7B" w:rsidRDefault="009B3078" w14:paraId="1C120466" w14:textId="77777777">
      <w:pPr>
        <w:pStyle w:val="Heading6"/>
        <w:ind w:left="360"/>
        <w:rPr>
          <w:del w:author="Ume Sauda Ghanyani" w:date="2025-05-13T07:27:03.474Z" w16du:dateUtc="2025-05-13T07:27:03.474Z" w:id="1872276291"/>
        </w:rPr>
      </w:pPr>
      <w:del w:author="Ume Sauda Ghanyani" w:date="2025-05-13T07:27:03.474Z" w:id="804609179">
        <w:r w:rsidDel="6D2E2CB2">
          <w:delText>Integration</w:delText>
        </w:r>
      </w:del>
    </w:p>
    <w:p w:rsidR="00343D7B" w:rsidP="44ACBDDA" w:rsidRDefault="260D8AD6" w14:paraId="7A3F856F" w14:textId="66408497">
      <w:pPr>
        <w:pStyle w:val="Heading7"/>
        <w:ind w:left="360"/>
        <w:rPr>
          <w:del w:author="Ume Sauda Ghanyani" w:date="2025-05-13T07:27:03.473Z" w16du:dateUtc="2025-05-13T07:27:03.473Z" w:id="1183681178"/>
        </w:rPr>
      </w:pPr>
      <w:del w:author="Ume Sauda Ghanyani" w:date="2025-05-13T07:27:03.473Z" w:id="71777667">
        <w:r w:rsidDel="6D2E2CB2">
          <w:delText>O</w:delText>
        </w:r>
        <w:r w:rsidDel="6D2E2CB2">
          <w:delText xml:space="preserve">Auth </w:delText>
        </w:r>
      </w:del>
      <w:del w:author="Ume Sauda Ghanyani" w:date="2025-05-08T05:58:00Z" w:id="1859354081">
        <w:r w:rsidDel="6D2E2CB2">
          <w:delText>2.0</w:delText>
        </w:r>
      </w:del>
      <w:del w:author="Ume Sauda Ghanyani" w:date="2025-05-13T07:27:03.473Z" w:id="15125522">
        <w:r w:rsidDel="6D2E2CB2">
          <w:delText xml:space="preserve"> / </w:delText>
        </w:r>
      </w:del>
      <w:commentRangeStart w:id="337"/>
      <w:del w:author="Ume Sauda Ghanyani" w:date="2025-05-13T07:27:03.473Z" w:id="2046250529">
        <w:r w:rsidDel="6D2E2CB2">
          <w:delText>JWT</w:delText>
        </w:r>
      </w:del>
      <w:commentRangeEnd w:id="337"/>
      <w:r>
        <w:rPr>
          <w:rStyle w:val="CommentReference"/>
        </w:rPr>
        <w:commentReference w:id="337"/>
      </w:r>
      <w:del w:author="Ume Sauda Ghanyani" w:date="2025-05-13T07:27:03.473Z" w:id="1849930806">
        <w:r w:rsidDel="6D2E2CB2">
          <w:delText>:</w:delText>
        </w:r>
      </w:del>
    </w:p>
    <w:p w:rsidR="00343D7B" w:rsidRDefault="009B3078" w14:paraId="71EEDEFE" w14:textId="11C5F6CA">
      <w:pPr>
        <w:pStyle w:val="ListParagraph"/>
        <w:numPr>
          <w:ilvl w:val="1"/>
          <w:numId w:val="5"/>
        </w:numPr>
        <w:spacing w:line="276" w:lineRule="auto"/>
        <w:jc w:val="left"/>
        <w:rPr>
          <w:del w:author="Ume Sauda Ghanyani" w:date="2025-05-13T07:27:03.471Z" w16du:dateUtc="2025-05-13T07:27:03.471Z" w:id="714615365"/>
        </w:rPr>
      </w:pPr>
      <w:del w:author="Ume Sauda Ghanyani" w:date="2025-05-13T07:27:03.472Z" w:id="1260903730">
        <w:r w:rsidDel="6D2E2CB2">
          <w:delText xml:space="preserve">The Tazama Relay Service will implement </w:delText>
        </w:r>
      </w:del>
      <w:del w:author="Ume Sauda Ghanyani" w:date="2025-05-08T05:55:00Z" w:id="1946280848">
        <w:r w:rsidDel="6D2E2CB2">
          <w:delText>O</w:delText>
        </w:r>
      </w:del>
      <w:del w:author="Ume Sauda Ghanyani" w:date="2025-05-13T07:27:03.472Z" w:id="55929070">
        <w:r w:rsidDel="6D2E2CB2">
          <w:delText xml:space="preserve">Auth </w:delText>
        </w:r>
      </w:del>
      <w:del w:author="Ume Sauda Ghanyani" w:date="2025-05-08T05:53:00Z" w:id="773345749">
        <w:r w:rsidDel="6D2E2CB2">
          <w:delText>2.0</w:delText>
        </w:r>
      </w:del>
      <w:del w:author="Ume Sauda Ghanyani" w:date="2025-05-13T07:27:03.472Z" w:id="333354707">
        <w:r w:rsidDel="6D2E2CB2">
          <w:delText xml:space="preserve"> for user authentication and use JWT tokens </w:delText>
        </w:r>
        <w:r w:rsidDel="6D2E2CB2">
          <w:delText>for access control</w:delText>
        </w:r>
        <w:r w:rsidDel="6D2E2CB2">
          <w:delText>.</w:delText>
        </w:r>
      </w:del>
    </w:p>
    <w:p w:rsidR="00343D7B" w:rsidRDefault="009B3078" w14:paraId="73EDB739" w14:textId="095BA99D">
      <w:pPr>
        <w:pStyle w:val="ListParagraph"/>
        <w:numPr>
          <w:ilvl w:val="1"/>
          <w:numId w:val="5"/>
        </w:numPr>
        <w:spacing w:line="276" w:lineRule="auto"/>
        <w:jc w:val="left"/>
        <w:rPr>
          <w:del w:author="Ume Sauda Ghanyani" w:date="2025-05-13T07:27:03.468Z" w16du:dateUtc="2025-05-13T07:27:03.468Z" w:id="127725882"/>
        </w:rPr>
      </w:pPr>
      <w:del w:author="Ume Sauda Ghanyani" w:date="2025-05-13T07:27:03.468Z" w:id="255670993">
        <w:r w:rsidDel="6D2E2CB2">
          <w:delText>When a user or service authenticates, the system will request an a</w:delText>
        </w:r>
        <w:r w:rsidDel="6D2E2CB2">
          <w:delText>ccess</w:delText>
        </w:r>
        <w:r w:rsidDel="6D2E2CB2">
          <w:delText xml:space="preserve"> token from the Identity Provider (IdP).</w:delText>
        </w:r>
      </w:del>
    </w:p>
    <w:p w:rsidR="00343D7B" w:rsidRDefault="009B3078" w14:paraId="019AF6C7" w14:textId="77777777">
      <w:pPr>
        <w:pStyle w:val="ListParagraph"/>
        <w:numPr>
          <w:ilvl w:val="1"/>
          <w:numId w:val="5"/>
        </w:numPr>
        <w:spacing w:line="276" w:lineRule="auto"/>
        <w:jc w:val="left"/>
        <w:rPr>
          <w:del w:author="Ume Sauda Ghanyani" w:date="2025-05-13T07:27:03.467Z" w16du:dateUtc="2025-05-13T07:27:03.467Z" w:id="526719253"/>
        </w:rPr>
      </w:pPr>
      <w:del w:author="Ume Sauda Ghanyani" w:date="2025-05-13T07:27:03.467Z" w:id="273022875">
        <w:r w:rsidDel="6D2E2CB2">
          <w:delText>The Relay Service will then include the JWT token in the Authorization header of every request to authenticate access to the REST API.</w:delText>
        </w:r>
      </w:del>
    </w:p>
    <w:p w:rsidR="00343D7B" w:rsidRDefault="009B3078" w14:paraId="30F9E784" w14:textId="77777777">
      <w:pPr>
        <w:pStyle w:val="ListParagraph"/>
        <w:ind w:left="360"/>
        <w:jc w:val="center"/>
        <w:rPr>
          <w:del w:author="Ume Sauda Ghanyani" w:date="2025-05-13T07:27:03.467Z" w16du:dateUtc="2025-05-13T07:27:03.467Z" w:id="244496489"/>
        </w:rPr>
      </w:pPr>
      <w:del w:author="Ume Sauda Ghanyani" w:date="2025-05-13T07:27:03.467Z" w:id="756497407">
        <w:r w:rsidDel="6D2E2CB2">
          <w:delText>Authorization: Bearer &lt;JWT_TOKEN&gt;</w:delText>
        </w:r>
      </w:del>
    </w:p>
    <w:p w:rsidR="00343D7B" w:rsidP="44ACBDDA" w:rsidRDefault="009B3078" w14:paraId="7E3387C5" w14:textId="77777777">
      <w:pPr>
        <w:pStyle w:val="Heading7"/>
        <w:ind w:left="360"/>
        <w:rPr>
          <w:del w:author="Ume Sauda Ghanyani" w:date="2025-05-13T07:27:03.467Z" w16du:dateUtc="2025-05-13T07:27:03.467Z" w:id="1268208378"/>
          <w:highlight w:val="yellow"/>
          <w:rPrChange w:author="Ume Sauda Ghanyani" w:date="2025-05-08T05:53:00Z" w:id="23384986">
            <w:rPr>
              <w:del w:author="Ume Sauda Ghanyani" w:date="2025-05-13T07:27:03.467Z" w16du:dateUtc="2025-05-13T07:27:03.467Z" w:id="834087674"/>
            </w:rPr>
          </w:rPrChange>
        </w:rPr>
      </w:pPr>
      <w:commentRangeStart w:id="347"/>
      <w:commentRangeStart w:id="348"/>
      <w:commentRangeStart w:id="349"/>
      <w:commentRangeStart w:id="350"/>
      <w:del w:author="Ume Sauda Ghanyani" w:date="2025-05-13T07:27:03.467Z" w:id="2089976393">
        <w:r w:rsidRPr="66E8CBC7" w:rsidDel="6D2E2CB2">
          <w:rPr>
            <w:highlight w:val="yellow"/>
            <w:rPrChange w:author="Ume Sauda Ghanyani" w:date="2025-05-08T05:53:00Z" w:id="797566166"/>
          </w:rPr>
          <w:delText>JWT Token Validation:</w:delText>
        </w:r>
      </w:del>
    </w:p>
    <w:p w:rsidR="00343D7B" w:rsidP="44ACBDDA" w:rsidRDefault="009B3078" w14:paraId="19EC8D96" w14:textId="77777777">
      <w:pPr>
        <w:pStyle w:val="ListParagraph"/>
        <w:numPr>
          <w:ilvl w:val="1"/>
          <w:numId w:val="5"/>
        </w:numPr>
        <w:spacing w:line="276" w:lineRule="auto"/>
        <w:jc w:val="left"/>
        <w:rPr>
          <w:del w:author="Ume Sauda Ghanyani" w:date="2025-05-13T07:27:03.466Z" w16du:dateUtc="2025-05-13T07:27:03.466Z" w:id="1977354117"/>
          <w:highlight w:val="yellow"/>
          <w:rPrChange w:author="Ume Sauda Ghanyani" w:date="2025-05-08T05:53:00Z" w:id="1130275117">
            <w:rPr>
              <w:del w:author="Ume Sauda Ghanyani" w:date="2025-05-13T07:27:03.466Z" w16du:dateUtc="2025-05-13T07:27:03.466Z" w:id="2118504147"/>
            </w:rPr>
          </w:rPrChange>
        </w:rPr>
      </w:pPr>
      <w:del w:author="Ume Sauda Ghanyani" w:date="2025-05-13T07:27:03.466Z" w:id="1564475572">
        <w:r w:rsidRPr="66E8CBC7" w:rsidDel="6D2E2CB2">
          <w:rPr>
            <w:highlight w:val="yellow"/>
            <w:rPrChange w:author="Ume Sauda Ghanyani" w:date="2025-05-08T05:53:00Z" w:id="1196473722"/>
          </w:rPr>
          <w:delText xml:space="preserve">When a request with a JWT token is received, the Relay Service will </w:delText>
        </w:r>
        <w:r w:rsidRPr="66E8CBC7" w:rsidDel="6D2E2CB2">
          <w:rPr>
            <w:highlight w:val="yellow"/>
            <w:rPrChange w:author="Ume Sauda Ghanyani" w:date="2025-05-08T05:53:00Z" w:id="375854462"/>
          </w:rPr>
          <w:delText>validate</w:delText>
        </w:r>
        <w:r w:rsidRPr="66E8CBC7" w:rsidDel="6D2E2CB2">
          <w:rPr>
            <w:highlight w:val="yellow"/>
            <w:rPrChange w:author="Ume Sauda Ghanyani" w:date="2025-05-08T05:53:00Z" w:id="534705203"/>
          </w:rPr>
          <w:delText xml:space="preserve"> the token, ensuring it is signed and not expired. The JWT’s claims (e.g., roles, permissions) will be checked before the request is processed.</w:delText>
        </w:r>
      </w:del>
      <w:commentRangeEnd w:id="347"/>
      <w:r>
        <w:rPr>
          <w:rStyle w:val="CommentReference"/>
        </w:rPr>
        <w:commentReference w:id="347"/>
      </w:r>
      <w:commentRangeEnd w:id="348"/>
      <w:r>
        <w:rPr>
          <w:rStyle w:val="CommentReference"/>
        </w:rPr>
        <w:commentReference w:id="348"/>
      </w:r>
      <w:commentRangeEnd w:id="349"/>
      <w:r>
        <w:rPr>
          <w:rStyle w:val="CommentReference"/>
        </w:rPr>
        <w:commentReference w:id="349"/>
      </w:r>
      <w:commentRangeEnd w:id="350"/>
      <w:r>
        <w:rPr>
          <w:rStyle w:val="CommentReference"/>
        </w:rPr>
        <w:commentReference w:id="350"/>
      </w:r>
    </w:p>
    <w:p w:rsidR="00343D7B" w:rsidRDefault="00343D7B" w14:paraId="23007CD9" w14:textId="77777777">
      <w:pPr>
        <w:pStyle w:val="ListParagraph"/>
        <w:ind w:left="1440"/>
        <w:rPr>
          <w:del w:author="Ume Sauda Ghanyani" w:date="2025-05-13T07:27:03.466Z" w16du:dateUtc="2025-05-13T07:27:03.466Z" w:id="35872291"/>
        </w:rPr>
      </w:pPr>
    </w:p>
    <w:p w:rsidR="00343D7B" w:rsidRDefault="009B3078" w14:paraId="64C26400" w14:textId="77777777">
      <w:pPr>
        <w:pStyle w:val="Heading5"/>
        <w:rPr>
          <w:del w:author="Ume Sauda Ghanyani" w:date="2025-05-13T07:27:03.466Z" w16du:dateUtc="2025-05-13T07:27:03.466Z" w:id="1297498642"/>
        </w:rPr>
      </w:pPr>
      <w:del w:author="Ume Sauda Ghanyani" w:date="2025-05-13T07:27:03.466Z" w:id="536774294">
        <w:r w:rsidDel="6D2E2CB2">
          <w:delText>OWASP Top Considerations for Token-Based Authentication</w:delText>
        </w:r>
      </w:del>
    </w:p>
    <w:p w:rsidR="00343D7B" w:rsidRDefault="009B3078" w14:paraId="108345AB" w14:textId="77777777">
      <w:pPr>
        <w:pStyle w:val="Heading7"/>
        <w:ind w:left="720"/>
        <w:rPr>
          <w:del w:author="Ume Sauda Ghanyani" w:date="2025-05-13T07:27:03.465Z" w16du:dateUtc="2025-05-13T07:27:03.465Z" w:id="1874730000"/>
        </w:rPr>
      </w:pPr>
      <w:del w:author="Ume Sauda Ghanyani" w:date="2025-05-13T07:27:03.466Z" w:id="177420239">
        <w:r w:rsidDel="6D2E2CB2">
          <w:delText>A2: Broken Authentication:</w:delText>
        </w:r>
      </w:del>
    </w:p>
    <w:p w:rsidR="00343D7B" w:rsidRDefault="009B3078" w14:paraId="171479A8" w14:textId="77777777">
      <w:pPr>
        <w:pStyle w:val="ListParagraph"/>
        <w:numPr>
          <w:ilvl w:val="1"/>
          <w:numId w:val="6"/>
        </w:numPr>
        <w:spacing w:line="276" w:lineRule="auto"/>
        <w:jc w:val="left"/>
        <w:rPr>
          <w:del w:author="Ume Sauda Ghanyani" w:date="2025-05-13T07:27:03.465Z" w16du:dateUtc="2025-05-13T07:27:03.465Z" w:id="139600587"/>
        </w:rPr>
      </w:pPr>
      <w:del w:author="Ume Sauda Ghanyani" w:date="2025-05-08T06:00:00Z" w:id="1346500681">
        <w:r w:rsidDel="6D2E2CB2">
          <w:delText>O</w:delText>
        </w:r>
      </w:del>
      <w:del w:author="Ume Sauda Ghanyani" w:date="2025-05-13T07:27:03.465Z" w:id="695014777">
        <w:r w:rsidDel="6D2E2CB2">
          <w:delText>Auth</w:delText>
        </w:r>
      </w:del>
      <w:del w:author="Ume Sauda Ghanyani" w:date="2025-05-08T06:00:00Z" w:id="1888223845">
        <w:r w:rsidDel="6D2E2CB2">
          <w:delText>2</w:delText>
        </w:r>
      </w:del>
      <w:del w:author="Ume Sauda Ghanyani" w:date="2025-05-13T07:27:03.465Z" w:id="515617076">
        <w:r w:rsidDel="6D2E2CB2">
          <w:delText xml:space="preserve"> / JWT prevents unauthorized access, ensuring tokens are valid before allowing access to sensitive resources. This mitigates </w:delText>
        </w:r>
        <w:r w:rsidDel="6D2E2CB2">
          <w:delText>risks</w:delText>
        </w:r>
        <w:r w:rsidDel="6D2E2CB2">
          <w:delText xml:space="preserve"> of broken authentication by </w:delText>
        </w:r>
      </w:del>
      <w:commentRangeStart w:id="357"/>
      <w:del w:author="Ume Sauda Ghanyani" w:date="2025-05-13T07:27:03.465Z" w:id="1635218188">
        <w:r w:rsidDel="6D2E2CB2">
          <w:delText xml:space="preserve">enforcing token </w:delText>
        </w:r>
        <w:r w:rsidDel="6D2E2CB2">
          <w:delText>expiration</w:delText>
        </w:r>
        <w:r w:rsidDel="6D2E2CB2">
          <w:delText xml:space="preserve"> </w:delText>
        </w:r>
      </w:del>
      <w:commentRangeEnd w:id="357"/>
      <w:r>
        <w:rPr>
          <w:rStyle w:val="CommentReference"/>
        </w:rPr>
        <w:commentReference w:id="357"/>
      </w:r>
      <w:del w:author="Ume Sauda Ghanyani" w:date="2025-05-13T07:27:03.465Z" w:id="688602921">
        <w:r w:rsidDel="6D2E2CB2">
          <w:delText xml:space="preserve">and </w:delText>
        </w:r>
      </w:del>
      <w:commentRangeStart w:id="358"/>
      <w:commentRangeStart w:id="359"/>
      <w:commentRangeStart w:id="360"/>
      <w:commentRangeStart w:id="361"/>
      <w:del w:author="Ume Sauda Ghanyani" w:date="2025-05-13T07:27:03.465Z" w:id="2113433571">
        <w:r w:rsidDel="6D2E2CB2">
          <w:delText>revocation</w:delText>
        </w:r>
      </w:del>
      <w:commentRangeEnd w:id="358"/>
      <w:r>
        <w:rPr>
          <w:rStyle w:val="CommentReference"/>
        </w:rPr>
        <w:commentReference w:id="358"/>
      </w:r>
      <w:commentRangeEnd w:id="359"/>
      <w:r>
        <w:rPr>
          <w:rStyle w:val="CommentReference"/>
        </w:rPr>
        <w:commentReference w:id="359"/>
      </w:r>
      <w:commentRangeEnd w:id="360"/>
      <w:r>
        <w:rPr>
          <w:rStyle w:val="CommentReference"/>
        </w:rPr>
        <w:commentReference w:id="360"/>
      </w:r>
      <w:commentRangeEnd w:id="361"/>
      <w:r>
        <w:rPr>
          <w:rStyle w:val="CommentReference"/>
        </w:rPr>
        <w:commentReference w:id="361"/>
      </w:r>
      <w:del w:author="Ume Sauda Ghanyani" w:date="2025-05-13T07:27:03.465Z" w:id="1214581791">
        <w:r w:rsidDel="6D2E2CB2">
          <w:delText>.</w:delText>
        </w:r>
      </w:del>
    </w:p>
    <w:p w:rsidR="00343D7B" w:rsidRDefault="009B3078" w14:paraId="078BCEEB" w14:textId="77777777">
      <w:pPr>
        <w:pStyle w:val="Heading7"/>
        <w:ind w:left="720"/>
        <w:rPr>
          <w:del w:author="Ume Sauda Ghanyani" w:date="2025-05-13T07:27:03.465Z" w16du:dateUtc="2025-05-13T07:27:03.465Z" w:id="2086439982"/>
        </w:rPr>
      </w:pPr>
      <w:del w:author="Ume Sauda Ghanyani" w:date="2025-05-13T07:27:03.465Z" w:id="1945852407">
        <w:r w:rsidDel="6D2E2CB2">
          <w:delText>A3: Sensitive Data Exposure:</w:delText>
        </w:r>
      </w:del>
    </w:p>
    <w:p w:rsidR="00343D7B" w:rsidRDefault="009B3078" w14:paraId="198DB948" w14:textId="77777777">
      <w:pPr>
        <w:pStyle w:val="ListParagraph"/>
        <w:numPr>
          <w:ilvl w:val="1"/>
          <w:numId w:val="6"/>
        </w:numPr>
        <w:spacing w:line="276" w:lineRule="auto"/>
        <w:jc w:val="left"/>
        <w:rPr>
          <w:del w:author="Ume Sauda Ghanyani" w:date="2025-05-13T07:27:03.465Z" w16du:dateUtc="2025-05-13T07:27:03.465Z" w:id="366811370"/>
        </w:rPr>
      </w:pPr>
      <w:del w:author="Ume Sauda Ghanyani" w:date="2025-05-13T07:27:03.465Z" w:id="115379501">
        <w:r w:rsidDel="6D2E2CB2">
          <w:delText xml:space="preserve">The Relay Service must use HTTPS (SSL/TLS) to ensure that </w:delText>
        </w:r>
      </w:del>
      <w:commentRangeStart w:id="364"/>
      <w:commentRangeStart w:id="365"/>
      <w:commentRangeStart w:id="366"/>
      <w:del w:author="Ume Sauda Ghanyani" w:date="2025-05-13T07:27:03.465Z" w:id="1220161823">
        <w:r w:rsidDel="6D2E2CB2">
          <w:delText>tokens are encrypted during transmission</w:delText>
        </w:r>
      </w:del>
      <w:commentRangeEnd w:id="364"/>
      <w:r>
        <w:rPr>
          <w:rStyle w:val="CommentReference"/>
        </w:rPr>
        <w:commentReference w:id="364"/>
      </w:r>
      <w:commentRangeEnd w:id="365"/>
      <w:r>
        <w:rPr>
          <w:rStyle w:val="CommentReference"/>
        </w:rPr>
        <w:commentReference w:id="365"/>
      </w:r>
      <w:commentRangeEnd w:id="366"/>
      <w:r>
        <w:rPr>
          <w:rStyle w:val="CommentReference"/>
        </w:rPr>
        <w:commentReference w:id="366"/>
      </w:r>
      <w:del w:author="Ume Sauda Ghanyani" w:date="2025-05-13T07:27:03.465Z" w:id="879370428">
        <w:r w:rsidDel="6D2E2CB2">
          <w:delText>, preventing unauthorized interception</w:delText>
        </w:r>
      </w:del>
    </w:p>
    <w:p w:rsidR="00343D7B" w:rsidRDefault="009B3078" w14:paraId="6D09C390" w14:textId="77777777">
      <w:pPr>
        <w:pStyle w:val="Heading7"/>
        <w:ind w:left="720"/>
        <w:rPr>
          <w:del w:author="Ume Sauda Ghanyani" w:date="2025-05-13T07:27:03.464Z" w16du:dateUtc="2025-05-13T07:27:03.464Z" w:id="1686944788"/>
          <w:lang w:val="fr-FR"/>
        </w:rPr>
      </w:pPr>
      <w:del w:author="Ume Sauda Ghanyani" w:date="2025-05-13T07:27:03.464Z" w:id="1735015313">
        <w:r w:rsidRPr="66E8CBC7" w:rsidDel="6D2E2CB2">
          <w:rPr>
            <w:lang w:val="fr-FR"/>
          </w:rPr>
          <w:delText>A</w:delText>
        </w:r>
        <w:r w:rsidRPr="66E8CBC7" w:rsidDel="6D2E2CB2">
          <w:rPr>
            <w:lang w:val="fr-FR"/>
          </w:rPr>
          <w:delText>4:</w:delText>
        </w:r>
        <w:r w:rsidRPr="66E8CBC7" w:rsidDel="6D2E2CB2">
          <w:rPr>
            <w:lang w:val="fr-FR"/>
          </w:rPr>
          <w:delText xml:space="preserve"> XML </w:delText>
        </w:r>
        <w:r w:rsidRPr="66E8CBC7" w:rsidDel="6D2E2CB2">
          <w:rPr>
            <w:lang w:val="fr-FR"/>
          </w:rPr>
          <w:delText>External</w:delText>
        </w:r>
        <w:r w:rsidRPr="66E8CBC7" w:rsidDel="6D2E2CB2">
          <w:rPr>
            <w:lang w:val="fr-FR"/>
          </w:rPr>
          <w:delText xml:space="preserve"> </w:delText>
        </w:r>
        <w:r w:rsidRPr="66E8CBC7" w:rsidDel="6D2E2CB2">
          <w:rPr>
            <w:lang w:val="fr-FR"/>
          </w:rPr>
          <w:delText>Entities</w:delText>
        </w:r>
        <w:r w:rsidRPr="66E8CBC7" w:rsidDel="6D2E2CB2">
          <w:rPr>
            <w:lang w:val="fr-FR"/>
          </w:rPr>
          <w:delText xml:space="preserve"> (XXE</w:delText>
        </w:r>
        <w:r w:rsidRPr="66E8CBC7" w:rsidDel="6D2E2CB2">
          <w:rPr>
            <w:lang w:val="fr-FR"/>
          </w:rPr>
          <w:delText>):</w:delText>
        </w:r>
      </w:del>
    </w:p>
    <w:p w:rsidR="00343D7B" w:rsidRDefault="009B3078" w14:paraId="2AA0654C" w14:textId="77777777">
      <w:pPr>
        <w:pStyle w:val="ListParagraph"/>
        <w:numPr>
          <w:ilvl w:val="1"/>
          <w:numId w:val="6"/>
        </w:numPr>
        <w:spacing w:line="276" w:lineRule="auto"/>
        <w:jc w:val="left"/>
        <w:rPr>
          <w:del w:author="Ume Sauda Ghanyani" w:date="2025-05-13T07:27:03.464Z" w16du:dateUtc="2025-05-13T07:27:03.464Z" w:id="1286263329"/>
        </w:rPr>
      </w:pPr>
      <w:del w:author="Ume Sauda Ghanyani" w:date="2025-05-13T07:27:03.464Z" w:id="2000382999">
        <w:r w:rsidDel="6D2E2CB2">
          <w:delText>When transmitting tokens as part of HTTP headers, the Relay Service ensures that token validation mechanisms prevent XXE attacks by securely handling and parsing data.</w:delText>
        </w:r>
      </w:del>
    </w:p>
    <w:p w:rsidR="00343D7B" w:rsidRDefault="009B3078" w14:paraId="665AE35B" w14:textId="77777777">
      <w:pPr>
        <w:pStyle w:val="Heading7"/>
        <w:ind w:left="720"/>
        <w:rPr>
          <w:del w:author="Ume Sauda Ghanyani" w:date="2025-05-13T07:27:03.464Z" w16du:dateUtc="2025-05-13T07:27:03.464Z" w:id="976686846"/>
        </w:rPr>
      </w:pPr>
      <w:del w:author="Ume Sauda Ghanyani" w:date="2025-05-13T07:27:03.464Z" w:id="2043829307">
        <w:r w:rsidDel="6D2E2CB2">
          <w:delText xml:space="preserve">A9: </w:delText>
        </w:r>
      </w:del>
      <w:commentRangeStart w:id="368"/>
      <w:commentRangeStart w:id="369"/>
      <w:del w:author="Ume Sauda Ghanyani" w:date="2025-05-13T07:27:03.464Z" w:id="1482922198">
        <w:r w:rsidDel="6D2E2CB2">
          <w:delText>Using Components with Known Vulnerabilities:</w:delText>
        </w:r>
      </w:del>
      <w:commentRangeEnd w:id="368"/>
      <w:r>
        <w:rPr>
          <w:rStyle w:val="CommentReference"/>
        </w:rPr>
        <w:commentReference w:id="368"/>
      </w:r>
      <w:commentRangeEnd w:id="369"/>
      <w:r>
        <w:rPr>
          <w:rStyle w:val="CommentReference"/>
        </w:rPr>
        <w:commentReference w:id="369"/>
      </w:r>
    </w:p>
    <w:p w:rsidR="00343D7B" w:rsidRDefault="009B3078" w14:paraId="47D11697" w14:textId="77777777">
      <w:pPr>
        <w:pStyle w:val="ListParagraph"/>
        <w:numPr>
          <w:ilvl w:val="1"/>
          <w:numId w:val="6"/>
        </w:numPr>
        <w:spacing w:line="276" w:lineRule="auto"/>
        <w:jc w:val="left"/>
        <w:rPr>
          <w:del w:author="Ume Sauda Ghanyani" w:date="2025-05-13T07:27:03.464Z" w16du:dateUtc="2025-05-13T07:27:03.464Z" w:id="1028583571"/>
        </w:rPr>
      </w:pPr>
      <w:del w:author="Ume Sauda Ghanyani" w:date="2025-05-13T07:27:03.464Z" w:id="1415785505">
        <w:r w:rsidDel="6D2E2CB2">
          <w:delText xml:space="preserve">Regular dependency scanning should be performed to ensure that the libraries used for </w:delText>
        </w:r>
      </w:del>
      <w:del w:author="Ume Sauda Ghanyani" w:date="2025-05-08T06:12:00Z" w:id="114409223">
        <w:r w:rsidDel="6D2E2CB2">
          <w:delText>O</w:delText>
        </w:r>
      </w:del>
      <w:del w:author="Ume Sauda Ghanyani" w:date="2025-05-13T07:27:03.464Z" w:id="1045653498">
        <w:r w:rsidDel="6D2E2CB2">
          <w:delText>Auth</w:delText>
        </w:r>
      </w:del>
      <w:del w:author="Ume Sauda Ghanyani" w:date="2025-05-08T06:12:00Z" w:id="71265865">
        <w:r w:rsidDel="6D2E2CB2">
          <w:delText>2</w:delText>
        </w:r>
      </w:del>
      <w:del w:author="Ume Sauda Ghanyani" w:date="2025-05-13T07:27:03.464Z" w:id="254912317">
        <w:r w:rsidDel="6D2E2CB2">
          <w:delText xml:space="preserve"> and JWT handling are free from vulnerabilities.</w:delText>
        </w:r>
      </w:del>
    </w:p>
    <w:p w:rsidR="00343D7B" w:rsidRDefault="00343D7B" w14:paraId="3B5C7459" w14:textId="77777777">
      <w:pPr>
        <w:pStyle w:val="ListParagraph"/>
        <w:spacing w:line="276" w:lineRule="auto"/>
        <w:ind w:left="1440"/>
        <w:jc w:val="left"/>
        <w:rPr>
          <w:del w:author="Ume Sauda Ghanyani" w:date="2025-05-13T07:27:03.463Z" w16du:dateUtc="2025-05-13T07:27:03.463Z" w:id="1463235288"/>
        </w:rPr>
      </w:pPr>
    </w:p>
    <w:p w:rsidR="00343D7B" w:rsidRDefault="009B3078" w14:paraId="64E85DD6" w14:textId="77777777" w14:noSpellErr="1">
      <w:pPr>
        <w:pStyle w:val="Heading5"/>
        <w:rPr>
          <w:del w:author="Ume Sauda Ghanyani" w:date="2025-05-07T08:38:00Z" w16du:dateUtc="2025-05-07T08:38:54Z" w:id="12218913"/>
        </w:rPr>
      </w:pPr>
      <w:del w:author="Ume Sauda Ghanyani" w:date="2025-05-07T08:38:00Z" w:id="270170503">
        <w:r w:rsidDel="169D7A13">
          <w:delText>User-Based Authentication</w:delText>
        </w:r>
      </w:del>
    </w:p>
    <w:p w:rsidR="00343D7B" w:rsidRDefault="009B3078" w14:paraId="4164BCF9" w14:textId="77777777" w14:noSpellErr="1">
      <w:pPr>
        <w:pStyle w:val="ListParagraph"/>
        <w:ind w:left="360"/>
        <w:rPr>
          <w:del w:author="Ume Sauda Ghanyani" w:date="2025-05-07T08:38:00Z" w16du:dateUtc="2025-05-07T08:38:49Z" w:id="668921509"/>
        </w:rPr>
      </w:pPr>
      <w:commentRangeStart w:id="376"/>
      <w:commentRangeStart w:id="377"/>
      <w:del w:author="Ume Sauda Ghanyani" w:date="2025-05-07T08:38:00Z" w:id="136767453">
        <w:r w:rsidDel="169D7A13">
          <w:delText>User-based authentication</w:delText>
        </w:r>
      </w:del>
      <w:commentRangeEnd w:id="376"/>
      <w:r>
        <w:rPr>
          <w:rStyle w:val="CommentReference"/>
        </w:rPr>
        <w:commentReference w:id="376"/>
      </w:r>
      <w:commentRangeEnd w:id="377"/>
      <w:r>
        <w:rPr>
          <w:rStyle w:val="CommentReference"/>
        </w:rPr>
        <w:commentReference w:id="377"/>
      </w:r>
      <w:del w:author="Ume Sauda Ghanyani" w:date="2025-05-12T11:55:54.832Z" w:id="1691545590">
        <w:r w:rsidDel="169D7A13">
          <w:delText xml:space="preserve"> requires each user to authenticate individually before gaining access to the system. </w:delText>
        </w:r>
      </w:del>
      <w:commentRangeStart w:id="380"/>
      <w:del w:author="Ume Sauda Ghanyani" w:date="2025-05-07T08:38:00Z" w:id="1273864554">
        <w:r w:rsidDel="169D7A13">
          <w:delText xml:space="preserve">This can be achieved using </w:delText>
        </w:r>
      </w:del>
      <w:commentRangeStart w:id="381"/>
      <w:del w:author="Ume Sauda Ghanyani" w:date="2025-05-12T11:55:54.832Z" w:id="1440435856">
        <w:r w:rsidDel="169D7A13">
          <w:delText>username/password</w:delText>
        </w:r>
      </w:del>
      <w:commentRangeEnd w:id="381"/>
      <w:r>
        <w:rPr>
          <w:rStyle w:val="CommentReference"/>
        </w:rPr>
        <w:commentReference w:id="381"/>
      </w:r>
      <w:del w:author="Ume Sauda Ghanyani" w:date="2025-05-07T08:38:00Z" w:id="2052300140">
        <w:r w:rsidDel="169D7A13">
          <w:delText>. Once authenticated, users are issued a session or token.</w:delText>
        </w:r>
      </w:del>
      <w:commentRangeEnd w:id="380"/>
      <w:r>
        <w:rPr>
          <w:rStyle w:val="CommentReference"/>
        </w:rPr>
        <w:commentReference w:id="380"/>
      </w:r>
    </w:p>
    <w:p w:rsidR="00343D7B" w:rsidRDefault="009B3078" w14:paraId="50B27B51" w14:textId="77777777" w14:noSpellErr="1">
      <w:pPr>
        <w:pStyle w:val="Heading5"/>
        <w:rPr>
          <w:del w:author="Ume Sauda Ghanyani" w:date="2025-05-07T08:38:00Z" w16du:dateUtc="2025-05-07T08:38:49Z" w:id="1596800106"/>
        </w:rPr>
      </w:pPr>
      <w:del w:author="Ume Sauda Ghanyani" w:date="2025-05-07T08:38:00Z" w:id="2032897984">
        <w:r w:rsidDel="169D7A13">
          <w:delText>OWASP Top Considerations for User-Based Authentication</w:delText>
        </w:r>
      </w:del>
    </w:p>
    <w:p w:rsidR="00343D7B" w:rsidRDefault="009B3078" w14:paraId="6A31AA9D" w14:textId="77777777" w14:noSpellErr="1">
      <w:pPr>
        <w:pStyle w:val="Heading7"/>
        <w:ind w:left="720"/>
        <w:rPr>
          <w:del w:author="Ume Sauda Ghanyani" w:date="2025-05-07T08:38:00Z" w16du:dateUtc="2025-05-07T08:38:49Z" w:id="1998563055"/>
        </w:rPr>
      </w:pPr>
      <w:del w:author="Ume Sauda Ghanyani" w:date="2025-05-07T08:38:00Z" w:id="320728916">
        <w:r w:rsidDel="169D7A13">
          <w:delText>A2: Broken Authentication:</w:delText>
        </w:r>
      </w:del>
    </w:p>
    <w:p w:rsidR="00343D7B" w:rsidRDefault="009B3078" w14:paraId="0E6B4139" w14:textId="77777777" w14:noSpellErr="1">
      <w:pPr>
        <w:pStyle w:val="ListParagraph"/>
        <w:numPr>
          <w:ilvl w:val="1"/>
          <w:numId w:val="7"/>
        </w:numPr>
        <w:spacing w:line="276" w:lineRule="auto"/>
        <w:jc w:val="left"/>
        <w:rPr>
          <w:del w:author="Ume Sauda Ghanyani" w:date="2025-05-07T08:38:00Z" w16du:dateUtc="2025-05-07T08:38:49Z" w:id="1276576208"/>
        </w:rPr>
      </w:pPr>
      <w:del w:author="Ume Sauda Ghanyani" w:date="2025-05-07T08:38:00Z" w:id="1663554046">
        <w:r w:rsidDel="169D7A13">
          <w:delText xml:space="preserve">JWT ensure that only authorized users can access the Relay Service. </w:delText>
        </w:r>
      </w:del>
      <w:commentRangeStart w:id="389"/>
      <w:del w:author="Ume Sauda Ghanyani" w:date="2025-05-12T11:55:54.831Z" w:id="2026377817">
        <w:r w:rsidDel="169D7A13">
          <w:delText>Tokens will be securely stored, and session management will prevent unauthorized access.</w:delText>
        </w:r>
      </w:del>
      <w:commentRangeEnd w:id="389"/>
      <w:r>
        <w:rPr>
          <w:rStyle w:val="CommentReference"/>
        </w:rPr>
        <w:commentReference w:id="389"/>
      </w:r>
    </w:p>
    <w:p w:rsidR="00343D7B" w:rsidRDefault="009B3078" w14:paraId="43B1E8AC" w14:textId="77777777" w14:noSpellErr="1">
      <w:pPr>
        <w:pStyle w:val="Heading7"/>
        <w:ind w:left="720"/>
        <w:rPr>
          <w:del w:author="Ume Sauda Ghanyani" w:date="2025-05-07T08:38:00Z" w16du:dateUtc="2025-05-07T08:38:49Z" w:id="94999061"/>
        </w:rPr>
      </w:pPr>
      <w:del w:author="Ume Sauda Ghanyani" w:date="2025-05-07T08:38:00Z" w:id="1060805343">
        <w:r w:rsidDel="169D7A13">
          <w:delText>A3: Sensitive Data Exposure:</w:delText>
        </w:r>
      </w:del>
    </w:p>
    <w:p w:rsidR="00343D7B" w:rsidRDefault="009B3078" w14:paraId="1B37D478" w14:textId="77777777" w14:noSpellErr="1">
      <w:pPr>
        <w:pStyle w:val="ListParagraph"/>
        <w:numPr>
          <w:ilvl w:val="1"/>
          <w:numId w:val="7"/>
        </w:numPr>
        <w:spacing w:line="276" w:lineRule="auto"/>
        <w:jc w:val="left"/>
        <w:rPr>
          <w:del w:author="Ume Sauda Ghanyani" w:date="2025-05-07T08:38:00Z" w16du:dateUtc="2025-05-07T08:38:49Z" w:id="601622090"/>
        </w:rPr>
      </w:pPr>
      <w:del w:author="Ume Sauda Ghanyani" w:date="2025-05-07T08:38:00Z" w:id="1283749301">
        <w:r w:rsidDel="169D7A13">
          <w:delText>TLS encryption will be used for transmitting sensitive user data (e.g., passwords, tokens). This ensures user credentials are not exposed to unauthorized parties.</w:delText>
        </w:r>
      </w:del>
    </w:p>
    <w:p w:rsidR="00343D7B" w:rsidRDefault="009B3078" w14:paraId="47DECC18" w14:textId="77777777" w14:noSpellErr="1">
      <w:pPr>
        <w:pStyle w:val="Heading7"/>
        <w:ind w:left="720"/>
        <w:rPr>
          <w:del w:author="Ume Sauda Ghanyani" w:date="2025-05-07T08:38:00Z" w16du:dateUtc="2025-05-07T08:38:49Z" w:id="2008940416"/>
        </w:rPr>
      </w:pPr>
      <w:del w:author="Ume Sauda Ghanyani" w:date="2025-05-07T08:38:00Z" w:id="1881623060">
        <w:r w:rsidDel="169D7A13">
          <w:delText>A5: Broken Access Control:</w:delText>
        </w:r>
      </w:del>
    </w:p>
    <w:p w:rsidR="00343D7B" w:rsidRDefault="009B3078" w14:paraId="4948A004" w14:textId="77777777" w14:noSpellErr="1">
      <w:pPr>
        <w:pStyle w:val="ListParagraph"/>
        <w:numPr>
          <w:ilvl w:val="1"/>
          <w:numId w:val="7"/>
        </w:numPr>
        <w:spacing w:line="276" w:lineRule="auto"/>
        <w:jc w:val="left"/>
        <w:rPr>
          <w:del w:author="Ume Sauda Ghanyani" w:date="2025-05-07T08:38:00Z" w16du:dateUtc="2025-05-07T08:38:49Z" w:id="1018730759"/>
        </w:rPr>
      </w:pPr>
      <w:commentRangeStart w:id="397"/>
      <w:del w:author="Ume Sauda Ghanyani" w:date="2025-05-07T08:38:00Z" w:id="610280732">
        <w:r w:rsidDel="169D7A13">
          <w:delText xml:space="preserve">RBAC </w:delText>
        </w:r>
      </w:del>
      <w:commentRangeEnd w:id="397"/>
      <w:r>
        <w:rPr>
          <w:rStyle w:val="CommentReference"/>
        </w:rPr>
        <w:commentReference w:id="397"/>
      </w:r>
      <w:del w:author="Ume Sauda Ghanyani" w:date="2025-05-12T11:55:54.831Z" w:id="500296521">
        <w:r w:rsidDel="169D7A13">
          <w:delText>(Role-Based Access Control) will be enforced, ensuring that only users with the correct permissions can send or receive specific messages through the Relay Service.</w:delText>
        </w:r>
      </w:del>
    </w:p>
    <w:p w:rsidR="00343D7B" w:rsidRDefault="009B3078" w14:paraId="022F977E" w14:textId="77777777" w14:noSpellErr="1">
      <w:pPr>
        <w:pStyle w:val="Heading7"/>
        <w:ind w:left="720"/>
        <w:rPr>
          <w:del w:author="Ume Sauda Ghanyani" w:date="2025-05-07T08:38:00Z" w16du:dateUtc="2025-05-07T08:38:49Z" w:id="797676451"/>
        </w:rPr>
      </w:pPr>
      <w:del w:author="Ume Sauda Ghanyani" w:date="2025-05-07T08:38:00Z" w:id="817695480">
        <w:r w:rsidDel="169D7A13">
          <w:delText>A7: Cross-Site Scripting (XSS):</w:delText>
        </w:r>
      </w:del>
    </w:p>
    <w:p w:rsidR="00343D7B" w:rsidRDefault="009B3078" w14:paraId="76D36EAC" w14:textId="77777777" w14:noSpellErr="1">
      <w:pPr>
        <w:pStyle w:val="ListParagraph"/>
        <w:numPr>
          <w:ilvl w:val="1"/>
          <w:numId w:val="7"/>
        </w:numPr>
        <w:spacing w:line="276" w:lineRule="auto"/>
        <w:jc w:val="left"/>
        <w:rPr>
          <w:del w:author="Ume Sauda Ghanyani" w:date="2025-05-07T08:38:00Z" w16du:dateUtc="2025-05-07T08:38:49Z" w:id="2012256883"/>
        </w:rPr>
      </w:pPr>
      <w:commentRangeStart w:id="403"/>
      <w:del w:author="Ume Sauda Ghanyani" w:date="2025-05-07T08:38:00Z" w:id="1433714199">
        <w:r w:rsidDel="169D7A13">
          <w:delText xml:space="preserve">User inputs (e.g., for username/password) will be sanitized and </w:delText>
        </w:r>
        <w:r w:rsidDel="169D7A13">
          <w:delText>validated</w:delText>
        </w:r>
        <w:r w:rsidDel="169D7A13">
          <w:delText xml:space="preserve"> to prevent XSS attacks. Additionally, Content Security Policy (CSP) headers will be used to mitigate XSS risks.</w:delText>
        </w:r>
      </w:del>
      <w:commentRangeStart w:id="405"/>
      <w:commentRangeStart w:id="406"/>
      <w:commentRangeStart w:id="407"/>
      <w:commentRangeEnd w:id="405"/>
      <w:r>
        <w:rPr>
          <w:rStyle w:val="CommentReference"/>
        </w:rPr>
        <w:commentReference w:id="405"/>
      </w:r>
      <w:commentRangeEnd w:id="406"/>
      <w:r>
        <w:rPr>
          <w:rStyle w:val="CommentReference"/>
        </w:rPr>
        <w:commentReference w:id="406"/>
      </w:r>
      <w:commentRangeEnd w:id="407"/>
      <w:r>
        <w:rPr>
          <w:rStyle w:val="CommentReference"/>
        </w:rPr>
        <w:commentReference w:id="407"/>
      </w:r>
      <w:commentRangeEnd w:id="403"/>
      <w:r>
        <w:rPr>
          <w:rStyle w:val="CommentReference"/>
        </w:rPr>
        <w:commentReference w:id="403"/>
      </w:r>
    </w:p>
    <w:p w:rsidR="00343D7B" w:rsidRDefault="00343D7B" w14:paraId="2849BBA4" w14:textId="77777777">
      <w:pPr>
        <w:rPr>
          <w:del w:author="Ume Sauda Ghanyani" w:date="2025-05-07T08:38:00Z" w16du:dateUtc="2025-05-07T08:38:49Z" w:id="409"/>
        </w:rPr>
      </w:pPr>
    </w:p>
    <w:p w:rsidR="00343D7B" w:rsidRDefault="00343D7B" w14:paraId="2FB0566D" w14:textId="77777777">
      <w:pPr>
        <w:spacing w:after="0"/>
        <w:rPr>
          <w:del w:author="Ume Sauda Ghanyani" w:date="2025-05-07T08:38:00Z" w16du:dateUtc="2025-05-07T08:38:49Z" w:id="410"/>
        </w:rPr>
      </w:pPr>
    </w:p>
    <w:p w:rsidR="4E925C70" w:rsidP="66E8CBC7" w:rsidRDefault="4E925C70" w14:paraId="762F1464" w14:textId="27BBE781">
      <w:pPr>
        <w:pStyle w:val="Heading2"/>
        <w:pageBreakBefore w:val="1"/>
        <w:spacing w:after="0"/>
        <w:jc w:val="left"/>
      </w:pPr>
      <w:bookmarkStart w:name="_Toc596155690" w:id="803785719"/>
      <w:r w:rsidR="06B44C0A">
        <w:rPr/>
        <w:t xml:space="preserve">3.5 Relay Service </w:t>
      </w:r>
      <w:r w:rsidR="06B44C0A">
        <w:rPr/>
        <w:t>Assumptions</w:t>
      </w:r>
      <w:bookmarkEnd w:id="803785719"/>
    </w:p>
    <w:p w:rsidR="4E925C70" w:rsidP="66E8CBC7" w:rsidRDefault="4E925C70" w14:paraId="483664B2" w14:textId="50EBA4E6">
      <w:pPr>
        <w:pageBreakBefore w:val="1"/>
        <w:spacing w:before="240" w:beforeAutospacing="off" w:after="240" w:afterAutospacing="off"/>
        <w:rPr>
          <w:rFonts w:ascii="Microsoft GothicNeo" w:hAnsi="Microsoft GothicNeo" w:eastAsia="Microsoft GothicNeo" w:cs="Microsoft GothicNeo"/>
          <w:b w:val="0"/>
          <w:bCs w:val="0"/>
          <w:noProof w:val="0"/>
          <w:sz w:val="20"/>
          <w:szCs w:val="20"/>
          <w:lang w:val="en-US"/>
        </w:rPr>
        <w:pPrChange w:author="Ume Sauda Ghanyani" w:date="2025-05-13T05:55:48.848Z">
          <w:pPr>
            <w:pStyle w:val="Heading2"/>
          </w:pPr>
        </w:pPrChange>
      </w:pPr>
      <w:r w:rsidRPr="66E8CBC7" w:rsidR="18F49F62">
        <w:rPr>
          <w:rFonts w:ascii="Microsoft GothicNeo" w:hAnsi="Microsoft GothicNeo" w:eastAsia="Microsoft GothicNeo" w:cs="Microsoft GothicNeo"/>
          <w:b w:val="0"/>
          <w:bCs w:val="0"/>
          <w:noProof w:val="0"/>
          <w:sz w:val="20"/>
          <w:szCs w:val="20"/>
          <w:lang w:val="en-US"/>
          <w:rPrChange w:author="Ume Sauda Ghanyani" w:date="2025-05-13T05:56:06.268Z" w:id="1506827931">
            <w:rPr>
              <w:rFonts w:ascii="Microsoft GothicNeo" w:hAnsi="Microsoft GothicNeo" w:eastAsia="Microsoft GothicNeo" w:cs="Microsoft GothicNeo"/>
              <w:noProof w:val="0"/>
              <w:sz w:val="20"/>
              <w:szCs w:val="20"/>
              <w:lang w:val="en-US"/>
            </w:rPr>
          </w:rPrChange>
        </w:rPr>
        <w:t xml:space="preserve">The current design and implementation of the Relay Service are built on a few foundational assumptions </w:t>
      </w:r>
      <w:r w:rsidRPr="66E8CBC7" w:rsidR="18F49F62">
        <w:rPr>
          <w:rFonts w:ascii="Microsoft GothicNeo" w:hAnsi="Microsoft GothicNeo" w:eastAsia="Microsoft GothicNeo" w:cs="Microsoft GothicNeo"/>
          <w:b w:val="0"/>
          <w:bCs w:val="0"/>
          <w:noProof w:val="0"/>
          <w:sz w:val="20"/>
          <w:szCs w:val="20"/>
          <w:lang w:val="en-US"/>
        </w:rPr>
        <w:t>regarding</w:t>
      </w:r>
      <w:r w:rsidRPr="66E8CBC7" w:rsidR="18F49F62">
        <w:rPr>
          <w:rFonts w:ascii="Microsoft GothicNeo" w:hAnsi="Microsoft GothicNeo" w:eastAsia="Microsoft GothicNeo" w:cs="Microsoft GothicNeo"/>
          <w:b w:val="0"/>
          <w:bCs w:val="0"/>
          <w:noProof w:val="0"/>
          <w:sz w:val="20"/>
          <w:szCs w:val="20"/>
          <w:lang w:val="en-US"/>
        </w:rPr>
        <w:t xml:space="preserve"> message routing and delivery patterns across use cases. These assumptions guide architectural boundaries and clarify what is in or out of scope for this release.</w:t>
      </w:r>
    </w:p>
    <w:p w:rsidR="4E925C70" w:rsidP="66E8CBC7" w:rsidRDefault="4E925C70" w14:paraId="394B4AE6" w14:textId="1B6438E6">
      <w:pPr>
        <w:pageBreakBefore w:val="1"/>
        <w:rPr>
          <w:b w:val="0"/>
          <w:bCs w:val="0"/>
        </w:rPr>
      </w:pPr>
    </w:p>
    <w:p w:rsidR="4E925C70" w:rsidP="66E8CBC7" w:rsidRDefault="4E925C70" w14:paraId="07C34316" w14:textId="2522B250">
      <w:pPr>
        <w:pStyle w:val="Heading3"/>
        <w:rPr>
          <w:noProof w:val="0"/>
          <w:lang w:val="en-US"/>
          <w:rPrChange w:author="Ume Sauda Ghanyani" w:date="2025-05-13T05:56:07.443Z" w:id="1067120853">
            <w:rPr>
              <w:rFonts w:ascii="Microsoft GothicNeo" w:hAnsi="Microsoft GothicNeo" w:eastAsia="Microsoft GothicNeo" w:cs="Microsoft GothicNeo"/>
              <w:b w:val="1"/>
              <w:bCs w:val="1"/>
              <w:noProof w:val="0"/>
              <w:sz w:val="28"/>
              <w:szCs w:val="28"/>
              <w:lang w:val="en-US"/>
            </w:rPr>
          </w:rPrChange>
        </w:rPr>
        <w:pPrChange w:author="Ume Sauda Ghanyani" w:date="2025-05-13T06:01:03.515Z">
          <w:pPr/>
        </w:pPrChange>
      </w:pPr>
      <w:bookmarkStart w:name="_Toc546467418" w:id="181000460"/>
      <w:r w:rsidRPr="66E8CBC7" w:rsidR="18F49F62">
        <w:rPr>
          <w:noProof w:val="0"/>
          <w:lang w:val="en-US"/>
          <w:rPrChange w:author="Ume Sauda Ghanyani" w:date="2025-05-13T06:01:03.513Z" w:id="2005195122">
            <w:rPr>
              <w:rFonts w:ascii="Microsoft GothicNeo" w:hAnsi="Microsoft GothicNeo" w:eastAsia="Microsoft GothicNeo" w:cs="Microsoft GothicNeo"/>
              <w:b w:val="1"/>
              <w:bCs w:val="1"/>
              <w:noProof w:val="0"/>
              <w:sz w:val="28"/>
              <w:szCs w:val="28"/>
              <w:lang w:val="en-US"/>
            </w:rPr>
          </w:rPrChange>
        </w:rPr>
        <w:t>U</w:t>
      </w:r>
      <w:r w:rsidRPr="66E8CBC7" w:rsidR="12449EC8">
        <w:rPr>
          <w:noProof w:val="0"/>
          <w:lang w:val="en-US"/>
        </w:rPr>
        <w:t>se Case</w:t>
      </w:r>
      <w:r w:rsidRPr="66E8CBC7" w:rsidR="0DA87ED3">
        <w:rPr>
          <w:noProof w:val="0"/>
          <w:lang w:val="en-US"/>
        </w:rPr>
        <w:t xml:space="preserve"> </w:t>
      </w:r>
      <w:r w:rsidRPr="66E8CBC7" w:rsidR="18F49F62">
        <w:rPr>
          <w:noProof w:val="0"/>
          <w:lang w:val="en-US"/>
          <w:rPrChange w:author="Ume Sauda Ghanyani" w:date="2025-05-13T06:01:03.513Z" w:id="533835466">
            <w:rPr>
              <w:rFonts w:ascii="Microsoft GothicNeo" w:hAnsi="Microsoft GothicNeo" w:eastAsia="Microsoft GothicNeo" w:cs="Microsoft GothicNeo"/>
              <w:b w:val="1"/>
              <w:bCs w:val="1"/>
              <w:noProof w:val="0"/>
              <w:sz w:val="28"/>
              <w:szCs w:val="28"/>
              <w:lang w:val="en-US"/>
            </w:rPr>
          </w:rPrChange>
        </w:rPr>
        <w:t>1</w:t>
      </w:r>
      <w:ins w:author="Ume Sauda Ghanyani" w:date="2025-05-15T11:05:21.846Z" w:id="922378526">
        <w:r w:rsidRPr="66E8CBC7" w:rsidR="2B71B188">
          <w:rPr>
            <w:noProof w:val="0"/>
            <w:lang w:val="en-US"/>
          </w:rPr>
          <w:t>,</w:t>
        </w:r>
      </w:ins>
      <w:del w:author="Ume Sauda Ghanyani" w:date="2025-05-15T11:05:20.832Z" w:id="233369668">
        <w:r w:rsidRPr="66E8CBC7" w:rsidDel="18F49F62">
          <w:rPr>
            <w:noProof w:val="0"/>
            <w:lang w:val="en-US"/>
            <w:rPrChange w:author="Ume Sauda Ghanyani" w:date="2025-05-13T06:01:03.513Z" w:id="707151634">
              <w:rPr>
                <w:rFonts w:ascii="Microsoft GothicNeo" w:hAnsi="Microsoft GothicNeo" w:eastAsia="Microsoft GothicNeo" w:cs="Microsoft GothicNeo"/>
                <w:b w:val="1"/>
                <w:bCs w:val="1"/>
                <w:noProof w:val="0"/>
                <w:sz w:val="28"/>
                <w:szCs w:val="28"/>
                <w:lang w:val="en-US"/>
              </w:rPr>
            </w:rPrChange>
          </w:rPr>
          <w:delText xml:space="preserve"> </w:delText>
        </w:r>
      </w:del>
      <w:del w:author="Ume Sauda Ghanyani" w:date="2025-05-15T11:05:20.695Z" w:id="1845231640">
        <w:r w:rsidRPr="66E8CBC7" w:rsidDel="18F49F62">
          <w:rPr>
            <w:noProof w:val="0"/>
            <w:lang w:val="en-US"/>
            <w:rPrChange w:author="Ume Sauda Ghanyani" w:date="2025-05-13T06:01:03.513Z" w:id="727414066">
              <w:rPr>
                <w:rFonts w:ascii="Microsoft GothicNeo" w:hAnsi="Microsoft GothicNeo" w:eastAsia="Microsoft GothicNeo" w:cs="Microsoft GothicNeo"/>
                <w:b w:val="1"/>
                <w:bCs w:val="1"/>
                <w:noProof w:val="0"/>
                <w:sz w:val="28"/>
                <w:szCs w:val="28"/>
                <w:lang w:val="en-US"/>
              </w:rPr>
            </w:rPrChange>
          </w:rPr>
          <w:delText>a</w:delText>
        </w:r>
      </w:del>
      <w:del w:author="Ume Sauda Ghanyani" w:date="2025-05-15T11:05:20.552Z" w:id="1321143256">
        <w:r w:rsidRPr="66E8CBC7" w:rsidDel="18F49F62">
          <w:rPr>
            <w:noProof w:val="0"/>
            <w:lang w:val="en-US"/>
            <w:rPrChange w:author="Ume Sauda Ghanyani" w:date="2025-05-13T06:01:03.513Z" w:id="2116540137">
              <w:rPr>
                <w:rFonts w:ascii="Microsoft GothicNeo" w:hAnsi="Microsoft GothicNeo" w:eastAsia="Microsoft GothicNeo" w:cs="Microsoft GothicNeo"/>
                <w:b w:val="1"/>
                <w:bCs w:val="1"/>
                <w:noProof w:val="0"/>
                <w:sz w:val="28"/>
                <w:szCs w:val="28"/>
                <w:lang w:val="en-US"/>
              </w:rPr>
            </w:rPrChange>
          </w:rPr>
          <w:delText>n</w:delText>
        </w:r>
      </w:del>
      <w:del w:author="Ume Sauda Ghanyani" w:date="2025-05-15T11:05:20.41Z" w:id="1830841086">
        <w:r w:rsidRPr="66E8CBC7" w:rsidDel="18F49F62">
          <w:rPr>
            <w:noProof w:val="0"/>
            <w:lang w:val="en-US"/>
            <w:rPrChange w:author="Ume Sauda Ghanyani" w:date="2025-05-13T06:01:03.513Z" w:id="1552008099">
              <w:rPr>
                <w:rFonts w:ascii="Microsoft GothicNeo" w:hAnsi="Microsoft GothicNeo" w:eastAsia="Microsoft GothicNeo" w:cs="Microsoft GothicNeo"/>
                <w:b w:val="1"/>
                <w:bCs w:val="1"/>
                <w:noProof w:val="0"/>
                <w:sz w:val="28"/>
                <w:szCs w:val="28"/>
                <w:lang w:val="en-US"/>
              </w:rPr>
            </w:rPrChange>
          </w:rPr>
          <w:delText>d</w:delText>
        </w:r>
      </w:del>
      <w:del w:author="Ume Sauda Ghanyani" w:date="2025-05-15T11:05:20.238Z" w:id="1707680293">
        <w:r w:rsidRPr="66E8CBC7" w:rsidDel="18F49F62">
          <w:rPr>
            <w:noProof w:val="0"/>
            <w:lang w:val="en-US"/>
            <w:rPrChange w:author="Ume Sauda Ghanyani" w:date="2025-05-13T06:01:03.513Z" w:id="1807997476">
              <w:rPr>
                <w:rFonts w:ascii="Microsoft GothicNeo" w:hAnsi="Microsoft GothicNeo" w:eastAsia="Microsoft GothicNeo" w:cs="Microsoft GothicNeo"/>
                <w:b w:val="1"/>
                <w:bCs w:val="1"/>
                <w:noProof w:val="0"/>
                <w:sz w:val="28"/>
                <w:szCs w:val="28"/>
                <w:lang w:val="en-US"/>
              </w:rPr>
            </w:rPrChange>
          </w:rPr>
          <w:delText xml:space="preserve"> </w:delText>
        </w:r>
      </w:del>
      <w:r w:rsidRPr="66E8CBC7" w:rsidR="18F49F62">
        <w:rPr>
          <w:noProof w:val="0"/>
          <w:lang w:val="en-US"/>
          <w:rPrChange w:author="Ume Sauda Ghanyani" w:date="2025-05-13T06:01:03.513Z" w:id="2092234009">
            <w:rPr>
              <w:rFonts w:ascii="Microsoft GothicNeo" w:hAnsi="Microsoft GothicNeo" w:eastAsia="Microsoft GothicNeo" w:cs="Microsoft GothicNeo"/>
              <w:b w:val="1"/>
              <w:bCs w:val="1"/>
              <w:noProof w:val="0"/>
              <w:sz w:val="28"/>
              <w:szCs w:val="28"/>
              <w:lang w:val="en-US"/>
            </w:rPr>
          </w:rPrChange>
        </w:rPr>
        <w:t>U</w:t>
      </w:r>
      <w:r w:rsidRPr="66E8CBC7" w:rsidR="169D78B0">
        <w:rPr>
          <w:noProof w:val="0"/>
          <w:lang w:val="en-US"/>
        </w:rPr>
        <w:t xml:space="preserve">se </w:t>
      </w:r>
      <w:r w:rsidRPr="66E8CBC7" w:rsidR="18F49F62">
        <w:rPr>
          <w:noProof w:val="0"/>
          <w:lang w:val="en-US"/>
          <w:rPrChange w:author="Ume Sauda Ghanyani" w:date="2025-05-13T06:01:03.513Z" w:id="899040902">
            <w:rPr>
              <w:rFonts w:ascii="Microsoft GothicNeo" w:hAnsi="Microsoft GothicNeo" w:eastAsia="Microsoft GothicNeo" w:cs="Microsoft GothicNeo"/>
              <w:b w:val="1"/>
              <w:bCs w:val="1"/>
              <w:noProof w:val="0"/>
              <w:sz w:val="28"/>
              <w:szCs w:val="28"/>
              <w:lang w:val="en-US"/>
            </w:rPr>
          </w:rPrChange>
        </w:rPr>
        <w:t>C</w:t>
      </w:r>
      <w:r w:rsidRPr="66E8CBC7" w:rsidR="3CAA8D76">
        <w:rPr>
          <w:noProof w:val="0"/>
          <w:lang w:val="en-US"/>
        </w:rPr>
        <w:t xml:space="preserve">ase </w:t>
      </w:r>
      <w:r w:rsidRPr="66E8CBC7" w:rsidR="18F49F62">
        <w:rPr>
          <w:noProof w:val="0"/>
          <w:lang w:val="en-US"/>
          <w:rPrChange w:author="Ume Sauda Ghanyani" w:date="2025-05-13T06:01:03.513Z" w:id="1701972448">
            <w:rPr>
              <w:rFonts w:ascii="Microsoft GothicNeo" w:hAnsi="Microsoft GothicNeo" w:eastAsia="Microsoft GothicNeo" w:cs="Microsoft GothicNeo"/>
              <w:b w:val="1"/>
              <w:bCs w:val="1"/>
              <w:noProof w:val="0"/>
              <w:sz w:val="28"/>
              <w:szCs w:val="28"/>
              <w:lang w:val="en-US"/>
            </w:rPr>
          </w:rPrChange>
        </w:rPr>
        <w:t>2</w:t>
      </w:r>
      <w:ins w:author="Ume Sauda Ghanyani" w:date="2025-05-15T11:05:31.257Z" w:id="2041850720">
        <w:r w:rsidRPr="66E8CBC7" w:rsidR="27920A34">
          <w:rPr>
            <w:noProof w:val="0"/>
            <w:lang w:val="en-US"/>
          </w:rPr>
          <w:t xml:space="preserve"> and Use Case 3</w:t>
        </w:r>
      </w:ins>
      <w:r w:rsidRPr="66E8CBC7" w:rsidR="18F49F62">
        <w:rPr>
          <w:noProof w:val="0"/>
          <w:lang w:val="en-US"/>
          <w:rPrChange w:author="Ume Sauda Ghanyani" w:date="2025-05-13T06:01:03.513Z" w:id="1544643932">
            <w:rPr>
              <w:rFonts w:ascii="Microsoft GothicNeo" w:hAnsi="Microsoft GothicNeo" w:eastAsia="Microsoft GothicNeo" w:cs="Microsoft GothicNeo"/>
              <w:b w:val="1"/>
              <w:bCs w:val="1"/>
              <w:noProof w:val="0"/>
              <w:sz w:val="28"/>
              <w:szCs w:val="28"/>
              <w:lang w:val="en-US"/>
            </w:rPr>
          </w:rPrChange>
        </w:rPr>
        <w:t>: One-to-One</w:t>
      </w:r>
      <w:bookmarkEnd w:id="181000460"/>
      <w:r w:rsidRPr="66E8CBC7" w:rsidR="18F49F62">
        <w:rPr>
          <w:noProof w:val="0"/>
          <w:lang w:val="en-US"/>
          <w:rPrChange w:author="Ume Sauda Ghanyani" w:date="2025-05-13T06:01:03.513Z" w:id="1113966949">
            <w:rPr>
              <w:rFonts w:ascii="Microsoft GothicNeo" w:hAnsi="Microsoft GothicNeo" w:eastAsia="Microsoft GothicNeo" w:cs="Microsoft GothicNeo"/>
              <w:b w:val="1"/>
              <w:bCs w:val="1"/>
              <w:noProof w:val="0"/>
              <w:sz w:val="28"/>
              <w:szCs w:val="28"/>
              <w:lang w:val="en-US"/>
            </w:rPr>
          </w:rPrChange>
        </w:rPr>
        <w:t xml:space="preserve"> </w:t>
      </w:r>
    </w:p>
    <w:p w:rsidR="4E925C70" w:rsidP="66E8CBC7" w:rsidRDefault="4E925C70" w14:paraId="365C192B" w14:textId="453AC191">
      <w:pPr>
        <w:pStyle w:val="ListParagraph"/>
        <w:pageBreakBefore w:val="1"/>
        <w:numPr>
          <w:ilvl w:val="0"/>
          <w:numId w:val="14"/>
        </w:numPr>
        <w:spacing w:before="240" w:beforeAutospacing="off" w:after="240" w:afterAutospacing="off"/>
        <w:rPr>
          <w:rFonts w:ascii="Microsoft GothicNeo" w:hAnsi="Microsoft GothicNeo" w:eastAsia="Microsoft GothicNeo" w:cs="Microsoft GothicNeo"/>
          <w:b w:val="0"/>
          <w:bCs w:val="0"/>
          <w:noProof w:val="0"/>
          <w:sz w:val="20"/>
          <w:szCs w:val="20"/>
          <w:lang w:val="en-US"/>
        </w:rPr>
        <w:pPrChange w:author="Ume Sauda Ghanyani" w:date="2025-05-13T05:55:48.869Z">
          <w:pPr>
            <w:pStyle w:val="ListParagraph"/>
            <w:numPr>
              <w:ilvl w:val="0"/>
              <w:numId w:val="14"/>
            </w:numPr>
          </w:pPr>
        </w:pPrChange>
      </w:pPr>
      <w:r w:rsidRPr="66E8CBC7" w:rsidR="18F49F62">
        <w:rPr>
          <w:rFonts w:ascii="Microsoft GothicNeo" w:hAnsi="Microsoft GothicNeo" w:eastAsia="Microsoft GothicNeo" w:cs="Microsoft GothicNeo"/>
          <w:b w:val="0"/>
          <w:bCs w:val="0"/>
          <w:noProof w:val="0"/>
          <w:sz w:val="20"/>
          <w:szCs w:val="20"/>
          <w:lang w:val="en-US"/>
          <w:rPrChange w:author="Ume Sauda Ghanyani" w:date="2025-05-13T05:56:06.27Z" w:id="686230737">
            <w:rPr>
              <w:rFonts w:ascii="Microsoft GothicNeo" w:hAnsi="Microsoft GothicNeo" w:eastAsia="Microsoft GothicNeo" w:cs="Microsoft GothicNeo"/>
              <w:noProof w:val="0"/>
              <w:sz w:val="20"/>
              <w:szCs w:val="20"/>
              <w:lang w:val="en-US"/>
            </w:rPr>
          </w:rPrChange>
        </w:rPr>
        <w:t xml:space="preserve">For </w:t>
      </w:r>
      <w:r w:rsidRPr="66E8CBC7" w:rsidR="18F49F62">
        <w:rPr>
          <w:rFonts w:ascii="Microsoft GothicNeo" w:hAnsi="Microsoft GothicNeo" w:eastAsia="Microsoft GothicNeo" w:cs="Microsoft GothicNeo"/>
          <w:b w:val="0"/>
          <w:bCs w:val="0"/>
          <w:noProof w:val="0"/>
          <w:sz w:val="20"/>
          <w:szCs w:val="20"/>
          <w:lang w:val="en-US"/>
        </w:rPr>
        <w:t>Use Case 1 (Encoded to Encoded)</w:t>
      </w:r>
      <w:r w:rsidRPr="66E8CBC7" w:rsidR="18F49F62">
        <w:rPr>
          <w:rFonts w:ascii="Microsoft GothicNeo" w:hAnsi="Microsoft GothicNeo" w:eastAsia="Microsoft GothicNeo" w:cs="Microsoft GothicNeo"/>
          <w:b w:val="0"/>
          <w:bCs w:val="0"/>
          <w:noProof w:val="0"/>
          <w:sz w:val="20"/>
          <w:szCs w:val="20"/>
          <w:lang w:val="en-US"/>
          <w:rPrChange w:author="Ume Sauda Ghanyani" w:date="2025-05-13T05:56:06.27Z" w:id="1832508640">
            <w:rPr>
              <w:rFonts w:ascii="Microsoft GothicNeo" w:hAnsi="Microsoft GothicNeo" w:eastAsia="Microsoft GothicNeo" w:cs="Microsoft GothicNeo"/>
              <w:noProof w:val="0"/>
              <w:sz w:val="20"/>
              <w:szCs w:val="20"/>
              <w:lang w:val="en-US"/>
            </w:rPr>
          </w:rPrChange>
        </w:rPr>
        <w:t xml:space="preserve"> and </w:t>
      </w:r>
      <w:r w:rsidRPr="66E8CBC7" w:rsidR="18F49F62">
        <w:rPr>
          <w:rFonts w:ascii="Microsoft GothicNeo" w:hAnsi="Microsoft GothicNeo" w:eastAsia="Microsoft GothicNeo" w:cs="Microsoft GothicNeo"/>
          <w:b w:val="0"/>
          <w:bCs w:val="0"/>
          <w:noProof w:val="0"/>
          <w:sz w:val="20"/>
          <w:szCs w:val="20"/>
          <w:lang w:val="en-US"/>
        </w:rPr>
        <w:t>Use Case 2 (Encoded to Raw)</w:t>
      </w:r>
      <w:r w:rsidRPr="66E8CBC7" w:rsidR="18F49F62">
        <w:rPr>
          <w:rFonts w:ascii="Microsoft GothicNeo" w:hAnsi="Microsoft GothicNeo" w:eastAsia="Microsoft GothicNeo" w:cs="Microsoft GothicNeo"/>
          <w:b w:val="0"/>
          <w:bCs w:val="0"/>
          <w:noProof w:val="0"/>
          <w:sz w:val="20"/>
          <w:szCs w:val="20"/>
          <w:lang w:val="en-US"/>
          <w:rPrChange w:author="Ume Sauda Ghanyani" w:date="2025-05-13T05:56:06.27Z" w:id="1512902487">
            <w:rPr>
              <w:rFonts w:ascii="Microsoft GothicNeo" w:hAnsi="Microsoft GothicNeo" w:eastAsia="Microsoft GothicNeo" w:cs="Microsoft GothicNeo"/>
              <w:noProof w:val="0"/>
              <w:sz w:val="20"/>
              <w:szCs w:val="20"/>
              <w:lang w:val="en-US"/>
            </w:rPr>
          </w:rPrChange>
        </w:rPr>
        <w:t>, the message</w:t>
      </w:r>
      <w:r w:rsidRPr="66E8CBC7" w:rsidR="18F49F62">
        <w:rPr>
          <w:rFonts w:ascii="Microsoft GothicNeo" w:hAnsi="Microsoft GothicNeo" w:eastAsia="Microsoft GothicNeo" w:cs="Microsoft GothicNeo"/>
          <w:b w:val="0"/>
          <w:bCs w:val="0"/>
          <w:noProof w:val="0"/>
          <w:sz w:val="20"/>
          <w:szCs w:val="20"/>
          <w:lang w:val="en-US"/>
          <w:rPrChange w:author="Ume Sauda Ghanyani" w:date="2025-05-13T05:56:06.27Z" w:id="336634120">
            <w:rPr>
              <w:rFonts w:ascii="Microsoft GothicNeo" w:hAnsi="Microsoft GothicNeo" w:eastAsia="Microsoft GothicNeo" w:cs="Microsoft GothicNeo"/>
              <w:noProof w:val="0"/>
              <w:sz w:val="20"/>
              <w:szCs w:val="20"/>
              <w:lang w:val="en-US"/>
            </w:rPr>
          </w:rPrChange>
        </w:rPr>
        <w:t xml:space="preserve"> follows a </w:t>
      </w:r>
      <w:r w:rsidRPr="66E8CBC7" w:rsidR="18F49F62">
        <w:rPr>
          <w:rFonts w:ascii="Microsoft GothicNeo" w:hAnsi="Microsoft GothicNeo" w:eastAsia="Microsoft GothicNeo" w:cs="Microsoft GothicNeo"/>
          <w:b w:val="0"/>
          <w:bCs w:val="0"/>
          <w:noProof w:val="0"/>
          <w:sz w:val="20"/>
          <w:szCs w:val="20"/>
          <w:lang w:val="en-US"/>
        </w:rPr>
        <w:t>strict one-to-one pattern</w:t>
      </w:r>
      <w:r w:rsidRPr="66E8CBC7" w:rsidR="18F49F62">
        <w:rPr>
          <w:rFonts w:ascii="Microsoft GothicNeo" w:hAnsi="Microsoft GothicNeo" w:eastAsia="Microsoft GothicNeo" w:cs="Microsoft GothicNeo"/>
          <w:b w:val="0"/>
          <w:bCs w:val="0"/>
          <w:noProof w:val="0"/>
          <w:sz w:val="20"/>
          <w:szCs w:val="20"/>
          <w:lang w:val="en-US"/>
        </w:rPr>
        <w:t>.</w:t>
      </w:r>
    </w:p>
    <w:p w:rsidR="4E925C70" w:rsidP="66E8CBC7" w:rsidRDefault="4E925C70" w14:paraId="4E9F2368" w14:textId="39863208">
      <w:pPr>
        <w:pStyle w:val="ListParagraph"/>
        <w:pageBreakBefore w:val="1"/>
        <w:numPr>
          <w:ilvl w:val="0"/>
          <w:numId w:val="14"/>
        </w:numPr>
        <w:spacing w:before="240" w:beforeAutospacing="off" w:after="240" w:afterAutospacing="off"/>
        <w:rPr>
          <w:rFonts w:ascii="Microsoft GothicNeo" w:hAnsi="Microsoft GothicNeo" w:eastAsia="Microsoft GothicNeo" w:cs="Microsoft GothicNeo"/>
          <w:b w:val="0"/>
          <w:bCs w:val="0"/>
          <w:noProof w:val="0"/>
          <w:sz w:val="20"/>
          <w:szCs w:val="20"/>
          <w:lang w:val="en-US"/>
        </w:rPr>
        <w:pPrChange w:author="Ume Sauda Ghanyani" w:date="2025-05-13T05:55:48.877Z">
          <w:pPr>
            <w:pStyle w:val="ListParagraph"/>
            <w:numPr>
              <w:ilvl w:val="0"/>
              <w:numId w:val="14"/>
            </w:numPr>
          </w:pPr>
        </w:pPrChange>
      </w:pPr>
      <w:r w:rsidRPr="66E8CBC7" w:rsidR="18F49F62">
        <w:rPr>
          <w:rFonts w:ascii="Microsoft GothicNeo" w:hAnsi="Microsoft GothicNeo" w:eastAsia="Microsoft GothicNeo" w:cs="Microsoft GothicNeo"/>
          <w:b w:val="0"/>
          <w:bCs w:val="0"/>
          <w:noProof w:val="0"/>
          <w:sz w:val="20"/>
          <w:szCs w:val="20"/>
          <w:lang w:val="en-US"/>
        </w:rPr>
        <w:t>This means:</w:t>
      </w:r>
    </w:p>
    <w:p w:rsidR="4E925C70" w:rsidP="66E8CBC7" w:rsidRDefault="4E925C70" w14:paraId="776BEF63" w14:textId="48E6ADEB">
      <w:pPr>
        <w:pStyle w:val="ListParagraph"/>
        <w:pageBreakBefore w:val="1"/>
        <w:numPr>
          <w:ilvl w:val="1"/>
          <w:numId w:val="14"/>
        </w:numPr>
        <w:spacing w:before="240" w:beforeAutospacing="off" w:after="240" w:afterAutospacing="off"/>
        <w:rPr>
          <w:rFonts w:ascii="Microsoft GothicNeo" w:hAnsi="Microsoft GothicNeo" w:eastAsia="Microsoft GothicNeo" w:cs="Microsoft GothicNeo"/>
          <w:b w:val="0"/>
          <w:bCs w:val="0"/>
          <w:noProof w:val="0"/>
          <w:sz w:val="20"/>
          <w:szCs w:val="20"/>
          <w:lang w:val="en-US"/>
        </w:rPr>
        <w:pPrChange w:author="Ume Sauda Ghanyani" w:date="2025-05-13T05:55:48.884Z">
          <w:pPr>
            <w:pStyle w:val="ListParagraph"/>
            <w:numPr>
              <w:ilvl w:val="1"/>
              <w:numId w:val="14"/>
            </w:numPr>
          </w:pPr>
        </w:pPrChange>
      </w:pPr>
      <w:r w:rsidRPr="66E8CBC7" w:rsidR="61BCC708">
        <w:rPr>
          <w:rFonts w:ascii="Microsoft GothicNeo" w:hAnsi="Microsoft GothicNeo" w:eastAsia="Microsoft GothicNeo" w:cs="Microsoft GothicNeo"/>
          <w:b w:val="0"/>
          <w:bCs w:val="0"/>
          <w:noProof w:val="0"/>
          <w:sz w:val="20"/>
          <w:szCs w:val="20"/>
          <w:lang w:val="en-US"/>
        </w:rPr>
        <w:t>M</w:t>
      </w:r>
      <w:r w:rsidRPr="66E8CBC7" w:rsidR="18F49F62">
        <w:rPr>
          <w:rFonts w:ascii="Microsoft GothicNeo" w:hAnsi="Microsoft GothicNeo" w:eastAsia="Microsoft GothicNeo" w:cs="Microsoft GothicNeo"/>
          <w:b w:val="0"/>
          <w:bCs w:val="0"/>
          <w:noProof w:val="0"/>
          <w:sz w:val="20"/>
          <w:szCs w:val="20"/>
          <w:lang w:val="en-US"/>
        </w:rPr>
        <w:t>essage</w:t>
      </w:r>
      <w:r w:rsidRPr="66E8CBC7" w:rsidR="42842858">
        <w:rPr>
          <w:rFonts w:ascii="Microsoft GothicNeo" w:hAnsi="Microsoft GothicNeo" w:eastAsia="Microsoft GothicNeo" w:cs="Microsoft GothicNeo"/>
          <w:b w:val="0"/>
          <w:bCs w:val="0"/>
          <w:noProof w:val="0"/>
          <w:sz w:val="20"/>
          <w:szCs w:val="20"/>
          <w:lang w:val="en-US"/>
        </w:rPr>
        <w:t xml:space="preserve">s </w:t>
      </w:r>
      <w:r w:rsidRPr="66E8CBC7" w:rsidR="18F49F62">
        <w:rPr>
          <w:rFonts w:ascii="Microsoft GothicNeo" w:hAnsi="Microsoft GothicNeo" w:eastAsia="Microsoft GothicNeo" w:cs="Microsoft GothicNeo"/>
          <w:b w:val="0"/>
          <w:bCs w:val="0"/>
          <w:noProof w:val="0"/>
          <w:sz w:val="20"/>
          <w:szCs w:val="20"/>
          <w:lang w:val="en-US"/>
          <w:rPrChange w:author="Ume Sauda Ghanyani" w:date="2025-05-13T05:56:06.272Z" w:id="440165701">
            <w:rPr>
              <w:rFonts w:ascii="Microsoft GothicNeo" w:hAnsi="Microsoft GothicNeo" w:eastAsia="Microsoft GothicNeo" w:cs="Microsoft GothicNeo"/>
              <w:noProof w:val="0"/>
              <w:sz w:val="20"/>
              <w:szCs w:val="20"/>
              <w:lang w:val="en-US"/>
            </w:rPr>
          </w:rPrChange>
        </w:rPr>
        <w:t xml:space="preserve">from the source system (e.g., NATS) will be routed to </w:t>
      </w:r>
      <w:r w:rsidRPr="66E8CBC7" w:rsidR="18F49F62">
        <w:rPr>
          <w:rFonts w:ascii="Microsoft GothicNeo" w:hAnsi="Microsoft GothicNeo" w:eastAsia="Microsoft GothicNeo" w:cs="Microsoft GothicNeo"/>
          <w:b w:val="0"/>
          <w:bCs w:val="0"/>
          <w:noProof w:val="0"/>
          <w:sz w:val="20"/>
          <w:szCs w:val="20"/>
          <w:lang w:val="en-US"/>
        </w:rPr>
        <w:t>a single configured destination</w:t>
      </w:r>
      <w:r w:rsidRPr="66E8CBC7" w:rsidR="18F49F62">
        <w:rPr>
          <w:rFonts w:ascii="Microsoft GothicNeo" w:hAnsi="Microsoft GothicNeo" w:eastAsia="Microsoft GothicNeo" w:cs="Microsoft GothicNeo"/>
          <w:b w:val="0"/>
          <w:bCs w:val="0"/>
          <w:noProof w:val="0"/>
          <w:sz w:val="20"/>
          <w:szCs w:val="20"/>
          <w:lang w:val="en-US"/>
        </w:rPr>
        <w:t>, based on the producer configuration.</w:t>
      </w:r>
    </w:p>
    <w:p w:rsidR="4E925C70" w:rsidP="66E8CBC7" w:rsidRDefault="4E925C70" w14:paraId="2DF745B5" w14:textId="5D760F6E">
      <w:pPr>
        <w:pStyle w:val="ListParagraph"/>
        <w:pageBreakBefore w:val="1"/>
        <w:numPr>
          <w:ilvl w:val="1"/>
          <w:numId w:val="14"/>
        </w:numPr>
        <w:spacing w:before="240" w:beforeAutospacing="off" w:after="240" w:afterAutospacing="off"/>
        <w:rPr>
          <w:rFonts w:ascii="Microsoft GothicNeo" w:hAnsi="Microsoft GothicNeo" w:eastAsia="Microsoft GothicNeo" w:cs="Microsoft GothicNeo"/>
          <w:b w:val="0"/>
          <w:bCs w:val="0"/>
          <w:noProof w:val="0"/>
          <w:sz w:val="20"/>
          <w:szCs w:val="20"/>
          <w:lang w:val="en-US"/>
        </w:rPr>
        <w:pPrChange w:author="Ume Sauda Ghanyani" w:date="2025-05-13T05:55:48.89Z">
          <w:pPr>
            <w:pStyle w:val="ListParagraph"/>
            <w:numPr>
              <w:ilvl w:val="1"/>
              <w:numId w:val="14"/>
            </w:numPr>
          </w:pPr>
        </w:pPrChange>
      </w:pPr>
      <w:r w:rsidRPr="66E8CBC7" w:rsidR="18F49F62">
        <w:rPr>
          <w:rFonts w:ascii="Microsoft GothicNeo" w:hAnsi="Microsoft GothicNeo" w:eastAsia="Microsoft GothicNeo" w:cs="Microsoft GothicNeo"/>
          <w:b w:val="0"/>
          <w:bCs w:val="0"/>
          <w:noProof w:val="0"/>
          <w:sz w:val="20"/>
          <w:szCs w:val="20"/>
          <w:lang w:val="en-US"/>
          <w:rPrChange w:author="Ume Sauda Ghanyani" w:date="2025-05-13T05:56:06.272Z" w:id="58485061">
            <w:rPr>
              <w:rFonts w:ascii="Microsoft GothicNeo" w:hAnsi="Microsoft GothicNeo" w:eastAsia="Microsoft GothicNeo" w:cs="Microsoft GothicNeo"/>
              <w:noProof w:val="0"/>
              <w:sz w:val="20"/>
              <w:szCs w:val="20"/>
              <w:lang w:val="en-US"/>
            </w:rPr>
          </w:rPrChange>
        </w:rPr>
        <w:t xml:space="preserve">The message will not be duplicated or </w:t>
      </w:r>
      <w:r w:rsidRPr="66E8CBC7" w:rsidR="18F49F62">
        <w:rPr>
          <w:rFonts w:ascii="Microsoft GothicNeo" w:hAnsi="Microsoft GothicNeo" w:eastAsia="Microsoft GothicNeo" w:cs="Microsoft GothicNeo"/>
          <w:b w:val="0"/>
          <w:bCs w:val="0"/>
          <w:noProof w:val="0"/>
          <w:sz w:val="20"/>
          <w:szCs w:val="20"/>
          <w:lang w:val="en-US"/>
        </w:rPr>
        <w:t>forwarded</w:t>
      </w:r>
      <w:r w:rsidRPr="66E8CBC7" w:rsidR="18F49F62">
        <w:rPr>
          <w:rFonts w:ascii="Microsoft GothicNeo" w:hAnsi="Microsoft GothicNeo" w:eastAsia="Microsoft GothicNeo" w:cs="Microsoft GothicNeo"/>
          <w:b w:val="0"/>
          <w:bCs w:val="0"/>
          <w:noProof w:val="0"/>
          <w:sz w:val="20"/>
          <w:szCs w:val="20"/>
          <w:lang w:val="en-US"/>
        </w:rPr>
        <w:t xml:space="preserve"> to multiple endpoints in parallel.</w:t>
      </w:r>
    </w:p>
    <w:p w:rsidR="4E925C70" w:rsidP="66E8CBC7" w:rsidRDefault="4E925C70" w14:paraId="52AA3D92" w14:textId="12D1455B">
      <w:pPr>
        <w:pStyle w:val="ListParagraph"/>
        <w:pageBreakBefore w:val="1"/>
        <w:numPr>
          <w:ilvl w:val="0"/>
          <w:numId w:val="14"/>
        </w:numPr>
        <w:spacing w:before="240" w:beforeAutospacing="off" w:after="240" w:afterAutospacing="off"/>
        <w:rPr>
          <w:rFonts w:ascii="Microsoft GothicNeo" w:hAnsi="Microsoft GothicNeo" w:eastAsia="Microsoft GothicNeo" w:cs="Microsoft GothicNeo"/>
          <w:b w:val="0"/>
          <w:bCs w:val="0"/>
          <w:noProof w:val="0"/>
          <w:sz w:val="20"/>
          <w:szCs w:val="20"/>
          <w:lang w:val="en-US"/>
        </w:rPr>
        <w:pPrChange w:author="Ume Sauda Ghanyani" w:date="2025-05-13T05:55:48.894Z">
          <w:pPr>
            <w:pStyle w:val="ListParagraph"/>
            <w:numPr>
              <w:ilvl w:val="0"/>
              <w:numId w:val="14"/>
            </w:numPr>
          </w:pPr>
        </w:pPrChange>
      </w:pPr>
      <w:r w:rsidRPr="66E8CBC7" w:rsidR="18F49F62">
        <w:rPr>
          <w:rFonts w:ascii="Microsoft GothicNeo" w:hAnsi="Microsoft GothicNeo" w:eastAsia="Microsoft GothicNeo" w:cs="Microsoft GothicNeo"/>
          <w:b w:val="0"/>
          <w:bCs w:val="0"/>
          <w:noProof w:val="0"/>
          <w:sz w:val="20"/>
          <w:szCs w:val="20"/>
          <w:lang w:val="en-US"/>
          <w:rPrChange w:author="Ume Sauda Ghanyani" w:date="2025-05-13T05:56:06.273Z" w:id="1197825558">
            <w:rPr>
              <w:rFonts w:ascii="Microsoft GothicNeo" w:hAnsi="Microsoft GothicNeo" w:eastAsia="Microsoft GothicNeo" w:cs="Microsoft GothicNeo"/>
              <w:noProof w:val="0"/>
              <w:sz w:val="20"/>
              <w:szCs w:val="20"/>
              <w:lang w:val="en-US"/>
            </w:rPr>
          </w:rPrChange>
        </w:rPr>
        <w:t xml:space="preserve">This simplifies routing logic and ensures </w:t>
      </w:r>
      <w:r w:rsidRPr="66E8CBC7" w:rsidR="18F49F62">
        <w:rPr>
          <w:rFonts w:ascii="Microsoft GothicNeo" w:hAnsi="Microsoft GothicNeo" w:eastAsia="Microsoft GothicNeo" w:cs="Microsoft GothicNeo"/>
          <w:b w:val="0"/>
          <w:bCs w:val="0"/>
          <w:noProof w:val="0"/>
          <w:sz w:val="20"/>
          <w:szCs w:val="20"/>
          <w:lang w:val="en-US"/>
        </w:rPr>
        <w:t>deterministic behavior</w:t>
      </w:r>
      <w:r w:rsidRPr="66E8CBC7" w:rsidR="18F49F62">
        <w:rPr>
          <w:rFonts w:ascii="Microsoft GothicNeo" w:hAnsi="Microsoft GothicNeo" w:eastAsia="Microsoft GothicNeo" w:cs="Microsoft GothicNeo"/>
          <w:b w:val="0"/>
          <w:bCs w:val="0"/>
          <w:noProof w:val="0"/>
          <w:sz w:val="20"/>
          <w:szCs w:val="20"/>
          <w:lang w:val="en-US"/>
        </w:rPr>
        <w:t>, making it easier to manage delivery guarantees, format expectations, and failure handling.</w:t>
      </w:r>
    </w:p>
    <w:p w:rsidR="4E925C70" w:rsidP="66E8CBC7" w:rsidRDefault="4E925C70" w14:paraId="71C88549" w14:textId="5E837EDA">
      <w:pPr>
        <w:pStyle w:val="ListParagraph"/>
        <w:pageBreakBefore w:val="1"/>
        <w:numPr>
          <w:ilvl w:val="0"/>
          <w:numId w:val="14"/>
        </w:numPr>
        <w:spacing w:before="240" w:beforeAutospacing="off" w:after="240" w:afterAutospacing="off"/>
        <w:rPr>
          <w:rFonts w:ascii="Microsoft GothicNeo" w:hAnsi="Microsoft GothicNeo" w:eastAsia="Microsoft GothicNeo" w:cs="Microsoft GothicNeo"/>
          <w:b w:val="0"/>
          <w:bCs w:val="0"/>
          <w:noProof w:val="0"/>
          <w:sz w:val="20"/>
          <w:szCs w:val="20"/>
          <w:lang w:val="en-US"/>
        </w:rPr>
        <w:pPrChange w:author="Ume Sauda Ghanyani" w:date="2025-05-13T05:55:48.902Z">
          <w:pPr>
            <w:pStyle w:val="ListParagraph"/>
            <w:numPr>
              <w:ilvl w:val="0"/>
              <w:numId w:val="14"/>
            </w:numPr>
          </w:pPr>
        </w:pPrChange>
      </w:pPr>
      <w:r w:rsidRPr="66E8CBC7" w:rsidR="18F49F62">
        <w:rPr>
          <w:rFonts w:ascii="Microsoft GothicNeo" w:hAnsi="Microsoft GothicNeo" w:eastAsia="Microsoft GothicNeo" w:cs="Microsoft GothicNeo"/>
          <w:b w:val="0"/>
          <w:bCs w:val="0"/>
          <w:noProof w:val="0"/>
          <w:sz w:val="20"/>
          <w:szCs w:val="20"/>
          <w:lang w:val="en-US"/>
        </w:rPr>
        <w:t>Examples:</w:t>
      </w:r>
    </w:p>
    <w:p w:rsidR="4E925C70" w:rsidP="66E8CBC7" w:rsidRDefault="4E925C70" w14:paraId="7BAAE139" w14:textId="066114A2">
      <w:pPr>
        <w:pStyle w:val="ListParagraph"/>
        <w:pageBreakBefore w:val="1"/>
        <w:numPr>
          <w:ilvl w:val="1"/>
          <w:numId w:val="14"/>
        </w:numPr>
        <w:spacing w:before="240" w:beforeAutospacing="off" w:after="240" w:afterAutospacing="off"/>
        <w:rPr>
          <w:rFonts w:ascii="Microsoft GothicNeo" w:hAnsi="Microsoft GothicNeo" w:eastAsia="Microsoft GothicNeo" w:cs="Microsoft GothicNeo"/>
          <w:b w:val="0"/>
          <w:bCs w:val="0"/>
          <w:noProof w:val="0"/>
          <w:sz w:val="20"/>
          <w:szCs w:val="20"/>
          <w:lang w:val="en-US"/>
        </w:rPr>
        <w:pPrChange w:author="Ume Sauda Ghanyani" w:date="2025-05-13T05:55:48.907Z">
          <w:pPr>
            <w:pStyle w:val="ListParagraph"/>
            <w:numPr>
              <w:ilvl w:val="1"/>
              <w:numId w:val="14"/>
            </w:numPr>
          </w:pPr>
        </w:pPrChange>
      </w:pPr>
      <w:r w:rsidRPr="66E8CBC7" w:rsidR="18F49F62">
        <w:rPr>
          <w:rFonts w:ascii="Microsoft GothicNeo" w:hAnsi="Microsoft GothicNeo" w:eastAsia="Microsoft GothicNeo" w:cs="Microsoft GothicNeo"/>
          <w:b w:val="0"/>
          <w:bCs w:val="0"/>
          <w:noProof w:val="0"/>
          <w:sz w:val="20"/>
          <w:szCs w:val="20"/>
          <w:lang w:val="en-US"/>
          <w:rPrChange w:author="Ume Sauda Ghanyani" w:date="2025-05-13T05:56:06.274Z" w:id="2104795524">
            <w:rPr>
              <w:rFonts w:ascii="Microsoft GothicNeo" w:hAnsi="Microsoft GothicNeo" w:eastAsia="Microsoft GothicNeo" w:cs="Microsoft GothicNeo"/>
              <w:noProof w:val="0"/>
              <w:sz w:val="20"/>
              <w:szCs w:val="20"/>
              <w:lang w:val="en-US"/>
            </w:rPr>
          </w:rPrChange>
        </w:rPr>
        <w:t xml:space="preserve">A </w:t>
      </w:r>
      <w:r w:rsidRPr="66E8CBC7" w:rsidR="18F49F62">
        <w:rPr>
          <w:rFonts w:ascii="Microsoft GothicNeo" w:hAnsi="Microsoft GothicNeo" w:eastAsia="Microsoft GothicNeo" w:cs="Microsoft GothicNeo"/>
          <w:b w:val="0"/>
          <w:bCs w:val="0"/>
          <w:noProof w:val="0"/>
          <w:sz w:val="20"/>
          <w:szCs w:val="20"/>
          <w:lang w:val="en-US"/>
        </w:rPr>
        <w:t>Protobuf</w:t>
      </w:r>
      <w:r w:rsidRPr="66E8CBC7" w:rsidR="18F49F62">
        <w:rPr>
          <w:rFonts w:ascii="Microsoft GothicNeo" w:hAnsi="Microsoft GothicNeo" w:eastAsia="Microsoft GothicNeo" w:cs="Microsoft GothicNeo"/>
          <w:b w:val="0"/>
          <w:bCs w:val="0"/>
          <w:noProof w:val="0"/>
          <w:sz w:val="20"/>
          <w:szCs w:val="20"/>
          <w:lang w:val="en-US"/>
        </w:rPr>
        <w:t xml:space="preserve"> message from NATS is sent to a specific Kafka topic.</w:t>
      </w:r>
    </w:p>
    <w:p w:rsidR="4E925C70" w:rsidP="66E8CBC7" w:rsidRDefault="4E925C70" w14:paraId="2124970B" w14:textId="6150A421">
      <w:pPr>
        <w:pStyle w:val="ListParagraph"/>
        <w:pageBreakBefore w:val="1"/>
        <w:numPr>
          <w:ilvl w:val="1"/>
          <w:numId w:val="14"/>
        </w:numPr>
        <w:spacing w:before="240" w:beforeAutospacing="off" w:after="240" w:afterAutospacing="off"/>
        <w:rPr>
          <w:rFonts w:ascii="Microsoft GothicNeo" w:hAnsi="Microsoft GothicNeo" w:eastAsia="Microsoft GothicNeo" w:cs="Microsoft GothicNeo"/>
          <w:b w:val="0"/>
          <w:bCs w:val="0"/>
          <w:noProof w:val="0"/>
          <w:sz w:val="20"/>
          <w:szCs w:val="20"/>
          <w:lang w:val="en-US"/>
        </w:rPr>
        <w:pPrChange w:author="Ume Sauda Ghanyani" w:date="2025-05-13T05:55:48.915Z">
          <w:pPr>
            <w:pStyle w:val="ListParagraph"/>
            <w:numPr>
              <w:ilvl w:val="1"/>
              <w:numId w:val="14"/>
            </w:numPr>
          </w:pPr>
        </w:pPrChange>
      </w:pPr>
      <w:r w:rsidRPr="66E8CBC7" w:rsidR="18F49F62">
        <w:rPr>
          <w:rFonts w:ascii="Microsoft GothicNeo" w:hAnsi="Microsoft GothicNeo" w:eastAsia="Microsoft GothicNeo" w:cs="Microsoft GothicNeo"/>
          <w:b w:val="0"/>
          <w:bCs w:val="0"/>
          <w:noProof w:val="0"/>
          <w:sz w:val="20"/>
          <w:szCs w:val="20"/>
          <w:lang w:val="en-US"/>
        </w:rPr>
        <w:t>A decoded JSON message is sent to one REST API endpoint.</w:t>
      </w:r>
    </w:p>
    <w:p w:rsidR="4E925C70" w:rsidP="66E8CBC7" w:rsidRDefault="4E925C70" w14:paraId="0DB5B437" w14:textId="2286969D">
      <w:pPr>
        <w:pageBreakBefore w:val="1"/>
        <w:rPr>
          <w:b w:val="0"/>
          <w:bCs w:val="0"/>
        </w:rPr>
      </w:pPr>
    </w:p>
    <w:p w:rsidR="4E925C70" w:rsidP="66E8CBC7" w:rsidRDefault="4E925C70" w14:paraId="5F863FBD" w14:textId="2A32F468">
      <w:pPr>
        <w:pStyle w:val="Heading3"/>
        <w:rPr>
          <w:del w:author="Ume Sauda Ghanyani" w:date="2025-05-15T05:48:44.05Z" w16du:dateUtc="2025-05-15T05:48:44.05Z" w:id="499910594"/>
          <w:rFonts w:ascii="Microsoft GothicNeo" w:hAnsi="Microsoft GothicNeo" w:eastAsia="Microsoft GothicNeo" w:cs="Microsoft GothicNeo"/>
          <w:b w:val="0"/>
          <w:bCs w:val="0"/>
          <w:noProof w:val="0"/>
          <w:sz w:val="28"/>
          <w:szCs w:val="28"/>
          <w:lang w:val="en-US"/>
          <w:rPrChange w:author="Ume Sauda Ghanyani" w:date="2025-05-13T05:56:07.455Z" w:id="130876055">
            <w:rPr>
              <w:del w:author="Ume Sauda Ghanyani" w:date="2025-05-15T05:48:44.05Z" w16du:dateUtc="2025-05-15T05:48:44.05Z" w:id="1330372850"/>
              <w:rFonts w:ascii="Microsoft GothicNeo" w:hAnsi="Microsoft GothicNeo" w:eastAsia="Microsoft GothicNeo" w:cs="Microsoft GothicNeo"/>
              <w:b w:val="1"/>
              <w:bCs w:val="1"/>
              <w:noProof w:val="0"/>
              <w:sz w:val="28"/>
              <w:szCs w:val="28"/>
              <w:lang w:val="en-US"/>
            </w:rPr>
          </w:rPrChange>
        </w:rPr>
        <w:pPrChange w:author="Ume Sauda Ghanyani" w:date="2025-05-13T06:00:57.883Z">
          <w:pPr/>
        </w:pPrChange>
      </w:pPr>
      <w:bookmarkStart w:name="_Toc1876648843" w:id="2103982640"/>
      <w:del w:author="Ume Sauda Ghanyani" w:date="2025-05-15T05:48:44.05Z" w:id="171585221">
        <w:r w:rsidRPr="66E8CBC7" w:rsidDel="18F49F62">
          <w:rPr>
            <w:noProof w:val="0"/>
            <w:lang w:val="en-US"/>
            <w:rPrChange w:author="Ume Sauda Ghanyani" w:date="2025-05-13T06:00:57.881Z" w:id="1027738021">
              <w:rPr>
                <w:rFonts w:ascii="Microsoft GothicNeo" w:hAnsi="Microsoft GothicNeo" w:eastAsia="Microsoft GothicNeo" w:cs="Microsoft GothicNeo"/>
                <w:b w:val="1"/>
                <w:bCs w:val="1"/>
                <w:noProof w:val="0"/>
                <w:sz w:val="28"/>
                <w:szCs w:val="28"/>
                <w:lang w:val="en-US"/>
              </w:rPr>
            </w:rPrChange>
          </w:rPr>
          <w:delText>UC3: One-to-Many (Theoretical)</w:delText>
        </w:r>
      </w:del>
      <w:bookmarkEnd w:id="2103982640"/>
    </w:p>
    <w:p w:rsidR="4E925C70" w:rsidP="66E8CBC7" w:rsidRDefault="4E925C70" w14:paraId="034DD06B" w14:textId="3B282C4D">
      <w:pPr>
        <w:pStyle w:val="ListParagraph"/>
        <w:pageBreakBefore w:val="1"/>
        <w:numPr>
          <w:ilvl w:val="0"/>
          <w:numId w:val="15"/>
        </w:numPr>
        <w:spacing w:before="240" w:beforeAutospacing="off" w:after="240" w:afterAutospacing="off"/>
        <w:rPr>
          <w:del w:author="Ume Sauda Ghanyani" w:date="2025-05-15T05:48:44.048Z" w16du:dateUtc="2025-05-15T05:48:44.048Z" w:id="502470435"/>
          <w:rFonts w:ascii="Microsoft GothicNeo" w:hAnsi="Microsoft GothicNeo" w:eastAsia="Microsoft GothicNeo" w:cs="Microsoft GothicNeo"/>
          <w:b w:val="0"/>
          <w:bCs w:val="0"/>
          <w:noProof w:val="0"/>
          <w:sz w:val="20"/>
          <w:szCs w:val="20"/>
          <w:lang w:val="en-US"/>
        </w:rPr>
        <w:pPrChange w:author="Ume Sauda Ghanyani" w:date="2025-05-13T05:55:48.926Z">
          <w:pPr>
            <w:pStyle w:val="ListParagraph"/>
            <w:numPr>
              <w:ilvl w:val="0"/>
              <w:numId w:val="15"/>
            </w:numPr>
          </w:pPr>
        </w:pPrChange>
      </w:pPr>
      <w:del w:author="Ume Sauda Ghanyani" w:date="2025-05-15T05:48:44.049Z" w:id="1090936819">
        <w:r w:rsidRPr="66E8CBC7" w:rsidDel="18F49F62">
          <w:rPr>
            <w:rFonts w:ascii="Microsoft GothicNeo" w:hAnsi="Microsoft GothicNeo" w:eastAsia="Microsoft GothicNeo" w:cs="Microsoft GothicNeo"/>
            <w:b w:val="0"/>
            <w:bCs w:val="0"/>
            <w:noProof w:val="0"/>
            <w:sz w:val="20"/>
            <w:szCs w:val="20"/>
            <w:lang w:val="en-US"/>
          </w:rPr>
          <w:delText>Use Case 3 (Dynamic format and destination routing)</w:delText>
        </w:r>
        <w:r w:rsidRPr="66E8CBC7" w:rsidDel="18F49F62">
          <w:rPr>
            <w:rFonts w:ascii="Microsoft GothicNeo" w:hAnsi="Microsoft GothicNeo" w:eastAsia="Microsoft GothicNeo" w:cs="Microsoft GothicNeo"/>
            <w:b w:val="0"/>
            <w:bCs w:val="0"/>
            <w:noProof w:val="0"/>
            <w:sz w:val="20"/>
            <w:szCs w:val="20"/>
            <w:lang w:val="en-US"/>
            <w:rPrChange w:author="Ume Sauda Ghanyani" w:date="2025-05-13T05:56:06.275Z" w:id="1820833496">
              <w:rPr>
                <w:rFonts w:ascii="Microsoft GothicNeo" w:hAnsi="Microsoft GothicNeo" w:eastAsia="Microsoft GothicNeo" w:cs="Microsoft GothicNeo"/>
                <w:noProof w:val="0"/>
                <w:sz w:val="20"/>
                <w:szCs w:val="20"/>
                <w:lang w:val="en-US"/>
              </w:rPr>
            </w:rPrChange>
          </w:rPr>
          <w:delText xml:space="preserve"> introduces the possibility of </w:delText>
        </w:r>
      </w:del>
      <w:commentRangeStart w:id="1356105121"/>
      <w:del w:author="Ume Sauda Ghanyani" w:date="2025-05-15T05:48:44.049Z" w:id="1972982362">
        <w:r w:rsidRPr="66E8CBC7" w:rsidDel="18F49F62">
          <w:rPr>
            <w:rFonts w:ascii="Microsoft GothicNeo" w:hAnsi="Microsoft GothicNeo" w:eastAsia="Microsoft GothicNeo" w:cs="Microsoft GothicNeo"/>
            <w:b w:val="0"/>
            <w:bCs w:val="0"/>
            <w:noProof w:val="0"/>
            <w:sz w:val="20"/>
            <w:szCs w:val="20"/>
            <w:lang w:val="en-US"/>
          </w:rPr>
          <w:delText>one-to-many routing</w:delText>
        </w:r>
      </w:del>
      <w:commentRangeEnd w:id="1356105121"/>
      <w:r>
        <w:rPr>
          <w:rStyle w:val="CommentReference"/>
        </w:rPr>
        <w:commentReference w:id="1356105121"/>
      </w:r>
      <w:del w:author="Ume Sauda Ghanyani" w:date="2025-05-15T05:48:44.049Z" w:id="1450427282">
        <w:r w:rsidRPr="66E8CBC7" w:rsidDel="18F49F62">
          <w:rPr>
            <w:rFonts w:ascii="Microsoft GothicNeo" w:hAnsi="Microsoft GothicNeo" w:eastAsia="Microsoft GothicNeo" w:cs="Microsoft GothicNeo"/>
            <w:b w:val="0"/>
            <w:bCs w:val="0"/>
            <w:noProof w:val="0"/>
            <w:sz w:val="20"/>
            <w:szCs w:val="20"/>
            <w:lang w:val="en-US"/>
          </w:rPr>
          <w:delText>, where:</w:delText>
        </w:r>
      </w:del>
    </w:p>
    <w:p w:rsidR="4E925C70" w:rsidP="66E8CBC7" w:rsidRDefault="4E925C70" w14:paraId="2FB8F046" w14:textId="43B5E95A">
      <w:pPr>
        <w:pStyle w:val="ListParagraph"/>
        <w:pageBreakBefore w:val="1"/>
        <w:numPr>
          <w:ilvl w:val="1"/>
          <w:numId w:val="15"/>
        </w:numPr>
        <w:spacing w:before="240" w:beforeAutospacing="off" w:after="240" w:afterAutospacing="off"/>
        <w:rPr>
          <w:del w:author="Ume Sauda Ghanyani" w:date="2025-05-15T05:48:44.047Z" w16du:dateUtc="2025-05-15T05:48:44.047Z" w:id="470386199"/>
          <w:rFonts w:ascii="Microsoft GothicNeo" w:hAnsi="Microsoft GothicNeo" w:eastAsia="Microsoft GothicNeo" w:cs="Microsoft GothicNeo"/>
          <w:b w:val="0"/>
          <w:bCs w:val="0"/>
          <w:noProof w:val="0"/>
          <w:sz w:val="20"/>
          <w:szCs w:val="20"/>
          <w:lang w:val="en-US"/>
        </w:rPr>
        <w:pPrChange w:author="Ume Sauda Ghanyani" w:date="2025-05-13T05:55:48.932Z">
          <w:pPr>
            <w:pStyle w:val="ListParagraph"/>
            <w:numPr>
              <w:ilvl w:val="1"/>
              <w:numId w:val="15"/>
            </w:numPr>
          </w:pPr>
        </w:pPrChange>
      </w:pPr>
      <w:del w:author="Ume Sauda Ghanyani" w:date="2025-05-15T05:48:44.048Z" w:id="352096980">
        <w:r w:rsidRPr="66E8CBC7" w:rsidDel="18F49F62">
          <w:rPr>
            <w:rFonts w:ascii="Microsoft GothicNeo" w:hAnsi="Microsoft GothicNeo" w:eastAsia="Microsoft GothicNeo" w:cs="Microsoft GothicNeo"/>
            <w:b w:val="0"/>
            <w:bCs w:val="0"/>
            <w:noProof w:val="0"/>
            <w:sz w:val="20"/>
            <w:szCs w:val="20"/>
            <w:lang w:val="en-US"/>
            <w:rPrChange w:author="Ume Sauda Ghanyani" w:date="2025-05-13T05:56:06.275Z" w:id="1290464433">
              <w:rPr>
                <w:rFonts w:ascii="Microsoft GothicNeo" w:hAnsi="Microsoft GothicNeo" w:eastAsia="Microsoft GothicNeo" w:cs="Microsoft GothicNeo"/>
                <w:noProof w:val="0"/>
                <w:sz w:val="20"/>
                <w:szCs w:val="20"/>
                <w:lang w:val="en-US"/>
              </w:rPr>
            </w:rPrChange>
          </w:rPr>
          <w:delText xml:space="preserve">A single message could be </w:delText>
        </w:r>
        <w:r w:rsidRPr="66E8CBC7" w:rsidDel="18F49F62">
          <w:rPr>
            <w:rFonts w:ascii="Microsoft GothicNeo" w:hAnsi="Microsoft GothicNeo" w:eastAsia="Microsoft GothicNeo" w:cs="Microsoft GothicNeo"/>
            <w:b w:val="0"/>
            <w:bCs w:val="0"/>
            <w:noProof w:val="0"/>
            <w:sz w:val="20"/>
            <w:szCs w:val="20"/>
            <w:lang w:val="en-US"/>
          </w:rPr>
          <w:delText>forwarded</w:delText>
        </w:r>
        <w:r w:rsidRPr="66E8CBC7" w:rsidDel="18F49F62">
          <w:rPr>
            <w:rFonts w:ascii="Microsoft GothicNeo" w:hAnsi="Microsoft GothicNeo" w:eastAsia="Microsoft GothicNeo" w:cs="Microsoft GothicNeo"/>
            <w:b w:val="0"/>
            <w:bCs w:val="0"/>
            <w:noProof w:val="0"/>
            <w:sz w:val="20"/>
            <w:szCs w:val="20"/>
            <w:lang w:val="en-US"/>
            <w:rPrChange w:author="Ume Sauda Ghanyani" w:date="2025-05-13T05:56:06.275Z" w:id="1126935165">
              <w:rPr>
                <w:rFonts w:ascii="Microsoft GothicNeo" w:hAnsi="Microsoft GothicNeo" w:eastAsia="Microsoft GothicNeo" w:cs="Microsoft GothicNeo"/>
                <w:noProof w:val="0"/>
                <w:sz w:val="20"/>
                <w:szCs w:val="20"/>
                <w:lang w:val="en-US"/>
              </w:rPr>
            </w:rPrChange>
          </w:rPr>
          <w:delText xml:space="preserve"> to </w:delText>
        </w:r>
        <w:r w:rsidRPr="66E8CBC7" w:rsidDel="18F49F62">
          <w:rPr>
            <w:rFonts w:ascii="Microsoft GothicNeo" w:hAnsi="Microsoft GothicNeo" w:eastAsia="Microsoft GothicNeo" w:cs="Microsoft GothicNeo"/>
            <w:b w:val="0"/>
            <w:bCs w:val="0"/>
            <w:noProof w:val="0"/>
            <w:sz w:val="20"/>
            <w:szCs w:val="20"/>
            <w:lang w:val="en-US"/>
          </w:rPr>
          <w:delText>multiple destinations</w:delText>
        </w:r>
        <w:r w:rsidRPr="66E8CBC7" w:rsidDel="18F49F62">
          <w:rPr>
            <w:rFonts w:ascii="Microsoft GothicNeo" w:hAnsi="Microsoft GothicNeo" w:eastAsia="Microsoft GothicNeo" w:cs="Microsoft GothicNeo"/>
            <w:b w:val="0"/>
            <w:bCs w:val="0"/>
            <w:noProof w:val="0"/>
            <w:sz w:val="20"/>
            <w:szCs w:val="20"/>
            <w:lang w:val="en-US"/>
            <w:rPrChange w:author="Ume Sauda Ghanyani" w:date="2025-05-13T05:56:06.276Z" w:id="386521897">
              <w:rPr>
                <w:rFonts w:ascii="Microsoft GothicNeo" w:hAnsi="Microsoft GothicNeo" w:eastAsia="Microsoft GothicNeo" w:cs="Microsoft GothicNeo"/>
                <w:noProof w:val="0"/>
                <w:sz w:val="20"/>
                <w:szCs w:val="20"/>
                <w:lang w:val="en-US"/>
              </w:rPr>
            </w:rPrChange>
          </w:rPr>
          <w:delText xml:space="preserve">, each potentially </w:delText>
        </w:r>
        <w:r w:rsidRPr="66E8CBC7" w:rsidDel="18F49F62">
          <w:rPr>
            <w:rFonts w:ascii="Microsoft GothicNeo" w:hAnsi="Microsoft GothicNeo" w:eastAsia="Microsoft GothicNeo" w:cs="Microsoft GothicNeo"/>
            <w:b w:val="0"/>
            <w:bCs w:val="0"/>
            <w:noProof w:val="0"/>
            <w:sz w:val="20"/>
            <w:szCs w:val="20"/>
            <w:lang w:val="en-US"/>
          </w:rPr>
          <w:delText>requiring</w:delText>
        </w:r>
        <w:r w:rsidRPr="66E8CBC7" w:rsidDel="18F49F62">
          <w:rPr>
            <w:rFonts w:ascii="Microsoft GothicNeo" w:hAnsi="Microsoft GothicNeo" w:eastAsia="Microsoft GothicNeo" w:cs="Microsoft GothicNeo"/>
            <w:b w:val="0"/>
            <w:bCs w:val="0"/>
            <w:noProof w:val="0"/>
            <w:sz w:val="20"/>
            <w:szCs w:val="20"/>
            <w:lang w:val="en-US"/>
            <w:rPrChange w:author="Ume Sauda Ghanyani" w:date="2025-05-13T05:56:06.276Z" w:id="1228620851">
              <w:rPr>
                <w:rFonts w:ascii="Microsoft GothicNeo" w:hAnsi="Microsoft GothicNeo" w:eastAsia="Microsoft GothicNeo" w:cs="Microsoft GothicNeo"/>
                <w:noProof w:val="0"/>
                <w:sz w:val="20"/>
                <w:szCs w:val="20"/>
                <w:lang w:val="en-US"/>
              </w:rPr>
            </w:rPrChange>
          </w:rPr>
          <w:delText xml:space="preserve"> a different format or protocol (e.g., one to Kafka in </w:delText>
        </w:r>
        <w:r w:rsidRPr="66E8CBC7" w:rsidDel="18F49F62">
          <w:rPr>
            <w:rFonts w:ascii="Microsoft GothicNeo" w:hAnsi="Microsoft GothicNeo" w:eastAsia="Microsoft GothicNeo" w:cs="Microsoft GothicNeo"/>
            <w:b w:val="0"/>
            <w:bCs w:val="0"/>
            <w:noProof w:val="0"/>
            <w:sz w:val="20"/>
            <w:szCs w:val="20"/>
            <w:lang w:val="en-US"/>
          </w:rPr>
          <w:delText>Protobuf</w:delText>
        </w:r>
        <w:r w:rsidRPr="66E8CBC7" w:rsidDel="18F49F62">
          <w:rPr>
            <w:rFonts w:ascii="Microsoft GothicNeo" w:hAnsi="Microsoft GothicNeo" w:eastAsia="Microsoft GothicNeo" w:cs="Microsoft GothicNeo"/>
            <w:b w:val="0"/>
            <w:bCs w:val="0"/>
            <w:noProof w:val="0"/>
            <w:sz w:val="20"/>
            <w:szCs w:val="20"/>
            <w:lang w:val="en-US"/>
          </w:rPr>
          <w:delText>, another to REST API in JSON).</w:delText>
        </w:r>
      </w:del>
    </w:p>
    <w:p w:rsidR="4E925C70" w:rsidP="66E8CBC7" w:rsidRDefault="4E925C70" w14:paraId="5D77C97F" w14:textId="2A54310A">
      <w:pPr>
        <w:pStyle w:val="ListParagraph"/>
        <w:pageBreakBefore w:val="1"/>
        <w:numPr>
          <w:ilvl w:val="1"/>
          <w:numId w:val="15"/>
        </w:numPr>
        <w:spacing w:before="240" w:beforeAutospacing="off" w:after="240" w:afterAutospacing="off"/>
        <w:rPr>
          <w:del w:author="Ume Sauda Ghanyani" w:date="2025-05-15T05:48:44.046Z" w16du:dateUtc="2025-05-15T05:48:44.046Z" w:id="916025640"/>
          <w:rFonts w:ascii="Microsoft GothicNeo" w:hAnsi="Microsoft GothicNeo" w:eastAsia="Microsoft GothicNeo" w:cs="Microsoft GothicNeo"/>
          <w:b w:val="0"/>
          <w:bCs w:val="0"/>
          <w:noProof w:val="0"/>
          <w:sz w:val="20"/>
          <w:szCs w:val="20"/>
          <w:lang w:val="en-US"/>
          <w:rPrChange w:author="Ume Sauda Ghanyani" w:date="2025-05-13T05:56:07.459Z" w:id="1401081479">
            <w:rPr>
              <w:del w:author="Ume Sauda Ghanyani" w:date="2025-05-15T05:48:44.046Z" w16du:dateUtc="2025-05-15T05:48:44.046Z" w:id="552896589"/>
              <w:rFonts w:ascii="Microsoft GothicNeo" w:hAnsi="Microsoft GothicNeo" w:eastAsia="Microsoft GothicNeo" w:cs="Microsoft GothicNeo"/>
              <w:b w:val="1"/>
              <w:bCs w:val="1"/>
              <w:noProof w:val="0"/>
              <w:sz w:val="24"/>
              <w:szCs w:val="24"/>
              <w:lang w:val="en-US"/>
            </w:rPr>
          </w:rPrChange>
        </w:rPr>
        <w:pPrChange w:author="Ume Sauda Ghanyani" w:date="2025-05-13T05:58:56.247Z">
          <w:pPr>
            <w:pStyle w:val="ListParagraph"/>
            <w:numPr>
              <w:ilvl w:val="0"/>
              <w:numId w:val="15"/>
            </w:numPr>
          </w:pPr>
        </w:pPrChange>
      </w:pPr>
      <w:del w:author="Ume Sauda Ghanyani" w:date="2025-05-15T05:48:44.047Z" w:id="2068932732">
        <w:r w:rsidRPr="66E8CBC7" w:rsidDel="18F49F62">
          <w:rPr>
            <w:rFonts w:ascii="Microsoft GothicNeo" w:hAnsi="Microsoft GothicNeo" w:eastAsia="Microsoft GothicNeo" w:cs="Microsoft GothicNeo"/>
            <w:b w:val="0"/>
            <w:bCs w:val="0"/>
            <w:noProof w:val="0"/>
            <w:sz w:val="24"/>
            <w:szCs w:val="24"/>
            <w:lang w:val="en-US"/>
            <w:rPrChange w:author="Ume Sauda Ghanyani" w:date="2025-05-13T05:56:07.459Z" w:id="1175455370">
              <w:rPr>
                <w:rFonts w:ascii="Microsoft GothicNeo" w:hAnsi="Microsoft GothicNeo" w:eastAsia="Microsoft GothicNeo" w:cs="Microsoft GothicNeo"/>
                <w:b w:val="1"/>
                <w:bCs w:val="1"/>
                <w:noProof w:val="0"/>
                <w:sz w:val="24"/>
                <w:szCs w:val="24"/>
                <w:lang w:val="en-US"/>
              </w:rPr>
            </w:rPrChange>
          </w:rPr>
          <w:delText>Important Assumption</w:delText>
        </w:r>
      </w:del>
    </w:p>
    <w:p w:rsidR="4E925C70" w:rsidP="66E8CBC7" w:rsidRDefault="4E925C70" w14:paraId="691EEDA7" w14:textId="06B56FB4">
      <w:pPr>
        <w:pStyle w:val="ListParagraph"/>
        <w:pageBreakBefore w:val="1"/>
        <w:numPr>
          <w:ilvl w:val="0"/>
          <w:numId w:val="16"/>
        </w:numPr>
        <w:spacing w:before="240" w:beforeAutospacing="off" w:after="240" w:afterAutospacing="off"/>
        <w:rPr>
          <w:del w:author="Ume Sauda Ghanyani" w:date="2025-05-15T05:48:44.045Z" w16du:dateUtc="2025-05-15T05:48:44.045Z" w:id="996127007"/>
          <w:rFonts w:ascii="Microsoft GothicNeo" w:hAnsi="Microsoft GothicNeo" w:eastAsia="Microsoft GothicNeo" w:cs="Microsoft GothicNeo"/>
          <w:b w:val="0"/>
          <w:bCs w:val="0"/>
          <w:noProof w:val="0"/>
          <w:sz w:val="20"/>
          <w:szCs w:val="20"/>
          <w:lang w:val="en-US"/>
        </w:rPr>
        <w:pPrChange w:author="Ume Sauda Ghanyani" w:date="2025-05-13T05:55:48.965Z">
          <w:pPr>
            <w:pStyle w:val="ListParagraph"/>
            <w:numPr>
              <w:ilvl w:val="0"/>
              <w:numId w:val="16"/>
            </w:numPr>
          </w:pPr>
        </w:pPrChange>
      </w:pPr>
      <w:del w:author="Ume Sauda Ghanyani" w:date="2025-05-15T05:48:44.046Z" w:id="2091424207">
        <w:r w:rsidRPr="66E8CBC7" w:rsidDel="18F49F62">
          <w:rPr>
            <w:rFonts w:ascii="Microsoft GothicNeo" w:hAnsi="Microsoft GothicNeo" w:eastAsia="Microsoft GothicNeo" w:cs="Microsoft GothicNeo"/>
            <w:b w:val="0"/>
            <w:bCs w:val="0"/>
            <w:noProof w:val="0"/>
            <w:sz w:val="20"/>
            <w:szCs w:val="20"/>
            <w:lang w:val="en-US"/>
            <w:rPrChange w:author="Ume Sauda Ghanyani" w:date="2025-05-13T05:56:06.278Z" w:id="1486180849">
              <w:rPr>
                <w:rFonts w:ascii="Microsoft GothicNeo" w:hAnsi="Microsoft GothicNeo" w:eastAsia="Microsoft GothicNeo" w:cs="Microsoft GothicNeo"/>
                <w:noProof w:val="0"/>
                <w:sz w:val="20"/>
                <w:szCs w:val="20"/>
                <w:lang w:val="en-US"/>
              </w:rPr>
            </w:rPrChange>
          </w:rPr>
          <w:delText xml:space="preserve">While </w:delText>
        </w:r>
        <w:r w:rsidRPr="66E8CBC7" w:rsidDel="18F49F62">
          <w:rPr>
            <w:rFonts w:ascii="Microsoft GothicNeo" w:hAnsi="Microsoft GothicNeo" w:eastAsia="Microsoft GothicNeo" w:cs="Microsoft GothicNeo"/>
            <w:b w:val="0"/>
            <w:bCs w:val="0"/>
            <w:noProof w:val="0"/>
            <w:sz w:val="20"/>
            <w:szCs w:val="20"/>
            <w:lang w:val="en-US"/>
          </w:rPr>
          <w:delText>U</w:delText>
        </w:r>
        <w:r w:rsidRPr="66E8CBC7" w:rsidDel="5FD1E931">
          <w:rPr>
            <w:rFonts w:ascii="Microsoft GothicNeo" w:hAnsi="Microsoft GothicNeo" w:eastAsia="Microsoft GothicNeo" w:cs="Microsoft GothicNeo"/>
            <w:b w:val="0"/>
            <w:bCs w:val="0"/>
            <w:noProof w:val="0"/>
            <w:sz w:val="20"/>
            <w:szCs w:val="20"/>
            <w:lang w:val="en-US"/>
          </w:rPr>
          <w:delText>se Case 3</w:delText>
        </w:r>
        <w:r w:rsidRPr="66E8CBC7" w:rsidDel="18F49F62">
          <w:rPr>
            <w:rFonts w:ascii="Microsoft GothicNeo" w:hAnsi="Microsoft GothicNeo" w:eastAsia="Microsoft GothicNeo" w:cs="Microsoft GothicNeo"/>
            <w:b w:val="0"/>
            <w:bCs w:val="0"/>
            <w:noProof w:val="0"/>
            <w:sz w:val="20"/>
            <w:szCs w:val="20"/>
            <w:lang w:val="en-US"/>
          </w:rPr>
          <w:delText xml:space="preserve"> supports this conceptually</w:delText>
        </w:r>
        <w:r w:rsidRPr="66E8CBC7" w:rsidDel="18F49F62">
          <w:rPr>
            <w:rFonts w:ascii="Microsoft GothicNeo" w:hAnsi="Microsoft GothicNeo" w:eastAsia="Microsoft GothicNeo" w:cs="Microsoft GothicNeo"/>
            <w:b w:val="0"/>
            <w:bCs w:val="0"/>
            <w:noProof w:val="0"/>
            <w:sz w:val="20"/>
            <w:szCs w:val="20"/>
            <w:lang w:val="en-US"/>
            <w:rPrChange w:author="Ume Sauda Ghanyani" w:date="2025-05-13T05:56:06.278Z" w:id="1982739192">
              <w:rPr>
                <w:rFonts w:ascii="Microsoft GothicNeo" w:hAnsi="Microsoft GothicNeo" w:eastAsia="Microsoft GothicNeo" w:cs="Microsoft GothicNeo"/>
                <w:noProof w:val="0"/>
                <w:sz w:val="20"/>
                <w:szCs w:val="20"/>
                <w:lang w:val="en-US"/>
              </w:rPr>
            </w:rPrChange>
          </w:rPr>
          <w:delText xml:space="preserve">, the current implementation </w:delText>
        </w:r>
        <w:r w:rsidRPr="66E8CBC7" w:rsidDel="39B1E1EF">
          <w:rPr>
            <w:rFonts w:ascii="Microsoft GothicNeo" w:hAnsi="Microsoft GothicNeo" w:eastAsia="Microsoft GothicNeo" w:cs="Microsoft GothicNeo"/>
            <w:b w:val="0"/>
            <w:bCs w:val="0"/>
            <w:noProof w:val="0"/>
            <w:sz w:val="20"/>
            <w:szCs w:val="20"/>
            <w:lang w:val="en-US"/>
          </w:rPr>
          <w:delText xml:space="preserve">of </w:delText>
        </w:r>
        <w:r w:rsidRPr="66E8CBC7" w:rsidDel="79B06F44">
          <w:rPr>
            <w:rFonts w:ascii="Microsoft GothicNeo" w:hAnsi="Microsoft GothicNeo" w:eastAsia="Microsoft GothicNeo" w:cs="Microsoft GothicNeo"/>
            <w:b w:val="0"/>
            <w:bCs w:val="0"/>
            <w:noProof w:val="0"/>
            <w:sz w:val="20"/>
            <w:szCs w:val="20"/>
            <w:lang w:val="en-US"/>
          </w:rPr>
          <w:delText xml:space="preserve">relay service </w:delText>
        </w:r>
        <w:r w:rsidRPr="66E8CBC7" w:rsidDel="18F49F62">
          <w:rPr>
            <w:rFonts w:ascii="Microsoft GothicNeo" w:hAnsi="Microsoft GothicNeo" w:eastAsia="Microsoft GothicNeo" w:cs="Microsoft GothicNeo"/>
            <w:b w:val="0"/>
            <w:bCs w:val="0"/>
            <w:noProof w:val="0"/>
            <w:sz w:val="20"/>
            <w:szCs w:val="20"/>
            <w:lang w:val="en-US"/>
          </w:rPr>
          <w:delText>does not include logic</w:delText>
        </w:r>
        <w:r w:rsidRPr="66E8CBC7" w:rsidDel="18F49F62">
          <w:rPr>
            <w:rFonts w:ascii="Microsoft GothicNeo" w:hAnsi="Microsoft GothicNeo" w:eastAsia="Microsoft GothicNeo" w:cs="Microsoft GothicNeo"/>
            <w:b w:val="0"/>
            <w:bCs w:val="0"/>
            <w:noProof w:val="0"/>
            <w:sz w:val="20"/>
            <w:szCs w:val="20"/>
            <w:lang w:val="en-US"/>
            <w:rPrChange w:author="Ume Sauda Ghanyani" w:date="2025-05-13T05:56:06.279Z" w:id="2107870189">
              <w:rPr>
                <w:rFonts w:ascii="Microsoft GothicNeo" w:hAnsi="Microsoft GothicNeo" w:eastAsia="Microsoft GothicNeo" w:cs="Microsoft GothicNeo"/>
                <w:noProof w:val="0"/>
                <w:sz w:val="20"/>
                <w:szCs w:val="20"/>
                <w:lang w:val="en-US"/>
              </w:rPr>
            </w:rPrChange>
          </w:rPr>
          <w:delText xml:space="preserve"> to </w:delText>
        </w:r>
        <w:r w:rsidRPr="66E8CBC7" w:rsidDel="18F49F62">
          <w:rPr>
            <w:rFonts w:ascii="Microsoft GothicNeo" w:hAnsi="Microsoft GothicNeo" w:eastAsia="Microsoft GothicNeo" w:cs="Microsoft GothicNeo"/>
            <w:b w:val="0"/>
            <w:bCs w:val="0"/>
            <w:noProof w:val="0"/>
            <w:sz w:val="20"/>
            <w:szCs w:val="20"/>
            <w:lang w:val="en-US"/>
          </w:rPr>
          <w:delText>demonstrate</w:delText>
        </w:r>
        <w:r w:rsidRPr="66E8CBC7" w:rsidDel="18F49F62">
          <w:rPr>
            <w:rFonts w:ascii="Microsoft GothicNeo" w:hAnsi="Microsoft GothicNeo" w:eastAsia="Microsoft GothicNeo" w:cs="Microsoft GothicNeo"/>
            <w:b w:val="0"/>
            <w:bCs w:val="0"/>
            <w:noProof w:val="0"/>
            <w:sz w:val="20"/>
            <w:szCs w:val="20"/>
            <w:lang w:val="en-US"/>
          </w:rPr>
          <w:delText xml:space="preserve"> or validate one-to-many routing.</w:delText>
        </w:r>
      </w:del>
    </w:p>
    <w:p w:rsidR="4E925C70" w:rsidP="66E8CBC7" w:rsidRDefault="4E925C70" w14:paraId="1A09B580" w14:textId="642AD2E6">
      <w:pPr>
        <w:pStyle w:val="ListParagraph"/>
        <w:pageBreakBefore w:val="1"/>
        <w:numPr>
          <w:ilvl w:val="0"/>
          <w:numId w:val="16"/>
        </w:numPr>
        <w:spacing w:before="240" w:beforeAutospacing="off" w:after="240" w:afterAutospacing="off"/>
        <w:rPr>
          <w:del w:author="Ume Sauda Ghanyani" w:date="2025-05-15T05:48:44.043Z" w16du:dateUtc="2025-05-15T05:48:44.043Z" w:id="785200676"/>
          <w:rFonts w:ascii="Microsoft GothicNeo" w:hAnsi="Microsoft GothicNeo" w:eastAsia="Microsoft GothicNeo" w:cs="Microsoft GothicNeo"/>
          <w:b w:val="0"/>
          <w:bCs w:val="0"/>
          <w:noProof w:val="0"/>
          <w:sz w:val="20"/>
          <w:szCs w:val="20"/>
          <w:lang w:val="en-US"/>
        </w:rPr>
        <w:pPrChange w:author="Ume Sauda Ghanyani" w:date="2025-05-13T05:55:48.971Z">
          <w:pPr>
            <w:pStyle w:val="ListParagraph"/>
            <w:numPr>
              <w:ilvl w:val="0"/>
              <w:numId w:val="16"/>
            </w:numPr>
          </w:pPr>
        </w:pPrChange>
      </w:pPr>
      <w:del w:author="Ume Sauda Ghanyani" w:date="2025-05-15T05:48:44.045Z" w:id="2099345481">
        <w:r w:rsidRPr="66E8CBC7" w:rsidDel="18F49F62">
          <w:rPr>
            <w:rFonts w:ascii="Microsoft GothicNeo" w:hAnsi="Microsoft GothicNeo" w:eastAsia="Microsoft GothicNeo" w:cs="Microsoft GothicNeo"/>
            <w:b w:val="0"/>
            <w:bCs w:val="0"/>
            <w:noProof w:val="0"/>
            <w:sz w:val="20"/>
            <w:szCs w:val="20"/>
            <w:lang w:val="en-US"/>
            <w:rPrChange w:author="Ume Sauda Ghanyani" w:date="2025-05-13T05:56:06.279Z" w:id="482823372">
              <w:rPr>
                <w:rFonts w:ascii="Microsoft GothicNeo" w:hAnsi="Microsoft GothicNeo" w:eastAsia="Microsoft GothicNeo" w:cs="Microsoft GothicNeo"/>
                <w:noProof w:val="0"/>
                <w:sz w:val="20"/>
                <w:szCs w:val="20"/>
                <w:lang w:val="en-US"/>
              </w:rPr>
            </w:rPrChange>
          </w:rPr>
          <w:delText xml:space="preserve">Any such capability would be considered </w:delText>
        </w:r>
        <w:r w:rsidRPr="66E8CBC7" w:rsidDel="18F49F62">
          <w:rPr>
            <w:rFonts w:ascii="Microsoft GothicNeo" w:hAnsi="Microsoft GothicNeo" w:eastAsia="Microsoft GothicNeo" w:cs="Microsoft GothicNeo"/>
            <w:b w:val="0"/>
            <w:bCs w:val="0"/>
            <w:noProof w:val="0"/>
            <w:sz w:val="20"/>
            <w:szCs w:val="20"/>
            <w:lang w:val="en-US"/>
          </w:rPr>
          <w:delText>out of scope for the current release</w:delText>
        </w:r>
        <w:r w:rsidRPr="66E8CBC7" w:rsidDel="18F49F62">
          <w:rPr>
            <w:rFonts w:ascii="Microsoft GothicNeo" w:hAnsi="Microsoft GothicNeo" w:eastAsia="Microsoft GothicNeo" w:cs="Microsoft GothicNeo"/>
            <w:b w:val="0"/>
            <w:bCs w:val="0"/>
            <w:noProof w:val="0"/>
            <w:sz w:val="20"/>
            <w:szCs w:val="20"/>
            <w:lang w:val="en-US"/>
          </w:rPr>
          <w:delText xml:space="preserve"> and may be addressed in future enhancements of the Relay Service.</w:delText>
        </w:r>
      </w:del>
    </w:p>
    <w:p w:rsidR="4E925C70" w:rsidP="66E8CBC7" w:rsidRDefault="4E925C70" w14:paraId="1032CA95" w14:textId="5E081D93">
      <w:pPr>
        <w:pStyle w:val="Normal"/>
        <w:pageBreakBefore w:val="1"/>
      </w:pPr>
    </w:p>
    <w:p w:rsidR="4E925C70" w:rsidP="66E8CBC7" w:rsidRDefault="4E925C70" w14:paraId="46141DB6" w14:textId="518DE069">
      <w:pPr>
        <w:pStyle w:val="Normal"/>
        <w:pageBreakBefore w:val="1"/>
      </w:pPr>
    </w:p>
    <w:sectPr w:rsidR="00343D7B">
      <w:pgSz w:w="12240" w:h="15840" w:orient="portrait"/>
      <w:pgMar w:top="1440" w:right="1440" w:bottom="1440" w:left="1440" w:header="720" w:footer="720" w:gutter="0"/>
      <w:cols w:space="720"/>
      <w:docGrid w:linePitch="360"/>
      <w:headerReference w:type="default" r:id="R2aa52aaac3a142ea"/>
      <w:footerReference w:type="default" r:id="R7c7f78b694c84e6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nitials="jo" w:author="jortlepp@contractor.linuxfoundation.org" w:date="2025-05-04T11:48:00Z" w:id="9">
    <w:p w:rsidR="00363C8A" w:rsidRDefault="00363C8A" w14:paraId="7727DAA1" w14:textId="2470FA02">
      <w:pPr>
        <w:pStyle w:val="CommentText"/>
      </w:pPr>
      <w:r>
        <w:rPr>
          <w:rStyle w:val="CommentReference"/>
        </w:rPr>
        <w:annotationRef/>
      </w:r>
      <w:r w:rsidRPr="2EF38589">
        <w:t xml:space="preserve">It may be worth adding the context and message flow defined here: </w:t>
      </w:r>
      <w:hyperlink w:anchor="3-message-egress" r:id="rId1">
        <w:r w:rsidRPr="6B04DCCA">
          <w:rPr>
            <w:rStyle w:val="Hyperlink"/>
          </w:rPr>
          <w:t>https://github.com/tazama-lf/docs/blob/dev/Guides/upstream-and-downstream-integration-guide.md#3-message-egress</w:t>
        </w:r>
      </w:hyperlink>
      <w:r w:rsidRPr="5F26000F">
        <w:t xml:space="preserve"> </w:t>
      </w:r>
    </w:p>
  </w:comment>
  <w:comment w:initials="UG" w:author="Ume Sauda Ghanyani" w:date="2025-05-08T10:00:00Z" w:id="10">
    <w:p w:rsidR="00363C8A" w:rsidRDefault="00363C8A" w14:paraId="570D88B5" w14:textId="71749215">
      <w:pPr>
        <w:pStyle w:val="CommentText"/>
      </w:pPr>
      <w:r>
        <w:rPr>
          <w:rStyle w:val="CommentReference"/>
        </w:rPr>
        <w:annotationRef/>
      </w:r>
      <w:r w:rsidRPr="6D517C9A">
        <w:t>added a summary for relay service</w:t>
      </w:r>
    </w:p>
  </w:comment>
  <w:comment w:initials="jo" w:author="jortlepp@contractor.linuxfoundation.org" w:date="2025-05-04T11:17:00Z" w:id="21">
    <w:p w:rsidR="00363C8A" w:rsidRDefault="00363C8A" w14:paraId="3FCC35F3" w14:textId="589252F4">
      <w:pPr>
        <w:pStyle w:val="CommentText"/>
      </w:pPr>
      <w:r>
        <w:rPr>
          <w:rStyle w:val="CommentReference"/>
        </w:rPr>
        <w:annotationRef/>
      </w:r>
      <w:r w:rsidRPr="147557AF">
        <w:t>This probably doesn't fulfil the conditions for "dynamic". The NATS integration is explicitly defined at deployment and cannot be changed at runtime.</w:t>
      </w:r>
    </w:p>
  </w:comment>
  <w:comment w:initials="UG" w:author="Ume Sauda Ghanyani" w:date="2025-05-07T13:55:00Z" w:id="22">
    <w:p w:rsidR="00363C8A" w:rsidRDefault="00363C8A" w14:paraId="09C840FC" w14:textId="3DD15F62">
      <w:pPr>
        <w:pStyle w:val="CommentText"/>
      </w:pPr>
      <w:r>
        <w:rPr>
          <w:rStyle w:val="CommentReference"/>
        </w:rPr>
        <w:annotationRef/>
      </w:r>
      <w:r w:rsidRPr="1FF4593B">
        <w:t>removed dynamic and replaced as explicitly defined.</w:t>
      </w:r>
    </w:p>
  </w:comment>
  <w:comment w:initials="kerlyn.ma" w:author="kerlyn.manyi@ghsc.co.za" w:date="2025-04-23T15:41:00Z" w:id="25">
    <w:p w:rsidR="00343D7B" w:rsidRDefault="009B3078" w14:paraId="703DF256" w14:textId="77777777">
      <w:pPr>
        <w:pStyle w:val="CommentText"/>
      </w:pPr>
      <w:r>
        <w:rPr>
          <w:rStyle w:val="CommentReference"/>
        </w:rPr>
        <w:annotationRef/>
      </w:r>
      <w:r>
        <w:t>Ensure the environment variables are set by only those with proper access. We can protect configuration inputs using CI/CD secrets management and enforce RBAC on who can deploy or update runtime environment variables.</w:t>
      </w:r>
    </w:p>
  </w:comment>
  <w:comment w:initials="UG" w:author="Ume Sauda Ghanyani" w:date="2025-05-07T13:56:00Z" w:id="26">
    <w:p w:rsidR="00363C8A" w:rsidRDefault="00363C8A" w14:paraId="48C3E42D" w14:textId="36BFCF52">
      <w:pPr>
        <w:pStyle w:val="CommentText"/>
      </w:pPr>
      <w:r>
        <w:rPr>
          <w:rStyle w:val="CommentReference"/>
        </w:rPr>
        <w:annotationRef/>
      </w:r>
      <w:r>
        <w:fldChar w:fldCharType="begin"/>
      </w:r>
      <w:r>
        <w:instrText xml:space="preserve"> HYPERLINK "mailto:muhammad.arif@paysyslabs.com"</w:instrText>
      </w:r>
      <w:bookmarkStart w:name="_@_7EC13ED3E97B46B3BFDF9B57D433D94CZ" w:id="28"/>
      <w:r>
        <w:fldChar w:fldCharType="separate"/>
      </w:r>
      <w:bookmarkEnd w:id="28"/>
      <w:r w:rsidRPr="606B59F8">
        <w:rPr>
          <w:rStyle w:val="Mention"/>
          <w:noProof/>
        </w:rPr>
        <w:t>@Muhammad  Arif</w:t>
      </w:r>
      <w:r>
        <w:fldChar w:fldCharType="end"/>
      </w:r>
      <w:r w:rsidRPr="4F22CF69">
        <w:t xml:space="preserve"> </w:t>
      </w:r>
    </w:p>
  </w:comment>
  <w:comment w:initials="MA" w:author="Muhammad  Arif" w:date="2025-05-07T14:37:00Z" w:id="27">
    <w:p w:rsidR="00363C8A" w:rsidRDefault="00363C8A" w14:paraId="1CF5FDE4" w14:textId="37E09C70">
      <w:pPr>
        <w:pStyle w:val="CommentText"/>
      </w:pPr>
      <w:r>
        <w:rPr>
          <w:rStyle w:val="CommentReference"/>
        </w:rPr>
        <w:annotationRef/>
      </w:r>
      <w:r w:rsidRPr="0919694B">
        <w:t>Yes, environment variables will be set by the authentic/authorized users only</w:t>
      </w:r>
    </w:p>
  </w:comment>
  <w:comment w:initials="jo" w:author="jortlepp@contractor.linuxfoundation.org" w:date="2025-05-04T11:26:00Z" w:id="33">
    <w:p w:rsidR="00363C8A" w:rsidRDefault="00363C8A" w14:paraId="1214A815" w14:textId="0BCC24E6">
      <w:pPr>
        <w:pStyle w:val="CommentText"/>
      </w:pPr>
      <w:r>
        <w:rPr>
          <w:rStyle w:val="CommentReference"/>
        </w:rPr>
        <w:annotationRef/>
      </w:r>
      <w:r w:rsidRPr="58882BCA">
        <w:t>Messages published via NATS are transmitted via protocol buffers. If the destination of the message does not match the same protocol, the message needs to be serialized as part of the relay process.</w:t>
      </w:r>
    </w:p>
  </w:comment>
  <w:comment w:initials="UG" w:author="Ume Sauda Ghanyani" w:date="2025-05-07T13:30:00Z" w:id="34">
    <w:p w:rsidR="00363C8A" w:rsidRDefault="00363C8A" w14:paraId="1BD23FF2" w14:textId="098B620B">
      <w:pPr>
        <w:pStyle w:val="CommentText"/>
      </w:pPr>
      <w:r>
        <w:rPr>
          <w:rStyle w:val="CommentReference"/>
        </w:rPr>
        <w:annotationRef/>
      </w:r>
      <w:r>
        <w:fldChar w:fldCharType="begin"/>
      </w:r>
      <w:r>
        <w:instrText xml:space="preserve"> HYPERLINK "mailto:muhammad.arif@paysyslabs.com"</w:instrText>
      </w:r>
      <w:bookmarkStart w:name="_@_101741F2AA8B4E3B852616236B9A4DBFZ" w:id="36"/>
      <w:r>
        <w:fldChar w:fldCharType="separate"/>
      </w:r>
      <w:bookmarkEnd w:id="36"/>
      <w:r w:rsidRPr="5742522C">
        <w:rPr>
          <w:rStyle w:val="Mention"/>
          <w:noProof/>
        </w:rPr>
        <w:t>@Muhammad  Arif</w:t>
      </w:r>
      <w:r>
        <w:fldChar w:fldCharType="end"/>
      </w:r>
      <w:r w:rsidRPr="6B7A1095">
        <w:t xml:space="preserve">  </w:t>
      </w:r>
    </w:p>
  </w:comment>
  <w:comment w:initials="MA" w:author="Muhammad  Arif" w:date="2025-05-07T14:54:00Z" w:id="35">
    <w:p w:rsidR="00363C8A" w:rsidRDefault="00363C8A" w14:paraId="456AD83E" w14:textId="4D57FB91">
      <w:pPr>
        <w:pStyle w:val="CommentText"/>
      </w:pPr>
      <w:r>
        <w:rPr>
          <w:rStyle w:val="CommentReference"/>
        </w:rPr>
        <w:annotationRef/>
      </w:r>
      <w:r w:rsidRPr="265EAC1F">
        <w:t>All the messages in NATS are being sent using protobuf in Relay Service. We have an assumption that the destination needs to match the same protocol to convert the message.</w:t>
      </w:r>
    </w:p>
  </w:comment>
  <w:comment w:initials="kerlyn.ma" w:author="kerlyn.manyi@ghsc.co.za" w:date="2025-04-23T15:33:00Z" w:id="145">
    <w:p w:rsidR="00343D7B" w:rsidRDefault="009B3078" w14:paraId="1386BD57" w14:textId="77777777">
      <w:pPr>
        <w:pStyle w:val="CommentText"/>
      </w:pPr>
      <w:r>
        <w:rPr>
          <w:rStyle w:val="CommentReference"/>
        </w:rPr>
        <w:annotationRef/>
      </w:r>
      <w:r>
        <w:t xml:space="preserve">Communication between the Relay Service and Event-Sidecar is through gRPC, but it is unclear if transport-level security is enforced. </w:t>
      </w:r>
    </w:p>
    <w:p w:rsidR="00343D7B" w:rsidRDefault="009B3078" w14:paraId="331A5BE4" w14:textId="77777777">
      <w:pPr>
        <w:pStyle w:val="CommentText"/>
      </w:pPr>
      <w:r>
        <w:t>You can use mutual TLS (mTLS) for gRPC communication to ensure strong identity and prevent impersonation or message spoofing within the internal network.</w:t>
      </w:r>
    </w:p>
  </w:comment>
  <w:comment w:initials="UG" w:author="Ume Sauda Ghanyani" w:date="2025-05-07T13:30:00Z" w:id="146">
    <w:p w:rsidR="00363C8A" w:rsidRDefault="00363C8A" w14:paraId="75BA54EC" w14:textId="774983FA">
      <w:pPr>
        <w:pStyle w:val="CommentText"/>
      </w:pPr>
      <w:r>
        <w:rPr>
          <w:rStyle w:val="CommentReference"/>
        </w:rPr>
        <w:annotationRef/>
      </w:r>
      <w:r>
        <w:fldChar w:fldCharType="begin"/>
      </w:r>
      <w:r>
        <w:instrText xml:space="preserve"> HYPERLINK "mailto:muhammad.arif@paysyslabs.com"</w:instrText>
      </w:r>
      <w:bookmarkStart w:name="_@_816C31C2D40E49E880F7C127413D6ACDZ" w:id="150"/>
      <w:r>
        <w:fldChar w:fldCharType="separate"/>
      </w:r>
      <w:bookmarkEnd w:id="150"/>
      <w:r w:rsidRPr="2D72BBE4">
        <w:rPr>
          <w:rStyle w:val="Mention"/>
          <w:noProof/>
        </w:rPr>
        <w:t>@Muhammad  Arif</w:t>
      </w:r>
      <w:r>
        <w:fldChar w:fldCharType="end"/>
      </w:r>
      <w:r w:rsidRPr="48900F8A">
        <w:t xml:space="preserve"> </w:t>
      </w:r>
    </w:p>
  </w:comment>
  <w:comment w:initials="MA" w:author="Muhammad  Arif" w:date="2025-05-07T15:03:00Z" w:id="147">
    <w:p w:rsidR="00363C8A" w:rsidRDefault="00363C8A" w14:paraId="24E0445C" w14:textId="05C5F3CC">
      <w:pPr>
        <w:pStyle w:val="CommentText"/>
      </w:pPr>
      <w:r>
        <w:rPr>
          <w:rStyle w:val="CommentReference"/>
        </w:rPr>
        <w:annotationRef/>
      </w:r>
      <w:r w:rsidRPr="0FF350E8">
        <w:t>Yes we will ensure TLS for gRPC communication</w:t>
      </w:r>
    </w:p>
  </w:comment>
  <w:comment w:initials="kerlyn.ma" w:author="kerlyn.manyi@ghsc.co.za" w:date="2025-04-23T16:26:00Z" w:id="152">
    <w:p w:rsidR="00343D7B" w:rsidRDefault="009B3078" w14:paraId="154416E4" w14:textId="77777777">
      <w:pPr>
        <w:pStyle w:val="CommentText"/>
      </w:pPr>
      <w:r>
        <w:rPr>
          <w:rStyle w:val="CommentReference"/>
        </w:rPr>
        <w:annotationRef/>
      </w:r>
      <w:r>
        <w:t>Ensure to encrypt elasticsearch volumes at rest</w:t>
      </w:r>
    </w:p>
  </w:comment>
  <w:comment w:initials="UG" w:author="Ume Sauda Ghanyani" w:date="2025-05-07T13:30:00Z" w:id="153">
    <w:p w:rsidR="00363C8A" w:rsidRDefault="00363C8A" w14:paraId="7F9B8857" w14:textId="66DABC55">
      <w:pPr>
        <w:pStyle w:val="CommentText"/>
      </w:pPr>
      <w:r>
        <w:rPr>
          <w:rStyle w:val="CommentReference"/>
        </w:rPr>
        <w:annotationRef/>
      </w:r>
      <w:r>
        <w:fldChar w:fldCharType="begin"/>
      </w:r>
      <w:r>
        <w:instrText xml:space="preserve"> HYPERLINK "mailto:muhammad.arif@paysyslabs.com"</w:instrText>
      </w:r>
      <w:bookmarkStart w:name="_@_A229DC24505D4AD0B13BFE09A35A2C4EZ" w:id="158"/>
      <w:r>
        <w:fldChar w:fldCharType="separate"/>
      </w:r>
      <w:bookmarkEnd w:id="158"/>
      <w:r w:rsidRPr="351B81B5">
        <w:rPr>
          <w:rStyle w:val="Mention"/>
          <w:noProof/>
        </w:rPr>
        <w:t>@Muhammad  Arif</w:t>
      </w:r>
      <w:r>
        <w:fldChar w:fldCharType="end"/>
      </w:r>
      <w:r w:rsidRPr="7288092E">
        <w:t xml:space="preserve"> </w:t>
      </w:r>
    </w:p>
  </w:comment>
  <w:comment w:initials="MA" w:author="Muhammad  Arif" w:date="2025-05-07T15:04:00Z" w:id="154">
    <w:p w:rsidR="00363C8A" w:rsidRDefault="00363C8A" w14:paraId="28EA6A07" w14:textId="5AEA43FC">
      <w:pPr>
        <w:pStyle w:val="CommentText"/>
      </w:pPr>
      <w:r>
        <w:rPr>
          <w:rStyle w:val="CommentReference"/>
        </w:rPr>
        <w:annotationRef/>
      </w:r>
      <w:r w:rsidRPr="4C561661">
        <w:t>As per our understanding, this will be done by the operator.</w:t>
      </w:r>
    </w:p>
  </w:comment>
  <w:comment w:initials="kerlyn.ma" w:author="kerlyn.manyi@ghsc.co.za" w:date="2025-04-23T16:31:00Z" w:id="155">
    <w:p w:rsidR="00343D7B" w:rsidRDefault="009B3078" w14:paraId="702EF33B" w14:textId="77777777">
      <w:pPr>
        <w:pStyle w:val="CommentText"/>
      </w:pPr>
      <w:r>
        <w:rPr>
          <w:rStyle w:val="CommentReference"/>
        </w:rPr>
        <w:annotationRef/>
      </w:r>
      <w:r>
        <w:t>You can make use of AES-256 disk-level encryption</w:t>
      </w:r>
    </w:p>
  </w:comment>
  <w:comment w:initials="UG" w:author="Ume Sauda Ghanyani" w:date="2025-05-07T13:30:00Z" w:id="156">
    <w:p w:rsidR="00363C8A" w:rsidRDefault="00363C8A" w14:paraId="1B2EB020" w14:textId="4C997DAD">
      <w:pPr>
        <w:pStyle w:val="CommentText"/>
      </w:pPr>
      <w:r>
        <w:rPr>
          <w:rStyle w:val="CommentReference"/>
        </w:rPr>
        <w:annotationRef/>
      </w:r>
      <w:r>
        <w:fldChar w:fldCharType="begin"/>
      </w:r>
      <w:r>
        <w:instrText xml:space="preserve"> HYPERLINK "mailto:muhammad.arif@paysyslabs.com"</w:instrText>
      </w:r>
      <w:bookmarkStart w:name="_@_5CDE788FC2974915B8982D945C165494Z" w:id="159"/>
      <w:r>
        <w:fldChar w:fldCharType="separate"/>
      </w:r>
      <w:bookmarkEnd w:id="159"/>
      <w:r w:rsidRPr="03EEB1A1">
        <w:rPr>
          <w:rStyle w:val="Mention"/>
          <w:noProof/>
        </w:rPr>
        <w:t>@Muhammad  Arif</w:t>
      </w:r>
      <w:r>
        <w:fldChar w:fldCharType="end"/>
      </w:r>
      <w:r w:rsidRPr="0E0C8119">
        <w:t xml:space="preserve"> </w:t>
      </w:r>
    </w:p>
  </w:comment>
  <w:comment w:initials="MA" w:author="Muhammad  Arif" w:date="2025-05-07T15:05:00Z" w:id="157">
    <w:p w:rsidR="00363C8A" w:rsidRDefault="00363C8A" w14:paraId="5D638844" w14:textId="014D57C6">
      <w:pPr>
        <w:pStyle w:val="CommentText"/>
      </w:pPr>
      <w:r>
        <w:rPr>
          <w:rStyle w:val="CommentReference"/>
        </w:rPr>
        <w:annotationRef/>
      </w:r>
      <w:r w:rsidRPr="7B921BC7">
        <w:t>As per our understanding, this will be done by the operator.</w:t>
      </w:r>
    </w:p>
  </w:comment>
  <w:comment w:initials="kerlyn.ma" w:author="kerlyn.manyi@ghsc.co.za" w:date="2025-04-23T03:40:00Z" w:id="165">
    <w:p w:rsidR="00343D7B" w:rsidRDefault="009B3078" w14:paraId="5436066F" w14:textId="77777777">
      <w:pPr>
        <w:pStyle w:val="CommentText"/>
      </w:pPr>
      <w:r>
        <w:rPr>
          <w:rStyle w:val="CommentReference"/>
        </w:rPr>
        <w:annotationRef/>
      </w:r>
      <w:r>
        <w:t>Sanitize all log entries to remove newline characters and escape special characters to prevent log injection. Additionally, apply redaction to sensitive fields before logging.</w:t>
      </w:r>
    </w:p>
  </w:comment>
  <w:comment w:initials="UG" w:author="Ume Sauda Ghanyani" w:date="2025-05-07T13:30:00Z" w:id="166">
    <w:p w:rsidR="00363C8A" w:rsidRDefault="00363C8A" w14:paraId="031CEEA7" w14:textId="50234789">
      <w:pPr>
        <w:pStyle w:val="CommentText"/>
      </w:pPr>
      <w:r>
        <w:rPr>
          <w:rStyle w:val="CommentReference"/>
        </w:rPr>
        <w:annotationRef/>
      </w:r>
      <w:r>
        <w:fldChar w:fldCharType="begin"/>
      </w:r>
      <w:r>
        <w:instrText xml:space="preserve"> HYPERLINK "mailto:muhammad.arif@paysyslabs.com"</w:instrText>
      </w:r>
      <w:bookmarkStart w:name="_@_3FBD5DC608F54C1EBE7EA6E2F8F378F6Z" w:id="168"/>
      <w:r>
        <w:fldChar w:fldCharType="separate"/>
      </w:r>
      <w:bookmarkEnd w:id="168"/>
      <w:r w:rsidRPr="6477F4D5">
        <w:rPr>
          <w:rStyle w:val="Mention"/>
          <w:noProof/>
        </w:rPr>
        <w:t>@Muhammad  Arif</w:t>
      </w:r>
      <w:r>
        <w:fldChar w:fldCharType="end"/>
      </w:r>
      <w:r w:rsidRPr="00DFB111">
        <w:t xml:space="preserve"> </w:t>
      </w:r>
    </w:p>
  </w:comment>
  <w:comment w:initials="MA" w:author="Muhammad  Arif" w:date="2025-05-07T15:05:00Z" w:id="167">
    <w:p w:rsidR="00363C8A" w:rsidRDefault="00363C8A" w14:paraId="5334474E" w14:textId="3496ECFD">
      <w:pPr>
        <w:pStyle w:val="CommentText"/>
      </w:pPr>
      <w:r>
        <w:rPr>
          <w:rStyle w:val="CommentReference"/>
        </w:rPr>
        <w:annotationRef/>
      </w:r>
      <w:r w:rsidRPr="7EC4A10E">
        <w:t>Agreed</w:t>
      </w:r>
    </w:p>
  </w:comment>
  <w:comment w:initials="Godfrey K" w:author="Godfrey Kutumela" w:date="2025-04-23T16:52:00Z" w:id="176">
    <w:p w:rsidR="00343D7B" w:rsidRDefault="009B3078" w14:paraId="37A1AEA9" w14:textId="77777777">
      <w:pPr>
        <w:pStyle w:val="CommentText"/>
      </w:pPr>
      <w:r>
        <w:rPr>
          <w:rStyle w:val="CommentReference"/>
        </w:rPr>
        <w:annotationRef/>
      </w:r>
      <w:r>
        <w:rPr>
          <w:lang w:val="en-ZA"/>
        </w:rPr>
        <w:t>Make sure TLS is used for message protection and that kafka topic consumption is always authenticated</w:t>
      </w:r>
    </w:p>
  </w:comment>
  <w:comment w:initials="UG" w:author="Ume Sauda Ghanyani" w:date="2025-05-08T10:46:00Z" w:id="177">
    <w:p w:rsidR="00363C8A" w:rsidRDefault="00363C8A" w14:paraId="71058DD4" w14:textId="0DBC579D">
      <w:pPr>
        <w:pStyle w:val="CommentText"/>
      </w:pPr>
      <w:r>
        <w:rPr>
          <w:rStyle w:val="CommentReference"/>
        </w:rPr>
        <w:annotationRef/>
      </w:r>
      <w:r>
        <w:fldChar w:fldCharType="begin"/>
      </w:r>
      <w:r>
        <w:instrText xml:space="preserve"> HYPERLINK "mailto:muhammad.arif@paysyslabs.com"</w:instrText>
      </w:r>
      <w:bookmarkStart w:name="_@_F81B174AF59944F48F60FF5359D16755Z" w:id="280"/>
      <w:r>
        <w:fldChar w:fldCharType="separate"/>
      </w:r>
      <w:bookmarkEnd w:id="280"/>
      <w:r w:rsidRPr="34FAA8D2">
        <w:rPr>
          <w:rStyle w:val="Mention"/>
          <w:noProof/>
        </w:rPr>
        <w:t>@Muhammad  Arif</w:t>
      </w:r>
      <w:r>
        <w:fldChar w:fldCharType="end"/>
      </w:r>
      <w:r w:rsidRPr="5A006B8B">
        <w:t xml:space="preserve"> </w:t>
      </w:r>
    </w:p>
  </w:comment>
  <w:comment w:initials="jo" w:author="jortlepp@contractor.linuxfoundation.org" w:date="2025-05-04T11:45:00Z" w:id="282">
    <w:p w:rsidR="00363C8A" w:rsidRDefault="00363C8A" w14:paraId="4C90019B" w14:textId="640F5FCF">
      <w:pPr>
        <w:pStyle w:val="CommentText"/>
      </w:pPr>
      <w:r>
        <w:rPr>
          <w:rStyle w:val="CommentReference"/>
        </w:rPr>
        <w:annotationRef/>
      </w:r>
      <w:r w:rsidRPr="6B517F44">
        <w:t>To confirm the requirement: The purpose of the relay service is to relay traffic from Tazama to Kafka. Case 1 seems to be focused more on traffic in the other direction. Message deduplication is a concern for the Kafka topic/consumer group, and not Tazama.</w:t>
      </w:r>
    </w:p>
    <w:p w:rsidR="00363C8A" w:rsidRDefault="00363C8A" w14:paraId="64B7FF12" w14:textId="32D9CF40">
      <w:pPr>
        <w:pStyle w:val="CommentText"/>
      </w:pPr>
      <w:r w:rsidRPr="490D7611">
        <w:t>Tazama's NATS implementation is generally "read at most once", which should prevent the duplication of the same message; however if the same evaluation generates multiple fraud interdictions, these interdiction messages would be relayed individually and would then have to be aggregated in the client (Kafka) system.</w:t>
      </w:r>
    </w:p>
  </w:comment>
  <w:comment w:initials="kerlyn.ma" w:author="kerlyn.manyi@ghsc.co.za" w:date="2025-04-23T01:15:00Z" w:id="285">
    <w:p w:rsidR="00343D7B" w:rsidRDefault="009B3078" w14:paraId="50B6572B" w14:textId="77777777">
      <w:pPr>
        <w:pStyle w:val="CommentText"/>
      </w:pPr>
      <w:r>
        <w:rPr>
          <w:rStyle w:val="CommentReference"/>
        </w:rPr>
        <w:annotationRef/>
      </w:r>
      <w:r>
        <w:t>Question: Kafka consumer groups help prevent duplication across consumers, but doesn't guard across duplicate publishing. How do we handle duplicate publishing?</w:t>
      </w:r>
    </w:p>
  </w:comment>
  <w:comment w:initials="jo" w:author="jortlepp@contractor.linuxfoundation.org" w:date="2025-05-04T11:51:00Z" w:id="291">
    <w:p w:rsidR="00363C8A" w:rsidRDefault="00363C8A" w14:paraId="5B40F056" w14:textId="1B9F842F">
      <w:pPr>
        <w:pStyle w:val="CommentText"/>
      </w:pPr>
      <w:r>
        <w:rPr>
          <w:rStyle w:val="CommentReference"/>
        </w:rPr>
        <w:annotationRef/>
      </w:r>
      <w:r w:rsidRPr="56143B3B">
        <w:t>Similar to the above, the scope of the deliverable is to ensure that Tazama is able to relay a message to a Kafka topic/consumer group. How Kafka then handles that message is up to the client system.</w:t>
      </w:r>
    </w:p>
  </w:comment>
  <w:comment w:initials="jo" w:author="jortlepp@contractor.linuxfoundation.org" w:date="2025-05-04T11:54:00Z" w:id="292">
    <w:p w:rsidR="00363C8A" w:rsidRDefault="00363C8A" w14:paraId="41390DA5" w14:textId="699EA8D0">
      <w:pPr>
        <w:pStyle w:val="CommentText"/>
      </w:pPr>
      <w:r>
        <w:rPr>
          <w:rStyle w:val="CommentReference"/>
        </w:rPr>
        <w:annotationRef/>
      </w:r>
      <w:r w:rsidRPr="7AEA1F59">
        <w:t>It is maybe also worth noting that the implementation of the relay service comprises two separate phases. Initially, there is a Tazama features development phase which intends to provide the capability of relaying messages from Tazama to a Kafka topic. For COMESA, there is also a second implementation phase where Tazama is connected to COMESA's Mojaloop instance's Kafka infrastructure. The scope of this document is the provision of the capability. For the implementation, there should be a separate document, which is then also informed by the outcomes of the JAD session we held a few weeks ago.</w:t>
      </w:r>
    </w:p>
  </w:comment>
  <w:comment w:initials="kerlyn.ma" w:author="kerlyn.manyi@ghsc.co.za" w:date="2025-04-23T01:25:00Z" w:id="295">
    <w:p w:rsidR="00343D7B" w:rsidRDefault="009B3078" w14:paraId="7E3AFB49" w14:textId="77777777">
      <w:pPr>
        <w:pStyle w:val="CommentText"/>
      </w:pPr>
      <w:r>
        <w:rPr>
          <w:rStyle w:val="CommentReference"/>
        </w:rPr>
        <w:annotationRef/>
      </w:r>
      <w:r>
        <w:t xml:space="preserve">This clearly explains how failures are handled  which is great. </w:t>
      </w:r>
    </w:p>
    <w:p w:rsidR="00343D7B" w:rsidRDefault="009B3078" w14:paraId="37C72A96" w14:textId="77777777">
      <w:pPr>
        <w:pStyle w:val="CommentText"/>
      </w:pPr>
      <w:r>
        <w:t>During a service failure, how are logs handled? Are they still complete and traceable? This is very important for audits and investigations.</w:t>
      </w:r>
    </w:p>
  </w:comment>
  <w:comment w:initials="jo" w:author="jortlepp@contractor.linuxfoundation.org" w:date="2025-05-04T11:56:00Z" w:id="300">
    <w:p w:rsidR="00363C8A" w:rsidRDefault="00363C8A" w14:paraId="4CCD02F7" w14:textId="4FCA1750">
      <w:pPr>
        <w:pStyle w:val="CommentText"/>
      </w:pPr>
      <w:r>
        <w:rPr>
          <w:rStyle w:val="CommentReference"/>
        </w:rPr>
        <w:annotationRef/>
      </w:r>
      <w:r w:rsidRPr="26C0FCDF">
        <w:t>Scope: Kafka</w:t>
      </w:r>
    </w:p>
  </w:comment>
  <w:comment w:initials="jo" w:author="jortlepp@contractor.linuxfoundation.org" w:date="2025-05-04T11:56:00Z" w:id="301">
    <w:p w:rsidR="00363C8A" w:rsidRDefault="00363C8A" w14:paraId="4C17945D" w14:textId="3BD6C1B5">
      <w:pPr>
        <w:pStyle w:val="CommentText"/>
      </w:pPr>
      <w:r>
        <w:rPr>
          <w:rStyle w:val="CommentReference"/>
        </w:rPr>
        <w:annotationRef/>
      </w:r>
      <w:r w:rsidRPr="658688CE">
        <w:t>The Tazama relay service only needs to know which topic to deliver a message to.</w:t>
      </w:r>
    </w:p>
  </w:comment>
  <w:comment w:initials="jo" w:author="jortlepp@contractor.linuxfoundation.org" w:date="2025-05-04T11:59:00Z" w:id="308">
    <w:p w:rsidR="00363C8A" w:rsidRDefault="00363C8A" w14:paraId="5E8FFF7B" w14:textId="7AB9F09F">
      <w:pPr>
        <w:pStyle w:val="CommentText"/>
      </w:pPr>
      <w:r>
        <w:rPr>
          <w:rStyle w:val="CommentReference"/>
        </w:rPr>
        <w:annotationRef/>
      </w:r>
      <w:r w:rsidRPr="2F9A4651">
        <w:t>From a Tazama relay service perspective, are we aiming to assure delivery? I would imagine this should be a configurable setting that will determine the approach to robust message delivery.</w:t>
      </w:r>
    </w:p>
  </w:comment>
  <w:comment w:initials="jo" w:author="jortlepp@contractor.linuxfoundation.org" w:date="2025-05-04T12:14:00Z" w:id="315">
    <w:p w:rsidR="00363C8A" w:rsidRDefault="00363C8A" w14:paraId="4CB51DE1" w14:textId="235E8184">
      <w:pPr>
        <w:pStyle w:val="CommentText"/>
      </w:pPr>
      <w:r>
        <w:rPr>
          <w:rStyle w:val="CommentReference"/>
        </w:rPr>
        <w:annotationRef/>
      </w:r>
      <w:r w:rsidRPr="31B06E55">
        <w:t xml:space="preserve">Tazama currently implements JWT tokens issued via KeyCloak for its own REST API services through the Tazama authentication library: </w:t>
      </w:r>
      <w:hyperlink r:id="rId2">
        <w:r w:rsidRPr="68A5EFD3">
          <w:rPr>
            <w:rStyle w:val="Hyperlink"/>
          </w:rPr>
          <w:t>https://github.com/tazama-lf/auth-lib</w:t>
        </w:r>
      </w:hyperlink>
      <w:r w:rsidRPr="6A397B61">
        <w:t xml:space="preserve"> </w:t>
      </w:r>
    </w:p>
    <w:p w:rsidR="00363C8A" w:rsidRDefault="00363C8A" w14:paraId="720158CC" w14:textId="6EEF42B6">
      <w:pPr>
        <w:pStyle w:val="CommentText"/>
      </w:pPr>
      <w:r w:rsidRPr="7327CC23">
        <w:t>The library is an extensible component and should also be able to handle IAM integration with non-Keycloak IAMs and alterantive security protocols.</w:t>
      </w:r>
    </w:p>
    <w:p w:rsidR="00363C8A" w:rsidRDefault="00363C8A" w14:paraId="69939DBE" w14:textId="0AB1219F">
      <w:pPr>
        <w:pStyle w:val="CommentText"/>
      </w:pPr>
      <w:r w:rsidRPr="6A354E56">
        <w:t>I recommend that we consider implementing the auth-lib in the relay service to handle authentication with an IAM in a way consistent with other Tazama services.</w:t>
      </w:r>
    </w:p>
  </w:comment>
  <w:comment w:initials="jo" w:author="jortlepp@contractor.linuxfoundation.org" w:date="2025-05-04T12:14:00Z" w:id="316">
    <w:p w:rsidR="00363C8A" w:rsidRDefault="00363C8A" w14:paraId="6B3DDE04" w14:textId="2B280F9B">
      <w:pPr>
        <w:pStyle w:val="CommentText"/>
      </w:pPr>
      <w:r>
        <w:rPr>
          <w:rStyle w:val="CommentReference"/>
        </w:rPr>
        <w:annotationRef/>
      </w:r>
      <w:r w:rsidRPr="393A0C85">
        <w:t>The Tazama auth-lib does not currently implement OAuth 2.0 but if this is a requirement, we would need to specify and implement an enhancement of the auth-lib as well.</w:t>
      </w:r>
    </w:p>
  </w:comment>
  <w:comment w:initials="UG" w:author="Ume Sauda Ghanyani" w:date="2025-05-08T10:49:00Z" w:id="317">
    <w:p w:rsidR="00363C8A" w:rsidRDefault="00363C8A" w14:paraId="2AFAD73A" w14:textId="6ECCFCA9">
      <w:pPr>
        <w:pStyle w:val="CommentText"/>
      </w:pPr>
      <w:r>
        <w:rPr>
          <w:rStyle w:val="CommentReference"/>
        </w:rPr>
        <w:annotationRef/>
      </w:r>
      <w:r w:rsidRPr="6C6A9BD6">
        <w:t>removing Auth 2.0, since it is not a requirement here. Auth2.0 is used for the authorization i.e. granting access to perform specific actions.</w:t>
      </w:r>
    </w:p>
  </w:comment>
  <w:comment w:initials="kerlyn.ma" w:author="kerlyn.manyi@ghsc.co.za" w:date="2025-04-23T01:49:00Z" w:id="337">
    <w:p w:rsidR="00343D7B" w:rsidRDefault="009B3078" w14:paraId="6EB99B20" w14:textId="77777777">
      <w:pPr>
        <w:pStyle w:val="CommentText"/>
      </w:pPr>
      <w:r>
        <w:rPr>
          <w:rStyle w:val="CommentReference"/>
        </w:rPr>
        <w:annotationRef/>
      </w:r>
      <w:r>
        <w:t>No mention of JWT token binding. Without binding a token to the context (session, IP, device ) a stolen JWT can be used by an attacker.</w:t>
      </w:r>
    </w:p>
  </w:comment>
  <w:comment w:initials="Godfrey K" w:author="Godfrey Kutumela" w:date="2025-04-23T16:46:00Z" w:id="347">
    <w:p w:rsidR="00343D7B" w:rsidRDefault="009B3078" w14:paraId="61810446" w14:textId="77777777">
      <w:pPr>
        <w:pStyle w:val="CommentText"/>
      </w:pPr>
      <w:r>
        <w:rPr>
          <w:rStyle w:val="CommentReference"/>
        </w:rPr>
        <w:annotationRef/>
      </w:r>
      <w:r>
        <w:rPr>
          <w:lang w:val="en-ZA"/>
        </w:rPr>
        <w:t>Can you please make the token to expire and force a re-authentication.</w:t>
      </w:r>
    </w:p>
  </w:comment>
  <w:comment w:initials="jo" w:author="jortlepp@contractor.linuxfoundation.org" w:date="2025-05-04T12:34:00Z" w:id="348">
    <w:p w:rsidR="00363C8A" w:rsidRDefault="00363C8A" w14:paraId="4F8AA1E4" w14:textId="00991446">
      <w:pPr>
        <w:pStyle w:val="CommentText"/>
      </w:pPr>
      <w:r>
        <w:rPr>
          <w:rStyle w:val="CommentReference"/>
        </w:rPr>
        <w:annotationRef/>
      </w:r>
      <w:r w:rsidRPr="6615983C">
        <w:t>While not opposed in principle, traffic through this component is sensitive to performance demands and the expiry and re-authentication should not be so onerous as to impede performance. Can we perhaps explore alternative patterns to expiry/reauth (e.g. refresh tokens, service account tokens, etc.) to smooth the possible performance impact of expiry/reauthentication?</w:t>
      </w:r>
    </w:p>
  </w:comment>
  <w:comment w:initials="UG" w:author="Ume Sauda Ghanyani" w:date="2025-05-07T13:41:00Z" w:id="349">
    <w:p w:rsidR="00363C8A" w:rsidRDefault="00363C8A" w14:paraId="14CC5570" w14:textId="7F9DFCD7">
      <w:pPr>
        <w:pStyle w:val="CommentText"/>
      </w:pPr>
      <w:r>
        <w:rPr>
          <w:rStyle w:val="CommentReference"/>
        </w:rPr>
        <w:annotationRef/>
      </w:r>
      <w:r>
        <w:fldChar w:fldCharType="begin"/>
      </w:r>
      <w:r>
        <w:instrText xml:space="preserve"> HYPERLINK "mailto:muhammad.arif@paysyslabs.com"</w:instrText>
      </w:r>
      <w:bookmarkStart w:name="_@_9C6883BB84814E70A22A6AB3913336CFZ" w:id="354"/>
      <w:r>
        <w:fldChar w:fldCharType="separate"/>
      </w:r>
      <w:bookmarkEnd w:id="354"/>
      <w:r w:rsidRPr="004D2312">
        <w:rPr>
          <w:rStyle w:val="Mention"/>
          <w:noProof/>
        </w:rPr>
        <w:t>@Muhammad  Arif</w:t>
      </w:r>
      <w:r>
        <w:fldChar w:fldCharType="end"/>
      </w:r>
      <w:r w:rsidRPr="7732F608">
        <w:t xml:space="preserve"> </w:t>
      </w:r>
    </w:p>
  </w:comment>
  <w:comment w:initials="MA" w:author="Muhammad  Arif" w:date="2025-05-07T15:09:00Z" w:id="350">
    <w:p w:rsidR="00363C8A" w:rsidRDefault="00363C8A" w14:paraId="49CB460C" w14:textId="7449158A">
      <w:pPr>
        <w:pStyle w:val="CommentText"/>
      </w:pPr>
      <w:r>
        <w:rPr>
          <w:rStyle w:val="CommentReference"/>
        </w:rPr>
        <w:annotationRef/>
      </w:r>
      <w:r w:rsidRPr="65DEDE50">
        <w:t>Can we use short-lived tokens that would expire after some time and then a new token can be created using refresh tokens.?</w:t>
      </w:r>
    </w:p>
  </w:comment>
  <w:comment w:initials="Godfrey K" w:author="Godfrey Kutumela" w:date="2025-04-23T16:47:00Z" w:id="357">
    <w:p w:rsidR="00343D7B" w:rsidRDefault="009B3078" w14:paraId="2D8DCFC4" w14:textId="77777777">
      <w:pPr>
        <w:pStyle w:val="CommentText"/>
      </w:pPr>
      <w:r>
        <w:rPr>
          <w:rStyle w:val="CommentReference"/>
        </w:rPr>
        <w:annotationRef/>
      </w:r>
      <w:r>
        <w:rPr>
          <w:lang w:val="en-ZA"/>
        </w:rPr>
        <w:t>This is a contradiction from the above the statement which said the token does not expire.</w:t>
      </w:r>
    </w:p>
  </w:comment>
  <w:comment w:initials="kerlyn.ma" w:author="kerlyn.manyi@ghsc.co.za" w:date="2025-04-23T02:55:00Z" w:id="358">
    <w:p w:rsidR="00343D7B" w:rsidRDefault="009B3078" w14:paraId="34685FFB" w14:textId="77777777">
      <w:pPr>
        <w:pStyle w:val="CommentText"/>
      </w:pPr>
      <w:r>
        <w:rPr>
          <w:rStyle w:val="CommentReference"/>
        </w:rPr>
        <w:annotationRef/>
      </w:r>
      <w:r>
        <w:t xml:space="preserve">Consider addressing how token revocation is handled. If a token is compromised or a user is deactivated, how quickly can that token be invalidated? </w:t>
      </w:r>
    </w:p>
  </w:comment>
  <w:comment w:initials="UG" w:author="Ume Sauda Ghanyani" w:date="2025-05-08T10:47:00Z" w:id="359">
    <w:p w:rsidR="00363C8A" w:rsidRDefault="00363C8A" w14:paraId="316CF170" w14:textId="231F5EF1">
      <w:pPr>
        <w:pStyle w:val="CommentText"/>
      </w:pPr>
      <w:r>
        <w:rPr>
          <w:rStyle w:val="CommentReference"/>
        </w:rPr>
        <w:annotationRef/>
      </w:r>
      <w:r>
        <w:fldChar w:fldCharType="begin"/>
      </w:r>
      <w:r>
        <w:instrText xml:space="preserve"> HYPERLINK "mailto:muhammad.arif@paysyslabs.com"</w:instrText>
      </w:r>
      <w:bookmarkStart w:name="_@_A468E5D605DE438298759EE825A1E530Z" w:id="362"/>
      <w:r>
        <w:fldChar w:fldCharType="separate"/>
      </w:r>
      <w:bookmarkEnd w:id="362"/>
      <w:r w:rsidRPr="4296417B">
        <w:rPr>
          <w:rStyle w:val="Mention"/>
          <w:noProof/>
        </w:rPr>
        <w:t>@Muhammad  Arif</w:t>
      </w:r>
      <w:r>
        <w:fldChar w:fldCharType="end"/>
      </w:r>
      <w:r w:rsidRPr="70D727B7">
        <w:t xml:space="preserve"> </w:t>
      </w:r>
    </w:p>
  </w:comment>
  <w:comment w:initials="kerlyn.ma" w:author="kerlyn.manyi@ghsc.co.za" w:date="2025-04-23T03:26:00Z" w:id="360">
    <w:p w:rsidR="00343D7B" w:rsidRDefault="009B3078" w14:paraId="2336E87E" w14:textId="77777777">
      <w:pPr>
        <w:pStyle w:val="CommentText"/>
      </w:pPr>
      <w:r>
        <w:rPr>
          <w:rStyle w:val="CommentReference"/>
        </w:rPr>
        <w:annotationRef/>
      </w:r>
      <w:r>
        <w:t>You may also want to clarify if we are using short-lived access tokens along with a secure refresh token strategy. Short-lived tokens reduce the window of exposure in case of compromise, while refresh tokens; when properly scoped and securely stored, allows reauthentication without sacrificing usability or security.</w:t>
      </w:r>
    </w:p>
  </w:comment>
  <w:comment w:initials="UG" w:author="Ume Sauda Ghanyani" w:date="2025-05-08T10:47:00Z" w:id="361">
    <w:p w:rsidR="00363C8A" w:rsidRDefault="00363C8A" w14:paraId="5FF1A50E" w14:textId="767BF2EB">
      <w:pPr>
        <w:pStyle w:val="CommentText"/>
      </w:pPr>
      <w:r>
        <w:rPr>
          <w:rStyle w:val="CommentReference"/>
        </w:rPr>
        <w:annotationRef/>
      </w:r>
      <w:r>
        <w:fldChar w:fldCharType="begin"/>
      </w:r>
      <w:r>
        <w:instrText xml:space="preserve"> HYPERLINK "mailto:muhammad.arif@paysyslabs.com"</w:instrText>
      </w:r>
      <w:bookmarkStart w:name="_@_B38E4B59C95940B6AA8C054DA875AEADZ" w:id="363"/>
      <w:r>
        <w:fldChar w:fldCharType="separate"/>
      </w:r>
      <w:bookmarkEnd w:id="363"/>
      <w:r w:rsidRPr="34C677A4">
        <w:rPr>
          <w:rStyle w:val="Mention"/>
          <w:noProof/>
        </w:rPr>
        <w:t>@Muhammad  Arif</w:t>
      </w:r>
      <w:r>
        <w:fldChar w:fldCharType="end"/>
      </w:r>
      <w:r w:rsidRPr="45E0A5F3">
        <w:t xml:space="preserve"> </w:t>
      </w:r>
    </w:p>
  </w:comment>
  <w:comment w:initials="kerlyn.ma" w:author="kerlyn.manyi@ghsc.co.za" w:date="2025-04-23T01:40:00Z" w:id="364">
    <w:p w:rsidR="00343D7B" w:rsidRDefault="009B3078" w14:paraId="0C81E81E" w14:textId="77777777">
      <w:pPr>
        <w:pStyle w:val="CommentText"/>
      </w:pPr>
      <w:r>
        <w:rPr>
          <w:rStyle w:val="CommentReference"/>
        </w:rPr>
        <w:annotationRef/>
      </w:r>
      <w:r>
        <w:t>It would be good to confirm whether TLS is enforced on both internal and external APIs. internal traffic is often overlooked and could be a vulnerability vector in cloud environments. Ensure that HTTPS is strictly enforced especially in internal communications between microservices, not just public APIs.</w:t>
      </w:r>
    </w:p>
  </w:comment>
  <w:comment w:initials="UG" w:author="Ume Sauda Ghanyani" w:date="2025-05-08T10:47:00Z" w:id="365">
    <w:p w:rsidR="00363C8A" w:rsidRDefault="00363C8A" w14:paraId="02ED4D63" w14:textId="2BDF6832">
      <w:pPr>
        <w:pStyle w:val="CommentText"/>
      </w:pPr>
      <w:r>
        <w:rPr>
          <w:rStyle w:val="CommentReference"/>
        </w:rPr>
        <w:annotationRef/>
      </w:r>
      <w:r>
        <w:fldChar w:fldCharType="begin"/>
      </w:r>
      <w:r>
        <w:instrText xml:space="preserve"> HYPERLINK "mailto:muhammad.arif@paysyslabs.com"</w:instrText>
      </w:r>
      <w:bookmarkStart w:name="_@_504F18FEF6E34C6CA15BBB5C8C18A7DBZ" w:id="367"/>
      <w:r>
        <w:fldChar w:fldCharType="separate"/>
      </w:r>
      <w:bookmarkEnd w:id="367"/>
      <w:r w:rsidRPr="0CCD5494">
        <w:rPr>
          <w:rStyle w:val="Mention"/>
          <w:noProof/>
        </w:rPr>
        <w:t>@Muhammad  Arif</w:t>
      </w:r>
      <w:r>
        <w:fldChar w:fldCharType="end"/>
      </w:r>
      <w:r w:rsidRPr="769DCBE1">
        <w:t xml:space="preserve"> </w:t>
      </w:r>
    </w:p>
  </w:comment>
  <w:comment w:initials="kerlyn.ma" w:author="kerlyn.manyi@ghsc.co.za" w:date="2025-04-23T02:22:00Z" w:id="366">
    <w:p w:rsidR="00343D7B" w:rsidRDefault="009B3078" w14:paraId="6EB27F2B" w14:textId="77777777">
      <w:pPr>
        <w:pStyle w:val="CommentText"/>
      </w:pPr>
      <w:r>
        <w:rPr>
          <w:rStyle w:val="CommentReference"/>
        </w:rPr>
        <w:annotationRef/>
      </w:r>
      <w:r>
        <w:t xml:space="preserve">Ensure you're using </w:t>
      </w:r>
      <w:r>
        <w:rPr>
          <w:b/>
          <w:bCs/>
        </w:rPr>
        <w:t>TLS 1.2 or 1.3</w:t>
      </w:r>
      <w:r>
        <w:t>.</w:t>
      </w:r>
    </w:p>
  </w:comment>
  <w:comment w:initials="kerlyn.ma" w:author="kerlyn.manyi@ghsc.co.za" w:date="2025-04-23T02:53:00Z" w:id="368">
    <w:p w:rsidR="00343D7B" w:rsidRDefault="009B3078" w14:paraId="50C57E45" w14:textId="77777777">
      <w:pPr>
        <w:pStyle w:val="CommentText"/>
      </w:pPr>
      <w:r>
        <w:rPr>
          <w:rStyle w:val="CommentReference"/>
        </w:rPr>
        <w:annotationRef/>
      </w:r>
      <w:r>
        <w:t xml:space="preserve">Specify how often dependency scans are performed. </w:t>
      </w:r>
    </w:p>
  </w:comment>
  <w:comment w:initials="UG" w:author="Ume Sauda Ghanyani" w:date="2025-05-08T09:50:00Z" w:id="369">
    <w:p w:rsidR="00363C8A" w:rsidRDefault="00363C8A" w14:paraId="5E693522" w14:textId="1002CF3C">
      <w:pPr>
        <w:pStyle w:val="CommentText"/>
      </w:pPr>
      <w:r>
        <w:rPr>
          <w:rStyle w:val="CommentReference"/>
        </w:rPr>
        <w:annotationRef/>
      </w:r>
      <w:r>
        <w:fldChar w:fldCharType="begin"/>
      </w:r>
      <w:r>
        <w:instrText xml:space="preserve"> HYPERLINK "mailto:muhammad.arif@paysyslabs.com"</w:instrText>
      </w:r>
      <w:bookmarkStart w:name="_@_A37A1E52DC8348E69E175E376F5C1986Z" w:id="370"/>
      <w:r>
        <w:fldChar w:fldCharType="separate"/>
      </w:r>
      <w:bookmarkEnd w:id="370"/>
      <w:r w:rsidRPr="283FF8A6">
        <w:rPr>
          <w:rStyle w:val="Mention"/>
          <w:noProof/>
        </w:rPr>
        <w:t>@Muhammad  Arif</w:t>
      </w:r>
      <w:r>
        <w:fldChar w:fldCharType="end"/>
      </w:r>
      <w:r w:rsidRPr="78A7DEBB">
        <w:t xml:space="preserve"> </w:t>
      </w:r>
    </w:p>
  </w:comment>
  <w:comment w:initials="jo" w:author="jortlepp@contractor.linuxfoundation.org" w:date="2025-05-04T12:07:00Z" w:id="376">
    <w:p w:rsidR="00363C8A" w:rsidRDefault="00363C8A" w14:paraId="77EC779D" w14:textId="45C8E42C">
      <w:pPr>
        <w:pStyle w:val="CommentText"/>
      </w:pPr>
      <w:r>
        <w:rPr>
          <w:rStyle w:val="CommentReference"/>
        </w:rPr>
        <w:annotationRef/>
      </w:r>
      <w:r w:rsidRPr="112A0D3A">
        <w:t>I am not sure if this is a requirement for the relay service specifically. The relay service is expected to run in an autonomous and automated fashion. In other words, there is no human "user" involved, though it is reasonable to expect that the relay service will itself be a user of a destination's secure REST API and must then be able to authenticate itself; however it is more likely (and probably preferred) that the Relay Service is authenticated through an IAM service which then issues it with a JWT token that it can then use to interact with the secure REST API.</w:t>
      </w:r>
    </w:p>
  </w:comment>
  <w:comment w:initials="UG" w:author="Ume Sauda Ghanyani" w:date="2025-05-07T13:39:00Z" w:id="377">
    <w:p w:rsidR="00363C8A" w:rsidRDefault="00363C8A" w14:paraId="75FD666A" w14:textId="1C480D27">
      <w:pPr>
        <w:pStyle w:val="CommentText"/>
      </w:pPr>
      <w:r>
        <w:rPr>
          <w:rStyle w:val="CommentReference"/>
        </w:rPr>
        <w:annotationRef/>
      </w:r>
      <w:r w:rsidRPr="577FF84D">
        <w:t>removed.</w:t>
      </w:r>
    </w:p>
  </w:comment>
  <w:comment w:initials="kerlyn.ma" w:author="kerlyn.manyi@ghsc.co.za" w:date="2025-04-23T02:26:00Z" w:id="381">
    <w:p w:rsidR="00343D7B" w:rsidRDefault="009B3078" w14:paraId="4389FB67" w14:textId="77777777">
      <w:pPr>
        <w:pStyle w:val="CommentText"/>
      </w:pPr>
      <w:r>
        <w:rPr>
          <w:rStyle w:val="CommentReference"/>
        </w:rPr>
        <w:annotationRef/>
      </w:r>
      <w:r>
        <w:t>Protect login endpoints from bruteforce using rate limiting.</w:t>
      </w:r>
    </w:p>
    <w:p w:rsidR="00343D7B" w:rsidRDefault="009B3078" w14:paraId="1F7E6C32" w14:textId="77777777">
      <w:pPr>
        <w:pStyle w:val="CommentText"/>
      </w:pPr>
      <w:r>
        <w:t>Strongly recommend enabling MFA</w:t>
      </w:r>
    </w:p>
  </w:comment>
  <w:comment w:initials="Godfrey K" w:author="Godfrey Kutumela" w:date="2025-04-23T16:48:00Z" w:id="380">
    <w:p w:rsidR="00343D7B" w:rsidRDefault="009B3078" w14:paraId="50098278" w14:textId="77777777">
      <w:pPr>
        <w:pStyle w:val="CommentText"/>
      </w:pPr>
      <w:r>
        <w:rPr>
          <w:rStyle w:val="CommentReference"/>
        </w:rPr>
        <w:annotationRef/>
      </w:r>
      <w:r>
        <w:rPr>
          <w:lang w:val="en-ZA"/>
        </w:rPr>
        <w:t>Can you confirm if the IDM handles these username and password? Or natively built into the application</w:t>
      </w:r>
    </w:p>
  </w:comment>
  <w:comment w:initials="Godfrey K" w:author="Godfrey Kutumela" w:date="2025-04-23T16:49:00Z" w:id="389">
    <w:p w:rsidR="00343D7B" w:rsidRDefault="009B3078" w14:paraId="17DF1A4D" w14:textId="77777777">
      <w:pPr>
        <w:pStyle w:val="CommentText"/>
      </w:pPr>
      <w:r>
        <w:rPr>
          <w:rStyle w:val="CommentReference"/>
        </w:rPr>
        <w:annotationRef/>
      </w:r>
      <w:r>
        <w:rPr>
          <w:lang w:val="en-ZA"/>
        </w:rPr>
        <w:t>I assume these are not stored in the application interface but in the IDM where they are issued? Please confirm?</w:t>
      </w:r>
    </w:p>
  </w:comment>
  <w:comment w:initials="kerlyn.ma" w:author="kerlyn.manyi@ghsc.co.za" w:date="2025-04-23T01:52:00Z" w:id="397">
    <w:p w:rsidR="00343D7B" w:rsidRDefault="009B3078" w14:paraId="6500B43E" w14:textId="77777777">
      <w:pPr>
        <w:pStyle w:val="CommentText"/>
      </w:pPr>
      <w:r>
        <w:rPr>
          <w:rStyle w:val="CommentReference"/>
        </w:rPr>
        <w:annotationRef/>
      </w:r>
      <w:r>
        <w:t xml:space="preserve">RBAC should be configured using least privilege principles, especially when relaying sensitive messages. </w:t>
      </w:r>
    </w:p>
  </w:comment>
  <w:comment w:initials="kerlyn.ma" w:author="kerlyn.manyi@ghsc.co.za" w:date="2025-04-23T02:48:00Z" w:id="405">
    <w:p w:rsidR="00343D7B" w:rsidRDefault="009B3078" w14:paraId="670F982C" w14:textId="77777777">
      <w:pPr>
        <w:pStyle w:val="CommentText"/>
      </w:pPr>
      <w:r>
        <w:rPr>
          <w:rStyle w:val="CommentReference"/>
        </w:rPr>
        <w:annotationRef/>
      </w:r>
      <w:r>
        <w:t>There’s no mention of audit logs for auth attempts, token usage, or access violations. Consider logging this data and sending it securely to a centralized log store</w:t>
      </w:r>
    </w:p>
  </w:comment>
  <w:comment w:initials="UG" w:author="Ume Sauda Ghanyani" w:date="2025-05-07T14:09:00Z" w:id="406">
    <w:p w:rsidR="00363C8A" w:rsidRDefault="00363C8A" w14:paraId="60331E2A" w14:textId="605CA672">
      <w:pPr>
        <w:pStyle w:val="CommentText"/>
      </w:pPr>
      <w:r>
        <w:rPr>
          <w:rStyle w:val="CommentReference"/>
        </w:rPr>
        <w:annotationRef/>
      </w:r>
      <w:r>
        <w:fldChar w:fldCharType="begin"/>
      </w:r>
      <w:r>
        <w:instrText xml:space="preserve"> HYPERLINK "mailto:muhammad.arif@paysyslabs.com"</w:instrText>
      </w:r>
      <w:bookmarkStart w:name="_@_82DC7B21B3D4447AAEA67A5613F0B288Z" w:id="408"/>
      <w:r>
        <w:fldChar w:fldCharType="separate"/>
      </w:r>
      <w:bookmarkEnd w:id="408"/>
      <w:r w:rsidRPr="734ABAF1">
        <w:rPr>
          <w:rStyle w:val="Mention"/>
          <w:noProof/>
        </w:rPr>
        <w:t>@Muhammad  Arif</w:t>
      </w:r>
      <w:r>
        <w:fldChar w:fldCharType="end"/>
      </w:r>
      <w:r w:rsidRPr="0A2C67D1">
        <w:t xml:space="preserve"> </w:t>
      </w:r>
    </w:p>
  </w:comment>
  <w:comment w:initials="MA" w:author="Muhammad  Arif" w:date="2025-05-07T15:07:00Z" w:id="407">
    <w:p w:rsidR="00363C8A" w:rsidRDefault="00363C8A" w14:paraId="5E1B6351" w14:textId="0D77E42C">
      <w:pPr>
        <w:pStyle w:val="CommentText"/>
      </w:pPr>
      <w:r>
        <w:rPr>
          <w:rStyle w:val="CommentReference"/>
        </w:rPr>
        <w:annotationRef/>
      </w:r>
      <w:r w:rsidRPr="2C6E28BB">
        <w:t>Agreed</w:t>
      </w:r>
    </w:p>
  </w:comment>
  <w:comment w:initials="Godfrey K" w:author="Godfrey Kutumela" w:date="2025-04-23T16:50:00Z" w:id="403">
    <w:p w:rsidR="00343D7B" w:rsidRDefault="009B3078" w14:paraId="5C4DAE2B" w14:textId="77777777">
      <w:pPr>
        <w:pStyle w:val="CommentText"/>
      </w:pPr>
      <w:r>
        <w:rPr>
          <w:rStyle w:val="CommentReference"/>
        </w:rPr>
        <w:annotationRef/>
      </w:r>
      <w:r>
        <w:rPr>
          <w:lang w:val="en-ZA"/>
        </w:rPr>
        <w:t>Mention briefly how will this be done so we can advise if it is secure method.</w:t>
      </w:r>
    </w:p>
  </w:comment>
  <w:comment xmlns:w="http://schemas.openxmlformats.org/wordprocessingml/2006/main" w:initials="jo" w:author="jortlepp@contractor.linuxfoundation.org" w:date="2025-05-14T11:50:54" w:id="1494563247">
    <w:p xmlns:w14="http://schemas.microsoft.com/office/word/2010/wordml" xmlns:w="http://schemas.openxmlformats.org/wordprocessingml/2006/main" w:rsidR="60C89C6C" w:rsidRDefault="0CB6A6FA" w14:paraId="6365C482" w14:textId="07BD57D8">
      <w:pPr>
        <w:pStyle w:val="CommentText"/>
      </w:pPr>
      <w:r>
        <w:rPr>
          <w:rStyle w:val="CommentReference"/>
        </w:rPr>
        <w:annotationRef/>
      </w:r>
      <w:r w:rsidRPr="29A26B64" w:rsidR="5980AA26">
        <w:t>What information here is deemed sensitive and requires encryption?</w:t>
      </w:r>
    </w:p>
  </w:comment>
  <w:comment xmlns:w="http://schemas.openxmlformats.org/wordprocessingml/2006/main" w:initials="jo" w:author="jortlepp@contractor.linuxfoundation.org" w:date="2025-05-14T11:54:22" w:id="1890918303">
    <w:p xmlns:w14="http://schemas.microsoft.com/office/word/2010/wordml" xmlns:w="http://schemas.openxmlformats.org/wordprocessingml/2006/main" w:rsidR="33D49628" w:rsidRDefault="08FC94C5" w14:paraId="7A011257" w14:textId="38C45A08">
      <w:pPr>
        <w:pStyle w:val="CommentText"/>
      </w:pPr>
      <w:r>
        <w:rPr>
          <w:rStyle w:val="CommentReference"/>
        </w:rPr>
        <w:annotationRef/>
      </w:r>
      <w:r w:rsidRPr="45BE9A3E" w:rsidR="2F260D21">
        <w:t>While these environment variables will ultimately be provided to the relay service when it is deployed, the specific environment variables that are required will be dictated by the destination module that is plugged into the relay service at deployment. We need a way to capture the environment variables related to the plug-in specifically, and not all possible environment variables either wholistically or generically, i.e. these environment variables don't "belong" to the relay service, they "belong" to the plug-in only.</w:t>
      </w:r>
    </w:p>
  </w:comment>
  <w:comment xmlns:w="http://schemas.openxmlformats.org/wordprocessingml/2006/main" w:initials="jo" w:author="jortlepp@contractor.linuxfoundation.org" w:date="2025-05-14T11:56:17" w:id="1790705330">
    <w:p xmlns:w14="http://schemas.microsoft.com/office/word/2010/wordml" xmlns:w="http://schemas.openxmlformats.org/wordprocessingml/2006/main" w:rsidR="390202B5" w:rsidRDefault="5CCD87BD" w14:paraId="7DB1BB29" w14:textId="6B88D41C">
      <w:pPr>
        <w:pStyle w:val="CommentText"/>
      </w:pPr>
      <w:r>
        <w:rPr>
          <w:rStyle w:val="CommentReference"/>
        </w:rPr>
        <w:annotationRef/>
      </w:r>
      <w:r w:rsidRPr="3DED4987" w:rsidR="3F8FC500">
        <w:t>We also need to provide a solution for _authenticated" REST API (for k2k, as well as k2u). For k2k, we anticipate that the plug-in would utilize the Tazama authentication service and auth-lib library; for k2u, the plug-in must define the desired security functionality.</w:t>
      </w:r>
    </w:p>
  </w:comment>
  <w:comment xmlns:w="http://schemas.openxmlformats.org/wordprocessingml/2006/main" w:initials="jo" w:author="jortlepp@contractor.linuxfoundation.org" w:date="2025-05-14T12:04:46" w:id="617777577">
    <w:p xmlns:w14="http://schemas.microsoft.com/office/word/2010/wordml" xmlns:w="http://schemas.openxmlformats.org/wordprocessingml/2006/main" w:rsidR="51655266" w:rsidRDefault="0586F24E" w14:paraId="7A7DCE29" w14:textId="14AA5981">
      <w:pPr>
        <w:pStyle w:val="CommentText"/>
      </w:pPr>
      <w:r>
        <w:rPr>
          <w:rStyle w:val="CommentReference"/>
        </w:rPr>
        <w:annotationRef/>
      </w:r>
      <w:r w:rsidRPr="452ED8EB" w:rsidR="6601F2B2">
        <w:t>"the exact same encoded message" - encoding itself is not enough for same-to-same, the message content expectations must also be identical, because we are not providing for any serialization/transformation/deserialization in this transmission at all.</w:t>
      </w:r>
    </w:p>
  </w:comment>
  <w:comment xmlns:w="http://schemas.openxmlformats.org/wordprocessingml/2006/main" w:initials="jo" w:author="jortlepp@contractor.linuxfoundation.org" w:date="2025-05-14T12:10:31" w:id="901093789">
    <w:p xmlns:w14="http://schemas.microsoft.com/office/word/2010/wordml" xmlns:w="http://schemas.openxmlformats.org/wordprocessingml/2006/main" w:rsidR="22FDC744" w:rsidRDefault="6EB51B12" w14:paraId="6D9A0693" w14:textId="61FDD15B">
      <w:pPr>
        <w:pStyle w:val="CommentText"/>
      </w:pPr>
      <w:r>
        <w:rPr>
          <w:rStyle w:val="CommentReference"/>
        </w:rPr>
        <w:annotationRef/>
      </w:r>
      <w:r w:rsidRPr="2E5301B8" w:rsidR="0A72D99A">
        <w:t>This use case must absolutely be supported, and is, as far as I am aware, an existing feature:</w:t>
      </w:r>
    </w:p>
    <w:p xmlns:w14="http://schemas.microsoft.com/office/word/2010/wordml" xmlns:w="http://schemas.openxmlformats.org/wordprocessingml/2006/main" w:rsidR="0E545BD9" w:rsidRDefault="521FEFA2" w14:paraId="6889598F" w14:textId="508F6119">
      <w:pPr>
        <w:pStyle w:val="CommentText"/>
      </w:pPr>
      <w:hyperlink xmlns:r="http://schemas.openxmlformats.org/officeDocument/2006/relationships" r:id="R2bc518d255f94c95">
        <w:r w:rsidRPr="3E308C6E" w:rsidR="2BF83356">
          <w:rPr>
            <w:rStyle w:val="Hyperlink"/>
          </w:rPr>
          <w:t>https://github.com/tazama-lf/frms-coe-startup-lib/blob/4cd952a948950f94d83692926a2ed6a997aac8fd/src/services/restRelayService.ts#L31</w:t>
        </w:r>
      </w:hyperlink>
      <w:r w:rsidRPr="334B2C4D" w:rsidR="301F3051">
        <w:t xml:space="preserve"> </w:t>
      </w:r>
    </w:p>
  </w:comment>
  <w:comment xmlns:w="http://schemas.openxmlformats.org/wordprocessingml/2006/main" w:initials="jo" w:author="jortlepp@contractor.linuxfoundation.org" w:date="2025-05-14T12:12:05" w:id="1356105121">
    <w:p xmlns:w14="http://schemas.microsoft.com/office/word/2010/wordml" xmlns:w="http://schemas.openxmlformats.org/wordprocessingml/2006/main" w:rsidR="32A4F235" w:rsidRDefault="3E444D8D" w14:paraId="53E3FE25" w14:textId="582465A9">
      <w:pPr>
        <w:pStyle w:val="CommentText"/>
      </w:pPr>
      <w:r>
        <w:rPr>
          <w:rStyle w:val="CommentReference"/>
        </w:rPr>
        <w:annotationRef/>
      </w:r>
      <w:r w:rsidRPr="6E734958" w:rsidR="16444658">
        <w:t>This is not currently a requirement.</w:t>
      </w:r>
    </w:p>
  </w:comment>
  <w:comment xmlns:w="http://schemas.openxmlformats.org/wordprocessingml/2006/main" w:initials="jo" w:author="jortlepp@contractor.linuxfoundation.org" w:date="2025-05-14T12:13:48" w:id="414077595">
    <w:p xmlns:w14="http://schemas.microsoft.com/office/word/2010/wordml" xmlns:w="http://schemas.openxmlformats.org/wordprocessingml/2006/main" w:rsidR="6F5D2FE6" w:rsidRDefault="4A40DDF9" w14:paraId="4A0F9285" w14:textId="36674B27">
      <w:pPr>
        <w:pStyle w:val="CommentText"/>
      </w:pPr>
      <w:r>
        <w:rPr>
          <w:rStyle w:val="CommentReference"/>
        </w:rPr>
        <w:annotationRef/>
      </w:r>
      <w:r w:rsidRPr="61DE5678" w:rsidR="57E436F8">
        <w:t>In theory, there's no real functional difference between K2K-raw and K2U-raw - please clarify what the anticipated differences are?</w:t>
      </w:r>
    </w:p>
  </w:comment>
  <w:comment xmlns:w="http://schemas.openxmlformats.org/wordprocessingml/2006/main" w:initials="jo" w:author="jortlepp@contractor.linuxfoundation.org" w:date="2025-05-14T12:15:13" w:id="1264825065">
    <w:p xmlns:w14="http://schemas.microsoft.com/office/word/2010/wordml" xmlns:w="http://schemas.openxmlformats.org/wordprocessingml/2006/main" w:rsidR="6AF2AFEE" w:rsidRDefault="0E02B5B2" w14:paraId="18590896" w14:textId="5D962573">
      <w:pPr>
        <w:pStyle w:val="CommentText"/>
      </w:pPr>
      <w:r>
        <w:rPr>
          <w:rStyle w:val="CommentReference"/>
        </w:rPr>
        <w:annotationRef/>
      </w:r>
      <w:r w:rsidRPr="45619D89" w:rsidR="13DF8A9E">
        <w:t>From a Functional Specification Endpoint, we are missing the requirements that define the development of a "plug-in" pattern to utilise the destination services in a modular way. I think we should add it here before we continue to development to ensure we are all aligned on the expected outcome.</w:t>
      </w:r>
    </w:p>
  </w:comment>
  <w:comment xmlns:w="http://schemas.openxmlformats.org/wordprocessingml/2006/main" w:initials="UG" w:author="Ume Sauda Ghanyani" w:date="2025-05-14T15:57:13" w:id="170880066">
    <w:p xmlns:w14="http://schemas.microsoft.com/office/word/2010/wordml" xmlns:w="http://schemas.openxmlformats.org/wordprocessingml/2006/main" w:rsidR="1B0E8417" w:rsidRDefault="6B2CEF7C" w14:paraId="72BA312D" w14:textId="53A4B6BF">
      <w:pPr>
        <w:pStyle w:val="CommentText"/>
      </w:pPr>
      <w:r>
        <w:rPr>
          <w:rStyle w:val="CommentReference"/>
        </w:rPr>
        <w:annotationRef/>
      </w:r>
      <w:r w:rsidRPr="2DEFCA63" w:rsidR="7B3DEC48">
        <w:t>this is not required</w:t>
      </w:r>
    </w:p>
  </w:comment>
  <w:comment xmlns:w="http://schemas.openxmlformats.org/wordprocessingml/2006/main" w:initials="UG" w:author="Ume Sauda Ghanyani" w:date="2025-05-14T15:57:54" w:id="1137537851">
    <w:p xmlns:w14="http://schemas.microsoft.com/office/word/2010/wordml" xmlns:w="http://schemas.openxmlformats.org/wordprocessingml/2006/main" w:rsidR="2F0E1E58" w:rsidRDefault="06720162" w14:paraId="3AF50111" w14:textId="393F3E21">
      <w:pPr>
        <w:pStyle w:val="CommentText"/>
      </w:pPr>
      <w:r>
        <w:rPr>
          <w:rStyle w:val="CommentReference"/>
        </w:rPr>
        <w:annotationRef/>
      </w:r>
      <w:r w:rsidRPr="33DC71F1" w:rsidR="055ABA19">
        <w:t>no information here requires encryption hence removed the above logging architecture information</w:t>
      </w:r>
    </w:p>
  </w:comment>
  <w:comment xmlns:w="http://schemas.openxmlformats.org/wordprocessingml/2006/main" w:initials="UG" w:author="Ume Sauda Ghanyani" w:date="2025-05-14T15:59:45" w:id="1239840120">
    <w:p xmlns:w14="http://schemas.microsoft.com/office/word/2010/wordml" xmlns:w="http://schemas.openxmlformats.org/wordprocessingml/2006/main" w:rsidR="7B7EF7F9" w:rsidRDefault="7E70FF46" w14:paraId="44996181" w14:textId="4020DD8A">
      <w:pPr>
        <w:pStyle w:val="CommentText"/>
      </w:pPr>
      <w:r>
        <w:rPr>
          <w:rStyle w:val="CommentReference"/>
        </w:rPr>
        <w:annotationRef/>
      </w:r>
      <w:r w:rsidRPr="24E77A5B" w:rsidR="79B29633">
        <w:t>added 'the exact same encoded message'</w:t>
      </w:r>
    </w:p>
  </w:comment>
  <w:comment xmlns:w="http://schemas.openxmlformats.org/wordprocessingml/2006/main" w:initials="UG" w:author="Ume Sauda Ghanyani" w:date="2025-05-15T11:42:21" w:id="1679906901">
    <w:p xmlns:w14="http://schemas.microsoft.com/office/word/2010/wordml" xmlns:w="http://schemas.openxmlformats.org/wordprocessingml/2006/main" w:rsidR="30DEAB7C" w:rsidRDefault="6EC14601" w14:paraId="61F860A0" w14:textId="2DA107E8">
      <w:pPr>
        <w:pStyle w:val="CommentText"/>
      </w:pPr>
      <w:r>
        <w:rPr>
          <w:rStyle w:val="CommentReference"/>
        </w:rPr>
        <w:annotationRef/>
      </w:r>
      <w:r w:rsidRPr="0DEDF473" w:rsidR="63CE041F">
        <w:t>nope there is no functional difference in both just that one has a known destination and the other one unknown.</w:t>
      </w:r>
    </w:p>
  </w:comment>
  <w:comment xmlns:w="http://schemas.openxmlformats.org/wordprocessingml/2006/main" w:initials="UG" w:author="Ume Sauda Ghanyani" w:date="2025-05-15T14:48:01" w:id="1818201617">
    <w:p xmlns:w14="http://schemas.microsoft.com/office/word/2010/wordml" xmlns:w="http://schemas.openxmlformats.org/wordprocessingml/2006/main" w:rsidR="0FA8AA5D" w:rsidRDefault="208F1AA0" w14:paraId="01695913" w14:textId="4C141BC6">
      <w:pPr>
        <w:pStyle w:val="CommentText"/>
      </w:pPr>
      <w:r>
        <w:rPr>
          <w:rStyle w:val="CommentReference"/>
        </w:rPr>
        <w:annotationRef/>
      </w:r>
      <w:r w:rsidRPr="6E80D017" w:rsidR="01A9D6DD">
        <w:t>Please refer to section 3.4</w:t>
      </w:r>
    </w:p>
  </w:comment>
  <w:comment xmlns:w="http://schemas.openxmlformats.org/wordprocessingml/2006/main" w:initials="UG" w:author="Ume Sauda Ghanyani" w:date="2025-05-15T14:48:14" w:id="578013131">
    <w:p xmlns:w14="http://schemas.microsoft.com/office/word/2010/wordml" xmlns:w="http://schemas.openxmlformats.org/wordprocessingml/2006/main" w:rsidR="6B47DABA" w:rsidRDefault="29E6DD06" w14:paraId="29F904FF" w14:textId="40A8F304">
      <w:pPr>
        <w:pStyle w:val="CommentText"/>
      </w:pPr>
      <w:r>
        <w:rPr>
          <w:rStyle w:val="CommentReference"/>
        </w:rPr>
        <w:annotationRef/>
      </w:r>
      <w:r w:rsidRPr="34ADC7D3" w:rsidR="1E4D3206">
        <w:t>please refer to section 3.4</w:t>
      </w:r>
    </w:p>
  </w:comment>
  <w:comment xmlns:w="http://schemas.openxmlformats.org/wordprocessingml/2006/main" w:initials="jo" w:author="jortlepp@contractor.linuxfoundation.org" w:date="2025-05-20T12:56:40" w:id="281198438">
    <w:p xmlns:w14="http://schemas.microsoft.com/office/word/2010/wordml" xmlns:w="http://schemas.openxmlformats.org/wordprocessingml/2006/main" w:rsidR="4DEB876C" w:rsidRDefault="45C9DAC0" w14:paraId="54CECEDB" w14:textId="347F1879">
      <w:pPr>
        <w:pStyle w:val="CommentText"/>
      </w:pPr>
      <w:r>
        <w:rPr>
          <w:rStyle w:val="CommentReference"/>
        </w:rPr>
        <w:annotationRef/>
      </w:r>
      <w:r w:rsidRPr="1BFBF2CD" w:rsidR="3E3BA8E2">
        <w:t>Conceptually, yes, but in reality the destination is also chosen when the component is deployed. Once a relay-service has been deployed for a particular destination, you would need to rebuild and redeploy it to choose a new destination. The choice of the destination has been made at deploy-time, and is not made at run-time.</w:t>
      </w:r>
    </w:p>
  </w:comment>
  <w:comment xmlns:w="http://schemas.openxmlformats.org/wordprocessingml/2006/main" w:initials="jo" w:author="jortlepp@contractor.linuxfoundation.org" w:date="2025-05-20T13:00:35" w:id="599013116">
    <w:p xmlns:w14="http://schemas.microsoft.com/office/word/2010/wordml" xmlns:w="http://schemas.openxmlformats.org/wordprocessingml/2006/main" w:rsidR="32625A8D" w:rsidRDefault="771149B9" w14:paraId="73C37083" w14:textId="53774F2C">
      <w:pPr>
        <w:pStyle w:val="CommentText"/>
      </w:pPr>
      <w:r>
        <w:rPr>
          <w:rStyle w:val="CommentReference"/>
        </w:rPr>
        <w:annotationRef/>
      </w:r>
      <w:r w:rsidRPr="28B94095" w:rsidR="032E03B1">
        <w:t>Not entirely. As mentioned previously, the destination is defined at deploy-time, but the decision to decode to raw, or not, is made at run-time based on environment variables set at deploy-time. The relay-service will then route the message to the target system as defined in the config - there is no expectation to be able to change the parameters for the destination system dynamically - this configuration is set at deploy-time in environment variables. What the target system then does with the transmitted message is up to the target system - the message is then out of Tazama's hands.</w:t>
      </w:r>
    </w:p>
  </w:comment>
  <w:comment xmlns:w="http://schemas.openxmlformats.org/wordprocessingml/2006/main" w:initials="jo" w:author="jortlepp@contractor.linuxfoundation.org" w:date="2025-05-20T13:04:37" w:id="843578223">
    <w:p xmlns:w14="http://schemas.microsoft.com/office/word/2010/wordml" xmlns:w="http://schemas.openxmlformats.org/wordprocessingml/2006/main" w:rsidR="1D990CB5" w:rsidRDefault="37A64B8E" w14:paraId="092BC5B8" w14:textId="5DE078F0">
      <w:pPr>
        <w:pStyle w:val="CommentText"/>
      </w:pPr>
      <w:r>
        <w:rPr>
          <w:rStyle w:val="CommentReference"/>
        </w:rPr>
        <w:annotationRef/>
      </w:r>
      <w:r w:rsidRPr="00DEF4D3" w:rsidR="70493EF3">
        <w:t>For our current scope, Tazama will only transmit the "raw" data in JSON format; however if a third party wants to augment their destination integration component with a transformation to another format, they will be free to do so. There is no special consideration required by the relay-service to enable this transformation - it will entirely be the responsibility of the third-party integration component, developed by the third-party.</w:t>
      </w:r>
    </w:p>
  </w:comment>
  <w:comment xmlns:w="http://schemas.openxmlformats.org/wordprocessingml/2006/main" w:initials="jo" w:author="jortlepp@contractor.linuxfoundation.org" w:date="2025-05-20T13:06:55" w:id="1062789192">
    <w:p xmlns:w14="http://schemas.microsoft.com/office/word/2010/wordml" xmlns:w="http://schemas.openxmlformats.org/wordprocessingml/2006/main" w:rsidR="05AD6618" w:rsidRDefault="0BE683D1" w14:paraId="490CCA57" w14:textId="67FDFDD3">
      <w:pPr>
        <w:pStyle w:val="CommentText"/>
      </w:pPr>
      <w:r>
        <w:rPr>
          <w:rStyle w:val="CommentReference"/>
        </w:rPr>
        <w:annotationRef/>
      </w:r>
      <w:r w:rsidRPr="6656DBE5" w:rsidR="05E0DC56">
        <w:t>Please add Google Buckets - there has been a recent modification to the relay-service in our dev branch to also relay messages to a Google Bucket.</w:t>
      </w:r>
    </w:p>
  </w:comment>
  <w:comment xmlns:w="http://schemas.openxmlformats.org/wordprocessingml/2006/main" w:initials="jo" w:author="jortlepp@contractor.linuxfoundation.org" w:date="2025-05-20T13:07:39" w:id="694853979">
    <w:p xmlns:w14="http://schemas.microsoft.com/office/word/2010/wordml" xmlns:w="http://schemas.openxmlformats.org/wordprocessingml/2006/main" w:rsidR="08100E04" w:rsidRDefault="10540E25" w14:paraId="7E2A7B52" w14:textId="71F9F5D3">
      <w:pPr>
        <w:pStyle w:val="CommentText"/>
      </w:pPr>
      <w:r>
        <w:rPr>
          <w:rStyle w:val="CommentReference"/>
        </w:rPr>
        <w:annotationRef/>
      </w:r>
      <w:r w:rsidRPr="1BBA1238" w:rsidR="19A76BF9">
        <w:t>Please also add Google Buckets here.</w:t>
      </w:r>
    </w:p>
  </w:comment>
  <w:comment xmlns:w="http://schemas.openxmlformats.org/wordprocessingml/2006/main" w:initials="jo" w:author="jortlepp@contractor.linuxfoundation.org" w:date="2025-05-20T13:12:24" w:id="1197880406">
    <w:p xmlns:w14="http://schemas.microsoft.com/office/word/2010/wordml" xmlns:w="http://schemas.openxmlformats.org/wordprocessingml/2006/main" w:rsidR="76B88447" w:rsidRDefault="34E7F239" w14:paraId="5469D14A" w14:textId="7590BC6F">
      <w:pPr>
        <w:pStyle w:val="CommentText"/>
      </w:pPr>
      <w:r>
        <w:rPr>
          <w:rStyle w:val="CommentReference"/>
        </w:rPr>
        <w:annotationRef/>
      </w:r>
      <w:r w:rsidRPr="49405256" w:rsidR="61D00EFA">
        <w:t>Effectively the internal functioning of Known to Known (Raw) and Known to Unknown during execution will be the same. The only difference between use case 2 and use case 3, that I can see, is that use case 3 is specifically for a third party to be able to develop their own plug-in according to their own requirements. If that is the case, the "user" for this use case is the third party developer, and not the Tazama Core system (and destination system), as in the case of use case 2. In use case 3, we are defining the functionality required to support the developer - though, in reality, that only means effective documentation that helps someone build their own third-party destination integration plug-in.</w:t>
      </w:r>
    </w:p>
  </w:comment>
  <w:comment xmlns:w="http://schemas.openxmlformats.org/wordprocessingml/2006/main" w:initials="UG" w:author="Ume Sauda Ghanyani" w:date="2025-05-20T16:31:20" w:id="423685571">
    <w:p xmlns:w14="http://schemas.microsoft.com/office/word/2010/wordml" xmlns:w="http://schemas.openxmlformats.org/wordprocessingml/2006/main" w:rsidR="308ADEE6" w:rsidRDefault="0953316B" w14:paraId="7D6578C1" w14:textId="7938A681">
      <w:pPr>
        <w:pStyle w:val="CommentText"/>
      </w:pPr>
      <w:r>
        <w:rPr>
          <w:rStyle w:val="CommentReference"/>
        </w:rPr>
        <w:annotationRef/>
      </w:r>
      <w:r w:rsidRPr="7746D41D" w:rsidR="4B338C82">
        <w:t>this has been removed.</w:t>
      </w:r>
    </w:p>
  </w:comment>
  <w:comment xmlns:w="http://schemas.openxmlformats.org/wordprocessingml/2006/main" w:initials="UG" w:author="Ume Sauda Ghanyani" w:date="2025-05-20T16:38:23" w:id="1375002466">
    <w:p xmlns:w14="http://schemas.microsoft.com/office/word/2010/wordml" xmlns:w="http://schemas.openxmlformats.org/wordprocessingml/2006/main" w:rsidR="22EA5FE1" w:rsidRDefault="2BD26418" w14:paraId="7BF68551" w14:textId="46090D9E">
      <w:pPr>
        <w:pStyle w:val="CommentText"/>
      </w:pPr>
      <w:r>
        <w:rPr>
          <w:rStyle w:val="CommentReference"/>
        </w:rPr>
        <w:annotationRef/>
      </w:r>
      <w:r w:rsidRPr="5EDAA74F" w:rsidR="7903EEB8">
        <w:t>incorporated the change.</w:t>
      </w:r>
    </w:p>
  </w:comment>
  <w:comment xmlns:w="http://schemas.openxmlformats.org/wordprocessingml/2006/main" w:initials="UG" w:author="Ume Sauda Ghanyani" w:date="2025-05-20T16:44:10" w:id="686158183">
    <w:p xmlns:w14="http://schemas.microsoft.com/office/word/2010/wordml" xmlns:w="http://schemas.openxmlformats.org/wordprocessingml/2006/main" w:rsidR="5BE779C8" w:rsidRDefault="5031906A" w14:paraId="63C47482" w14:textId="7C2774EF">
      <w:pPr>
        <w:pStyle w:val="CommentText"/>
      </w:pPr>
      <w:r>
        <w:rPr>
          <w:rStyle w:val="CommentReference"/>
        </w:rPr>
        <w:annotationRef/>
      </w:r>
      <w:r w:rsidRPr="0AFA74C7" w:rsidR="6F83AC0D">
        <w:t>added as a note, please find after the note heading.</w:t>
      </w:r>
    </w:p>
  </w:comment>
</w:comments>
</file>

<file path=word/commentsExtended.xml><?xml version="1.0" encoding="utf-8"?>
<w15:commentsEx xmlns:mc="http://schemas.openxmlformats.org/markup-compatibility/2006" xmlns:w15="http://schemas.microsoft.com/office/word/2012/wordml" mc:Ignorable="w15">
  <w15:commentEx w15:done="1" w15:paraId="7727DAA1"/>
  <w15:commentEx w15:done="1" w15:paraId="570D88B5" w15:paraIdParent="7727DAA1"/>
  <w15:commentEx w15:done="1" w15:paraId="3FCC35F3"/>
  <w15:commentEx w15:done="1" w15:paraId="09C840FC" w15:paraIdParent="3FCC35F3"/>
  <w15:commentEx w15:done="1" w15:paraId="703DF256"/>
  <w15:commentEx w15:done="1" w15:paraId="48C3E42D" w15:paraIdParent="703DF256"/>
  <w15:commentEx w15:done="1" w15:paraId="1CF5FDE4" w15:paraIdParent="703DF256"/>
  <w15:commentEx w15:done="1" w15:paraId="1214A815"/>
  <w15:commentEx w15:done="1" w15:paraId="1BD23FF2" w15:paraIdParent="1214A815"/>
  <w15:commentEx w15:done="1" w15:paraId="456AD83E" w15:paraIdParent="1214A815"/>
  <w15:commentEx w15:done="1" w15:paraId="331A5BE4"/>
  <w15:commentEx w15:done="1" w15:paraId="75BA54EC" w15:paraIdParent="331A5BE4"/>
  <w15:commentEx w15:done="1" w15:paraId="24E0445C" w15:paraIdParent="331A5BE4"/>
  <w15:commentEx w15:done="1" w15:paraId="154416E4"/>
  <w15:commentEx w15:done="1" w15:paraId="7F9B8857" w15:paraIdParent="154416E4"/>
  <w15:commentEx w15:done="1" w15:paraId="28EA6A07" w15:paraIdParent="154416E4"/>
  <w15:commentEx w15:done="1" w15:paraId="702EF33B"/>
  <w15:commentEx w15:done="1" w15:paraId="1B2EB020" w15:paraIdParent="702EF33B"/>
  <w15:commentEx w15:done="1" w15:paraId="5D638844" w15:paraIdParent="702EF33B"/>
  <w15:commentEx w15:done="1" w15:paraId="5436066F"/>
  <w15:commentEx w15:done="1" w15:paraId="031CEEA7" w15:paraIdParent="5436066F"/>
  <w15:commentEx w15:done="1" w15:paraId="5334474E" w15:paraIdParent="5436066F"/>
  <w15:commentEx w15:done="1" w15:paraId="37A1AEA9"/>
  <w15:commentEx w15:done="1" w15:paraId="71058DD4" w15:paraIdParent="37A1AEA9"/>
  <w15:commentEx w15:done="1" w15:paraId="64B7FF12"/>
  <w15:commentEx w15:done="1" w15:paraId="50B6572B"/>
  <w15:commentEx w15:done="1" w15:paraId="5B40F056"/>
  <w15:commentEx w15:done="1" w15:paraId="41390DA5" w15:paraIdParent="5B40F056"/>
  <w15:commentEx w15:done="1" w15:paraId="37C72A96"/>
  <w15:commentEx w15:done="1" w15:paraId="4CCD02F7"/>
  <w15:commentEx w15:done="1" w15:paraId="4C17945D" w15:paraIdParent="4CCD02F7"/>
  <w15:commentEx w15:done="1" w15:paraId="5E8FFF7B"/>
  <w15:commentEx w15:done="1" w15:paraId="69939DBE"/>
  <w15:commentEx w15:done="1" w15:paraId="6B3DDE04" w15:paraIdParent="69939DBE"/>
  <w15:commentEx w15:done="1" w15:paraId="2AFAD73A" w15:paraIdParent="69939DBE"/>
  <w15:commentEx w15:done="1" w15:paraId="6EB99B20"/>
  <w15:commentEx w15:done="1" w15:paraId="61810446"/>
  <w15:commentEx w15:done="1" w15:paraId="4F8AA1E4" w15:paraIdParent="61810446"/>
  <w15:commentEx w15:done="1" w15:paraId="14CC5570" w15:paraIdParent="61810446"/>
  <w15:commentEx w15:done="1" w15:paraId="49CB460C" w15:paraIdParent="61810446"/>
  <w15:commentEx w15:done="1" w15:paraId="2D8DCFC4"/>
  <w15:commentEx w15:done="1" w15:paraId="34685FFB"/>
  <w15:commentEx w15:done="1" w15:paraId="316CF170" w15:paraIdParent="34685FFB"/>
  <w15:commentEx w15:done="1" w15:paraId="2336E87E"/>
  <w15:commentEx w15:done="1" w15:paraId="5FF1A50E" w15:paraIdParent="2336E87E"/>
  <w15:commentEx w15:done="1" w15:paraId="0C81E81E"/>
  <w15:commentEx w15:done="1" w15:paraId="02ED4D63" w15:paraIdParent="0C81E81E"/>
  <w15:commentEx w15:done="1" w15:paraId="6EB27F2B"/>
  <w15:commentEx w15:done="1" w15:paraId="50C57E45"/>
  <w15:commentEx w15:done="1" w15:paraId="5E693522" w15:paraIdParent="50C57E45"/>
  <w15:commentEx w15:done="1" w15:paraId="77EC779D"/>
  <w15:commentEx w15:done="1" w15:paraId="75FD666A" w15:paraIdParent="77EC779D"/>
  <w15:commentEx w15:done="1" w15:paraId="1F7E6C32"/>
  <w15:commentEx w15:done="1" w15:paraId="50098278"/>
  <w15:commentEx w15:done="1" w15:paraId="17DF1A4D"/>
  <w15:commentEx w15:done="1" w15:paraId="6500B43E"/>
  <w15:commentEx w15:done="1" w15:paraId="670F982C"/>
  <w15:commentEx w15:done="1" w15:paraId="60331E2A" w15:paraIdParent="670F982C"/>
  <w15:commentEx w15:done="1" w15:paraId="5E1B6351" w15:paraIdParent="670F982C"/>
  <w15:commentEx w15:done="1" w15:paraId="5C4DAE2B"/>
  <w15:commentEx w15:done="0" w15:paraId="7490A833"/>
  <w15:commentEx w15:done="0" w15:paraId="18C5EBB0" w15:paraIdParent="7490A833"/>
  <w15:commentEx w15:done="0" w15:paraId="2D7460EB" w15:paraIdParent="7490A833"/>
  <w15:commentEx w15:done="1" w15:paraId="6365C482"/>
  <w15:commentEx w15:done="1" w15:paraId="7A011257"/>
  <w15:commentEx w15:done="1" w15:paraId="7DB1BB29"/>
  <w15:commentEx w15:done="1" w15:paraId="7A7DCE29"/>
  <w15:commentEx w15:done="1" w15:paraId="6889598F"/>
  <w15:commentEx w15:done="1" w15:paraId="53E3FE25"/>
  <w15:commentEx w15:done="1" w15:paraId="4A0F9285"/>
  <w15:commentEx w15:done="1" w15:paraId="18590896"/>
  <w15:commentEx w15:done="1" w15:paraId="72BA312D"/>
  <w15:commentEx w15:done="1" w15:paraId="3AF50111" w15:paraIdParent="6365C482"/>
  <w15:commentEx w15:done="1" w15:paraId="44996181" w15:paraIdParent="7A7DCE29"/>
  <w15:commentEx w15:done="1" w15:paraId="61F860A0" w15:paraIdParent="4A0F9285"/>
  <w15:commentEx w15:done="1" w15:paraId="01695913" w15:paraIdParent="7DB1BB29"/>
  <w15:commentEx w15:done="1" w15:paraId="29F904FF" w15:paraIdParent="18590896"/>
  <w15:commentEx w15:done="1" w15:paraId="54CECEDB"/>
  <w15:commentEx w15:done="1" w15:paraId="73C37083"/>
  <w15:commentEx w15:done="1" w15:paraId="092BC5B8"/>
  <w15:commentEx w15:done="0" w15:paraId="490CCA57"/>
  <w15:commentEx w15:done="0" w15:paraId="7E2A7B52"/>
  <w15:commentEx w15:done="1" w15:paraId="5469D14A"/>
  <w15:commentEx w15:done="1" w15:paraId="7D6578C1" w15:paraIdParent="092BC5B8"/>
  <w15:commentEx w15:done="1" w15:paraId="7BF68551" w15:paraIdParent="73C37083"/>
  <w15:commentEx w15:done="1" w15:paraId="63C47482" w15:paraIdParent="5469D14A"/>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1D8C1A16" w16cex:dateUtc="2025-05-04T09:48:00Z">
    <w16cex:extLst>
      <w16:ext w16:uri="{CE6994B0-6A32-4C9F-8C6B-6E91EDA988CE}">
        <cr:reactions xmlns:cr="http://schemas.microsoft.com/office/comments/2020/reactions">
          <cr:reaction reactionType="1">
            <cr:reactionInfo dateUtc="2025-05-08T05:00:12Z">
              <cr:user userId="S::sauda.ghanyani@paysyslabs.com::33d30c0f-3255-48b1-9fb6-33cd52a3c91f" userProvider="AD" userName="Ume Sauda Ghanyani"/>
            </cr:reactionInfo>
          </cr:reaction>
        </cr:reactions>
      </w16:ext>
    </w16cex:extLst>
  </w16cex:commentExtensible>
  <w16cex:commentExtensible w16cex:durableId="776E0ABE" w16cex:dateUtc="2025-05-08T05:00:00Z"/>
  <w16cex:commentExtensible w16cex:durableId="7CEB7E0A" w16cex:dateUtc="2025-05-04T09:17:00Z">
    <w16cex:extLst>
      <w16:ext w16:uri="{CE6994B0-6A32-4C9F-8C6B-6E91EDA988CE}">
        <cr:reactions xmlns:cr="http://schemas.microsoft.com/office/comments/2020/reactions">
          <cr:reaction reactionType="1">
            <cr:reactionInfo dateUtc="2025-05-07T08:55:17Z">
              <cr:user userId="S::sauda.ghanyani@paysyslabs.com::33d30c0f-3255-48b1-9fb6-33cd52a3c91f" userProvider="AD" userName="Ume Sauda Ghanyani"/>
            </cr:reactionInfo>
          </cr:reaction>
        </cr:reactions>
      </w16:ext>
    </w16cex:extLst>
  </w16cex:commentExtensible>
  <w16cex:commentExtensible w16cex:durableId="0B5C1A75" w16cex:dateUtc="2025-05-07T08:55:00Z"/>
  <w16cex:commentExtensible w16cex:durableId="762811F2" w16cex:dateUtc="2025-05-07T08:56:00Z"/>
  <w16cex:commentExtensible w16cex:durableId="306D47A5" w16cex:dateUtc="2025-05-07T09:37:00Z"/>
  <w16cex:commentExtensible w16cex:durableId="2F90F50C" w16cex:dateUtc="2025-05-04T09:26:00Z"/>
  <w16cex:commentExtensible w16cex:durableId="1270B385" w16cex:dateUtc="2025-05-07T08:30:00Z"/>
  <w16cex:commentExtensible w16cex:durableId="6C1977AF" w16cex:dateUtc="2025-05-07T09:54:00Z"/>
  <w16cex:commentExtensible w16cex:durableId="2A0348F7" w16cex:dateUtc="2025-05-07T08:30:00Z"/>
  <w16cex:commentExtensible w16cex:durableId="58FC1255" w16cex:dateUtc="2025-05-07T10:03:00Z"/>
  <w16cex:commentExtensible w16cex:durableId="4F53A66A" w16cex:dateUtc="2025-05-07T08:30:00Z"/>
  <w16cex:commentExtensible w16cex:durableId="7D3729DB" w16cex:dateUtc="2025-05-07T10:04:00Z"/>
  <w16cex:commentExtensible w16cex:durableId="04342AE8" w16cex:dateUtc="2025-05-07T08:30:00Z"/>
  <w16cex:commentExtensible w16cex:durableId="3810A323" w16cex:dateUtc="2025-05-07T10:05:00Z"/>
  <w16cex:commentExtensible w16cex:durableId="73B5B2F0" w16cex:dateUtc="2025-05-07T08:30:00Z"/>
  <w16cex:commentExtensible w16cex:durableId="2AE7555A" w16cex:dateUtc="2025-05-07T10:05:00Z"/>
  <w16cex:commentExtensible w16cex:durableId="3CCD7AE3" w16cex:dateUtc="2025-05-08T05:46:00Z"/>
  <w16cex:commentExtensible w16cex:durableId="67658C2F" w16cex:dateUtc="2025-05-04T09:45:00Z"/>
  <w16cex:commentExtensible w16cex:durableId="10E7896E" w16cex:dateUtc="2025-05-04T09:51:00Z">
    <w16cex:extLst>
      <w16:ext w16:uri="{CE6994B0-6A32-4C9F-8C6B-6E91EDA988CE}">
        <cr:reactions xmlns:cr="http://schemas.microsoft.com/office/comments/2020/reactions">
          <cr:reaction reactionType="1">
            <cr:reactionInfo dateUtc="2025-05-07T08:32:10Z">
              <cr:user userId="S::sauda.ghanyani@paysyslabs.com::33d30c0f-3255-48b1-9fb6-33cd52a3c91f" userProvider="AD" userName="Ume Sauda Ghanyani"/>
            </cr:reactionInfo>
          </cr:reaction>
        </cr:reactions>
      </w16:ext>
    </w16cex:extLst>
  </w16cex:commentExtensible>
  <w16cex:commentExtensible w16cex:durableId="1768B73F" w16cex:dateUtc="2025-05-04T09:54:00Z"/>
  <w16cex:commentExtensible w16cex:durableId="0574206D" w16cex:dateUtc="2025-05-04T09:56:00Z"/>
  <w16cex:commentExtensible w16cex:durableId="4EB24525" w16cex:dateUtc="2025-05-04T09:56:00Z"/>
  <w16cex:commentExtensible w16cex:durableId="3C2645F3" w16cex:dateUtc="2025-05-04T09:59:00Z"/>
  <w16cex:commentExtensible w16cex:durableId="7243874E" w16cex:dateUtc="2025-05-04T10:14:00Z"/>
  <w16cex:commentExtensible w16cex:durableId="10AE99B5" w16cex:dateUtc="2025-05-04T10:14:00Z"/>
  <w16cex:commentExtensible w16cex:durableId="2DC02F9D" w16cex:dateUtc="2025-05-08T05:49:00Z"/>
  <w16cex:commentExtensible w16cex:durableId="37B15D41" w16cex:dateUtc="2025-05-04T10:34:00Z">
    <w16cex:extLst>
      <w16:ext w16:uri="{CE6994B0-6A32-4C9F-8C6B-6E91EDA988CE}">
        <cr:reactions xmlns:cr="http://schemas.microsoft.com/office/comments/2020/reactions">
          <cr:reaction reactionType="1">
            <cr:reactionInfo dateUtc="2025-05-07T08:41:10Z">
              <cr:user userId="S::sauda.ghanyani@paysyslabs.com::33d30c0f-3255-48b1-9fb6-33cd52a3c91f" userProvider="AD" userName="Ume Sauda Ghanyani"/>
            </cr:reactionInfo>
          </cr:reaction>
        </cr:reactions>
      </w16:ext>
    </w16cex:extLst>
  </w16cex:commentExtensible>
  <w16cex:commentExtensible w16cex:durableId="2CFE2A52" w16cex:dateUtc="2025-05-07T08:41:00Z"/>
  <w16cex:commentExtensible w16cex:durableId="0425A38F" w16cex:dateUtc="2025-05-07T10:09:00Z"/>
  <w16cex:commentExtensible w16cex:durableId="383F37C2" w16cex:dateUtc="2025-05-08T05:47:00Z"/>
  <w16cex:commentExtensible w16cex:durableId="7837B66D" w16cex:dateUtc="2025-05-08T05:47:00Z"/>
  <w16cex:commentExtensible w16cex:durableId="67EF4DB5" w16cex:dateUtc="2025-05-08T05:47:00Z"/>
  <w16cex:commentExtensible w16cex:durableId="0DF9B865" w16cex:dateUtc="2025-05-08T04:50:00Z"/>
  <w16cex:commentExtensible w16cex:durableId="7A1DC0CB" w16cex:dateUtc="2025-05-04T10:07:00Z">
    <w16cex:extLst>
      <w16:ext w16:uri="{CE6994B0-6A32-4C9F-8C6B-6E91EDA988CE}">
        <cr:reactions xmlns:cr="http://schemas.microsoft.com/office/comments/2020/reactions">
          <cr:reaction reactionType="1">
            <cr:reactionInfo dateUtc="2025-05-07T08:39:12Z">
              <cr:user userId="S::sauda.ghanyani@paysyslabs.com::33d30c0f-3255-48b1-9fb6-33cd52a3c91f" userProvider="AD" userName="Ume Sauda Ghanyani"/>
            </cr:reactionInfo>
          </cr:reaction>
        </cr:reactions>
      </w16:ext>
    </w16cex:extLst>
  </w16cex:commentExtensible>
  <w16cex:commentExtensible w16cex:durableId="043B279C" w16cex:dateUtc="2025-05-07T08:39:00Z"/>
  <w16cex:commentExtensible w16cex:durableId="0FD022A3" w16cex:dateUtc="2025-05-07T09:09:00Z"/>
  <w16cex:commentExtensible w16cex:durableId="2F4423B6" w16cex:dateUtc="2025-05-07T10:07:00Z"/>
  <w16cex:commentExtensible w16cex:durableId="33F8B902" w16cex:dateUtc="2025-05-07T09:09:00Z"/>
  <w16cex:commentExtensible w16cex:durableId="755362CD" w16cex:dateUtc="2025-05-07T10:07:00Z"/>
  <w16cex:commentExtensible w16cex:durableId="7B12991C" w16cex:dateUtc="2025-05-14T09:50:54.814Z">
    <w16cex:extLst>
      <w16:ext w16:uri="{CE6994B0-6A32-4C9F-8C6B-6E91EDA988CE}">
        <cr:reactions xmlns:cr="http://schemas.microsoft.com/office/comments/2020/reactions">
          <cr:reaction reactionType="1">
            <cr:reactionInfo dateUtc="2025-05-14T10:40:38.038Z">
              <cr:user userId="S::sauda.ghanyani@paysyslabs.com::33d30c0f-3255-48b1-9fb6-33cd52a3c91f" userProvider="AD" userName="Ume Sauda Ghanyani"/>
            </cr:reactionInfo>
          </cr:reaction>
        </cr:reactions>
      </w16:ext>
    </w16cex:extLst>
  </w16cex:commentExtensible>
  <w16cex:commentExtensible w16cex:durableId="21635EBF" w16cex:dateUtc="2025-05-14T09:54:22.283Z"/>
  <w16cex:commentExtensible w16cex:durableId="03D61914" w16cex:dateUtc="2025-05-14T09:56:17.29Z"/>
  <w16cex:commentExtensible w16cex:durableId="4A37D760" w16cex:dateUtc="2025-05-14T10:04:46.707Z">
    <w16cex:extLst>
      <w16:ext w16:uri="{CE6994B0-6A32-4C9F-8C6B-6E91EDA988CE}">
        <cr:reactions xmlns:cr="http://schemas.microsoft.com/office/comments/2020/reactions">
          <cr:reaction reactionType="1">
            <cr:reactionInfo dateUtc="2025-05-14T10:59:16.383Z">
              <cr:user userId="S::sauda.ghanyani@paysyslabs.com::33d30c0f-3255-48b1-9fb6-33cd52a3c91f" userProvider="AD" userName="Ume Sauda Ghanyani"/>
            </cr:reactionInfo>
          </cr:reaction>
        </cr:reactions>
      </w16:ext>
    </w16cex:extLst>
  </w16cex:commentExtensible>
  <w16cex:commentExtensible w16cex:durableId="1ADB1895" w16cex:dateUtc="2025-05-14T10:10:31.122Z">
    <w16cex:extLst>
      <w16:ext w16:uri="{CE6994B0-6A32-4C9F-8C6B-6E91EDA988CE}">
        <cr:reactions xmlns:cr="http://schemas.microsoft.com/office/comments/2020/reactions">
          <cr:reaction reactionType="1">
            <cr:reactionInfo dateUtc="2025-05-15T06:42:31.521Z">
              <cr:user userId="S::sauda.ghanyani@paysyslabs.com::33d30c0f-3255-48b1-9fb6-33cd52a3c91f" userProvider="AD" userName="Ume Sauda Ghanyani"/>
            </cr:reactionInfo>
          </cr:reaction>
        </cr:reactions>
      </w16:ext>
    </w16cex:extLst>
  </w16cex:commentExtensible>
  <w16cex:commentExtensible w16cex:durableId="119D6B97" w16cex:dateUtc="2025-05-14T10:12:05.681Z"/>
  <w16cex:commentExtensible w16cex:durableId="1034AF7E" w16cex:dateUtc="2025-05-14T10:13:48.84Z"/>
  <w16cex:commentExtensible w16cex:durableId="19F82F83" w16cex:dateUtc="2025-05-14T10:15:13.97Z"/>
  <w16cex:commentExtensible w16cex:durableId="6E35A56A" w16cex:dateUtc="2025-05-14T10:57:13.246Z"/>
  <w16cex:commentExtensible w16cex:durableId="7153B75D" w16cex:dateUtc="2025-05-14T10:57:54.223Z"/>
  <w16cex:commentExtensible w16cex:durableId="4D209AFF" w16cex:dateUtc="2025-05-14T10:59:45.205Z"/>
  <w16cex:commentExtensible w16cex:durableId="5590D0B6" w16cex:dateUtc="2025-05-15T06:42:21.645Z"/>
  <w16cex:commentExtensible w16cex:durableId="6449B574" w16cex:dateUtc="2025-05-15T09:48:01.734Z"/>
  <w16cex:commentExtensible w16cex:durableId="7402C16B" w16cex:dateUtc="2025-05-15T09:48:14.34Z"/>
  <w16cex:commentExtensible w16cex:durableId="29A606E7" w16cex:dateUtc="2025-05-20T10:56:40.126Z"/>
  <w16cex:commentExtensible w16cex:durableId="11FA1B94" w16cex:dateUtc="2025-05-20T11:00:35.919Z">
    <w16cex:extLst>
      <w16:ext w16:uri="{CE6994B0-6A32-4C9F-8C6B-6E91EDA988CE}">
        <cr:reactions xmlns:cr="http://schemas.microsoft.com/office/comments/2020/reactions">
          <cr:reaction reactionType="1">
            <cr:reactionInfo dateUtc="2025-05-20T11:38:10.583Z">
              <cr:user userId="S::sauda.ghanyani@paysyslabs.com::33d30c0f-3255-48b1-9fb6-33cd52a3c91f" userProvider="AD" userName="Ume Sauda Ghanyani"/>
            </cr:reactionInfo>
          </cr:reaction>
        </cr:reactions>
      </w16:ext>
    </w16cex:extLst>
  </w16cex:commentExtensible>
  <w16cex:commentExtensible w16cex:durableId="60F48D66" w16cex:dateUtc="2025-05-20T11:04:37.925Z"/>
  <w16cex:commentExtensible w16cex:durableId="5DF8752C" w16cex:dateUtc="2025-05-20T11:06:55.29Z"/>
  <w16cex:commentExtensible w16cex:durableId="7E27F345" w16cex:dateUtc="2025-05-20T11:07:39.791Z"/>
  <w16cex:commentExtensible w16cex:durableId="362955BB" w16cex:dateUtc="2025-05-20T11:12:24.556Z"/>
  <w16cex:commentExtensible w16cex:durableId="04839EED" w16cex:dateUtc="2025-05-20T11:31:20.081Z"/>
  <w16cex:commentExtensible w16cex:durableId="02B3022D" w16cex:dateUtc="2025-05-20T11:38:23.086Z"/>
  <w16cex:commentExtensible w16cex:durableId="0A7898EA" w16cex:dateUtc="2025-05-20T11:44:10.735Z"/>
</w16cex:commentsExtensible>
</file>

<file path=word/commentsIds.xml><?xml version="1.0" encoding="utf-8"?>
<w16cid:commentsIds xmlns:mc="http://schemas.openxmlformats.org/markup-compatibility/2006" xmlns:w16cid="http://schemas.microsoft.com/office/word/2016/wordml/cid" mc:Ignorable="w16cid">
  <w16cid:commentId w16cid:paraId="7727DAA1" w16cid:durableId="1D8C1A16"/>
  <w16cid:commentId w16cid:paraId="570D88B5" w16cid:durableId="776E0ABE"/>
  <w16cid:commentId w16cid:paraId="3FCC35F3" w16cid:durableId="7CEB7E0A"/>
  <w16cid:commentId w16cid:paraId="09C840FC" w16cid:durableId="0B5C1A75"/>
  <w16cid:commentId w16cid:paraId="703DF256" w16cid:durableId="48972F07"/>
  <w16cid:commentId w16cid:paraId="48C3E42D" w16cid:durableId="762811F2"/>
  <w16cid:commentId w16cid:paraId="1CF5FDE4" w16cid:durableId="306D47A5"/>
  <w16cid:commentId w16cid:paraId="1214A815" w16cid:durableId="2F90F50C"/>
  <w16cid:commentId w16cid:paraId="1BD23FF2" w16cid:durableId="1270B385"/>
  <w16cid:commentId w16cid:paraId="456AD83E" w16cid:durableId="6C1977AF"/>
  <w16cid:commentId w16cid:paraId="331A5BE4" w16cid:durableId="5FE47021"/>
  <w16cid:commentId w16cid:paraId="75BA54EC" w16cid:durableId="2A0348F7"/>
  <w16cid:commentId w16cid:paraId="24E0445C" w16cid:durableId="58FC1255"/>
  <w16cid:commentId w16cid:paraId="154416E4" w16cid:durableId="234D780C"/>
  <w16cid:commentId w16cid:paraId="7F9B8857" w16cid:durableId="4F53A66A"/>
  <w16cid:commentId w16cid:paraId="28EA6A07" w16cid:durableId="7D3729DB"/>
  <w16cid:commentId w16cid:paraId="702EF33B" w16cid:durableId="74BB23DB"/>
  <w16cid:commentId w16cid:paraId="1B2EB020" w16cid:durableId="04342AE8"/>
  <w16cid:commentId w16cid:paraId="5D638844" w16cid:durableId="3810A323"/>
  <w16cid:commentId w16cid:paraId="5436066F" w16cid:durableId="4EFAD42A"/>
  <w16cid:commentId w16cid:paraId="031CEEA7" w16cid:durableId="73B5B2F0"/>
  <w16cid:commentId w16cid:paraId="5334474E" w16cid:durableId="2AE7555A"/>
  <w16cid:commentId w16cid:paraId="37A1AEA9" w16cid:durableId="4B6C56CF"/>
  <w16cid:commentId w16cid:paraId="71058DD4" w16cid:durableId="3CCD7AE3"/>
  <w16cid:commentId w16cid:paraId="64B7FF12" w16cid:durableId="67658C2F"/>
  <w16cid:commentId w16cid:paraId="50B6572B" w16cid:durableId="67026D68"/>
  <w16cid:commentId w16cid:paraId="5B40F056" w16cid:durableId="10E7896E"/>
  <w16cid:commentId w16cid:paraId="41390DA5" w16cid:durableId="1768B73F"/>
  <w16cid:commentId w16cid:paraId="37C72A96" w16cid:durableId="51157166"/>
  <w16cid:commentId w16cid:paraId="4CCD02F7" w16cid:durableId="0574206D"/>
  <w16cid:commentId w16cid:paraId="4C17945D" w16cid:durableId="4EB24525"/>
  <w16cid:commentId w16cid:paraId="5E8FFF7B" w16cid:durableId="3C2645F3"/>
  <w16cid:commentId w16cid:paraId="69939DBE" w16cid:durableId="7243874E"/>
  <w16cid:commentId w16cid:paraId="6B3DDE04" w16cid:durableId="10AE99B5"/>
  <w16cid:commentId w16cid:paraId="2AFAD73A" w16cid:durableId="2DC02F9D"/>
  <w16cid:commentId w16cid:paraId="6EB99B20" w16cid:durableId="37534841"/>
  <w16cid:commentId w16cid:paraId="61810446" w16cid:durableId="455141E6"/>
  <w16cid:commentId w16cid:paraId="4F8AA1E4" w16cid:durableId="37B15D41"/>
  <w16cid:commentId w16cid:paraId="14CC5570" w16cid:durableId="2CFE2A52"/>
  <w16cid:commentId w16cid:paraId="49CB460C" w16cid:durableId="0425A38F"/>
  <w16cid:commentId w16cid:paraId="2D8DCFC4" w16cid:durableId="178A0FF3"/>
  <w16cid:commentId w16cid:paraId="34685FFB" w16cid:durableId="47FDF97B"/>
  <w16cid:commentId w16cid:paraId="316CF170" w16cid:durableId="383F37C2"/>
  <w16cid:commentId w16cid:paraId="2336E87E" w16cid:durableId="4BA2925F"/>
  <w16cid:commentId w16cid:paraId="5FF1A50E" w16cid:durableId="7837B66D"/>
  <w16cid:commentId w16cid:paraId="0C81E81E" w16cid:durableId="4D82B058"/>
  <w16cid:commentId w16cid:paraId="02ED4D63" w16cid:durableId="67EF4DB5"/>
  <w16cid:commentId w16cid:paraId="6EB27F2B" w16cid:durableId="304B6286"/>
  <w16cid:commentId w16cid:paraId="50C57E45" w16cid:durableId="2218D6FA"/>
  <w16cid:commentId w16cid:paraId="5E693522" w16cid:durableId="0DF9B865"/>
  <w16cid:commentId w16cid:paraId="77EC779D" w16cid:durableId="7A1DC0CB"/>
  <w16cid:commentId w16cid:paraId="75FD666A" w16cid:durableId="043B279C"/>
  <w16cid:commentId w16cid:paraId="1F7E6C32" w16cid:durableId="7A5883B7"/>
  <w16cid:commentId w16cid:paraId="50098278" w16cid:durableId="7EF1F3F9"/>
  <w16cid:commentId w16cid:paraId="17DF1A4D" w16cid:durableId="063608C8"/>
  <w16cid:commentId w16cid:paraId="6500B43E" w16cid:durableId="104B3D3F"/>
  <w16cid:commentId w16cid:paraId="670F982C" w16cid:durableId="2BB46E5C"/>
  <w16cid:commentId w16cid:paraId="60331E2A" w16cid:durableId="0FD022A3"/>
  <w16cid:commentId w16cid:paraId="5E1B6351" w16cid:durableId="2F4423B6"/>
  <w16cid:commentId w16cid:paraId="5C4DAE2B" w16cid:durableId="504191C0"/>
  <w16cid:commentId w16cid:paraId="7490A833" w16cid:durableId="2BB46E5D"/>
  <w16cid:commentId w16cid:paraId="18C5EBB0" w16cid:durableId="33F8B902"/>
  <w16cid:commentId w16cid:paraId="2D7460EB" w16cid:durableId="755362CD"/>
  <w16cid:commentId w16cid:paraId="6365C482" w16cid:durableId="7B12991C"/>
  <w16cid:commentId w16cid:paraId="7A011257" w16cid:durableId="21635EBF"/>
  <w16cid:commentId w16cid:paraId="7DB1BB29" w16cid:durableId="03D61914"/>
  <w16cid:commentId w16cid:paraId="7A7DCE29" w16cid:durableId="4A37D760"/>
  <w16cid:commentId w16cid:paraId="6889598F" w16cid:durableId="1ADB1895"/>
  <w16cid:commentId w16cid:paraId="53E3FE25" w16cid:durableId="119D6B97"/>
  <w16cid:commentId w16cid:paraId="4A0F9285" w16cid:durableId="1034AF7E"/>
  <w16cid:commentId w16cid:paraId="18590896" w16cid:durableId="19F82F83"/>
  <w16cid:commentId w16cid:paraId="72BA312D" w16cid:durableId="6E35A56A"/>
  <w16cid:commentId w16cid:paraId="3AF50111" w16cid:durableId="7153B75D"/>
  <w16cid:commentId w16cid:paraId="44996181" w16cid:durableId="4D209AFF"/>
  <w16cid:commentId w16cid:paraId="61F860A0" w16cid:durableId="5590D0B6"/>
  <w16cid:commentId w16cid:paraId="01695913" w16cid:durableId="6449B574"/>
  <w16cid:commentId w16cid:paraId="29F904FF" w16cid:durableId="7402C16B"/>
  <w16cid:commentId w16cid:paraId="54CECEDB" w16cid:durableId="29A606E7"/>
  <w16cid:commentId w16cid:paraId="73C37083" w16cid:durableId="11FA1B94"/>
  <w16cid:commentId w16cid:paraId="092BC5B8" w16cid:durableId="60F48D66"/>
  <w16cid:commentId w16cid:paraId="490CCA57" w16cid:durableId="5DF8752C"/>
  <w16cid:commentId w16cid:paraId="7E2A7B52" w16cid:durableId="7E27F345"/>
  <w16cid:commentId w16cid:paraId="5469D14A" w16cid:durableId="362955BB"/>
  <w16cid:commentId w16cid:paraId="7D6578C1" w16cid:durableId="04839EED"/>
  <w16cid:commentId w16cid:paraId="7BF68551" w16cid:durableId="02B3022D"/>
  <w16cid:commentId w16cid:paraId="63C47482" w16cid:durableId="0A7898E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F77F1F" w:rsidRDefault="00F77F1F" w14:paraId="2F21A957" w14:textId="77777777">
      <w:pPr>
        <w:spacing w:after="0" w:line="240" w:lineRule="auto"/>
      </w:pPr>
      <w:r>
        <w:separator/>
      </w:r>
    </w:p>
  </w:endnote>
  <w:endnote w:type="continuationSeparator" w:id="0">
    <w:p w:rsidR="00F77F1F" w:rsidRDefault="00F77F1F" w14:paraId="3B2B28F4"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Nova Light">
    <w:charset w:val="00"/>
    <w:family w:val="swiss"/>
    <w:pitch w:val="variable"/>
    <w:sig w:usb0="2000028F"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GothicNeo">
    <w:altName w:val="Malgun Gothic"/>
    <w:charset w:val="81"/>
    <w:family w:val="swiss"/>
    <w:pitch w:val="variable"/>
    <w:sig w:usb0="810002BF" w:usb1="29D7A47B" w:usb2="00000010" w:usb3="00000000" w:csb0="0029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Bahnschrift">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0000000000000000000"/>
    <w:charset w:val="86"/>
    <w:family w:val="roman"/>
    <w:notTrueType/>
    <w:pitch w:val="default"/>
  </w:font>
  <w:font w:name="DengXian">
    <w:altName w:val="等线"/>
    <w:panose1 w:val="02010600030101010101"/>
    <w:charset w:val="86"/>
    <w:family w:val="modern"/>
    <w:pitch w:val="fixed"/>
    <w:sig w:usb0="00000001" w:usb1="080E0000" w:usb2="00000010" w:usb3="00000000" w:csb0="00040000" w:csb1="00000000"/>
  </w:font>
</w:fonts>
</file>

<file path=word/footer.xml><?xml version="1.0" encoding="utf-8"?>
<w:ftr xmlns:w16du="http://schemas.microsoft.com/office/word/2023/wordml/word16du"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Change w:author="Ume Sauda Ghanyani" w:date="2025-05-12T11:48:40.681Z" w16du:dateUtc="2025-05-12T11:48:40.681Z" w:id="1955798158">
        <w:tblPr>
          <w:tblStyle w:val="TableGrid"/>
          <w:tblLayout w:type="fixed"/>
          <w:tblLook w:val="06A0" w:firstRow="1" w:lastRow="0" w:firstColumn="1" w:lastColumn="0" w:noHBand="1" w:noVBand="1"/>
        </w:tblPr>
      </w:tblPrChange>
    </w:tblPr>
    <w:tblGrid>
      <w:gridCol w:w="3120"/>
      <w:gridCol w:w="3120"/>
      <w:gridCol w:w="3120"/>
      <w:tblGridChange w:id="665095747">
        <w:tblGrid>
          <w:gridCol w:w="3120"/>
          <w:gridCol w:w="3120"/>
          <w:gridCol w:w="3120"/>
        </w:tblGrid>
      </w:tblGridChange>
    </w:tblGrid>
    <w:tr w:rsidR="4E925C70" w:rsidTr="4E925C70" w14:paraId="3A410574">
      <w:trPr>
        <w:trHeight w:val="300"/>
        <w:trPrChange w:author="Ume Sauda Ghanyani" w:date="2025-05-12T11:48:40.679Z" w16du:dateUtc="2025-05-12T11:48:40.679Z" w:id="1894795542">
          <w:trPr>
            <w:trHeight w:val="300"/>
          </w:trPr>
        </w:trPrChange>
      </w:trPr>
      <w:tc>
        <w:tcPr>
          <w:tcW w:w="3120" w:type="dxa"/>
          <w:tcMar/>
          <w:tcPrChange w:author="Ume Sauda Ghanyani" w:date="2025-05-12T11:48:40.681Z" w:id="1118855018">
            <w:tcPr>
              <w:tcW w:w="3120" w:type="dxa"/>
              <w:tcMar/>
            </w:tcPr>
          </w:tcPrChange>
        </w:tcPr>
        <w:p w:rsidR="4E925C70" w:rsidP="4E925C70" w:rsidRDefault="4E925C70" w14:paraId="79F4F84C" w14:textId="0DB1F69C">
          <w:pPr>
            <w:pStyle w:val="Header"/>
            <w:bidi w:val="0"/>
            <w:ind w:left="-115"/>
            <w:jc w:val="left"/>
            <w:pPrChange w:author="Ume Sauda Ghanyani" w:date="2025-05-12T11:48:40.682Z">
              <w:pPr/>
            </w:pPrChange>
          </w:pPr>
        </w:p>
      </w:tc>
      <w:tc>
        <w:tcPr>
          <w:tcW w:w="3120" w:type="dxa"/>
          <w:tcMar/>
          <w:tcPrChange w:author="Ume Sauda Ghanyani" w:date="2025-05-12T11:48:40.681Z" w:id="1439971661">
            <w:tcPr>
              <w:tcW w:w="3120" w:type="dxa"/>
              <w:tcMar/>
            </w:tcPr>
          </w:tcPrChange>
        </w:tcPr>
        <w:p w:rsidR="4E925C70" w:rsidP="4E925C70" w:rsidRDefault="4E925C70" w14:paraId="15C9B153" w14:textId="7AE8E6BC">
          <w:pPr>
            <w:pStyle w:val="Header"/>
            <w:bidi w:val="0"/>
            <w:jc w:val="center"/>
            <w:pPrChange w:author="Ume Sauda Ghanyani" w:date="2025-05-12T11:48:40.683Z">
              <w:pPr/>
            </w:pPrChange>
          </w:pPr>
        </w:p>
      </w:tc>
      <w:tc>
        <w:tcPr>
          <w:tcW w:w="3120" w:type="dxa"/>
          <w:tcMar/>
          <w:tcPrChange w:author="Ume Sauda Ghanyani" w:date="2025-05-12T11:48:40.681Z" w:id="341140024">
            <w:tcPr>
              <w:tcW w:w="3120" w:type="dxa"/>
              <w:tcMar/>
            </w:tcPr>
          </w:tcPrChange>
        </w:tcPr>
        <w:p w:rsidR="4E925C70" w:rsidP="4E925C70" w:rsidRDefault="4E925C70" w14:paraId="080160B8" w14:textId="1CF4A27C">
          <w:pPr>
            <w:pStyle w:val="Header"/>
            <w:bidi w:val="0"/>
            <w:ind w:right="-115"/>
            <w:jc w:val="right"/>
            <w:pPrChange w:author="Ume Sauda Ghanyani" w:date="2025-05-12T11:48:40.683Z">
              <w:pPr/>
            </w:pPrChange>
          </w:pPr>
        </w:p>
      </w:tc>
    </w:tr>
  </w:tbl>
  <w:p w:rsidR="4E925C70" w:rsidP="4E925C70" w:rsidRDefault="4E925C70" w14:paraId="2162296F" w14:textId="504C86F6">
    <w:pPr>
      <w:pStyle w:val="Footer"/>
      <w:bidi w:val="0"/>
      <w:pPrChange w:author="Ume Sauda Ghanyani" w:date="2025-05-12T11:48:40.684Z">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F77F1F" w:rsidRDefault="00F77F1F" w14:paraId="2760A483" w14:textId="77777777">
      <w:pPr>
        <w:spacing w:after="0" w:line="240" w:lineRule="auto"/>
      </w:pPr>
      <w:r>
        <w:rPr>
          <w:color w:val="000000"/>
        </w:rPr>
        <w:separator/>
      </w:r>
    </w:p>
  </w:footnote>
  <w:footnote w:type="continuationSeparator" w:id="0">
    <w:p w:rsidR="00F77F1F" w:rsidRDefault="00F77F1F" w14:paraId="67464A76" w14:textId="77777777">
      <w:pPr>
        <w:spacing w:after="0" w:line="240" w:lineRule="auto"/>
      </w:pPr>
      <w:r>
        <w:continuationSeparator/>
      </w:r>
    </w:p>
  </w:footnote>
</w:footnotes>
</file>

<file path=word/header.xml><?xml version="1.0" encoding="utf-8"?>
<w:hdr xmlns:w16du="http://schemas.microsoft.com/office/word/2023/wordml/word16du"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Change w:author="Ume Sauda Ghanyani" w:date="2025-05-12T11:48:40.669Z" w16du:dateUtc="2025-05-12T11:48:40.669Z" w:id="961314563">
        <w:tblPr>
          <w:tblStyle w:val="TableGrid"/>
          <w:tblLayout w:type="fixed"/>
          <w:tblLook w:val="06A0" w:firstRow="1" w:lastRow="0" w:firstColumn="1" w:lastColumn="0" w:noHBand="1" w:noVBand="1"/>
        </w:tblPr>
      </w:tblPrChange>
    </w:tblPr>
    <w:tblGrid>
      <w:gridCol w:w="3120"/>
      <w:gridCol w:w="3120"/>
      <w:gridCol w:w="3120"/>
      <w:tblGridChange w:id="1344490712">
        <w:tblGrid>
          <w:gridCol w:w="3120"/>
          <w:gridCol w:w="3120"/>
          <w:gridCol w:w="3120"/>
        </w:tblGrid>
      </w:tblGridChange>
    </w:tblGrid>
    <w:tr w:rsidR="4E925C70" w:rsidTr="4E925C70" w14:paraId="067CEA02">
      <w:trPr>
        <w:trHeight w:val="300"/>
        <w:trPrChange w:author="Ume Sauda Ghanyani" w:date="2025-05-12T11:48:40.668Z" w16du:dateUtc="2025-05-12T11:48:40.668Z" w:id="1398969612">
          <w:trPr>
            <w:trHeight w:val="300"/>
          </w:trPr>
        </w:trPrChange>
      </w:trPr>
      <w:tc>
        <w:tcPr>
          <w:tcW w:w="3120" w:type="dxa"/>
          <w:tcMar/>
          <w:tcPrChange w:author="Ume Sauda Ghanyani" w:date="2025-05-12T11:48:40.67Z" w:id="1822751469">
            <w:tcPr>
              <w:tcW w:w="3120" w:type="dxa"/>
              <w:tcMar/>
            </w:tcPr>
          </w:tcPrChange>
        </w:tcPr>
        <w:p w:rsidR="4E925C70" w:rsidP="4E925C70" w:rsidRDefault="4E925C70" w14:paraId="43AAEDF8" w14:textId="73D5BD6C">
          <w:pPr>
            <w:pStyle w:val="Header"/>
            <w:bidi w:val="0"/>
            <w:ind w:left="-115"/>
            <w:jc w:val="left"/>
            <w:pPrChange w:author="Ume Sauda Ghanyani" w:date="2025-05-12T11:48:40.672Z">
              <w:pPr/>
            </w:pPrChange>
          </w:pPr>
        </w:p>
      </w:tc>
      <w:tc>
        <w:tcPr>
          <w:tcW w:w="3120" w:type="dxa"/>
          <w:tcMar/>
          <w:tcPrChange w:author="Ume Sauda Ghanyani" w:date="2025-05-12T11:48:40.67Z" w:id="1824086230">
            <w:tcPr>
              <w:tcW w:w="3120" w:type="dxa"/>
              <w:tcMar/>
            </w:tcPr>
          </w:tcPrChange>
        </w:tcPr>
        <w:p w:rsidR="4E925C70" w:rsidP="4E925C70" w:rsidRDefault="4E925C70" w14:paraId="67598AE4" w14:textId="43A26985">
          <w:pPr>
            <w:pStyle w:val="Header"/>
            <w:bidi w:val="0"/>
            <w:jc w:val="center"/>
            <w:pPrChange w:author="Ume Sauda Ghanyani" w:date="2025-05-12T11:48:40.672Z">
              <w:pPr/>
            </w:pPrChange>
          </w:pPr>
        </w:p>
      </w:tc>
      <w:tc>
        <w:tcPr>
          <w:tcW w:w="3120" w:type="dxa"/>
          <w:tcMar/>
          <w:tcPrChange w:author="Ume Sauda Ghanyani" w:date="2025-05-12T11:48:40.67Z" w:id="1336443567">
            <w:tcPr>
              <w:tcW w:w="3120" w:type="dxa"/>
              <w:tcMar/>
            </w:tcPr>
          </w:tcPrChange>
        </w:tcPr>
        <w:p w:rsidR="4E925C70" w:rsidP="4E925C70" w:rsidRDefault="4E925C70" w14:paraId="7B5272D4" w14:textId="2F6BF20E">
          <w:pPr>
            <w:pStyle w:val="Header"/>
            <w:bidi w:val="0"/>
            <w:ind w:right="-115"/>
            <w:jc w:val="right"/>
            <w:pPrChange w:author="Ume Sauda Ghanyani" w:date="2025-05-12T11:48:40.673Z">
              <w:pPr/>
            </w:pPrChange>
          </w:pPr>
        </w:p>
      </w:tc>
    </w:tr>
  </w:tbl>
  <w:p w:rsidR="4E925C70" w:rsidP="4E925C70" w:rsidRDefault="4E925C70" w14:paraId="3E6FB659" w14:textId="6678DDCB">
    <w:pPr>
      <w:pStyle w:val="Header"/>
      <w:bidi w:val="0"/>
      <w:pPrChange w:author="Ume Sauda Ghanyani" w:date="2025-05-12T11:48:40.674Z">
        <w:pPr/>
      </w:pPrChange>
    </w:pPr>
  </w:p>
</w:hdr>
</file>

<file path=word/intelligence2.xml><?xml version="1.0" encoding="utf-8"?>
<int2:intelligence xmlns:int2="http://schemas.microsoft.com/office/intelligence/2020/intelligence" xmlns:oel="http://schemas.microsoft.com/office/2019/extlst">
  <int2:observations>
    <int2:textHash int2:hashCode="nT/cQfxhYV5XlQ" int2:id="5K6kRd49">
      <int2:state int2:value="Rejected" int2:type="AugLoop_Text_Critique"/>
    </int2:textHash>
    <int2:textHash int2:hashCode="o3ak4By1GlCYWf" int2:id="7lkmdADM">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24">
    <w:nsid w:val="579321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1b7649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19353ac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42c168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47f9ca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7defdfc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49222b2e"/>
    <w:multiLevelType xmlns:w="http://schemas.openxmlformats.org/wordprocessingml/2006/main" w:val="hybridMultilevel"/>
    <w:lvl xmlns:w="http://schemas.openxmlformats.org/wordprocessingml/2006/main" w:ilvl="0">
      <w:start w:val="1"/>
      <w:numFmt w:val="bullet"/>
      <w:lvlText w:val="o"/>
      <w:lvlJc w:val="left"/>
      <w:pPr>
        <w:ind w:left="1440" w:hanging="360"/>
      </w:pPr>
      <w:rPr>
        <w:rFonts w:hint="default" w:ascii="Courier New" w:hAnsi="Courier New"/>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17">
    <w:nsid w:val="4574e6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52ee429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26b8ef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476445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313cfd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68c5ec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709466f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6d7571b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78274c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1653d9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19530a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2E21E8D"/>
    <w:multiLevelType w:val="multilevel"/>
    <w:tmpl w:val="9C863084"/>
    <w:lvl w:ilvl="0">
      <w:start w:val="1"/>
      <w:numFmt w:val="decimal"/>
      <w:lvlText w:val="%1."/>
      <w:lvlJc w:val="left"/>
      <w:pPr>
        <w:ind w:left="720" w:hanging="360"/>
      </w:pPr>
    </w:lvl>
    <w:lvl w:ilvl="1">
      <w:numFmt w:val="bullet"/>
      <w:lvlText w:val="o"/>
      <w:lvlJc w:val="left"/>
      <w:pPr>
        <w:ind w:left="1440" w:hanging="360"/>
      </w:pPr>
      <w:rPr>
        <w:rFonts w:ascii="Courier New" w:hAnsi="Courier New"/>
        <w:sz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15CE37BB"/>
    <w:multiLevelType w:val="multilevel"/>
    <w:tmpl w:val="9B88165A"/>
    <w:styleLink w:val="WWOutlineListStyle"/>
    <w:lvl w:ilvl="0">
      <w:start w:val="1"/>
      <w:numFmt w:val="decimal"/>
      <w:lvlText w:val="%1."/>
      <w:lvlJc w:val="left"/>
      <w:pPr>
        <w:ind w:left="720" w:hanging="72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27369369"/>
    <w:multiLevelType w:val="hybridMultilevel"/>
    <w:tmpl w:val="10A03EA2"/>
    <w:lvl w:ilvl="0" w:tplc="5790CBBC">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tplc="F0A48DF6">
      <w:start w:val="1"/>
      <w:numFmt w:val="bullet"/>
      <w:lvlText w:val=""/>
      <w:lvlJc w:val="left"/>
      <w:pPr>
        <w:ind w:left="2160" w:hanging="360"/>
      </w:pPr>
      <w:rPr>
        <w:rFonts w:hint="default" w:ascii="Wingdings" w:hAnsi="Wingdings"/>
      </w:rPr>
    </w:lvl>
    <w:lvl w:ilvl="3" w:tplc="88441BB0">
      <w:start w:val="1"/>
      <w:numFmt w:val="bullet"/>
      <w:lvlText w:val=""/>
      <w:lvlJc w:val="left"/>
      <w:pPr>
        <w:ind w:left="2880" w:hanging="360"/>
      </w:pPr>
      <w:rPr>
        <w:rFonts w:hint="default" w:ascii="Symbol" w:hAnsi="Symbol"/>
      </w:rPr>
    </w:lvl>
    <w:lvl w:ilvl="4" w:tplc="6DE0884C">
      <w:start w:val="1"/>
      <w:numFmt w:val="bullet"/>
      <w:lvlText w:val="o"/>
      <w:lvlJc w:val="left"/>
      <w:pPr>
        <w:ind w:left="3600" w:hanging="360"/>
      </w:pPr>
      <w:rPr>
        <w:rFonts w:hint="default" w:ascii="Courier New" w:hAnsi="Courier New"/>
      </w:rPr>
    </w:lvl>
    <w:lvl w:ilvl="5" w:tplc="6A862B48">
      <w:start w:val="1"/>
      <w:numFmt w:val="bullet"/>
      <w:lvlText w:val=""/>
      <w:lvlJc w:val="left"/>
      <w:pPr>
        <w:ind w:left="4320" w:hanging="360"/>
      </w:pPr>
      <w:rPr>
        <w:rFonts w:hint="default" w:ascii="Wingdings" w:hAnsi="Wingdings"/>
      </w:rPr>
    </w:lvl>
    <w:lvl w:ilvl="6" w:tplc="EE90A540">
      <w:start w:val="1"/>
      <w:numFmt w:val="bullet"/>
      <w:lvlText w:val=""/>
      <w:lvlJc w:val="left"/>
      <w:pPr>
        <w:ind w:left="5040" w:hanging="360"/>
      </w:pPr>
      <w:rPr>
        <w:rFonts w:hint="default" w:ascii="Symbol" w:hAnsi="Symbol"/>
      </w:rPr>
    </w:lvl>
    <w:lvl w:ilvl="7" w:tplc="0C4C0DB6">
      <w:start w:val="1"/>
      <w:numFmt w:val="bullet"/>
      <w:lvlText w:val="o"/>
      <w:lvlJc w:val="left"/>
      <w:pPr>
        <w:ind w:left="5760" w:hanging="360"/>
      </w:pPr>
      <w:rPr>
        <w:rFonts w:hint="default" w:ascii="Courier New" w:hAnsi="Courier New"/>
      </w:rPr>
    </w:lvl>
    <w:lvl w:ilvl="8" w:tplc="73F26CAC">
      <w:start w:val="1"/>
      <w:numFmt w:val="bullet"/>
      <w:lvlText w:val=""/>
      <w:lvlJc w:val="left"/>
      <w:pPr>
        <w:ind w:left="6480" w:hanging="360"/>
      </w:pPr>
      <w:rPr>
        <w:rFonts w:hint="default" w:ascii="Wingdings" w:hAnsi="Wingdings"/>
      </w:rPr>
    </w:lvl>
  </w:abstractNum>
  <w:abstractNum w:abstractNumId="3" w15:restartNumberingAfterBreak="0">
    <w:nsid w:val="33F56B26"/>
    <w:multiLevelType w:val="multilevel"/>
    <w:tmpl w:val="AB10EEE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 w15:restartNumberingAfterBreak="0">
    <w:nsid w:val="3FCD4428"/>
    <w:multiLevelType w:val="hybridMultilevel"/>
    <w:tmpl w:val="64F68FA4"/>
    <w:lvl w:ilvl="0" w:tplc="FE2A5CB4">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tplc="DEB21272">
      <w:start w:val="1"/>
      <w:numFmt w:val="bullet"/>
      <w:lvlText w:val=""/>
      <w:lvlJc w:val="left"/>
      <w:pPr>
        <w:ind w:left="2160" w:hanging="360"/>
      </w:pPr>
      <w:rPr>
        <w:rFonts w:hint="default" w:ascii="Wingdings" w:hAnsi="Wingdings"/>
      </w:rPr>
    </w:lvl>
    <w:lvl w:ilvl="3" w:tplc="1A8A7A4E">
      <w:start w:val="1"/>
      <w:numFmt w:val="bullet"/>
      <w:lvlText w:val=""/>
      <w:lvlJc w:val="left"/>
      <w:pPr>
        <w:ind w:left="2880" w:hanging="360"/>
      </w:pPr>
      <w:rPr>
        <w:rFonts w:hint="default" w:ascii="Symbol" w:hAnsi="Symbol"/>
      </w:rPr>
    </w:lvl>
    <w:lvl w:ilvl="4" w:tplc="8F564E84">
      <w:start w:val="1"/>
      <w:numFmt w:val="bullet"/>
      <w:lvlText w:val="o"/>
      <w:lvlJc w:val="left"/>
      <w:pPr>
        <w:ind w:left="3600" w:hanging="360"/>
      </w:pPr>
      <w:rPr>
        <w:rFonts w:hint="default" w:ascii="Courier New" w:hAnsi="Courier New"/>
      </w:rPr>
    </w:lvl>
    <w:lvl w:ilvl="5" w:tplc="AA9CC122">
      <w:start w:val="1"/>
      <w:numFmt w:val="bullet"/>
      <w:lvlText w:val=""/>
      <w:lvlJc w:val="left"/>
      <w:pPr>
        <w:ind w:left="4320" w:hanging="360"/>
      </w:pPr>
      <w:rPr>
        <w:rFonts w:hint="default" w:ascii="Wingdings" w:hAnsi="Wingdings"/>
      </w:rPr>
    </w:lvl>
    <w:lvl w:ilvl="6" w:tplc="B5561260">
      <w:start w:val="1"/>
      <w:numFmt w:val="bullet"/>
      <w:lvlText w:val=""/>
      <w:lvlJc w:val="left"/>
      <w:pPr>
        <w:ind w:left="5040" w:hanging="360"/>
      </w:pPr>
      <w:rPr>
        <w:rFonts w:hint="default" w:ascii="Symbol" w:hAnsi="Symbol"/>
      </w:rPr>
    </w:lvl>
    <w:lvl w:ilvl="7" w:tplc="3EF474A2">
      <w:start w:val="1"/>
      <w:numFmt w:val="bullet"/>
      <w:lvlText w:val="o"/>
      <w:lvlJc w:val="left"/>
      <w:pPr>
        <w:ind w:left="5760" w:hanging="360"/>
      </w:pPr>
      <w:rPr>
        <w:rFonts w:hint="default" w:ascii="Courier New" w:hAnsi="Courier New"/>
      </w:rPr>
    </w:lvl>
    <w:lvl w:ilvl="8" w:tplc="0E5E7CAC">
      <w:start w:val="1"/>
      <w:numFmt w:val="bullet"/>
      <w:lvlText w:val=""/>
      <w:lvlJc w:val="left"/>
      <w:pPr>
        <w:ind w:left="6480" w:hanging="360"/>
      </w:pPr>
      <w:rPr>
        <w:rFonts w:hint="default" w:ascii="Wingdings" w:hAnsi="Wingdings"/>
      </w:rPr>
    </w:lvl>
  </w:abstractNum>
  <w:abstractNum w:abstractNumId="5" w15:restartNumberingAfterBreak="0">
    <w:nsid w:val="4CB04691"/>
    <w:multiLevelType w:val="multilevel"/>
    <w:tmpl w:val="B6D0F686"/>
    <w:styleLink w:val="WWOutlineListStyle1"/>
    <w:lvl w:ilvl="0">
      <w:start w:val="1"/>
      <w:numFmt w:val="decimal"/>
      <w:lvlText w:val="%1."/>
      <w:lvlJc w:val="left"/>
      <w:pPr>
        <w:ind w:left="720" w:hanging="72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
      <w:lvlJc w:val="left"/>
    </w:lvl>
    <w:lvl w:ilvl="8">
      <w:start w:val="1"/>
      <w:numFmt w:val="none"/>
      <w:lvlText w:val=""/>
      <w:lvlJc w:val="left"/>
    </w:lvl>
  </w:abstractNum>
  <w:abstractNum w:abstractNumId="6" w15:restartNumberingAfterBreak="0">
    <w:nsid w:val="540466A7"/>
    <w:multiLevelType w:val="multilevel"/>
    <w:tmpl w:val="D65C45FE"/>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1" w16cid:durableId="189346068">
    <w:abstractNumId w:val="2"/>
  </w:num>
  <w:num w:numId="2" w16cid:durableId="27338542">
    <w:abstractNumId w:val="4"/>
  </w:num>
  <w:num w:numId="3" w16cid:durableId="2042053420">
    <w:abstractNumId w:val="5"/>
  </w:num>
  <w:num w:numId="4" w16cid:durableId="335228163">
    <w:abstractNumId w:val="1"/>
  </w:num>
  <w:num w:numId="5" w16cid:durableId="800923479">
    <w:abstractNumId w:val="0"/>
  </w:num>
  <w:num w:numId="6" w16cid:durableId="1566334847">
    <w:abstractNumId w:val="6"/>
  </w:num>
  <w:num w:numId="7" w16cid:durableId="1574773713">
    <w:abstractNumId w:val="3"/>
  </w:num>
</w:numbering>
</file>

<file path=word/people.xml><?xml version="1.0" encoding="utf-8"?>
<w15:people xmlns:mc="http://schemas.openxmlformats.org/markup-compatibility/2006" xmlns:w15="http://schemas.microsoft.com/office/word/2012/wordml" mc:Ignorable="w15">
  <w15:person w15:author="jortlepp@contractor.linuxfoundation.org">
    <w15:presenceInfo w15:providerId="AD" w15:userId="S::urn:spo:guest#jortlepp@contractor.linuxfoundation.org::"/>
  </w15:person>
  <w15:person w15:author="Ume Sauda Ghanyani">
    <w15:presenceInfo w15:providerId="AD" w15:userId="S::sauda.ghanyani@paysyslabs.com::33d30c0f-3255-48b1-9fb6-33cd52a3c91f"/>
  </w15:person>
  <w15:person w15:author="Muhammad  Arif">
    <w15:presenceInfo w15:providerId="AD" w15:userId="S::muhammad.arif@paysyslabs.com::cd0ab7e1-821c-467d-b0e5-7f88612aa484"/>
  </w15:person>
  <w15:person w15:author="Muhammad Umair Khan">
    <w15:presenceInfo w15:providerId="AD" w15:userId="S::muhammad.umair@paysyslabs.com::dd6241fc-9c74-44a5-9238-c0979350457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trackRevisions w:val="true"/>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D7B"/>
    <w:rsid w:val="00343D7B"/>
    <w:rsid w:val="00363C8A"/>
    <w:rsid w:val="004B7080"/>
    <w:rsid w:val="00574506"/>
    <w:rsid w:val="007031E3"/>
    <w:rsid w:val="00703B6D"/>
    <w:rsid w:val="008863B3"/>
    <w:rsid w:val="008E2ACC"/>
    <w:rsid w:val="009B3078"/>
    <w:rsid w:val="00A103BB"/>
    <w:rsid w:val="00A74BD6"/>
    <w:rsid w:val="00B506C5"/>
    <w:rsid w:val="00F77F1F"/>
    <w:rsid w:val="00FABBD1"/>
    <w:rsid w:val="0126D224"/>
    <w:rsid w:val="01B3116F"/>
    <w:rsid w:val="0200AE90"/>
    <w:rsid w:val="0215C821"/>
    <w:rsid w:val="021B9E19"/>
    <w:rsid w:val="02343AD1"/>
    <w:rsid w:val="02BC4FAB"/>
    <w:rsid w:val="035FF641"/>
    <w:rsid w:val="03804B44"/>
    <w:rsid w:val="039D5F1C"/>
    <w:rsid w:val="03FC53C9"/>
    <w:rsid w:val="0440076C"/>
    <w:rsid w:val="04415920"/>
    <w:rsid w:val="04569DB4"/>
    <w:rsid w:val="046E6AE8"/>
    <w:rsid w:val="052017E0"/>
    <w:rsid w:val="05448EE6"/>
    <w:rsid w:val="055DEE26"/>
    <w:rsid w:val="05AC0D85"/>
    <w:rsid w:val="05B707AB"/>
    <w:rsid w:val="060D263B"/>
    <w:rsid w:val="0633BAC3"/>
    <w:rsid w:val="06B44C0A"/>
    <w:rsid w:val="06BB666C"/>
    <w:rsid w:val="06BE1F9A"/>
    <w:rsid w:val="06F7507D"/>
    <w:rsid w:val="0716C177"/>
    <w:rsid w:val="0771F27D"/>
    <w:rsid w:val="07DDE9C0"/>
    <w:rsid w:val="07DFE392"/>
    <w:rsid w:val="07FB6669"/>
    <w:rsid w:val="0829AAFF"/>
    <w:rsid w:val="0854F1D5"/>
    <w:rsid w:val="0856FC53"/>
    <w:rsid w:val="0961458A"/>
    <w:rsid w:val="097FF38B"/>
    <w:rsid w:val="0987BBBB"/>
    <w:rsid w:val="098DD562"/>
    <w:rsid w:val="09B0DEE1"/>
    <w:rsid w:val="09E641EF"/>
    <w:rsid w:val="0A05A5B6"/>
    <w:rsid w:val="0A08B86A"/>
    <w:rsid w:val="0A344A7B"/>
    <w:rsid w:val="0A59A326"/>
    <w:rsid w:val="0AD915C7"/>
    <w:rsid w:val="0B1C585B"/>
    <w:rsid w:val="0BAE48B4"/>
    <w:rsid w:val="0BBE8A2E"/>
    <w:rsid w:val="0C4BBFF9"/>
    <w:rsid w:val="0C5A9309"/>
    <w:rsid w:val="0C8EC884"/>
    <w:rsid w:val="0CE00E2B"/>
    <w:rsid w:val="0CEC4AF1"/>
    <w:rsid w:val="0D008DF2"/>
    <w:rsid w:val="0D2FC854"/>
    <w:rsid w:val="0D3A4AA2"/>
    <w:rsid w:val="0D3D4555"/>
    <w:rsid w:val="0D584C60"/>
    <w:rsid w:val="0D790891"/>
    <w:rsid w:val="0DA87ED3"/>
    <w:rsid w:val="0DAD4524"/>
    <w:rsid w:val="0E3FAB7A"/>
    <w:rsid w:val="0E42CF2B"/>
    <w:rsid w:val="0E5B82D5"/>
    <w:rsid w:val="0E5DDB90"/>
    <w:rsid w:val="0E72F37D"/>
    <w:rsid w:val="0E756F52"/>
    <w:rsid w:val="0EA36B59"/>
    <w:rsid w:val="0F4FF5BF"/>
    <w:rsid w:val="0F5FD80B"/>
    <w:rsid w:val="0F612983"/>
    <w:rsid w:val="0FABAA76"/>
    <w:rsid w:val="1019C6C5"/>
    <w:rsid w:val="108D0D3E"/>
    <w:rsid w:val="10A94E52"/>
    <w:rsid w:val="10BD499F"/>
    <w:rsid w:val="1101F3DF"/>
    <w:rsid w:val="1133CAB1"/>
    <w:rsid w:val="11515560"/>
    <w:rsid w:val="11546333"/>
    <w:rsid w:val="11B247DC"/>
    <w:rsid w:val="11F314FB"/>
    <w:rsid w:val="1216614C"/>
    <w:rsid w:val="12449EC8"/>
    <w:rsid w:val="1261DC16"/>
    <w:rsid w:val="12BFF7AC"/>
    <w:rsid w:val="12CEA0F9"/>
    <w:rsid w:val="12CED423"/>
    <w:rsid w:val="13109907"/>
    <w:rsid w:val="13306C34"/>
    <w:rsid w:val="1346D4E2"/>
    <w:rsid w:val="136788C1"/>
    <w:rsid w:val="14012710"/>
    <w:rsid w:val="1476340C"/>
    <w:rsid w:val="1479A697"/>
    <w:rsid w:val="149782BA"/>
    <w:rsid w:val="14CC5B96"/>
    <w:rsid w:val="14D29C1F"/>
    <w:rsid w:val="157E3ABA"/>
    <w:rsid w:val="1581AF99"/>
    <w:rsid w:val="15DA742A"/>
    <w:rsid w:val="1609A4FC"/>
    <w:rsid w:val="1614EFCA"/>
    <w:rsid w:val="163A117F"/>
    <w:rsid w:val="16999907"/>
    <w:rsid w:val="169D78B0"/>
    <w:rsid w:val="169D7A13"/>
    <w:rsid w:val="16B05F7A"/>
    <w:rsid w:val="16CF5442"/>
    <w:rsid w:val="17601A72"/>
    <w:rsid w:val="180A1C5D"/>
    <w:rsid w:val="183055F4"/>
    <w:rsid w:val="189620D4"/>
    <w:rsid w:val="18F49F62"/>
    <w:rsid w:val="193E689E"/>
    <w:rsid w:val="19B21404"/>
    <w:rsid w:val="19D179E4"/>
    <w:rsid w:val="19D50112"/>
    <w:rsid w:val="19FB707C"/>
    <w:rsid w:val="1AB9BFEB"/>
    <w:rsid w:val="1AC5FFB0"/>
    <w:rsid w:val="1B4349FD"/>
    <w:rsid w:val="1B4773ED"/>
    <w:rsid w:val="1B874DDB"/>
    <w:rsid w:val="1BE6E85E"/>
    <w:rsid w:val="1C1CDA00"/>
    <w:rsid w:val="1C36737C"/>
    <w:rsid w:val="1C4E22AB"/>
    <w:rsid w:val="1C5839EC"/>
    <w:rsid w:val="1D0B1766"/>
    <w:rsid w:val="1D1B6029"/>
    <w:rsid w:val="1D87A6E0"/>
    <w:rsid w:val="1DBCEB61"/>
    <w:rsid w:val="1DC30DFD"/>
    <w:rsid w:val="1E35BB00"/>
    <w:rsid w:val="1ED0EB77"/>
    <w:rsid w:val="1F21058A"/>
    <w:rsid w:val="1F21695A"/>
    <w:rsid w:val="1FBF1C2E"/>
    <w:rsid w:val="1FC39AB2"/>
    <w:rsid w:val="1FCD1D03"/>
    <w:rsid w:val="1FF41E58"/>
    <w:rsid w:val="1FF940E6"/>
    <w:rsid w:val="20299E3D"/>
    <w:rsid w:val="2052B58C"/>
    <w:rsid w:val="20823F64"/>
    <w:rsid w:val="20AA0600"/>
    <w:rsid w:val="20D7AC22"/>
    <w:rsid w:val="21069CF7"/>
    <w:rsid w:val="210B5B62"/>
    <w:rsid w:val="2126ACC0"/>
    <w:rsid w:val="216E64FC"/>
    <w:rsid w:val="2182D87B"/>
    <w:rsid w:val="21F8DB56"/>
    <w:rsid w:val="22BC5B28"/>
    <w:rsid w:val="22F1C897"/>
    <w:rsid w:val="230C6153"/>
    <w:rsid w:val="2315180D"/>
    <w:rsid w:val="232B6CA6"/>
    <w:rsid w:val="2333155B"/>
    <w:rsid w:val="235D2B00"/>
    <w:rsid w:val="236BB971"/>
    <w:rsid w:val="23843663"/>
    <w:rsid w:val="24BC7549"/>
    <w:rsid w:val="2527536C"/>
    <w:rsid w:val="259E7E20"/>
    <w:rsid w:val="25E87BD1"/>
    <w:rsid w:val="260D8AD6"/>
    <w:rsid w:val="2648BECD"/>
    <w:rsid w:val="26832C8E"/>
    <w:rsid w:val="269A0D90"/>
    <w:rsid w:val="26BB1BEA"/>
    <w:rsid w:val="26BD866F"/>
    <w:rsid w:val="27759681"/>
    <w:rsid w:val="27920A34"/>
    <w:rsid w:val="27D0799F"/>
    <w:rsid w:val="27D8566B"/>
    <w:rsid w:val="281C6EA6"/>
    <w:rsid w:val="2829D204"/>
    <w:rsid w:val="283DA674"/>
    <w:rsid w:val="284F00ED"/>
    <w:rsid w:val="28A01AE2"/>
    <w:rsid w:val="28BA83D7"/>
    <w:rsid w:val="28CD3FFC"/>
    <w:rsid w:val="28E52452"/>
    <w:rsid w:val="295920DA"/>
    <w:rsid w:val="298C9C06"/>
    <w:rsid w:val="29B86241"/>
    <w:rsid w:val="29E879BA"/>
    <w:rsid w:val="2A4D4F42"/>
    <w:rsid w:val="2A6E682C"/>
    <w:rsid w:val="2A72654F"/>
    <w:rsid w:val="2AA7D952"/>
    <w:rsid w:val="2ADC8C0D"/>
    <w:rsid w:val="2AE11C46"/>
    <w:rsid w:val="2B0D8FD4"/>
    <w:rsid w:val="2B6AD043"/>
    <w:rsid w:val="2B71B188"/>
    <w:rsid w:val="2BA7B106"/>
    <w:rsid w:val="2BCDD500"/>
    <w:rsid w:val="2C328686"/>
    <w:rsid w:val="2C56EFB0"/>
    <w:rsid w:val="2C7221EF"/>
    <w:rsid w:val="2C863C1C"/>
    <w:rsid w:val="2C9BEB14"/>
    <w:rsid w:val="2CD59D78"/>
    <w:rsid w:val="2CE080C6"/>
    <w:rsid w:val="2D0FEC56"/>
    <w:rsid w:val="2D4AD483"/>
    <w:rsid w:val="2D568FEF"/>
    <w:rsid w:val="2D5C55D7"/>
    <w:rsid w:val="2E1272B5"/>
    <w:rsid w:val="2E60A046"/>
    <w:rsid w:val="2EA00870"/>
    <w:rsid w:val="2F11C7A4"/>
    <w:rsid w:val="2F849F3A"/>
    <w:rsid w:val="2F912F1D"/>
    <w:rsid w:val="2F945895"/>
    <w:rsid w:val="2FD4D05B"/>
    <w:rsid w:val="301DD80D"/>
    <w:rsid w:val="304E2465"/>
    <w:rsid w:val="3082EA99"/>
    <w:rsid w:val="30B7C77C"/>
    <w:rsid w:val="30D3E207"/>
    <w:rsid w:val="3185F923"/>
    <w:rsid w:val="3193B93D"/>
    <w:rsid w:val="31BB60CD"/>
    <w:rsid w:val="3217448B"/>
    <w:rsid w:val="3268F16D"/>
    <w:rsid w:val="329455A0"/>
    <w:rsid w:val="32E3A9AF"/>
    <w:rsid w:val="32E61574"/>
    <w:rsid w:val="3328380A"/>
    <w:rsid w:val="3365763B"/>
    <w:rsid w:val="33C81DB1"/>
    <w:rsid w:val="33EB4706"/>
    <w:rsid w:val="33F67CF6"/>
    <w:rsid w:val="342EE6FA"/>
    <w:rsid w:val="345DF351"/>
    <w:rsid w:val="34B218E9"/>
    <w:rsid w:val="34C0289D"/>
    <w:rsid w:val="34DB7FC8"/>
    <w:rsid w:val="3555EB9C"/>
    <w:rsid w:val="355EFD03"/>
    <w:rsid w:val="35B6B7ED"/>
    <w:rsid w:val="36837006"/>
    <w:rsid w:val="36EDED0A"/>
    <w:rsid w:val="36FADF2C"/>
    <w:rsid w:val="3721CF5F"/>
    <w:rsid w:val="375B0848"/>
    <w:rsid w:val="37F0B714"/>
    <w:rsid w:val="37FE1DEF"/>
    <w:rsid w:val="38050020"/>
    <w:rsid w:val="380C8E08"/>
    <w:rsid w:val="3813F433"/>
    <w:rsid w:val="3828E981"/>
    <w:rsid w:val="38433251"/>
    <w:rsid w:val="385C8D26"/>
    <w:rsid w:val="3864228A"/>
    <w:rsid w:val="38CD90A6"/>
    <w:rsid w:val="38D2E1CB"/>
    <w:rsid w:val="38F532DE"/>
    <w:rsid w:val="390DF689"/>
    <w:rsid w:val="3945F8E8"/>
    <w:rsid w:val="39928A3D"/>
    <w:rsid w:val="3996B35E"/>
    <w:rsid w:val="399D941D"/>
    <w:rsid w:val="399F1A99"/>
    <w:rsid w:val="39B1E1EF"/>
    <w:rsid w:val="3A35F897"/>
    <w:rsid w:val="3AB47D12"/>
    <w:rsid w:val="3B3EA9FB"/>
    <w:rsid w:val="3B7894AA"/>
    <w:rsid w:val="3BA0E9C3"/>
    <w:rsid w:val="3BF4EE05"/>
    <w:rsid w:val="3C3E46A6"/>
    <w:rsid w:val="3C3FE35A"/>
    <w:rsid w:val="3C463E97"/>
    <w:rsid w:val="3C537E6A"/>
    <w:rsid w:val="3CAA8D76"/>
    <w:rsid w:val="3CC75D7B"/>
    <w:rsid w:val="3CEF910E"/>
    <w:rsid w:val="3D2A0BE2"/>
    <w:rsid w:val="3D6DA14C"/>
    <w:rsid w:val="3D939EBB"/>
    <w:rsid w:val="3DD0C509"/>
    <w:rsid w:val="3EF298D5"/>
    <w:rsid w:val="3F4209B7"/>
    <w:rsid w:val="3F4C8473"/>
    <w:rsid w:val="3F6E4442"/>
    <w:rsid w:val="3FA40CDA"/>
    <w:rsid w:val="3FC52DFC"/>
    <w:rsid w:val="3FDC24A1"/>
    <w:rsid w:val="4057855D"/>
    <w:rsid w:val="40E28DB2"/>
    <w:rsid w:val="4108D956"/>
    <w:rsid w:val="413DFA32"/>
    <w:rsid w:val="41D37A8E"/>
    <w:rsid w:val="424AE537"/>
    <w:rsid w:val="42558293"/>
    <w:rsid w:val="426C2F7C"/>
    <w:rsid w:val="426D2BE6"/>
    <w:rsid w:val="42842858"/>
    <w:rsid w:val="428A20B3"/>
    <w:rsid w:val="434C82EA"/>
    <w:rsid w:val="43A9969F"/>
    <w:rsid w:val="43C114A7"/>
    <w:rsid w:val="43D2C9D5"/>
    <w:rsid w:val="43F56CBE"/>
    <w:rsid w:val="4439E25E"/>
    <w:rsid w:val="44482FE1"/>
    <w:rsid w:val="44ACBDDA"/>
    <w:rsid w:val="451CD1C0"/>
    <w:rsid w:val="452149E4"/>
    <w:rsid w:val="452433EA"/>
    <w:rsid w:val="453C0C2A"/>
    <w:rsid w:val="4566AD58"/>
    <w:rsid w:val="45D365B0"/>
    <w:rsid w:val="45DA1824"/>
    <w:rsid w:val="45DB5864"/>
    <w:rsid w:val="46186DA8"/>
    <w:rsid w:val="464BE410"/>
    <w:rsid w:val="465F394F"/>
    <w:rsid w:val="4694DD50"/>
    <w:rsid w:val="46BF77A9"/>
    <w:rsid w:val="46F3050B"/>
    <w:rsid w:val="46F35E16"/>
    <w:rsid w:val="4723961A"/>
    <w:rsid w:val="475232E0"/>
    <w:rsid w:val="478392E7"/>
    <w:rsid w:val="47A967DD"/>
    <w:rsid w:val="47C2E33A"/>
    <w:rsid w:val="48404999"/>
    <w:rsid w:val="4853DEC6"/>
    <w:rsid w:val="489D2675"/>
    <w:rsid w:val="48A73BB2"/>
    <w:rsid w:val="48DB0BE7"/>
    <w:rsid w:val="48F6B514"/>
    <w:rsid w:val="49518903"/>
    <w:rsid w:val="4970EAC8"/>
    <w:rsid w:val="4A802DAC"/>
    <w:rsid w:val="4AF32C60"/>
    <w:rsid w:val="4AFCAEE2"/>
    <w:rsid w:val="4BBD0254"/>
    <w:rsid w:val="4BC69686"/>
    <w:rsid w:val="4C006B78"/>
    <w:rsid w:val="4C2ECE62"/>
    <w:rsid w:val="4C670ECF"/>
    <w:rsid w:val="4CBCAF31"/>
    <w:rsid w:val="4D16F6DF"/>
    <w:rsid w:val="4DBA69E6"/>
    <w:rsid w:val="4DCB7CBE"/>
    <w:rsid w:val="4DF687F6"/>
    <w:rsid w:val="4E1EF532"/>
    <w:rsid w:val="4E437121"/>
    <w:rsid w:val="4E690424"/>
    <w:rsid w:val="4E715B9E"/>
    <w:rsid w:val="4E925C70"/>
    <w:rsid w:val="4E93C542"/>
    <w:rsid w:val="4E9ADECD"/>
    <w:rsid w:val="4EA54A6D"/>
    <w:rsid w:val="4EEB8A9B"/>
    <w:rsid w:val="4F2D504E"/>
    <w:rsid w:val="4F4B524D"/>
    <w:rsid w:val="4F5153A1"/>
    <w:rsid w:val="4F5A0921"/>
    <w:rsid w:val="4F85B2AF"/>
    <w:rsid w:val="4F9AC8C0"/>
    <w:rsid w:val="4FFD6576"/>
    <w:rsid w:val="501C611C"/>
    <w:rsid w:val="507C5734"/>
    <w:rsid w:val="50984B6C"/>
    <w:rsid w:val="5099B93C"/>
    <w:rsid w:val="519B98AA"/>
    <w:rsid w:val="524E6D0C"/>
    <w:rsid w:val="52A9FAE8"/>
    <w:rsid w:val="52AEEAE5"/>
    <w:rsid w:val="52C4F8EB"/>
    <w:rsid w:val="52D71004"/>
    <w:rsid w:val="52DF7DE5"/>
    <w:rsid w:val="53074C47"/>
    <w:rsid w:val="53288822"/>
    <w:rsid w:val="53F590F9"/>
    <w:rsid w:val="54763144"/>
    <w:rsid w:val="5485EE82"/>
    <w:rsid w:val="54B6A51A"/>
    <w:rsid w:val="54D7D1F3"/>
    <w:rsid w:val="54F0C8C3"/>
    <w:rsid w:val="55077629"/>
    <w:rsid w:val="55272E47"/>
    <w:rsid w:val="55339379"/>
    <w:rsid w:val="557F988F"/>
    <w:rsid w:val="55A5308E"/>
    <w:rsid w:val="55AD6F30"/>
    <w:rsid w:val="55DAA9AE"/>
    <w:rsid w:val="55E38D5F"/>
    <w:rsid w:val="5621729C"/>
    <w:rsid w:val="562555F1"/>
    <w:rsid w:val="56559D44"/>
    <w:rsid w:val="566B5A48"/>
    <w:rsid w:val="5698C6A6"/>
    <w:rsid w:val="56C86AF2"/>
    <w:rsid w:val="57C5A812"/>
    <w:rsid w:val="57EA5AAE"/>
    <w:rsid w:val="581A80D7"/>
    <w:rsid w:val="58DB46D6"/>
    <w:rsid w:val="58F5D0D1"/>
    <w:rsid w:val="59474D27"/>
    <w:rsid w:val="595E3B94"/>
    <w:rsid w:val="59825C8B"/>
    <w:rsid w:val="59982C2F"/>
    <w:rsid w:val="59A71DF1"/>
    <w:rsid w:val="5A193CB6"/>
    <w:rsid w:val="5A35FE2A"/>
    <w:rsid w:val="5A3CCB40"/>
    <w:rsid w:val="5A45BA2C"/>
    <w:rsid w:val="5A78C42E"/>
    <w:rsid w:val="5B02FE03"/>
    <w:rsid w:val="5B0FDDEB"/>
    <w:rsid w:val="5B28050D"/>
    <w:rsid w:val="5B3B99E9"/>
    <w:rsid w:val="5BBD2EEE"/>
    <w:rsid w:val="5C107AC0"/>
    <w:rsid w:val="5C3DD9D0"/>
    <w:rsid w:val="5C581E2E"/>
    <w:rsid w:val="5C7F488F"/>
    <w:rsid w:val="5D031D19"/>
    <w:rsid w:val="5D2CF4C4"/>
    <w:rsid w:val="5DDB8FD3"/>
    <w:rsid w:val="5DDDCD96"/>
    <w:rsid w:val="5DF27AC0"/>
    <w:rsid w:val="5E170238"/>
    <w:rsid w:val="5E68AD4B"/>
    <w:rsid w:val="5E6A2458"/>
    <w:rsid w:val="5E6A4B75"/>
    <w:rsid w:val="5E6FD5AB"/>
    <w:rsid w:val="5EB0C1CD"/>
    <w:rsid w:val="5ED795B2"/>
    <w:rsid w:val="5EF6E980"/>
    <w:rsid w:val="5F3FC629"/>
    <w:rsid w:val="5F4052AE"/>
    <w:rsid w:val="5F43B394"/>
    <w:rsid w:val="5F9344C4"/>
    <w:rsid w:val="5FD1E931"/>
    <w:rsid w:val="5FFC0777"/>
    <w:rsid w:val="6059584C"/>
    <w:rsid w:val="6067A214"/>
    <w:rsid w:val="606A54E7"/>
    <w:rsid w:val="61367220"/>
    <w:rsid w:val="615A299E"/>
    <w:rsid w:val="61940F0E"/>
    <w:rsid w:val="61BCC708"/>
    <w:rsid w:val="61E14249"/>
    <w:rsid w:val="61F9F60F"/>
    <w:rsid w:val="6203D22D"/>
    <w:rsid w:val="6246D7BE"/>
    <w:rsid w:val="62C97040"/>
    <w:rsid w:val="62FEBE34"/>
    <w:rsid w:val="63017B46"/>
    <w:rsid w:val="631C07A0"/>
    <w:rsid w:val="631F79A3"/>
    <w:rsid w:val="634C8BB2"/>
    <w:rsid w:val="638E4A11"/>
    <w:rsid w:val="6400A5A0"/>
    <w:rsid w:val="64BC7861"/>
    <w:rsid w:val="650A826D"/>
    <w:rsid w:val="6510E12A"/>
    <w:rsid w:val="654DD8E0"/>
    <w:rsid w:val="6560CD6F"/>
    <w:rsid w:val="656AF9F9"/>
    <w:rsid w:val="65B56494"/>
    <w:rsid w:val="66724620"/>
    <w:rsid w:val="66C0FEC2"/>
    <w:rsid w:val="66E8CBC7"/>
    <w:rsid w:val="66FA75E3"/>
    <w:rsid w:val="674AD9D7"/>
    <w:rsid w:val="67786A12"/>
    <w:rsid w:val="67C36010"/>
    <w:rsid w:val="67D88AE5"/>
    <w:rsid w:val="67E526D2"/>
    <w:rsid w:val="67F9E333"/>
    <w:rsid w:val="680BC94D"/>
    <w:rsid w:val="6827596F"/>
    <w:rsid w:val="6866F9AF"/>
    <w:rsid w:val="68B0FB5C"/>
    <w:rsid w:val="6962DD8E"/>
    <w:rsid w:val="697AD35F"/>
    <w:rsid w:val="698E31DE"/>
    <w:rsid w:val="6A2CE628"/>
    <w:rsid w:val="6A3EC10B"/>
    <w:rsid w:val="6A5FC702"/>
    <w:rsid w:val="6AD22211"/>
    <w:rsid w:val="6AFECF75"/>
    <w:rsid w:val="6B0521A0"/>
    <w:rsid w:val="6B08A392"/>
    <w:rsid w:val="6B497931"/>
    <w:rsid w:val="6B634E1E"/>
    <w:rsid w:val="6B777A98"/>
    <w:rsid w:val="6B8B5CDA"/>
    <w:rsid w:val="6BED9577"/>
    <w:rsid w:val="6BFF0FFD"/>
    <w:rsid w:val="6C07693A"/>
    <w:rsid w:val="6C2B71BD"/>
    <w:rsid w:val="6C5737EC"/>
    <w:rsid w:val="6D1B8E96"/>
    <w:rsid w:val="6D2E2CB2"/>
    <w:rsid w:val="6D4B094E"/>
    <w:rsid w:val="6D953827"/>
    <w:rsid w:val="6DA888CB"/>
    <w:rsid w:val="6DD8D1DA"/>
    <w:rsid w:val="6DE8B947"/>
    <w:rsid w:val="6E1A306E"/>
    <w:rsid w:val="6E2F2BCD"/>
    <w:rsid w:val="6E7531BD"/>
    <w:rsid w:val="6E940B8F"/>
    <w:rsid w:val="6EB3EC66"/>
    <w:rsid w:val="6EC802B1"/>
    <w:rsid w:val="6EF065C2"/>
    <w:rsid w:val="6EFF6365"/>
    <w:rsid w:val="6F5B5D56"/>
    <w:rsid w:val="6F8E8391"/>
    <w:rsid w:val="6F8FCDE3"/>
    <w:rsid w:val="6FEDAD4C"/>
    <w:rsid w:val="6FF4A62D"/>
    <w:rsid w:val="700EDA16"/>
    <w:rsid w:val="7014AB8E"/>
    <w:rsid w:val="70429036"/>
    <w:rsid w:val="706391A8"/>
    <w:rsid w:val="706B2ACD"/>
    <w:rsid w:val="706EE32E"/>
    <w:rsid w:val="707657EB"/>
    <w:rsid w:val="70D56ADC"/>
    <w:rsid w:val="70FEA3CC"/>
    <w:rsid w:val="711D26D8"/>
    <w:rsid w:val="7165EA47"/>
    <w:rsid w:val="7169F1F2"/>
    <w:rsid w:val="71A8464B"/>
    <w:rsid w:val="724A68AA"/>
    <w:rsid w:val="72928316"/>
    <w:rsid w:val="731E21D0"/>
    <w:rsid w:val="7373B900"/>
    <w:rsid w:val="73EB4302"/>
    <w:rsid w:val="73F78078"/>
    <w:rsid w:val="751C7A23"/>
    <w:rsid w:val="755EC99C"/>
    <w:rsid w:val="75DA3FAE"/>
    <w:rsid w:val="7600E051"/>
    <w:rsid w:val="765DAB0C"/>
    <w:rsid w:val="769D5B0C"/>
    <w:rsid w:val="76D24220"/>
    <w:rsid w:val="770C53F7"/>
    <w:rsid w:val="776762F2"/>
    <w:rsid w:val="776D12DF"/>
    <w:rsid w:val="77D340BB"/>
    <w:rsid w:val="77F10FE4"/>
    <w:rsid w:val="7834710B"/>
    <w:rsid w:val="788BF600"/>
    <w:rsid w:val="78E5FA16"/>
    <w:rsid w:val="78F333CB"/>
    <w:rsid w:val="794E40F7"/>
    <w:rsid w:val="79B06F44"/>
    <w:rsid w:val="79C2E8AE"/>
    <w:rsid w:val="79DEC87F"/>
    <w:rsid w:val="7A087F8F"/>
    <w:rsid w:val="7A18CADB"/>
    <w:rsid w:val="7A8CA9D9"/>
    <w:rsid w:val="7A9460BE"/>
    <w:rsid w:val="7ACF6EE8"/>
    <w:rsid w:val="7B0537DB"/>
    <w:rsid w:val="7B2C1617"/>
    <w:rsid w:val="7B42FF44"/>
    <w:rsid w:val="7B702597"/>
    <w:rsid w:val="7B8EA579"/>
    <w:rsid w:val="7BB90331"/>
    <w:rsid w:val="7BD52BAF"/>
    <w:rsid w:val="7BE7A1B5"/>
    <w:rsid w:val="7BF63DB5"/>
    <w:rsid w:val="7C132418"/>
    <w:rsid w:val="7C63B3C4"/>
    <w:rsid w:val="7CEA82EE"/>
    <w:rsid w:val="7D0160A2"/>
    <w:rsid w:val="7DC189A1"/>
    <w:rsid w:val="7E2FD8FA"/>
    <w:rsid w:val="7ECD2283"/>
    <w:rsid w:val="7EEEAE84"/>
    <w:rsid w:val="7F0F4518"/>
    <w:rsid w:val="7F1C7F3A"/>
    <w:rsid w:val="7F80DDCF"/>
    <w:rsid w:val="7FB19A35"/>
    <w:rsid w:val="7FD22B7D"/>
    <w:rsid w:val="7FD822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C9042"/>
  <w15:docId w15:val="{DBB85286-BE4E-4F46-B837-6E9E3FBCD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Nova Light" w:hAnsi="Arial Nova Light" w:eastAsia="Calibri" w:cs="Arial"/>
        <w:kern w:val="3"/>
        <w:sz w:val="21"/>
        <w:szCs w:val="21"/>
        <w:lang w:val="en-US" w:eastAsia="en-US" w:bidi="ar-SA"/>
      </w:rPr>
    </w:rPrDefault>
    <w:pPrDefault>
      <w:pPr>
        <w:autoSpaceDN w:val="0"/>
        <w:spacing w:after="160" w:line="25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uppressAutoHyphens/>
      <w:jc w:val="both"/>
    </w:pPr>
    <w:rPr>
      <w:rFonts w:ascii="Microsoft GothicNeo" w:hAnsi="Microsoft GothicNeo" w:eastAsia="Microsoft GothicNeo" w:cs="Microsoft GothicNeo"/>
      <w:kern w:val="0"/>
      <w:sz w:val="20"/>
      <w:szCs w:val="20"/>
    </w:rPr>
  </w:style>
  <w:style w:type="paragraph" w:styleId="Heading1">
    <w:name w:val="heading 1"/>
    <w:uiPriority w:val="9"/>
    <w:qFormat/>
    <w:pPr>
      <w:keepNext/>
      <w:keepLines/>
      <w:shd w:val="clear" w:color="auto" w:fill="000000"/>
      <w:tabs>
        <w:tab w:val="left" w:pos="0"/>
      </w:tabs>
      <w:suppressAutoHyphens/>
      <w:spacing w:after="0"/>
      <w:outlineLvl w:val="0"/>
    </w:pPr>
    <w:rPr>
      <w:b/>
      <w:color w:val="FFFFFF"/>
      <w:sz w:val="28"/>
      <w:szCs w:val="32"/>
    </w:rPr>
  </w:style>
  <w:style w:type="paragraph" w:styleId="Heading2">
    <w:name w:val="heading 2"/>
    <w:uiPriority w:val="9"/>
    <w:unhideWhenUsed/>
    <w:qFormat/>
    <w:pPr>
      <w:keepNext/>
      <w:keepLines/>
      <w:shd w:val="clear" w:color="auto" w:fill="D9E2F3"/>
      <w:suppressAutoHyphens/>
      <w:spacing w:before="40" w:after="240"/>
      <w:outlineLvl w:val="1"/>
    </w:pPr>
    <w:rPr>
      <w:b/>
      <w:sz w:val="26"/>
      <w:szCs w:val="26"/>
    </w:rPr>
  </w:style>
  <w:style w:type="paragraph" w:styleId="Heading3">
    <w:name w:val="heading 3"/>
    <w:uiPriority w:val="9"/>
    <w:unhideWhenUsed/>
    <w:qFormat/>
    <w:pPr>
      <w:keepNext/>
      <w:keepLines/>
      <w:suppressAutoHyphens/>
      <w:spacing w:before="40" w:after="0"/>
      <w:outlineLvl w:val="2"/>
    </w:pPr>
    <w:rPr>
      <w:b/>
      <w:sz w:val="22"/>
      <w:szCs w:val="22"/>
    </w:rPr>
  </w:style>
  <w:style w:type="paragraph" w:styleId="Heading4">
    <w:name w:val="heading 4"/>
    <w:uiPriority w:val="9"/>
    <w:unhideWhenUsed/>
    <w:qFormat/>
    <w:pPr>
      <w:keepNext/>
      <w:keepLines/>
      <w:suppressAutoHyphens/>
      <w:spacing w:before="40" w:after="0"/>
      <w:outlineLvl w:val="3"/>
    </w:pPr>
    <w:rPr>
      <w:i/>
      <w:iCs/>
      <w:color w:val="2F5496"/>
      <w:sz w:val="22"/>
      <w:szCs w:val="22"/>
    </w:rPr>
  </w:style>
  <w:style w:type="paragraph" w:styleId="Heading5">
    <w:name w:val="heading 5"/>
    <w:uiPriority w:val="9"/>
    <w:unhideWhenUsed/>
    <w:qFormat/>
    <w:pPr>
      <w:keepNext/>
      <w:keepLines/>
      <w:suppressAutoHyphens/>
      <w:spacing w:before="40" w:after="0"/>
      <w:outlineLvl w:val="4"/>
    </w:pPr>
    <w:rPr>
      <w:rFonts w:ascii="Calibri Light" w:hAnsi="Calibri Light" w:eastAsia="Yu Gothic Light" w:cs="Times New Roman"/>
      <w:color w:val="2F5496"/>
      <w:sz w:val="24"/>
    </w:rPr>
  </w:style>
  <w:style w:type="paragraph" w:styleId="Heading6">
    <w:name w:val="heading 6"/>
    <w:uiPriority w:val="9"/>
    <w:unhideWhenUsed/>
    <w:qFormat/>
    <w:pPr>
      <w:keepNext/>
      <w:keepLines/>
      <w:suppressAutoHyphens/>
      <w:spacing w:before="40" w:after="0"/>
      <w:outlineLvl w:val="5"/>
    </w:pPr>
    <w:rPr>
      <w:rFonts w:ascii="Calibri Light" w:hAnsi="Calibri Light" w:eastAsia="Yu Gothic Light" w:cs="Times New Roman"/>
      <w:color w:val="1F3763"/>
      <w:szCs w:val="22"/>
    </w:rPr>
  </w:style>
  <w:style w:type="paragraph" w:styleId="Heading7">
    <w:name w:val="heading 7"/>
    <w:pPr>
      <w:keepNext/>
      <w:keepLines/>
      <w:suppressAutoHyphens/>
      <w:spacing w:before="40" w:after="0"/>
      <w:outlineLvl w:val="6"/>
    </w:pPr>
    <w:rPr>
      <w:rFonts w:ascii="Calibri Light" w:hAnsi="Calibri Light" w:eastAsia="Yu Gothic Light" w:cs="Times New Roman"/>
      <w:i/>
      <w:iCs/>
      <w:color w:val="1F3763"/>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numbering" w:styleId="WWOutlineListStyle1" w:customStyle="1">
    <w:name w:val="WW_OutlineListStyle_1"/>
    <w:basedOn w:val="NoList"/>
    <w:pPr>
      <w:numPr>
        <w:numId w:val="3"/>
      </w:numPr>
    </w:pPr>
  </w:style>
  <w:style w:type="character" w:styleId="Heading1Char" w:customStyle="1">
    <w:name w:val="Heading 1 Char"/>
    <w:basedOn w:val="DefaultParagraphFont"/>
    <w:rPr>
      <w:rFonts w:ascii="Microsoft GothicNeo" w:hAnsi="Microsoft GothicNeo" w:eastAsia="Microsoft GothicNeo" w:cs="Microsoft GothicNeo"/>
      <w:b/>
      <w:color w:val="FFFFFF"/>
      <w:sz w:val="28"/>
      <w:szCs w:val="32"/>
      <w:shd w:val="clear" w:color="auto" w:fill="000000"/>
    </w:rPr>
  </w:style>
  <w:style w:type="character" w:styleId="Heading2Char" w:customStyle="1">
    <w:name w:val="Heading 2 Char"/>
    <w:basedOn w:val="DefaultParagraphFont"/>
    <w:rPr>
      <w:rFonts w:ascii="Microsoft GothicNeo" w:hAnsi="Microsoft GothicNeo" w:eastAsia="Microsoft GothicNeo" w:cs="Microsoft GothicNeo"/>
      <w:b/>
      <w:sz w:val="26"/>
      <w:szCs w:val="26"/>
      <w:shd w:val="clear" w:color="auto" w:fill="D9E2F3"/>
    </w:rPr>
  </w:style>
  <w:style w:type="character" w:styleId="Heading3Char" w:customStyle="1">
    <w:name w:val="Heading 3 Char"/>
    <w:basedOn w:val="DefaultParagraphFont"/>
    <w:rPr>
      <w:rFonts w:ascii="Microsoft GothicNeo" w:hAnsi="Microsoft GothicNeo" w:eastAsia="Microsoft GothicNeo" w:cs="Microsoft GothicNeo"/>
      <w:b/>
      <w:sz w:val="22"/>
      <w:szCs w:val="22"/>
      <w:lang w:val="en-US"/>
    </w:rPr>
  </w:style>
  <w:style w:type="character" w:styleId="Heading5Char" w:customStyle="1">
    <w:name w:val="Heading 5 Char"/>
    <w:basedOn w:val="DefaultParagraphFont"/>
    <w:rPr>
      <w:rFonts w:ascii="Calibri Light" w:hAnsi="Calibri Light" w:eastAsia="Yu Gothic Light" w:cs="Times New Roman"/>
      <w:color w:val="2F5496"/>
      <w:sz w:val="24"/>
    </w:rPr>
  </w:style>
  <w:style w:type="paragraph" w:styleId="NoSpacing">
    <w:name w:val="No Spacing"/>
    <w:pPr>
      <w:suppressAutoHyphens/>
      <w:spacing w:after="0" w:line="240" w:lineRule="auto"/>
    </w:pPr>
    <w:rPr>
      <w:rFonts w:ascii="Microsoft GothicNeo" w:hAnsi="Microsoft GothicNeo" w:eastAsia="Yu Mincho"/>
      <w:kern w:val="0"/>
      <w:sz w:val="20"/>
      <w:szCs w:val="22"/>
    </w:rPr>
  </w:style>
  <w:style w:type="character" w:styleId="NoSpacingChar" w:customStyle="1">
    <w:name w:val="No Spacing Char"/>
    <w:basedOn w:val="DefaultParagraphFont"/>
    <w:rPr>
      <w:rFonts w:ascii="Microsoft GothicNeo" w:hAnsi="Microsoft GothicNeo" w:eastAsia="Yu Mincho"/>
      <w:kern w:val="0"/>
      <w:sz w:val="20"/>
      <w:szCs w:val="22"/>
      <w:lang w:val="en-US"/>
    </w:rPr>
  </w:style>
  <w:style w:type="character" w:styleId="PlaceholderText">
    <w:name w:val="Placeholder Text"/>
    <w:basedOn w:val="DefaultParagraphFont"/>
    <w:rPr>
      <w:color w:val="808080"/>
    </w:rPr>
  </w:style>
  <w:style w:type="paragraph" w:styleId="Header">
    <w:name w:val="header"/>
    <w:basedOn w:val="Normal"/>
    <w:pPr>
      <w:tabs>
        <w:tab w:val="center" w:pos="4513"/>
        <w:tab w:val="right" w:pos="9026"/>
      </w:tabs>
      <w:spacing w:after="0" w:line="240" w:lineRule="auto"/>
    </w:pPr>
  </w:style>
  <w:style w:type="character" w:styleId="HeaderChar" w:customStyle="1">
    <w:name w:val="Header Char"/>
    <w:basedOn w:val="DefaultParagraphFont"/>
    <w:rPr>
      <w:rFonts w:ascii="Calibri" w:hAnsi="Calibri" w:eastAsia="Yu Mincho"/>
      <w:kern w:val="0"/>
      <w:sz w:val="22"/>
      <w:szCs w:val="22"/>
      <w:lang w:val="en-US"/>
    </w:rPr>
  </w:style>
  <w:style w:type="paragraph" w:styleId="Footer">
    <w:name w:val="footer"/>
    <w:basedOn w:val="Normal"/>
    <w:pPr>
      <w:tabs>
        <w:tab w:val="center" w:pos="4513"/>
        <w:tab w:val="right" w:pos="9026"/>
      </w:tabs>
      <w:spacing w:after="0" w:line="240" w:lineRule="auto"/>
    </w:pPr>
  </w:style>
  <w:style w:type="character" w:styleId="FooterChar" w:customStyle="1">
    <w:name w:val="Footer Char"/>
    <w:basedOn w:val="DefaultParagraphFont"/>
    <w:rPr>
      <w:rFonts w:ascii="Calibri" w:hAnsi="Calibri" w:eastAsia="Yu Mincho"/>
      <w:kern w:val="0"/>
      <w:sz w:val="22"/>
      <w:szCs w:val="22"/>
      <w:lang w:val="en-US"/>
    </w:rPr>
  </w:style>
  <w:style w:type="paragraph" w:styleId="Title">
    <w:name w:val="Title"/>
    <w:basedOn w:val="Normal"/>
    <w:next w:val="Normal"/>
    <w:uiPriority w:val="10"/>
    <w:qFormat/>
    <w:pPr>
      <w:spacing w:after="0" w:line="240" w:lineRule="auto"/>
    </w:pPr>
    <w:rPr>
      <w:rFonts w:ascii="Bahnschrift" w:hAnsi="Bahnschrift" w:eastAsia="Yu Gothic Light" w:cs="Times New Roman"/>
      <w:spacing w:val="-10"/>
      <w:kern w:val="3"/>
      <w:sz w:val="56"/>
      <w:szCs w:val="56"/>
    </w:rPr>
  </w:style>
  <w:style w:type="character" w:styleId="TitleChar" w:customStyle="1">
    <w:name w:val="Title Char"/>
    <w:basedOn w:val="DefaultParagraphFont"/>
    <w:rPr>
      <w:rFonts w:ascii="Bahnschrift" w:hAnsi="Bahnschrift" w:eastAsia="Yu Gothic Light" w:cs="Times New Roman"/>
      <w:spacing w:val="-10"/>
      <w:kern w:val="3"/>
      <w:sz w:val="56"/>
      <w:szCs w:val="56"/>
      <w:lang w:val="en-US"/>
    </w:rPr>
  </w:style>
  <w:style w:type="paragraph" w:styleId="TOCHeading">
    <w:name w:val="TOC Heading"/>
    <w:basedOn w:val="Heading1"/>
    <w:next w:val="Normal"/>
    <w:pPr>
      <w:spacing w:before="240"/>
    </w:pPr>
    <w:rPr>
      <w:b w:val="0"/>
      <w:color w:val="2F5496"/>
      <w:kern w:val="0"/>
    </w:rPr>
  </w:style>
  <w:style w:type="paragraph" w:styleId="TOC1">
    <w:name w:val="toc 1"/>
    <w:basedOn w:val="Normal"/>
    <w:next w:val="Normal"/>
    <w:autoRedefine/>
    <w:pPr>
      <w:spacing w:after="100"/>
    </w:pPr>
  </w:style>
  <w:style w:type="character" w:styleId="Hyperlink">
    <w:name w:val="Hyperlink"/>
    <w:basedOn w:val="DefaultParagraphFont"/>
    <w:rPr>
      <w:color w:val="0563C1"/>
      <w:u w:val="single"/>
    </w:rPr>
  </w:style>
  <w:style w:type="paragraph" w:styleId="ListParagraph">
    <w:name w:val="List Paragraph"/>
    <w:basedOn w:val="Normal"/>
    <w:pPr>
      <w:ind w:left="720"/>
    </w:pPr>
  </w:style>
  <w:style w:type="paragraph" w:styleId="TOC3">
    <w:name w:val="toc 3"/>
    <w:basedOn w:val="Normal"/>
    <w:next w:val="Normal"/>
    <w:autoRedefine/>
    <w:pPr>
      <w:spacing w:after="100"/>
      <w:ind w:left="400"/>
    </w:pPr>
  </w:style>
  <w:style w:type="paragraph" w:styleId="TOC2">
    <w:name w:val="toc 2"/>
    <w:basedOn w:val="Normal"/>
    <w:next w:val="Normal"/>
    <w:autoRedefine/>
    <w:pPr>
      <w:spacing w:after="100"/>
      <w:ind w:left="200"/>
    </w:pPr>
  </w:style>
  <w:style w:type="character" w:styleId="Heading4Char" w:customStyle="1">
    <w:name w:val="Heading 4 Char"/>
    <w:basedOn w:val="DefaultParagraphFont"/>
    <w:rPr>
      <w:rFonts w:ascii="Microsoft GothicNeo" w:hAnsi="Microsoft GothicNeo" w:eastAsia="Microsoft GothicNeo" w:cs="Microsoft GothicNeo"/>
      <w:i/>
      <w:iCs/>
      <w:color w:val="2F5496"/>
      <w:kern w:val="0"/>
      <w:sz w:val="22"/>
      <w:szCs w:val="22"/>
    </w:rPr>
  </w:style>
  <w:style w:type="character" w:styleId="Heading6Char" w:customStyle="1">
    <w:name w:val="Heading 6 Char"/>
    <w:basedOn w:val="DefaultParagraphFont"/>
    <w:rPr>
      <w:rFonts w:ascii="Calibri Light" w:hAnsi="Calibri Light" w:eastAsia="Yu Gothic Light" w:cs="Times New Roman"/>
      <w:color w:val="1F3763"/>
      <w:kern w:val="0"/>
      <w:sz w:val="20"/>
      <w:szCs w:val="22"/>
    </w:rPr>
  </w:style>
  <w:style w:type="character" w:styleId="Strong">
    <w:name w:val="Strong"/>
    <w:basedOn w:val="DefaultParagraphFont"/>
    <w:rPr>
      <w:b/>
      <w:bCs/>
    </w:rPr>
  </w:style>
  <w:style w:type="character" w:styleId="CommentReference">
    <w:name w:val="annotation reference"/>
    <w:basedOn w:val="DefaultParagraphFont"/>
    <w:rPr>
      <w:sz w:val="16"/>
      <w:szCs w:val="16"/>
    </w:rPr>
  </w:style>
  <w:style w:type="paragraph" w:styleId="CommentText">
    <w:name w:val="annotation text"/>
    <w:basedOn w:val="Normal"/>
    <w:pPr>
      <w:spacing w:line="240" w:lineRule="auto"/>
      <w:jc w:val="left"/>
    </w:pPr>
    <w:rPr>
      <w:rFonts w:eastAsia="Calibri" w:cs="Arial"/>
    </w:rPr>
  </w:style>
  <w:style w:type="character" w:styleId="CommentTextChar" w:customStyle="1">
    <w:name w:val="Comment Text Char"/>
    <w:basedOn w:val="DefaultParagraphFont"/>
    <w:rPr>
      <w:rFonts w:ascii="Microsoft GothicNeo" w:hAnsi="Microsoft GothicNeo"/>
      <w:kern w:val="0"/>
      <w:sz w:val="20"/>
      <w:szCs w:val="20"/>
    </w:rPr>
  </w:style>
  <w:style w:type="paragraph" w:styleId="CommentSubject">
    <w:name w:val="annotation subject"/>
    <w:basedOn w:val="CommentText"/>
    <w:next w:val="CommentText"/>
    <w:rPr>
      <w:b/>
      <w:bCs/>
    </w:rPr>
  </w:style>
  <w:style w:type="character" w:styleId="CommentSubjectChar" w:customStyle="1">
    <w:name w:val="Comment Subject Char"/>
    <w:basedOn w:val="CommentTextChar"/>
    <w:rPr>
      <w:rFonts w:ascii="Microsoft GothicNeo" w:hAnsi="Microsoft GothicNeo"/>
      <w:b/>
      <w:bCs/>
      <w:kern w:val="0"/>
      <w:sz w:val="20"/>
      <w:szCs w:val="20"/>
    </w:rPr>
  </w:style>
  <w:style w:type="paragraph" w:styleId="BalloonText">
    <w:name w:val="Balloon Text"/>
    <w:basedOn w:val="Normal"/>
    <w:pPr>
      <w:spacing w:after="0" w:line="240" w:lineRule="auto"/>
      <w:jc w:val="left"/>
    </w:pPr>
    <w:rPr>
      <w:rFonts w:ascii="Segoe UI" w:hAnsi="Segoe UI" w:eastAsia="Calibri" w:cs="Segoe UI"/>
      <w:sz w:val="18"/>
      <w:szCs w:val="18"/>
    </w:rPr>
  </w:style>
  <w:style w:type="character" w:styleId="BalloonTextChar" w:customStyle="1">
    <w:name w:val="Balloon Text Char"/>
    <w:basedOn w:val="DefaultParagraphFont"/>
    <w:rPr>
      <w:rFonts w:ascii="Segoe UI" w:hAnsi="Segoe UI" w:cs="Segoe UI"/>
      <w:kern w:val="0"/>
      <w:sz w:val="18"/>
      <w:szCs w:val="18"/>
    </w:rPr>
  </w:style>
  <w:style w:type="character" w:styleId="UnresolvedMention">
    <w:name w:val="Unresolved Mention"/>
    <w:basedOn w:val="DefaultParagraphFont"/>
    <w:rPr>
      <w:color w:val="605E5C"/>
      <w:shd w:val="clear" w:color="auto" w:fill="E1DFDD"/>
    </w:rPr>
  </w:style>
  <w:style w:type="character" w:styleId="HTMLCode">
    <w:name w:val="HTML Code"/>
    <w:basedOn w:val="DefaultParagraphFont"/>
    <w:rPr>
      <w:rFonts w:ascii="Courier New" w:hAnsi="Courier New" w:eastAsia="Times New Roman" w:cs="Courier New"/>
      <w:sz w:val="20"/>
      <w:szCs w:val="20"/>
    </w:rPr>
  </w:style>
  <w:style w:type="paragraph" w:styleId="NormalWeb">
    <w:name w:val="Normal (Web)"/>
    <w:basedOn w:val="Normal"/>
    <w:pPr>
      <w:jc w:val="left"/>
    </w:pPr>
    <w:rPr>
      <w:rFonts w:ascii="Times New Roman" w:hAnsi="Times New Roman" w:eastAsia="Calibri" w:cs="Times New Roman"/>
      <w:sz w:val="24"/>
      <w:szCs w:val="24"/>
    </w:rPr>
  </w:style>
  <w:style w:type="paragraph" w:styleId="Revision">
    <w:name w:val="Revision"/>
    <w:pPr>
      <w:suppressAutoHyphens/>
      <w:spacing w:after="0" w:line="240" w:lineRule="auto"/>
    </w:pPr>
    <w:rPr>
      <w:rFonts w:ascii="Microsoft GothicNeo" w:hAnsi="Microsoft GothicNeo" w:eastAsia="Microsoft GothicNeo" w:cs="Microsoft GothicNeo"/>
      <w:kern w:val="0"/>
      <w:sz w:val="20"/>
      <w:szCs w:val="20"/>
    </w:rPr>
  </w:style>
  <w:style w:type="character" w:styleId="Mention">
    <w:name w:val="Mention"/>
    <w:basedOn w:val="DefaultParagraphFont"/>
    <w:rPr>
      <w:color w:val="2B579A"/>
      <w:shd w:val="clear" w:color="auto" w:fill="E1DFDD"/>
    </w:rPr>
  </w:style>
  <w:style w:type="character" w:styleId="Heading7Char" w:customStyle="1">
    <w:name w:val="Heading 7 Char"/>
    <w:basedOn w:val="DefaultParagraphFont"/>
    <w:rPr>
      <w:rFonts w:ascii="Calibri Light" w:hAnsi="Calibri Light" w:eastAsia="Yu Gothic Light" w:cs="Times New Roman"/>
      <w:i/>
      <w:iCs/>
      <w:color w:val="1F3763"/>
      <w:kern w:val="0"/>
      <w:sz w:val="20"/>
      <w:szCs w:val="20"/>
    </w:rPr>
  </w:style>
  <w:style w:type="numbering" w:styleId="WWOutlineListStyle" w:customStyle="1">
    <w:name w:val="WW_OutlineListStyle"/>
    <w:basedOn w:val="NoList"/>
    <w:pPr>
      <w:numPr>
        <w:numId w:val="4"/>
      </w:numPr>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comments.xml.rels>&#65279;<?xml version="1.0" encoding="utf-8"?><Relationships xmlns="http://schemas.openxmlformats.org/package/2006/relationships"><Relationship Type="http://schemas.openxmlformats.org/officeDocument/2006/relationships/hyperlink" Target="https://github.com/tazama-lf/auth-lib" TargetMode="External" Id="rId2" /><Relationship Type="http://schemas.openxmlformats.org/officeDocument/2006/relationships/hyperlink" Target="https://github.com/tazama-lf/docs/blob/dev/Guides/upstream-and-downstream-integration-guide.md" TargetMode="External" Id="rId1" /><Relationship Type="http://schemas.openxmlformats.org/officeDocument/2006/relationships/hyperlink" Target="https://github.com/tazama-lf/frms-coe-startup-lib/blob/4cd952a948950f94d83692926a2ed6a997aac8fd/src/services/restRelayService.ts#L31" TargetMode="External" Id="R2bc518d255f94c95" /></Relationship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3.png" Id="rId13" /><Relationship Type="http://schemas.microsoft.com/office/2019/05/relationships/documenttasks" Target="documenttasks/documenttasks1.xml" Id="rId18" /><Relationship Type="http://schemas.openxmlformats.org/officeDocument/2006/relationships/settings" Target="settings.xml" Id="rId3" /><Relationship Type="http://schemas.openxmlformats.org/officeDocument/2006/relationships/image" Target="media/image1.png" Id="rId7" /><Relationship Type="http://schemas.microsoft.com/office/2018/08/relationships/commentsExtensible" Target="commentsExtensible.xml" Id="rId12" /><Relationship Type="http://schemas.openxmlformats.org/officeDocument/2006/relationships/theme" Target="theme/theme1.xml" Id="rId17" /><Relationship Type="http://schemas.openxmlformats.org/officeDocument/2006/relationships/styles" Target="styles.xml" Id="rId2" /><Relationship Type="http://schemas.microsoft.com/office/2011/relationships/people" Target="people.xml" Id="rId16" /><Relationship Type="http://schemas.openxmlformats.org/officeDocument/2006/relationships/numbering" Target="numbering.xml" Id="rId1" /><Relationship Type="http://schemas.openxmlformats.org/officeDocument/2006/relationships/endnotes" Target="endnotes.xml" Id="rId6" /><Relationship Type="http://schemas.microsoft.com/office/2016/09/relationships/commentsIds" Target="commentsIds.xml" Id="rId11" /><Relationship Type="http://schemas.openxmlformats.org/officeDocument/2006/relationships/footnotes" Target="footnotes.xml" Id="rId5" /><Relationship Type="http://schemas.openxmlformats.org/officeDocument/2006/relationships/fontTable" Target="fontTable.xml" Id="rId15" /><Relationship Type="http://schemas.microsoft.com/office/2011/relationships/commentsExtended" Target="commentsExtended.xml" Id="rId10" /><Relationship Type="http://schemas.microsoft.com/office/2020/10/relationships/intelligence" Target="intelligence2.xml" Id="rId19" /><Relationship Type="http://schemas.openxmlformats.org/officeDocument/2006/relationships/webSettings" Target="webSettings.xml" Id="rId4" /><Relationship Type="http://schemas.openxmlformats.org/officeDocument/2006/relationships/comments" Target="comments.xml" Id="rId9" /><Relationship Type="http://schemas.openxmlformats.org/officeDocument/2006/relationships/header" Target="header.xml" Id="R2aa52aaac3a142ea" /><Relationship Type="http://schemas.openxmlformats.org/officeDocument/2006/relationships/footer" Target="footer.xml" Id="R7c7f78b694c84e68" /><Relationship Type="http://schemas.openxmlformats.org/officeDocument/2006/relationships/image" Target="/media/image6.png" Id="Rdd88bedf48b94a34" /><Relationship Type="http://schemas.openxmlformats.org/officeDocument/2006/relationships/image" Target="/media/image7.png" Id="Ra0625589f4e74108" /><Relationship Type="http://schemas.openxmlformats.org/officeDocument/2006/relationships/image" Target="/media/image8.png" Id="Rd2d7aa8e70bb4751" /><Relationship Type="http://schemas.openxmlformats.org/officeDocument/2006/relationships/image" Target="/media/image9.png" Id="Rfef8a0859a9c4472" /><Relationship Type="http://schemas.openxmlformats.org/officeDocument/2006/relationships/image" Target="/media/imagea.png" Id="Rb9368ed71e7b4e11" /></Relationships>
</file>

<file path=word/documenttasks/documenttasks1.xml><?xml version="1.0" encoding="utf-8"?>
<t:Tasks xmlns:t="http://schemas.microsoft.com/office/tasks/2019/documenttasks" xmlns:oel="http://schemas.microsoft.com/office/2019/extlst">
  <t:Task id="{01514934-C2DD-44DE-9449-02464A13D3B7}">
    <t:Anchor>
      <t:Comment id="798029068"/>
    </t:Anchor>
    <t:History>
      <t:Event id="{79E8EBF5-0793-4C52-9810-5D9D7DBADDD3}" time="2025-05-07T08:30:06.827Z">
        <t:Attribution userId="S::sauda.ghanyani@paysyslabs.com::33d30c0f-3255-48b1-9fb6-33cd52a3c91f" userProvider="AD" userName="Ume Sauda Ghanyani"/>
        <t:Anchor>
          <t:Comment id="309375877"/>
        </t:Anchor>
        <t:Create/>
      </t:Event>
      <t:Event id="{392C1437-7281-4D2B-8CDA-B71BEC48EED0}" time="2025-05-07T08:30:06.827Z">
        <t:Attribution userId="S::sauda.ghanyani@paysyslabs.com::33d30c0f-3255-48b1-9fb6-33cd52a3c91f" userProvider="AD" userName="Ume Sauda Ghanyani"/>
        <t:Anchor>
          <t:Comment id="309375877"/>
        </t:Anchor>
        <t:Assign userId="S::muhammad.arif@paysyslabs.com::cd0ab7e1-821c-467d-b0e5-7f88612aa484" userProvider="AD" userName="Muhammad  Arif"/>
      </t:Event>
      <t:Event id="{99BFF080-911E-4861-8857-B5A4C998A270}" time="2025-05-07T08:30:06.827Z">
        <t:Attribution userId="S::sauda.ghanyani@paysyslabs.com::33d30c0f-3255-48b1-9fb6-33cd52a3c91f" userProvider="AD" userName="Ume Sauda Ghanyani"/>
        <t:Anchor>
          <t:Comment id="309375877"/>
        </t:Anchor>
        <t:SetTitle title="@Muhammad Arif"/>
      </t:Event>
      <t:Event id="{BDD0AC49-D5D1-4696-A742-6329C4EA1D1E}" time="2025-05-13T07:30:35.992Z">
        <t:Attribution userId="S::sauda.ghanyani@paysyslabs.com::33d30c0f-3255-48b1-9fb6-33cd52a3c91f" userProvider="AD" userName="Ume Sauda Ghanyani"/>
        <t:Progress percentComplete="100"/>
      </t:Event>
    </t:History>
  </t:Task>
  <t:Task id="{F4C3EE32-4B52-4250-AFC0-710F7973F1B9}">
    <t:Anchor>
      <t:Comment id="1608806433"/>
    </t:Anchor>
    <t:History>
      <t:Event id="{19190A65-4427-470B-9D9C-9BFEB96FFD41}" time="2025-05-07T08:30:24.895Z">
        <t:Attribution userId="S::sauda.ghanyani@paysyslabs.com::33d30c0f-3255-48b1-9fb6-33cd52a3c91f" userProvider="AD" userName="Ume Sauda Ghanyani"/>
        <t:Anchor>
          <t:Comment id="704858359"/>
        </t:Anchor>
        <t:Create/>
      </t:Event>
      <t:Event id="{3036DB93-5F8C-4BCB-8541-32C124236B93}" time="2025-05-07T08:30:24.895Z">
        <t:Attribution userId="S::sauda.ghanyani@paysyslabs.com::33d30c0f-3255-48b1-9fb6-33cd52a3c91f" userProvider="AD" userName="Ume Sauda Ghanyani"/>
        <t:Anchor>
          <t:Comment id="704858359"/>
        </t:Anchor>
        <t:Assign userId="S::muhammad.arif@paysyslabs.com::cd0ab7e1-821c-467d-b0e5-7f88612aa484" userProvider="AD" userName="Muhammad  Arif"/>
      </t:Event>
      <t:Event id="{59BC861E-5423-434C-A65E-1FCACDA52260}" time="2025-05-07T08:30:24.895Z">
        <t:Attribution userId="S::sauda.ghanyani@paysyslabs.com::33d30c0f-3255-48b1-9fb6-33cd52a3c91f" userProvider="AD" userName="Ume Sauda Ghanyani"/>
        <t:Anchor>
          <t:Comment id="704858359"/>
        </t:Anchor>
        <t:SetTitle title="@Muhammad Arif"/>
      </t:Event>
      <t:Event id="{34A44A25-D880-4198-92B7-7B1A5A07CCF1}" time="2025-05-13T07:30:44.541Z">
        <t:Attribution userId="S::sauda.ghanyani@paysyslabs.com::33d30c0f-3255-48b1-9fb6-33cd52a3c91f" userProvider="AD" userName="Ume Sauda Ghanyani"/>
        <t:Progress percentComplete="100"/>
      </t:Event>
    </t:History>
  </t:Task>
  <t:Task id="{3C851204-00E7-493E-8FBF-305BCC33A260}">
    <t:Anchor>
      <t:Comment id="592279564"/>
    </t:Anchor>
    <t:History>
      <t:Event id="{DA80FE10-D9A9-4F79-B2BC-D189C903B63A}" time="2025-05-07T08:30:35.89Z">
        <t:Attribution userId="S::sauda.ghanyani@paysyslabs.com::33d30c0f-3255-48b1-9fb6-33cd52a3c91f" userProvider="AD" userName="Ume Sauda Ghanyani"/>
        <t:Anchor>
          <t:Comment id="1330882154"/>
        </t:Anchor>
        <t:Create/>
      </t:Event>
      <t:Event id="{A835B63B-1402-417A-AB55-968E3C5E8877}" time="2025-05-07T08:30:35.89Z">
        <t:Attribution userId="S::sauda.ghanyani@paysyslabs.com::33d30c0f-3255-48b1-9fb6-33cd52a3c91f" userProvider="AD" userName="Ume Sauda Ghanyani"/>
        <t:Anchor>
          <t:Comment id="1330882154"/>
        </t:Anchor>
        <t:Assign userId="S::muhammad.arif@paysyslabs.com::cd0ab7e1-821c-467d-b0e5-7f88612aa484" userProvider="AD" userName="Muhammad  Arif"/>
      </t:Event>
      <t:Event id="{DF88EA6E-7DCD-4E9B-9BA3-24E12962C2F0}" time="2025-05-07T08:30:35.89Z">
        <t:Attribution userId="S::sauda.ghanyani@paysyslabs.com::33d30c0f-3255-48b1-9fb6-33cd52a3c91f" userProvider="AD" userName="Ume Sauda Ghanyani"/>
        <t:Anchor>
          <t:Comment id="1330882154"/>
        </t:Anchor>
        <t:SetTitle title="@Muhammad Arif"/>
      </t:Event>
      <t:Event id="{1BBEBDF5-6AFA-4500-B8AC-2F7F458388ED}" time="2025-05-13T07:30:46.969Z">
        <t:Attribution userId="S::sauda.ghanyani@paysyslabs.com::33d30c0f-3255-48b1-9fb6-33cd52a3c91f" userProvider="AD" userName="Ume Sauda Ghanyani"/>
        <t:Progress percentComplete="100"/>
      </t:Event>
    </t:History>
  </t:Task>
  <t:Task id="{36ED9FD5-4761-440F-8DBF-D1408B66E843}">
    <t:Anchor>
      <t:Comment id="1958421467"/>
    </t:Anchor>
    <t:History>
      <t:Event id="{D1619683-B20F-4E36-950F-B84CAFD0C862}" time="2025-05-07T08:30:44.878Z">
        <t:Attribution userId="S::sauda.ghanyani@paysyslabs.com::33d30c0f-3255-48b1-9fb6-33cd52a3c91f" userProvider="AD" userName="Ume Sauda Ghanyani"/>
        <t:Anchor>
          <t:Comment id="70527720"/>
        </t:Anchor>
        <t:Create/>
      </t:Event>
      <t:Event id="{92DD8A6E-7368-42F4-84F1-652F6B547B5A}" time="2025-05-07T08:30:44.878Z">
        <t:Attribution userId="S::sauda.ghanyani@paysyslabs.com::33d30c0f-3255-48b1-9fb6-33cd52a3c91f" userProvider="AD" userName="Ume Sauda Ghanyani"/>
        <t:Anchor>
          <t:Comment id="70527720"/>
        </t:Anchor>
        <t:Assign userId="S::muhammad.arif@paysyslabs.com::cd0ab7e1-821c-467d-b0e5-7f88612aa484" userProvider="AD" userName="Muhammad  Arif"/>
      </t:Event>
      <t:Event id="{D173C9CE-C22A-4EC5-8C9A-7E388400D7A7}" time="2025-05-07T08:30:44.878Z">
        <t:Attribution userId="S::sauda.ghanyani@paysyslabs.com::33d30c0f-3255-48b1-9fb6-33cd52a3c91f" userProvider="AD" userName="Ume Sauda Ghanyani"/>
        <t:Anchor>
          <t:Comment id="70527720"/>
        </t:Anchor>
        <t:SetTitle title="@Muhammad Arif"/>
      </t:Event>
      <t:Event id="{68F29878-9B69-4A27-8E24-70BC81F3A325}" time="2025-05-13T07:30:49.827Z">
        <t:Attribution userId="S::sauda.ghanyani@paysyslabs.com::33d30c0f-3255-48b1-9fb6-33cd52a3c91f" userProvider="AD" userName="Ume Sauda Ghanyani"/>
        <t:Progress percentComplete="100"/>
      </t:Event>
    </t:History>
  </t:Task>
  <t:Task id="{0B8B32B4-3901-4DE1-907B-FD399D54148D}">
    <t:Anchor>
      <t:Comment id="1325061162"/>
    </t:Anchor>
    <t:History>
      <t:Event id="{FA4FAEE0-D12D-404F-AD0D-AB884877A329}" time="2025-05-07T08:30:51.618Z">
        <t:Attribution userId="S::sauda.ghanyani@paysyslabs.com::33d30c0f-3255-48b1-9fb6-33cd52a3c91f" userProvider="AD" userName="Ume Sauda Ghanyani"/>
        <t:Anchor>
          <t:Comment id="1941287664"/>
        </t:Anchor>
        <t:Create/>
      </t:Event>
      <t:Event id="{D821018D-718E-48AF-8A87-E94540B07C1C}" time="2025-05-07T08:30:51.618Z">
        <t:Attribution userId="S::sauda.ghanyani@paysyslabs.com::33d30c0f-3255-48b1-9fb6-33cd52a3c91f" userProvider="AD" userName="Ume Sauda Ghanyani"/>
        <t:Anchor>
          <t:Comment id="1941287664"/>
        </t:Anchor>
        <t:Assign userId="S::muhammad.arif@paysyslabs.com::cd0ab7e1-821c-467d-b0e5-7f88612aa484" userProvider="AD" userName="Muhammad  Arif"/>
      </t:Event>
      <t:Event id="{F3D1BC78-1186-41EC-B5EB-A609B7E6BDE1}" time="2025-05-07T08:30:51.618Z">
        <t:Attribution userId="S::sauda.ghanyani@paysyslabs.com::33d30c0f-3255-48b1-9fb6-33cd52a3c91f" userProvider="AD" userName="Ume Sauda Ghanyani"/>
        <t:Anchor>
          <t:Comment id="1941287664"/>
        </t:Anchor>
        <t:SetTitle title="@Muhammad Arif"/>
      </t:Event>
      <t:Event id="{21FA8199-B9EF-46B3-AEC7-AD679D1EF0E8}" time="2025-05-13T07:30:51.811Z">
        <t:Attribution userId="S::sauda.ghanyani@paysyslabs.com::33d30c0f-3255-48b1-9fb6-33cd52a3c91f" userProvider="AD" userName="Ume Sauda Ghanyani"/>
        <t:Progress percentComplete="100"/>
      </t:Event>
    </t:History>
  </t:Task>
  <t:Task id="{F95B45AF-82F4-434E-8206-3C733714BAA5}">
    <t:Anchor>
      <t:Comment id="1162953190"/>
    </t:Anchor>
    <t:History>
      <t:Event id="{92A21F38-2334-49F3-AE26-B671B69DAE24}" time="2025-05-07T08:41:08.555Z">
        <t:Attribution userId="S::sauda.ghanyani@paysyslabs.com::33d30c0f-3255-48b1-9fb6-33cd52a3c91f" userProvider="AD" userName="Ume Sauda Ghanyani"/>
        <t:Anchor>
          <t:Comment id="754854482"/>
        </t:Anchor>
        <t:Create/>
      </t:Event>
      <t:Event id="{5DF8E4D5-64B6-44C6-BB5D-8DA65C5B1CC8}" time="2025-05-07T08:41:08.555Z">
        <t:Attribution userId="S::sauda.ghanyani@paysyslabs.com::33d30c0f-3255-48b1-9fb6-33cd52a3c91f" userProvider="AD" userName="Ume Sauda Ghanyani"/>
        <t:Anchor>
          <t:Comment id="754854482"/>
        </t:Anchor>
        <t:Assign userId="S::muhammad.arif@paysyslabs.com::cd0ab7e1-821c-467d-b0e5-7f88612aa484" userProvider="AD" userName="Muhammad  Arif"/>
      </t:Event>
      <t:Event id="{FDF76A71-3C43-48F9-BF85-9E510BB63D35}" time="2025-05-07T08:41:08.555Z">
        <t:Attribution userId="S::sauda.ghanyani@paysyslabs.com::33d30c0f-3255-48b1-9fb6-33cd52a3c91f" userProvider="AD" userName="Ume Sauda Ghanyani"/>
        <t:Anchor>
          <t:Comment id="754854482"/>
        </t:Anchor>
        <t:SetTitle title="@Muhammad Arif"/>
      </t:Event>
      <t:Event id="{8436C31F-AF47-454F-A12D-4A1D01C88EF2}" time="2025-05-13T07:31:24.679Z">
        <t:Attribution userId="S::sauda.ghanyani@paysyslabs.com::33d30c0f-3255-48b1-9fb6-33cd52a3c91f" userProvider="AD" userName="Ume Sauda Ghanyani"/>
        <t:Progress percentComplete="100"/>
      </t:Event>
    </t:History>
  </t:Task>
  <t:Task id="{0A977359-1731-45B0-BD26-F2BA432806AE}">
    <t:Anchor>
      <t:Comment id="1217867527"/>
    </t:Anchor>
    <t:History>
      <t:Event id="{5AA27373-C118-421C-9215-D01436626C6B}" time="2025-05-07T08:56:06.183Z">
        <t:Attribution userId="S::sauda.ghanyani@paysyslabs.com::33d30c0f-3255-48b1-9fb6-33cd52a3c91f" userProvider="AD" userName="Ume Sauda Ghanyani"/>
        <t:Anchor>
          <t:Comment id="1982337522"/>
        </t:Anchor>
        <t:Create/>
      </t:Event>
      <t:Event id="{C705D85D-956F-4BEB-9F00-2DDE52127E4D}" time="2025-05-07T08:56:06.183Z">
        <t:Attribution userId="S::sauda.ghanyani@paysyslabs.com::33d30c0f-3255-48b1-9fb6-33cd52a3c91f" userProvider="AD" userName="Ume Sauda Ghanyani"/>
        <t:Anchor>
          <t:Comment id="1982337522"/>
        </t:Anchor>
        <t:Assign userId="S::muhammad.arif@paysyslabs.com::cd0ab7e1-821c-467d-b0e5-7f88612aa484" userProvider="AD" userName="Muhammad  Arif"/>
      </t:Event>
      <t:Event id="{BFE0DCBA-3569-4A53-B5C0-4C3D13937059}" time="2025-05-07T08:56:06.183Z">
        <t:Attribution userId="S::sauda.ghanyani@paysyslabs.com::33d30c0f-3255-48b1-9fb6-33cd52a3c91f" userProvider="AD" userName="Ume Sauda Ghanyani"/>
        <t:Anchor>
          <t:Comment id="1982337522"/>
        </t:Anchor>
        <t:SetTitle title="@Muhammad Arif"/>
      </t:Event>
      <t:Event id="{C018CAD2-B2E1-46C8-922C-5EEFD826A2AE}" time="2025-05-13T07:30:27.42Z">
        <t:Attribution userId="S::sauda.ghanyani@paysyslabs.com::33d30c0f-3255-48b1-9fb6-33cd52a3c91f" userProvider="AD" userName="Ume Sauda Ghanyani"/>
        <t:Progress percentComplete="100"/>
      </t:Event>
    </t:History>
  </t:Task>
  <t:Task id="{B94EDD6E-FF2E-4424-A658-F630E8EBDB5C}">
    <t:Anchor>
      <t:Comment id="733245020"/>
    </t:Anchor>
    <t:History>
      <t:Event id="{2F091D0A-DCC9-4F17-AEBA-0233E8237C51}" time="2025-05-07T09:09:06.106Z">
        <t:Attribution userId="S::sauda.ghanyani@paysyslabs.com::33d30c0f-3255-48b1-9fb6-33cd52a3c91f" userProvider="AD" userName="Ume Sauda Ghanyani"/>
        <t:Anchor>
          <t:Comment id="265298595"/>
        </t:Anchor>
        <t:Create/>
      </t:Event>
      <t:Event id="{83445D23-8903-4E2E-91F2-A71A47C0139D}" time="2025-05-07T09:09:06.106Z">
        <t:Attribution userId="S::sauda.ghanyani@paysyslabs.com::33d30c0f-3255-48b1-9fb6-33cd52a3c91f" userProvider="AD" userName="Ume Sauda Ghanyani"/>
        <t:Anchor>
          <t:Comment id="265298595"/>
        </t:Anchor>
        <t:Assign userId="S::muhammad.arif@paysyslabs.com::cd0ab7e1-821c-467d-b0e5-7f88612aa484" userProvider="AD" userName="Muhammad  Arif"/>
      </t:Event>
      <t:Event id="{7363FFBA-409E-4D37-AE39-01FD3BCFDE73}" time="2025-05-07T09:09:06.106Z">
        <t:Attribution userId="S::sauda.ghanyani@paysyslabs.com::33d30c0f-3255-48b1-9fb6-33cd52a3c91f" userProvider="AD" userName="Ume Sauda Ghanyani"/>
        <t:Anchor>
          <t:Comment id="265298595"/>
        </t:Anchor>
        <t:SetTitle title="@Muhammad Arif"/>
      </t:Event>
      <t:Event id="{F64AACE6-5248-42A5-BC5C-541C9BDE00A1}" time="2025-05-13T07:35:08.749Z">
        <t:Attribution userId="S::sauda.ghanyani@paysyslabs.com::33d30c0f-3255-48b1-9fb6-33cd52a3c91f" userProvider="AD" userName="Ume Sauda Ghanyani"/>
        <t:Progress percentComplete="100"/>
      </t:Event>
    </t:History>
  </t:Task>
  <t:Task id="{C27E0191-CB4F-4BCC-99CC-68B1B7DF9138}">
    <t:Anchor>
      <t:Comment id="733245021"/>
    </t:Anchor>
    <t:History>
      <t:Event id="{03600BAB-B2FB-406E-B860-FED7A6E2DC02}" time="2025-05-07T09:09:15.597Z">
        <t:Attribution userId="S::sauda.ghanyani@paysyslabs.com::33d30c0f-3255-48b1-9fb6-33cd52a3c91f" userProvider="AD" userName="Ume Sauda Ghanyani"/>
        <t:Anchor>
          <t:Comment id="871938306"/>
        </t:Anchor>
        <t:Create/>
      </t:Event>
      <t:Event id="{2AE88E21-CF7E-4C07-AB4F-3305F85AF384}" time="2025-05-07T09:09:15.597Z">
        <t:Attribution userId="S::sauda.ghanyani@paysyslabs.com::33d30c0f-3255-48b1-9fb6-33cd52a3c91f" userProvider="AD" userName="Ume Sauda Ghanyani"/>
        <t:Anchor>
          <t:Comment id="871938306"/>
        </t:Anchor>
        <t:Assign userId="S::muhammad.arif@paysyslabs.com::cd0ab7e1-821c-467d-b0e5-7f88612aa484" userProvider="AD" userName="Muhammad  Arif"/>
      </t:Event>
      <t:Event id="{7A0B84BB-CD0E-4991-BA9D-24D5D2A3B34C}" time="2025-05-07T09:09:15.597Z">
        <t:Attribution userId="S::sauda.ghanyani@paysyslabs.com::33d30c0f-3255-48b1-9fb6-33cd52a3c91f" userProvider="AD" userName="Ume Sauda Ghanyani"/>
        <t:Anchor>
          <t:Comment id="871938306"/>
        </t:Anchor>
        <t:SetTitle title="@Muhammad Arif"/>
      </t:Event>
    </t:History>
  </t:Task>
  <t:Task id="{DF6A50AC-86EB-48AF-A851-C985A2275900}">
    <t:Anchor>
      <t:Comment id="1300410456"/>
    </t:Anchor>
    <t:History>
      <t:Event id="{4EE9A2B5-18C3-4B8C-8348-43E4B27D75D8}" time="2025-05-08T05:47:28.517Z">
        <t:Attribution userId="S::sauda.ghanyani@paysyslabs.com::33d30c0f-3255-48b1-9fb6-33cd52a3c91f" userProvider="AD" userName="Ume Sauda Ghanyani"/>
        <t:Anchor>
          <t:Comment id="1743736245"/>
        </t:Anchor>
        <t:Create/>
      </t:Event>
      <t:Event id="{00478EC3-EB36-4069-A8AD-6552ED2DD713}" time="2025-05-08T05:47:28.517Z">
        <t:Attribution userId="S::sauda.ghanyani@paysyslabs.com::33d30c0f-3255-48b1-9fb6-33cd52a3c91f" userProvider="AD" userName="Ume Sauda Ghanyani"/>
        <t:Anchor>
          <t:Comment id="1743736245"/>
        </t:Anchor>
        <t:Assign userId="S::muhammad.arif@paysyslabs.com::cd0ab7e1-821c-467d-b0e5-7f88612aa484" userProvider="AD" userName="Muhammad  Arif"/>
      </t:Event>
      <t:Event id="{048A7443-DD25-4BAE-91B3-E84A73D6A626}" time="2025-05-08T05:47:28.517Z">
        <t:Attribution userId="S::sauda.ghanyani@paysyslabs.com::33d30c0f-3255-48b1-9fb6-33cd52a3c91f" userProvider="AD" userName="Ume Sauda Ghanyani"/>
        <t:Anchor>
          <t:Comment id="1743736245"/>
        </t:Anchor>
        <t:SetTitle title="@Muhammad Arif"/>
      </t:Event>
      <t:Event id="{96687DB2-7FAA-49BF-8231-7960C97ACA94}" time="2025-05-13T07:34:58.644Z">
        <t:Attribution userId="S::sauda.ghanyani@paysyslabs.com::33d30c0f-3255-48b1-9fb6-33cd52a3c91f" userProvider="AD" userName="Ume Sauda Ghanyani"/>
        <t:Progress percentComplete="100"/>
      </t:Event>
    </t:History>
  </t:Task>
  <t:Task id="{3557E3C6-BADE-42BB-A7EB-9BEFC4AA0FBE}">
    <t:Anchor>
      <t:Comment id="572053242"/>
    </t:Anchor>
    <t:History>
      <t:Event id="{4D4CA856-9D43-45AB-BFEB-251DF4B54113}" time="2025-05-08T04:50:04.968Z">
        <t:Attribution userId="S::sauda.ghanyani@paysyslabs.com::33d30c0f-3255-48b1-9fb6-33cd52a3c91f" userProvider="AD" userName="Ume Sauda Ghanyani"/>
        <t:Anchor>
          <t:Comment id="234469477"/>
        </t:Anchor>
        <t:Create/>
      </t:Event>
      <t:Event id="{4D1D7265-89F9-452F-9880-A158E03FFEB8}" time="2025-05-08T04:50:04.968Z">
        <t:Attribution userId="S::sauda.ghanyani@paysyslabs.com::33d30c0f-3255-48b1-9fb6-33cd52a3c91f" userProvider="AD" userName="Ume Sauda Ghanyani"/>
        <t:Anchor>
          <t:Comment id="234469477"/>
        </t:Anchor>
        <t:Assign userId="S::muhammad.arif@paysyslabs.com::cd0ab7e1-821c-467d-b0e5-7f88612aa484" userProvider="AD" userName="Muhammad  Arif"/>
      </t:Event>
      <t:Event id="{CBB9841E-8D21-43C4-86A7-117A8C38BD1F}" time="2025-05-08T04:50:04.968Z">
        <t:Attribution userId="S::sauda.ghanyani@paysyslabs.com::33d30c0f-3255-48b1-9fb6-33cd52a3c91f" userProvider="AD" userName="Ume Sauda Ghanyani"/>
        <t:Anchor>
          <t:Comment id="234469477"/>
        </t:Anchor>
        <t:SetTitle title="@Muhammad Arif"/>
      </t:Event>
      <t:Event id="{04DB815E-CFBD-4160-B27F-7AF4A9BBF81A}" time="2025-05-13T07:35:03.954Z">
        <t:Attribution userId="S::sauda.ghanyani@paysyslabs.com::33d30c0f-3255-48b1-9fb6-33cd52a3c91f" userProvider="AD" userName="Ume Sauda Ghanyani"/>
        <t:Progress percentComplete="100"/>
      </t:Event>
    </t:History>
  </t:Task>
  <t:Task id="{5683A1AB-7270-47FE-84AB-79C661BFD150}">
    <t:Anchor>
      <t:Comment id="1265391311"/>
    </t:Anchor>
    <t:History>
      <t:Event id="{5547BE0E-9D22-4228-9CE1-8A6F8F65AD22}" time="2025-05-08T05:46:46.204Z">
        <t:Attribution userId="S::sauda.ghanyani@paysyslabs.com::33d30c0f-3255-48b1-9fb6-33cd52a3c91f" userProvider="AD" userName="Ume Sauda Ghanyani"/>
        <t:Anchor>
          <t:Comment id="1020099299"/>
        </t:Anchor>
        <t:Create/>
      </t:Event>
      <t:Event id="{D5E0348D-7B97-493C-912F-A6C303133528}" time="2025-05-08T05:46:46.204Z">
        <t:Attribution userId="S::sauda.ghanyani@paysyslabs.com::33d30c0f-3255-48b1-9fb6-33cd52a3c91f" userProvider="AD" userName="Ume Sauda Ghanyani"/>
        <t:Anchor>
          <t:Comment id="1020099299"/>
        </t:Anchor>
        <t:Assign userId="S::muhammad.arif@paysyslabs.com::cd0ab7e1-821c-467d-b0e5-7f88612aa484" userProvider="AD" userName="Muhammad  Arif"/>
      </t:Event>
      <t:Event id="{D8525EDA-5B4D-4209-999F-2E1F3C20FB22}" time="2025-05-08T05:46:46.204Z">
        <t:Attribution userId="S::sauda.ghanyani@paysyslabs.com::33d30c0f-3255-48b1-9fb6-33cd52a3c91f" userProvider="AD" userName="Ume Sauda Ghanyani"/>
        <t:Anchor>
          <t:Comment id="1020099299"/>
        </t:Anchor>
        <t:SetTitle title="@Muhammad Arif"/>
      </t:Event>
      <t:Event id="{5F6C8EA7-2847-467B-9962-BFA0EA97FF24}" time="2025-05-13T07:31:00.175Z">
        <t:Attribution userId="S::sauda.ghanyani@paysyslabs.com::33d30c0f-3255-48b1-9fb6-33cd52a3c91f" userProvider="AD" userName="Ume Sauda Ghanyani"/>
        <t:Progress percentComplete="100"/>
      </t:Event>
    </t:History>
  </t:Task>
  <t:Task id="{F20F10FE-143E-438A-83F1-D6B42A95FD3E}">
    <t:Anchor>
      <t:Comment id="1207826811"/>
    </t:Anchor>
    <t:History>
      <t:Event id="{5EEDFFB1-8052-42FB-A42B-82E43B33CFF0}" time="2025-05-08T05:47:05.192Z">
        <t:Attribution userId="S::sauda.ghanyani@paysyslabs.com::33d30c0f-3255-48b1-9fb6-33cd52a3c91f" userProvider="AD" userName="Ume Sauda Ghanyani"/>
        <t:Anchor>
          <t:Comment id="943667138"/>
        </t:Anchor>
        <t:Create/>
      </t:Event>
      <t:Event id="{AF3CDFD6-8BFE-47E0-BD79-E34469DA44FF}" time="2025-05-08T05:47:05.192Z">
        <t:Attribution userId="S::sauda.ghanyani@paysyslabs.com::33d30c0f-3255-48b1-9fb6-33cd52a3c91f" userProvider="AD" userName="Ume Sauda Ghanyani"/>
        <t:Anchor>
          <t:Comment id="943667138"/>
        </t:Anchor>
        <t:Assign userId="S::muhammad.arif@paysyslabs.com::cd0ab7e1-821c-467d-b0e5-7f88612aa484" userProvider="AD" userName="Muhammad  Arif"/>
      </t:Event>
      <t:Event id="{B4E628B3-88C1-4CF0-ABEF-A2E4482D07B3}" time="2025-05-08T05:47:05.192Z">
        <t:Attribution userId="S::sauda.ghanyani@paysyslabs.com::33d30c0f-3255-48b1-9fb6-33cd52a3c91f" userProvider="AD" userName="Ume Sauda Ghanyani"/>
        <t:Anchor>
          <t:Comment id="943667138"/>
        </t:Anchor>
        <t:SetTitle title="@Muhammad Arif"/>
      </t:Event>
      <t:Event id="{7EB5F260-76B3-46FA-B5E9-80BE5AB80CF8}" time="2025-05-13T07:31:28.758Z">
        <t:Attribution userId="S::sauda.ghanyani@paysyslabs.com::33d30c0f-3255-48b1-9fb6-33cd52a3c91f" userProvider="AD" userName="Ume Sauda Ghanyani"/>
        <t:Progress percentComplete="100"/>
      </t:Event>
    </t:History>
  </t:Task>
  <t:Task id="{13FB66BF-57FD-4CC5-9E6C-9B33A637BEC8}">
    <t:Anchor>
      <t:Comment id="1268945503"/>
    </t:Anchor>
    <t:History>
      <t:Event id="{84871131-0C85-49FE-AC20-2C844215BE34}" time="2025-05-08T05:47:19.156Z">
        <t:Attribution userId="S::sauda.ghanyani@paysyslabs.com::33d30c0f-3255-48b1-9fb6-33cd52a3c91f" userProvider="AD" userName="Ume Sauda Ghanyani"/>
        <t:Anchor>
          <t:Comment id="2016917101"/>
        </t:Anchor>
        <t:Create/>
      </t:Event>
      <t:Event id="{3C2EA373-842F-4411-A955-49A31632B7CD}" time="2025-05-08T05:47:19.156Z">
        <t:Attribution userId="S::sauda.ghanyani@paysyslabs.com::33d30c0f-3255-48b1-9fb6-33cd52a3c91f" userProvider="AD" userName="Ume Sauda Ghanyani"/>
        <t:Anchor>
          <t:Comment id="2016917101"/>
        </t:Anchor>
        <t:Assign userId="S::muhammad.arif@paysyslabs.com::cd0ab7e1-821c-467d-b0e5-7f88612aa484" userProvider="AD" userName="Muhammad  Arif"/>
      </t:Event>
      <t:Event id="{62D29C13-32C2-43B5-AC50-4375512F431A}" time="2025-05-08T05:47:19.156Z">
        <t:Attribution userId="S::sauda.ghanyani@paysyslabs.com::33d30c0f-3255-48b1-9fb6-33cd52a3c91f" userProvider="AD" userName="Ume Sauda Ghanyani"/>
        <t:Anchor>
          <t:Comment id="2016917101"/>
        </t:Anchor>
        <t:SetTitle title="@Muhammad Arif"/>
      </t:Event>
      <t:Event id="{3B9DDD41-3621-45E8-B56C-69E60EA8EE43}" time="2025-05-13T07:31:30.67Z">
        <t:Attribution userId="S::sauda.ghanyani@paysyslabs.com::33d30c0f-3255-48b1-9fb6-33cd52a3c91f" userProvider="AD" userName="Ume Sauda Ghanyani"/>
        <t:Progress percentComplete="100"/>
      </t:Event>
    </t:History>
  </t:Task>
  <t:Task id="{82BE4B89-6CA4-4A27-9F82-B1FEFC499494}">
    <t:Anchor>
      <t:Comment id="560160447"/>
    </t:Anchor>
    <t:History>
      <t:Event id="{24CC3E91-C9F9-42DA-9B8D-09BC13509B1F}" time="2025-05-14T11:12:24.569Z">
        <t:Attribution userId="S::sauda.ghanyani@paysyslabs.com::33d30c0f-3255-48b1-9fb6-33cd52a3c91f" userProvider="AD" userName="Ume Sauda Ghanyani"/>
        <t:Anchor>
          <t:Comment id="1915771562"/>
        </t:Anchor>
        <t:Create/>
      </t:Event>
      <t:Event id="{9FAD2904-A34D-45EB-93D6-F3FBB741CAB9}" time="2025-05-14T11:12:24.569Z">
        <t:Attribution userId="S::sauda.ghanyani@paysyslabs.com::33d30c0f-3255-48b1-9fb6-33cd52a3c91f" userProvider="AD" userName="Ume Sauda Ghanyani"/>
        <t:Anchor>
          <t:Comment id="1915771562"/>
        </t:Anchor>
        <t:Assign userId="S::muhammad.arif@paysyslabs.com::cd0ab7e1-821c-467d-b0e5-7f88612aa484" userProvider="AD" userName="Muhammad  Arif"/>
      </t:Event>
      <t:Event id="{26A07C11-D91B-432F-A46B-290C5E0A9307}" time="2025-05-14T11:12:24.569Z">
        <t:Attribution userId="S::sauda.ghanyani@paysyslabs.com::33d30c0f-3255-48b1-9fb6-33cd52a3c91f" userProvider="AD" userName="Ume Sauda Ghanyani"/>
        <t:Anchor>
          <t:Comment id="1915771562"/>
        </t:Anchor>
        <t:SetTitle title="@Muhammad Arif"/>
      </t:Event>
      <t:Event id="{B440DEFE-BDF4-4ED0-A0AD-97F40A6CAADE}" time="2025-05-15T11:03:12.104Z">
        <t:Attribution userId="S::sauda.ghanyani@paysyslabs.com::33d30c0f-3255-48b1-9fb6-33cd52a3c91f" userProvider="AD" userName="Ume Sauda Ghanyani"/>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RELAY SERVICE</dc:title>
  <dc:subject/>
  <dc:creator>Soban Najam</dc:creator>
  <keywords/>
  <dc:description/>
  <lastModifiedBy>Ume Sauda Ghanyani</lastModifiedBy>
  <revision>8</revision>
  <lastPrinted>2023-07-08T16:23:00.0000000Z</lastPrinted>
  <dcterms:created xsi:type="dcterms:W3CDTF">2025-04-24T02:52:00.0000000Z</dcterms:created>
  <dcterms:modified xsi:type="dcterms:W3CDTF">2025-05-21T07:26:49.4197798Z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55abf4ec5903639371dec39903a96b95874907ed143b528525718e3e7bfad6e4</vt:lpwstr>
  </property>
</Properties>
</file>