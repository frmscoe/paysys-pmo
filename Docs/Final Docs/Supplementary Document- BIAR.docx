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D4176B3" w:rsidP="68893B53" w:rsidRDefault="15AF55A0" w14:paraId="1941BB82" w14:textId="0074A9D3">
      <w:pPr>
        <w:ind w:firstLine="720"/>
        <w:jc w:val="center"/>
      </w:pPr>
      <w:r>
        <w:rPr>
          <w:noProof/>
        </w:rPr>
        <w:drawing>
          <wp:anchor distT="0" distB="0" distL="114300" distR="114300" simplePos="0" relativeHeight="251658240" behindDoc="0" locked="0" layoutInCell="1" allowOverlap="1" wp14:anchorId="3D3772FC" wp14:editId="50DF7566">
            <wp:simplePos x="0" y="0"/>
            <wp:positionH relativeFrom="column">
              <wp:align>left</wp:align>
            </wp:positionH>
            <wp:positionV relativeFrom="paragraph">
              <wp:posOffset>0</wp:posOffset>
            </wp:positionV>
            <wp:extent cx="7791452" cy="2753870"/>
            <wp:effectExtent l="0" t="0" r="0" b="0"/>
            <wp:wrapSquare wrapText="bothSides"/>
            <wp:docPr id="1749971312" name="Picture 1749971312" descr="A picture containing art, amber&#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7791452" cy="2753870"/>
                    </a:xfrm>
                    <a:prstGeom prst="rect">
                      <a:avLst/>
                    </a:prstGeom>
                  </pic:spPr>
                </pic:pic>
              </a:graphicData>
            </a:graphic>
            <wp14:sizeRelH relativeFrom="page">
              <wp14:pctWidth>0</wp14:pctWidth>
            </wp14:sizeRelH>
            <wp14:sizeRelV relativeFrom="page">
              <wp14:pctHeight>0</wp14:pctHeight>
            </wp14:sizeRelV>
          </wp:anchor>
        </w:drawing>
      </w:r>
      <w:ins w:author="Ume Sauda Ghanyani" w:date="2025-09-22T11:05:07.183Z" w:id="627352952">
        <w:r w:rsidR="032A886B">
          <w:t xml:space="preserve"> </w:t>
        </w:r>
      </w:ins>
      <w:r>
        <w:rPr>
          <w:noProof/>
        </w:rPr>
        <w:drawing>
          <wp:inline distT="0" distB="0" distL="0" distR="0" wp14:anchorId="5CFDDC85" wp14:editId="723F9170">
            <wp:extent cx="3048000" cy="457200"/>
            <wp:effectExtent l="0" t="0" r="0" b="0"/>
            <wp:docPr id="768151666" name="Picture 768151666" descr="Paysys Labs | FinTech | Pakista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48000" cy="457200"/>
                    </a:xfrm>
                    <a:prstGeom prst="rect">
                      <a:avLst/>
                    </a:prstGeom>
                  </pic:spPr>
                </pic:pic>
              </a:graphicData>
            </a:graphic>
          </wp:inline>
        </w:drawing>
      </w:r>
    </w:p>
    <w:p w:rsidR="0D4176B3" w:rsidP="7C5C0FA6" w:rsidRDefault="0D4176B3" w14:paraId="0E39BF99" w14:textId="57924B47">
      <w:pPr>
        <w:jc w:val="center"/>
      </w:pPr>
    </w:p>
    <w:p w:rsidR="0D4176B3" w:rsidP="34979E29" w:rsidRDefault="005B2BE7" w14:paraId="4CEE79F6" w14:textId="17DBA8F6">
      <w:pPr>
        <w:jc w:val="center"/>
        <w:rPr>
          <w:rFonts w:ascii="Calibri" w:hAnsi="Calibri" w:eastAsia="Calibri" w:cs="Calibri"/>
          <w:b/>
          <w:bCs/>
          <w:color w:val="000000" w:themeColor="text1"/>
          <w:sz w:val="56"/>
          <w:szCs w:val="56"/>
        </w:rPr>
      </w:pPr>
      <w:r>
        <w:rPr>
          <w:rStyle w:val="TitleChar"/>
          <w:rFonts w:ascii="Bahnschrift" w:hAnsi="Bahnschrift" w:eastAsia="Bahnschrift" w:cs="Bahnschrift"/>
          <w:b/>
          <w:bCs/>
          <w:color w:val="000000" w:themeColor="text1"/>
        </w:rPr>
        <w:t>BIAR</w:t>
      </w:r>
      <w:r w:rsidRPr="34979E29" w:rsidR="4410AEED">
        <w:rPr>
          <w:rStyle w:val="TitleChar"/>
          <w:rFonts w:ascii="Bahnschrift" w:hAnsi="Bahnschrift" w:eastAsia="Bahnschrift" w:cs="Bahnschrift"/>
          <w:b/>
          <w:bCs/>
          <w:color w:val="000000" w:themeColor="text1"/>
        </w:rPr>
        <w:t xml:space="preserve"> </w:t>
      </w:r>
      <w:r w:rsidRPr="34979E29" w:rsidR="70BE266D">
        <w:rPr>
          <w:rStyle w:val="TitleChar"/>
          <w:rFonts w:ascii="Bahnschrift" w:hAnsi="Bahnschrift" w:eastAsia="Bahnschrift" w:cs="Bahnschrift"/>
          <w:b/>
          <w:bCs/>
          <w:color w:val="000000" w:themeColor="text1"/>
        </w:rPr>
        <w:t xml:space="preserve">– </w:t>
      </w:r>
      <w:r w:rsidRPr="34979E29" w:rsidR="7B121A93">
        <w:rPr>
          <w:rStyle w:val="TitleChar"/>
          <w:rFonts w:ascii="Bahnschrift" w:hAnsi="Bahnschrift" w:eastAsia="Bahnschrift" w:cs="Bahnschrift"/>
          <w:b/>
          <w:bCs/>
          <w:color w:val="000000" w:themeColor="text1"/>
        </w:rPr>
        <w:t xml:space="preserve">Supplementary </w:t>
      </w:r>
      <w:r w:rsidRPr="34979E29" w:rsidR="70BE266D">
        <w:rPr>
          <w:rStyle w:val="TitleChar"/>
          <w:rFonts w:ascii="Bahnschrift" w:hAnsi="Bahnschrift" w:eastAsia="Bahnschrift" w:cs="Bahnschrift"/>
          <w:b/>
          <w:bCs/>
          <w:color w:val="000000" w:themeColor="text1"/>
        </w:rPr>
        <w:t>FSD</w:t>
      </w:r>
    </w:p>
    <w:p w:rsidR="0D4176B3" w:rsidP="34979E29" w:rsidRDefault="0D4176B3" w14:paraId="6A63F7DC" w14:textId="5740C1FD">
      <w:r>
        <w:br w:type="page"/>
      </w:r>
    </w:p>
    <w:p w:rsidR="0D4176B3" w:rsidP="34979E29" w:rsidRDefault="5742AA6A" w14:paraId="59269ABC" w14:textId="1C360E3E">
      <w:pPr>
        <w:shd w:val="clear" w:color="auto" w:fill="D9E2F3" w:themeFill="accent1" w:themeFillTint="33"/>
      </w:pPr>
      <w:r w:rsidRPr="34979E29">
        <w:rPr>
          <w:rFonts w:ascii="Microsoft GothicNeo" w:hAnsi="Microsoft GothicNeo" w:eastAsia="Microsoft GothicNeo" w:cs="Microsoft GothicNeo"/>
          <w:sz w:val="26"/>
          <w:szCs w:val="26"/>
        </w:rPr>
        <w:t>Table of Contents</w:t>
      </w:r>
    </w:p>
    <w:sdt>
      <w:sdtPr>
        <w:id w:val="1380416930"/>
        <w:docPartObj>
          <w:docPartGallery w:val="Table of Contents"/>
          <w:docPartUnique/>
        </w:docPartObj>
      </w:sdtPr>
      <w:sdtEndPr/>
      <w:sdtContent>
        <w:p w:rsidR="00431868" w:rsidRDefault="0D4176B3" w14:paraId="07D13860" w14:textId="171B22A0">
          <w:pPr>
            <w:pStyle w:val="TOC1"/>
            <w:tabs>
              <w:tab w:val="right" w:leader="dot" w:pos="9350"/>
            </w:tabs>
            <w:rPr>
              <w:rFonts w:eastAsiaTheme="minorEastAsia"/>
              <w:noProof/>
              <w:kern w:val="2"/>
              <w:sz w:val="24"/>
              <w:szCs w:val="24"/>
              <w14:ligatures w14:val="standardContextual"/>
            </w:rPr>
          </w:pPr>
          <w:r>
            <w:fldChar w:fldCharType="begin"/>
          </w:r>
          <w:r>
            <w:instrText>TOC \o \z \u \h</w:instrText>
          </w:r>
          <w:r>
            <w:fldChar w:fldCharType="separate"/>
          </w:r>
          <w:hyperlink w:history="1" w:anchor="_Toc208313424">
            <w:r w:rsidRPr="000A1BA9" w:rsidR="00431868">
              <w:rPr>
                <w:rStyle w:val="Hyperlink"/>
                <w:noProof/>
              </w:rPr>
              <w:t>Fraud Detection Dataflow from Ingestion to Insights</w:t>
            </w:r>
            <w:r w:rsidR="00431868">
              <w:rPr>
                <w:noProof/>
                <w:webHidden/>
              </w:rPr>
              <w:tab/>
            </w:r>
            <w:r w:rsidR="00431868">
              <w:rPr>
                <w:noProof/>
                <w:webHidden/>
              </w:rPr>
              <w:fldChar w:fldCharType="begin"/>
            </w:r>
            <w:r w:rsidR="00431868">
              <w:rPr>
                <w:noProof/>
                <w:webHidden/>
              </w:rPr>
              <w:instrText xml:space="preserve"> PAGEREF _Toc208313424 \h </w:instrText>
            </w:r>
            <w:r w:rsidR="00431868">
              <w:rPr>
                <w:noProof/>
                <w:webHidden/>
              </w:rPr>
            </w:r>
            <w:r w:rsidR="00431868">
              <w:rPr>
                <w:noProof/>
                <w:webHidden/>
              </w:rPr>
              <w:fldChar w:fldCharType="separate"/>
            </w:r>
            <w:r w:rsidR="00431868">
              <w:rPr>
                <w:noProof/>
                <w:webHidden/>
              </w:rPr>
              <w:t>2</w:t>
            </w:r>
            <w:r w:rsidR="00431868">
              <w:rPr>
                <w:noProof/>
                <w:webHidden/>
              </w:rPr>
              <w:fldChar w:fldCharType="end"/>
            </w:r>
          </w:hyperlink>
        </w:p>
        <w:p w:rsidR="00431868" w:rsidRDefault="00431868" w14:paraId="006C794B" w14:textId="76441151">
          <w:pPr>
            <w:pStyle w:val="TOC1"/>
            <w:tabs>
              <w:tab w:val="right" w:leader="dot" w:pos="9350"/>
            </w:tabs>
            <w:rPr>
              <w:rFonts w:eastAsiaTheme="minorEastAsia"/>
              <w:noProof/>
              <w:kern w:val="2"/>
              <w:sz w:val="24"/>
              <w:szCs w:val="24"/>
              <w14:ligatures w14:val="standardContextual"/>
            </w:rPr>
          </w:pPr>
          <w:hyperlink w:history="1" w:anchor="_Toc208313425">
            <w:r w:rsidRPr="000A1BA9">
              <w:rPr>
                <w:rStyle w:val="Hyperlink"/>
                <w:noProof/>
              </w:rPr>
              <w:t>User Stories</w:t>
            </w:r>
            <w:r>
              <w:rPr>
                <w:noProof/>
                <w:webHidden/>
              </w:rPr>
              <w:tab/>
            </w:r>
            <w:r>
              <w:rPr>
                <w:noProof/>
                <w:webHidden/>
              </w:rPr>
              <w:fldChar w:fldCharType="begin"/>
            </w:r>
            <w:r>
              <w:rPr>
                <w:noProof/>
                <w:webHidden/>
              </w:rPr>
              <w:instrText xml:space="preserve"> PAGEREF _Toc208313425 \h </w:instrText>
            </w:r>
            <w:r>
              <w:rPr>
                <w:noProof/>
                <w:webHidden/>
              </w:rPr>
            </w:r>
            <w:r>
              <w:rPr>
                <w:noProof/>
                <w:webHidden/>
              </w:rPr>
              <w:fldChar w:fldCharType="separate"/>
            </w:r>
            <w:r>
              <w:rPr>
                <w:noProof/>
                <w:webHidden/>
              </w:rPr>
              <w:t>4</w:t>
            </w:r>
            <w:r>
              <w:rPr>
                <w:noProof/>
                <w:webHidden/>
              </w:rPr>
              <w:fldChar w:fldCharType="end"/>
            </w:r>
          </w:hyperlink>
        </w:p>
        <w:p w:rsidR="00431868" w:rsidRDefault="00431868" w14:paraId="5C75F17C" w14:textId="796B82C0">
          <w:pPr>
            <w:pStyle w:val="TOC1"/>
            <w:tabs>
              <w:tab w:val="right" w:leader="dot" w:pos="9350"/>
            </w:tabs>
            <w:rPr>
              <w:rFonts w:eastAsiaTheme="minorEastAsia"/>
              <w:noProof/>
              <w:kern w:val="2"/>
              <w:sz w:val="24"/>
              <w:szCs w:val="24"/>
              <w14:ligatures w14:val="standardContextual"/>
            </w:rPr>
          </w:pPr>
          <w:hyperlink w:history="1" w:anchor="_Toc208313426">
            <w:r w:rsidRPr="000A1BA9">
              <w:rPr>
                <w:rStyle w:val="Hyperlink"/>
                <w:noProof/>
              </w:rPr>
              <w:t>1. BIAR Module</w:t>
            </w:r>
            <w:r>
              <w:rPr>
                <w:noProof/>
                <w:webHidden/>
              </w:rPr>
              <w:tab/>
            </w:r>
            <w:r>
              <w:rPr>
                <w:noProof/>
                <w:webHidden/>
              </w:rPr>
              <w:fldChar w:fldCharType="begin"/>
            </w:r>
            <w:r>
              <w:rPr>
                <w:noProof/>
                <w:webHidden/>
              </w:rPr>
              <w:instrText xml:space="preserve"> PAGEREF _Toc208313426 \h </w:instrText>
            </w:r>
            <w:r>
              <w:rPr>
                <w:noProof/>
                <w:webHidden/>
              </w:rPr>
            </w:r>
            <w:r>
              <w:rPr>
                <w:noProof/>
                <w:webHidden/>
              </w:rPr>
              <w:fldChar w:fldCharType="separate"/>
            </w:r>
            <w:r>
              <w:rPr>
                <w:noProof/>
                <w:webHidden/>
              </w:rPr>
              <w:t>4</w:t>
            </w:r>
            <w:r>
              <w:rPr>
                <w:noProof/>
                <w:webHidden/>
              </w:rPr>
              <w:fldChar w:fldCharType="end"/>
            </w:r>
          </w:hyperlink>
        </w:p>
        <w:p w:rsidR="00431868" w:rsidRDefault="00431868" w14:paraId="33BE0794" w14:textId="5CB1BFF9">
          <w:pPr>
            <w:pStyle w:val="TOC2"/>
            <w:tabs>
              <w:tab w:val="right" w:leader="dot" w:pos="9350"/>
            </w:tabs>
            <w:rPr>
              <w:rFonts w:eastAsiaTheme="minorEastAsia"/>
              <w:noProof/>
              <w:kern w:val="2"/>
              <w:sz w:val="24"/>
              <w:szCs w:val="24"/>
              <w14:ligatures w14:val="standardContextual"/>
            </w:rPr>
          </w:pPr>
          <w:hyperlink w:history="1" w:anchor="_Toc208313427">
            <w:r w:rsidRPr="000A1BA9">
              <w:rPr>
                <w:rStyle w:val="Hyperlink"/>
                <w:noProof/>
              </w:rPr>
              <w:t>DLH-1 Land immutable raw data in Apache Ozone using Apache Nifi</w:t>
            </w:r>
            <w:r>
              <w:rPr>
                <w:noProof/>
                <w:webHidden/>
              </w:rPr>
              <w:tab/>
            </w:r>
            <w:r>
              <w:rPr>
                <w:noProof/>
                <w:webHidden/>
              </w:rPr>
              <w:fldChar w:fldCharType="begin"/>
            </w:r>
            <w:r>
              <w:rPr>
                <w:noProof/>
                <w:webHidden/>
              </w:rPr>
              <w:instrText xml:space="preserve"> PAGEREF _Toc208313427 \h </w:instrText>
            </w:r>
            <w:r>
              <w:rPr>
                <w:noProof/>
                <w:webHidden/>
              </w:rPr>
            </w:r>
            <w:r>
              <w:rPr>
                <w:noProof/>
                <w:webHidden/>
              </w:rPr>
              <w:fldChar w:fldCharType="separate"/>
            </w:r>
            <w:r>
              <w:rPr>
                <w:noProof/>
                <w:webHidden/>
              </w:rPr>
              <w:t>4</w:t>
            </w:r>
            <w:r>
              <w:rPr>
                <w:noProof/>
                <w:webHidden/>
              </w:rPr>
              <w:fldChar w:fldCharType="end"/>
            </w:r>
          </w:hyperlink>
        </w:p>
        <w:p w:rsidR="00431868" w:rsidRDefault="00431868" w14:paraId="1C357C6E" w14:textId="73447594">
          <w:pPr>
            <w:pStyle w:val="TOC2"/>
            <w:tabs>
              <w:tab w:val="right" w:leader="dot" w:pos="9350"/>
            </w:tabs>
            <w:rPr>
              <w:rFonts w:eastAsiaTheme="minorEastAsia"/>
              <w:noProof/>
              <w:kern w:val="2"/>
              <w:sz w:val="24"/>
              <w:szCs w:val="24"/>
              <w14:ligatures w14:val="standardContextual"/>
            </w:rPr>
          </w:pPr>
          <w:hyperlink w:history="1" w:anchor="_Toc208313428">
            <w:r w:rsidRPr="000A1BA9">
              <w:rPr>
                <w:rStyle w:val="Hyperlink"/>
                <w:noProof/>
              </w:rPr>
              <w:t>PIPE-1. Apache Spark processing with checkpoints</w:t>
            </w:r>
            <w:r>
              <w:rPr>
                <w:noProof/>
                <w:webHidden/>
              </w:rPr>
              <w:tab/>
            </w:r>
            <w:r>
              <w:rPr>
                <w:noProof/>
                <w:webHidden/>
              </w:rPr>
              <w:fldChar w:fldCharType="begin"/>
            </w:r>
            <w:r>
              <w:rPr>
                <w:noProof/>
                <w:webHidden/>
              </w:rPr>
              <w:instrText xml:space="preserve"> PAGEREF _Toc208313428 \h </w:instrText>
            </w:r>
            <w:r>
              <w:rPr>
                <w:noProof/>
                <w:webHidden/>
              </w:rPr>
            </w:r>
            <w:r>
              <w:rPr>
                <w:noProof/>
                <w:webHidden/>
              </w:rPr>
              <w:fldChar w:fldCharType="separate"/>
            </w:r>
            <w:r>
              <w:rPr>
                <w:noProof/>
                <w:webHidden/>
              </w:rPr>
              <w:t>4</w:t>
            </w:r>
            <w:r>
              <w:rPr>
                <w:noProof/>
                <w:webHidden/>
              </w:rPr>
              <w:fldChar w:fldCharType="end"/>
            </w:r>
          </w:hyperlink>
        </w:p>
        <w:p w:rsidR="00431868" w:rsidRDefault="00431868" w14:paraId="4AF33C43" w14:textId="02BD34D1">
          <w:pPr>
            <w:pStyle w:val="TOC2"/>
            <w:tabs>
              <w:tab w:val="right" w:leader="dot" w:pos="9350"/>
            </w:tabs>
            <w:rPr>
              <w:rFonts w:eastAsiaTheme="minorEastAsia"/>
              <w:noProof/>
              <w:kern w:val="2"/>
              <w:sz w:val="24"/>
              <w:szCs w:val="24"/>
              <w14:ligatures w14:val="standardContextual"/>
            </w:rPr>
          </w:pPr>
          <w:hyperlink w:history="1" w:anchor="_Toc208313429">
            <w:r w:rsidRPr="000A1BA9">
              <w:rPr>
                <w:rStyle w:val="Hyperlink"/>
                <w:noProof/>
              </w:rPr>
              <w:t>DLH-2. Create Bronze Apache Hudi (Copy-On-Write) tables with Apache Spark</w:t>
            </w:r>
            <w:r>
              <w:rPr>
                <w:noProof/>
                <w:webHidden/>
              </w:rPr>
              <w:tab/>
            </w:r>
            <w:r>
              <w:rPr>
                <w:noProof/>
                <w:webHidden/>
              </w:rPr>
              <w:fldChar w:fldCharType="begin"/>
            </w:r>
            <w:r>
              <w:rPr>
                <w:noProof/>
                <w:webHidden/>
              </w:rPr>
              <w:instrText xml:space="preserve"> PAGEREF _Toc208313429 \h </w:instrText>
            </w:r>
            <w:r>
              <w:rPr>
                <w:noProof/>
                <w:webHidden/>
              </w:rPr>
            </w:r>
            <w:r>
              <w:rPr>
                <w:noProof/>
                <w:webHidden/>
              </w:rPr>
              <w:fldChar w:fldCharType="separate"/>
            </w:r>
            <w:r>
              <w:rPr>
                <w:noProof/>
                <w:webHidden/>
              </w:rPr>
              <w:t>4</w:t>
            </w:r>
            <w:r>
              <w:rPr>
                <w:noProof/>
                <w:webHidden/>
              </w:rPr>
              <w:fldChar w:fldCharType="end"/>
            </w:r>
          </w:hyperlink>
        </w:p>
        <w:p w:rsidR="00431868" w:rsidRDefault="00431868" w14:paraId="705BA7EF" w14:textId="255C7F80">
          <w:pPr>
            <w:pStyle w:val="TOC2"/>
            <w:tabs>
              <w:tab w:val="right" w:leader="dot" w:pos="9350"/>
            </w:tabs>
            <w:rPr>
              <w:rFonts w:eastAsiaTheme="minorEastAsia"/>
              <w:noProof/>
              <w:kern w:val="2"/>
              <w:sz w:val="24"/>
              <w:szCs w:val="24"/>
              <w14:ligatures w14:val="standardContextual"/>
            </w:rPr>
          </w:pPr>
          <w:hyperlink w:history="1" w:anchor="_Toc208313430">
            <w:r w:rsidRPr="000A1BA9">
              <w:rPr>
                <w:rStyle w:val="Hyperlink"/>
                <w:noProof/>
              </w:rPr>
              <w:t>DLH-3. Silver enrichment &amp; schema evolution (Apache Hudi)</w:t>
            </w:r>
            <w:r>
              <w:rPr>
                <w:noProof/>
                <w:webHidden/>
              </w:rPr>
              <w:tab/>
            </w:r>
            <w:r>
              <w:rPr>
                <w:noProof/>
                <w:webHidden/>
              </w:rPr>
              <w:fldChar w:fldCharType="begin"/>
            </w:r>
            <w:r>
              <w:rPr>
                <w:noProof/>
                <w:webHidden/>
              </w:rPr>
              <w:instrText xml:space="preserve"> PAGEREF _Toc208313430 \h </w:instrText>
            </w:r>
            <w:r>
              <w:rPr>
                <w:noProof/>
                <w:webHidden/>
              </w:rPr>
            </w:r>
            <w:r>
              <w:rPr>
                <w:noProof/>
                <w:webHidden/>
              </w:rPr>
              <w:fldChar w:fldCharType="separate"/>
            </w:r>
            <w:r>
              <w:rPr>
                <w:noProof/>
                <w:webHidden/>
              </w:rPr>
              <w:t>5</w:t>
            </w:r>
            <w:r>
              <w:rPr>
                <w:noProof/>
                <w:webHidden/>
              </w:rPr>
              <w:fldChar w:fldCharType="end"/>
            </w:r>
          </w:hyperlink>
        </w:p>
        <w:p w:rsidR="00431868" w:rsidRDefault="00431868" w14:paraId="0746749D" w14:textId="1230B541">
          <w:pPr>
            <w:pStyle w:val="TOC2"/>
            <w:tabs>
              <w:tab w:val="right" w:leader="dot" w:pos="9350"/>
            </w:tabs>
            <w:rPr>
              <w:rFonts w:eastAsiaTheme="minorEastAsia"/>
              <w:noProof/>
              <w:kern w:val="2"/>
              <w:sz w:val="24"/>
              <w:szCs w:val="24"/>
              <w14:ligatures w14:val="standardContextual"/>
            </w:rPr>
          </w:pPr>
          <w:hyperlink w:history="1" w:anchor="_Toc208313431">
            <w:r w:rsidRPr="000A1BA9">
              <w:rPr>
                <w:rStyle w:val="Hyperlink"/>
                <w:noProof/>
              </w:rPr>
              <w:t>DLH-4. Curated Gold marts for BI/ML</w:t>
            </w:r>
            <w:r>
              <w:rPr>
                <w:noProof/>
                <w:webHidden/>
              </w:rPr>
              <w:tab/>
            </w:r>
            <w:r>
              <w:rPr>
                <w:noProof/>
                <w:webHidden/>
              </w:rPr>
              <w:fldChar w:fldCharType="begin"/>
            </w:r>
            <w:r>
              <w:rPr>
                <w:noProof/>
                <w:webHidden/>
              </w:rPr>
              <w:instrText xml:space="preserve"> PAGEREF _Toc208313431 \h </w:instrText>
            </w:r>
            <w:r>
              <w:rPr>
                <w:noProof/>
                <w:webHidden/>
              </w:rPr>
            </w:r>
            <w:r>
              <w:rPr>
                <w:noProof/>
                <w:webHidden/>
              </w:rPr>
              <w:fldChar w:fldCharType="separate"/>
            </w:r>
            <w:r>
              <w:rPr>
                <w:noProof/>
                <w:webHidden/>
              </w:rPr>
              <w:t>5</w:t>
            </w:r>
            <w:r>
              <w:rPr>
                <w:noProof/>
                <w:webHidden/>
              </w:rPr>
              <w:fldChar w:fldCharType="end"/>
            </w:r>
          </w:hyperlink>
        </w:p>
        <w:p w:rsidR="00431868" w:rsidRDefault="00431868" w14:paraId="34F45705" w14:textId="0FB42FD7">
          <w:pPr>
            <w:pStyle w:val="TOC2"/>
            <w:tabs>
              <w:tab w:val="right" w:leader="dot" w:pos="9350"/>
            </w:tabs>
            <w:rPr>
              <w:rFonts w:eastAsiaTheme="minorEastAsia"/>
              <w:noProof/>
              <w:kern w:val="2"/>
              <w:sz w:val="24"/>
              <w:szCs w:val="24"/>
              <w14:ligatures w14:val="standardContextual"/>
            </w:rPr>
          </w:pPr>
          <w:hyperlink w:history="1" w:anchor="_Toc208313432">
            <w:r w:rsidRPr="000A1BA9">
              <w:rPr>
                <w:rStyle w:val="Hyperlink"/>
                <w:noProof/>
              </w:rPr>
              <w:t>PIPE-2a. Stream ingest (real-time)</w:t>
            </w:r>
            <w:r>
              <w:rPr>
                <w:noProof/>
                <w:webHidden/>
              </w:rPr>
              <w:tab/>
            </w:r>
            <w:r>
              <w:rPr>
                <w:noProof/>
                <w:webHidden/>
              </w:rPr>
              <w:fldChar w:fldCharType="begin"/>
            </w:r>
            <w:r>
              <w:rPr>
                <w:noProof/>
                <w:webHidden/>
              </w:rPr>
              <w:instrText xml:space="preserve"> PAGEREF _Toc208313432 \h </w:instrText>
            </w:r>
            <w:r>
              <w:rPr>
                <w:noProof/>
                <w:webHidden/>
              </w:rPr>
            </w:r>
            <w:r>
              <w:rPr>
                <w:noProof/>
                <w:webHidden/>
              </w:rPr>
              <w:fldChar w:fldCharType="separate"/>
            </w:r>
            <w:r>
              <w:rPr>
                <w:noProof/>
                <w:webHidden/>
              </w:rPr>
              <w:t>5</w:t>
            </w:r>
            <w:r>
              <w:rPr>
                <w:noProof/>
                <w:webHidden/>
              </w:rPr>
              <w:fldChar w:fldCharType="end"/>
            </w:r>
          </w:hyperlink>
        </w:p>
        <w:p w:rsidR="00431868" w:rsidRDefault="00431868" w14:paraId="1CBB2632" w14:textId="1456CB37">
          <w:pPr>
            <w:pStyle w:val="TOC2"/>
            <w:tabs>
              <w:tab w:val="right" w:leader="dot" w:pos="9350"/>
            </w:tabs>
            <w:rPr>
              <w:rFonts w:eastAsiaTheme="minorEastAsia"/>
              <w:noProof/>
              <w:kern w:val="2"/>
              <w:sz w:val="24"/>
              <w:szCs w:val="24"/>
              <w14:ligatures w14:val="standardContextual"/>
            </w:rPr>
          </w:pPr>
          <w:hyperlink w:history="1" w:anchor="_Toc208313433">
            <w:r w:rsidRPr="000A1BA9">
              <w:rPr>
                <w:rStyle w:val="Hyperlink"/>
                <w:noProof/>
              </w:rPr>
              <w:t>PIPE-2b. Trickle ingest (small deltas)</w:t>
            </w:r>
            <w:r>
              <w:rPr>
                <w:noProof/>
                <w:webHidden/>
              </w:rPr>
              <w:tab/>
            </w:r>
            <w:r>
              <w:rPr>
                <w:noProof/>
                <w:webHidden/>
              </w:rPr>
              <w:fldChar w:fldCharType="begin"/>
            </w:r>
            <w:r>
              <w:rPr>
                <w:noProof/>
                <w:webHidden/>
              </w:rPr>
              <w:instrText xml:space="preserve"> PAGEREF _Toc208313433 \h </w:instrText>
            </w:r>
            <w:r>
              <w:rPr>
                <w:noProof/>
                <w:webHidden/>
              </w:rPr>
            </w:r>
            <w:r>
              <w:rPr>
                <w:noProof/>
                <w:webHidden/>
              </w:rPr>
              <w:fldChar w:fldCharType="separate"/>
            </w:r>
            <w:r>
              <w:rPr>
                <w:noProof/>
                <w:webHidden/>
              </w:rPr>
              <w:t>6</w:t>
            </w:r>
            <w:r>
              <w:rPr>
                <w:noProof/>
                <w:webHidden/>
              </w:rPr>
              <w:fldChar w:fldCharType="end"/>
            </w:r>
          </w:hyperlink>
        </w:p>
        <w:p w:rsidR="00431868" w:rsidRDefault="00431868" w14:paraId="52B51BAA" w14:textId="0E0B8F9C">
          <w:pPr>
            <w:pStyle w:val="TOC2"/>
            <w:tabs>
              <w:tab w:val="right" w:leader="dot" w:pos="9350"/>
            </w:tabs>
            <w:rPr>
              <w:rFonts w:eastAsiaTheme="minorEastAsia"/>
              <w:noProof/>
              <w:kern w:val="2"/>
              <w:sz w:val="24"/>
              <w:szCs w:val="24"/>
              <w14:ligatures w14:val="standardContextual"/>
            </w:rPr>
          </w:pPr>
          <w:hyperlink w:history="1" w:anchor="_Toc208313434">
            <w:r w:rsidRPr="000A1BA9">
              <w:rPr>
                <w:rStyle w:val="Hyperlink"/>
                <w:noProof/>
              </w:rPr>
              <w:t>PIPE-2c. Batch ingest (bulk backfill)</w:t>
            </w:r>
            <w:r>
              <w:rPr>
                <w:noProof/>
                <w:webHidden/>
              </w:rPr>
              <w:tab/>
            </w:r>
            <w:r>
              <w:rPr>
                <w:noProof/>
                <w:webHidden/>
              </w:rPr>
              <w:fldChar w:fldCharType="begin"/>
            </w:r>
            <w:r>
              <w:rPr>
                <w:noProof/>
                <w:webHidden/>
              </w:rPr>
              <w:instrText xml:space="preserve"> PAGEREF _Toc208313434 \h </w:instrText>
            </w:r>
            <w:r>
              <w:rPr>
                <w:noProof/>
                <w:webHidden/>
              </w:rPr>
            </w:r>
            <w:r>
              <w:rPr>
                <w:noProof/>
                <w:webHidden/>
              </w:rPr>
              <w:fldChar w:fldCharType="separate"/>
            </w:r>
            <w:r>
              <w:rPr>
                <w:noProof/>
                <w:webHidden/>
              </w:rPr>
              <w:t>6</w:t>
            </w:r>
            <w:r>
              <w:rPr>
                <w:noProof/>
                <w:webHidden/>
              </w:rPr>
              <w:fldChar w:fldCharType="end"/>
            </w:r>
          </w:hyperlink>
        </w:p>
        <w:p w:rsidR="00431868" w:rsidRDefault="00431868" w14:paraId="08F317E3" w14:textId="15ABED5F">
          <w:pPr>
            <w:pStyle w:val="TOC2"/>
            <w:tabs>
              <w:tab w:val="right" w:leader="dot" w:pos="9350"/>
            </w:tabs>
            <w:rPr>
              <w:rFonts w:eastAsiaTheme="minorEastAsia"/>
              <w:noProof/>
              <w:kern w:val="2"/>
              <w:sz w:val="24"/>
              <w:szCs w:val="24"/>
              <w14:ligatures w14:val="standardContextual"/>
            </w:rPr>
          </w:pPr>
          <w:hyperlink w:history="1" w:anchor="_Toc208313435">
            <w:r w:rsidRPr="000A1BA9">
              <w:rPr>
                <w:rStyle w:val="Hyperlink"/>
                <w:noProof/>
              </w:rPr>
              <w:t>PIPE-3. ETL contract tests</w:t>
            </w:r>
            <w:r>
              <w:rPr>
                <w:noProof/>
                <w:webHidden/>
              </w:rPr>
              <w:tab/>
            </w:r>
            <w:r>
              <w:rPr>
                <w:noProof/>
                <w:webHidden/>
              </w:rPr>
              <w:fldChar w:fldCharType="begin"/>
            </w:r>
            <w:r>
              <w:rPr>
                <w:noProof/>
                <w:webHidden/>
              </w:rPr>
              <w:instrText xml:space="preserve"> PAGEREF _Toc208313435 \h </w:instrText>
            </w:r>
            <w:r>
              <w:rPr>
                <w:noProof/>
                <w:webHidden/>
              </w:rPr>
            </w:r>
            <w:r>
              <w:rPr>
                <w:noProof/>
                <w:webHidden/>
              </w:rPr>
              <w:fldChar w:fldCharType="separate"/>
            </w:r>
            <w:r>
              <w:rPr>
                <w:noProof/>
                <w:webHidden/>
              </w:rPr>
              <w:t>6</w:t>
            </w:r>
            <w:r>
              <w:rPr>
                <w:noProof/>
                <w:webHidden/>
              </w:rPr>
              <w:fldChar w:fldCharType="end"/>
            </w:r>
          </w:hyperlink>
        </w:p>
        <w:p w:rsidR="00431868" w:rsidRDefault="00431868" w14:paraId="70E80BBF" w14:textId="3B4002FE">
          <w:pPr>
            <w:pStyle w:val="TOC2"/>
            <w:tabs>
              <w:tab w:val="right" w:leader="dot" w:pos="9350"/>
            </w:tabs>
            <w:rPr>
              <w:rFonts w:eastAsiaTheme="minorEastAsia"/>
              <w:noProof/>
              <w:kern w:val="2"/>
              <w:sz w:val="24"/>
              <w:szCs w:val="24"/>
              <w14:ligatures w14:val="standardContextual"/>
            </w:rPr>
          </w:pPr>
          <w:hyperlink w:history="1" w:anchor="_Toc208313436">
            <w:r w:rsidRPr="000A1BA9">
              <w:rPr>
                <w:rStyle w:val="Hyperlink"/>
                <w:noProof/>
              </w:rPr>
              <w:t>PIPE-4. Operational monitoring &amp; alerting</w:t>
            </w:r>
            <w:r>
              <w:rPr>
                <w:noProof/>
                <w:webHidden/>
              </w:rPr>
              <w:tab/>
            </w:r>
            <w:r>
              <w:rPr>
                <w:noProof/>
                <w:webHidden/>
              </w:rPr>
              <w:fldChar w:fldCharType="begin"/>
            </w:r>
            <w:r>
              <w:rPr>
                <w:noProof/>
                <w:webHidden/>
              </w:rPr>
              <w:instrText xml:space="preserve"> PAGEREF _Toc208313436 \h </w:instrText>
            </w:r>
            <w:r>
              <w:rPr>
                <w:noProof/>
                <w:webHidden/>
              </w:rPr>
            </w:r>
            <w:r>
              <w:rPr>
                <w:noProof/>
                <w:webHidden/>
              </w:rPr>
              <w:fldChar w:fldCharType="separate"/>
            </w:r>
            <w:r>
              <w:rPr>
                <w:noProof/>
                <w:webHidden/>
              </w:rPr>
              <w:t>7</w:t>
            </w:r>
            <w:r>
              <w:rPr>
                <w:noProof/>
                <w:webHidden/>
              </w:rPr>
              <w:fldChar w:fldCharType="end"/>
            </w:r>
          </w:hyperlink>
        </w:p>
        <w:p w:rsidR="00431868" w:rsidRDefault="00431868" w14:paraId="111785A4" w14:textId="4F94C361">
          <w:pPr>
            <w:pStyle w:val="TOC2"/>
            <w:tabs>
              <w:tab w:val="right" w:leader="dot" w:pos="9350"/>
            </w:tabs>
            <w:rPr>
              <w:rFonts w:eastAsiaTheme="minorEastAsia"/>
              <w:noProof/>
              <w:kern w:val="2"/>
              <w:sz w:val="24"/>
              <w:szCs w:val="24"/>
              <w14:ligatures w14:val="standardContextual"/>
            </w:rPr>
          </w:pPr>
          <w:hyperlink w:history="1" w:anchor="_Toc208313437">
            <w:r w:rsidRPr="000A1BA9">
              <w:rPr>
                <w:rStyle w:val="Hyperlink"/>
                <w:noProof/>
              </w:rPr>
              <w:t>CIMS-1. Store and retrieve unstructured artifacts (CouchDB)</w:t>
            </w:r>
            <w:r>
              <w:rPr>
                <w:noProof/>
                <w:webHidden/>
              </w:rPr>
              <w:tab/>
            </w:r>
            <w:r>
              <w:rPr>
                <w:noProof/>
                <w:webHidden/>
              </w:rPr>
              <w:fldChar w:fldCharType="begin"/>
            </w:r>
            <w:r>
              <w:rPr>
                <w:noProof/>
                <w:webHidden/>
              </w:rPr>
              <w:instrText xml:space="preserve"> PAGEREF _Toc208313437 \h </w:instrText>
            </w:r>
            <w:r>
              <w:rPr>
                <w:noProof/>
                <w:webHidden/>
              </w:rPr>
            </w:r>
            <w:r>
              <w:rPr>
                <w:noProof/>
                <w:webHidden/>
              </w:rPr>
              <w:fldChar w:fldCharType="separate"/>
            </w:r>
            <w:r>
              <w:rPr>
                <w:noProof/>
                <w:webHidden/>
              </w:rPr>
              <w:t>7</w:t>
            </w:r>
            <w:r>
              <w:rPr>
                <w:noProof/>
                <w:webHidden/>
              </w:rPr>
              <w:fldChar w:fldCharType="end"/>
            </w:r>
          </w:hyperlink>
        </w:p>
        <w:p w:rsidR="00431868" w:rsidRDefault="00431868" w14:paraId="4E6EA3BE" w14:textId="531C900E">
          <w:pPr>
            <w:pStyle w:val="TOC2"/>
            <w:tabs>
              <w:tab w:val="right" w:leader="dot" w:pos="9350"/>
            </w:tabs>
            <w:rPr>
              <w:rFonts w:eastAsiaTheme="minorEastAsia"/>
              <w:noProof/>
              <w:kern w:val="2"/>
              <w:sz w:val="24"/>
              <w:szCs w:val="24"/>
              <w14:ligatures w14:val="standardContextual"/>
            </w:rPr>
          </w:pPr>
          <w:hyperlink w:history="1" w:anchor="_Toc208313438">
            <w:r w:rsidRPr="000A1BA9">
              <w:rPr>
                <w:rStyle w:val="Hyperlink"/>
                <w:noProof/>
              </w:rPr>
              <w:t>VEC-1. Store unstructured artifacts in a vector database</w:t>
            </w:r>
            <w:r>
              <w:rPr>
                <w:noProof/>
                <w:webHidden/>
              </w:rPr>
              <w:tab/>
            </w:r>
            <w:r>
              <w:rPr>
                <w:noProof/>
                <w:webHidden/>
              </w:rPr>
              <w:fldChar w:fldCharType="begin"/>
            </w:r>
            <w:r>
              <w:rPr>
                <w:noProof/>
                <w:webHidden/>
              </w:rPr>
              <w:instrText xml:space="preserve"> PAGEREF _Toc208313438 \h </w:instrText>
            </w:r>
            <w:r>
              <w:rPr>
                <w:noProof/>
                <w:webHidden/>
              </w:rPr>
            </w:r>
            <w:r>
              <w:rPr>
                <w:noProof/>
                <w:webHidden/>
              </w:rPr>
              <w:fldChar w:fldCharType="separate"/>
            </w:r>
            <w:r>
              <w:rPr>
                <w:noProof/>
                <w:webHidden/>
              </w:rPr>
              <w:t>7</w:t>
            </w:r>
            <w:r>
              <w:rPr>
                <w:noProof/>
                <w:webHidden/>
              </w:rPr>
              <w:fldChar w:fldCharType="end"/>
            </w:r>
          </w:hyperlink>
        </w:p>
        <w:p w:rsidR="00431868" w:rsidRDefault="00431868" w14:paraId="058C8E96" w14:textId="7107BB98">
          <w:pPr>
            <w:pStyle w:val="TOC2"/>
            <w:tabs>
              <w:tab w:val="right" w:leader="dot" w:pos="9350"/>
            </w:tabs>
            <w:rPr>
              <w:rFonts w:eastAsiaTheme="minorEastAsia"/>
              <w:noProof/>
              <w:kern w:val="2"/>
              <w:sz w:val="24"/>
              <w:szCs w:val="24"/>
              <w14:ligatures w14:val="standardContextual"/>
            </w:rPr>
          </w:pPr>
          <w:hyperlink w:history="1" w:anchor="_Toc208313439">
            <w:r w:rsidRPr="000A1BA9">
              <w:rPr>
                <w:rStyle w:val="Hyperlink"/>
                <w:noProof/>
              </w:rPr>
              <w:t>TIKA-1. Extract text and metadata from unstructured artifacts</w:t>
            </w:r>
            <w:r>
              <w:rPr>
                <w:noProof/>
                <w:webHidden/>
              </w:rPr>
              <w:tab/>
            </w:r>
            <w:r>
              <w:rPr>
                <w:noProof/>
                <w:webHidden/>
              </w:rPr>
              <w:fldChar w:fldCharType="begin"/>
            </w:r>
            <w:r>
              <w:rPr>
                <w:noProof/>
                <w:webHidden/>
              </w:rPr>
              <w:instrText xml:space="preserve"> PAGEREF _Toc208313439 \h </w:instrText>
            </w:r>
            <w:r>
              <w:rPr>
                <w:noProof/>
                <w:webHidden/>
              </w:rPr>
            </w:r>
            <w:r>
              <w:rPr>
                <w:noProof/>
                <w:webHidden/>
              </w:rPr>
              <w:fldChar w:fldCharType="separate"/>
            </w:r>
            <w:r>
              <w:rPr>
                <w:noProof/>
                <w:webHidden/>
              </w:rPr>
              <w:t>8</w:t>
            </w:r>
            <w:r>
              <w:rPr>
                <w:noProof/>
                <w:webHidden/>
              </w:rPr>
              <w:fldChar w:fldCharType="end"/>
            </w:r>
          </w:hyperlink>
        </w:p>
        <w:p w:rsidR="00431868" w:rsidRDefault="00431868" w14:paraId="7C46CCCE" w14:textId="3B5A91F0">
          <w:pPr>
            <w:pStyle w:val="TOC2"/>
            <w:tabs>
              <w:tab w:val="right" w:leader="dot" w:pos="9350"/>
            </w:tabs>
            <w:rPr>
              <w:rFonts w:eastAsiaTheme="minorEastAsia"/>
              <w:noProof/>
              <w:kern w:val="2"/>
              <w:sz w:val="24"/>
              <w:szCs w:val="24"/>
              <w14:ligatures w14:val="standardContextual"/>
            </w:rPr>
          </w:pPr>
          <w:hyperlink w:history="1" w:anchor="_Toc208313440">
            <w:r w:rsidRPr="000A1BA9">
              <w:rPr>
                <w:rStyle w:val="Hyperlink"/>
                <w:noProof/>
              </w:rPr>
              <w:t>SOLR-1. Index extracted metadata into Apache Solr</w:t>
            </w:r>
            <w:r>
              <w:rPr>
                <w:noProof/>
                <w:webHidden/>
              </w:rPr>
              <w:tab/>
            </w:r>
            <w:r>
              <w:rPr>
                <w:noProof/>
                <w:webHidden/>
              </w:rPr>
              <w:fldChar w:fldCharType="begin"/>
            </w:r>
            <w:r>
              <w:rPr>
                <w:noProof/>
                <w:webHidden/>
              </w:rPr>
              <w:instrText xml:space="preserve"> PAGEREF _Toc208313440 \h </w:instrText>
            </w:r>
            <w:r>
              <w:rPr>
                <w:noProof/>
                <w:webHidden/>
              </w:rPr>
            </w:r>
            <w:r>
              <w:rPr>
                <w:noProof/>
                <w:webHidden/>
              </w:rPr>
              <w:fldChar w:fldCharType="separate"/>
            </w:r>
            <w:r>
              <w:rPr>
                <w:noProof/>
                <w:webHidden/>
              </w:rPr>
              <w:t>8</w:t>
            </w:r>
            <w:r>
              <w:rPr>
                <w:noProof/>
                <w:webHidden/>
              </w:rPr>
              <w:fldChar w:fldCharType="end"/>
            </w:r>
          </w:hyperlink>
        </w:p>
        <w:p w:rsidR="00431868" w:rsidRDefault="00431868" w14:paraId="432C0381" w14:textId="5E1025B5">
          <w:pPr>
            <w:pStyle w:val="TOC2"/>
            <w:tabs>
              <w:tab w:val="right" w:leader="dot" w:pos="9350"/>
            </w:tabs>
            <w:rPr>
              <w:rFonts w:eastAsiaTheme="minorEastAsia"/>
              <w:noProof/>
              <w:kern w:val="2"/>
              <w:sz w:val="24"/>
              <w:szCs w:val="24"/>
              <w14:ligatures w14:val="standardContextual"/>
            </w:rPr>
          </w:pPr>
          <w:hyperlink w:history="1" w:anchor="_Toc208313441">
            <w:r w:rsidRPr="000A1BA9">
              <w:rPr>
                <w:rStyle w:val="Hyperlink"/>
                <w:noProof/>
              </w:rPr>
              <w:t>BI-1. JupyterHub multi-user access to Gold</w:t>
            </w:r>
            <w:r>
              <w:rPr>
                <w:noProof/>
                <w:webHidden/>
              </w:rPr>
              <w:tab/>
            </w:r>
            <w:r>
              <w:rPr>
                <w:noProof/>
                <w:webHidden/>
              </w:rPr>
              <w:fldChar w:fldCharType="begin"/>
            </w:r>
            <w:r>
              <w:rPr>
                <w:noProof/>
                <w:webHidden/>
              </w:rPr>
              <w:instrText xml:space="preserve"> PAGEREF _Toc208313441 \h </w:instrText>
            </w:r>
            <w:r>
              <w:rPr>
                <w:noProof/>
                <w:webHidden/>
              </w:rPr>
            </w:r>
            <w:r>
              <w:rPr>
                <w:noProof/>
                <w:webHidden/>
              </w:rPr>
              <w:fldChar w:fldCharType="separate"/>
            </w:r>
            <w:r>
              <w:rPr>
                <w:noProof/>
                <w:webHidden/>
              </w:rPr>
              <w:t>8</w:t>
            </w:r>
            <w:r>
              <w:rPr>
                <w:noProof/>
                <w:webHidden/>
              </w:rPr>
              <w:fldChar w:fldCharType="end"/>
            </w:r>
          </w:hyperlink>
        </w:p>
        <w:p w:rsidR="00431868" w:rsidRDefault="00431868" w14:paraId="0A8F51B2" w14:textId="4D460538">
          <w:pPr>
            <w:pStyle w:val="TOC2"/>
            <w:tabs>
              <w:tab w:val="right" w:leader="dot" w:pos="9350"/>
            </w:tabs>
            <w:rPr>
              <w:rFonts w:eastAsiaTheme="minorEastAsia"/>
              <w:noProof/>
              <w:kern w:val="2"/>
              <w:sz w:val="24"/>
              <w:szCs w:val="24"/>
              <w14:ligatures w14:val="standardContextual"/>
            </w:rPr>
          </w:pPr>
          <w:hyperlink w:history="1" w:anchor="_Toc208313442">
            <w:r w:rsidRPr="000A1BA9">
              <w:rPr>
                <w:rStyle w:val="Hyperlink"/>
                <w:noProof/>
              </w:rPr>
              <w:t>ML-1. Real-time fraud detection with ensemble models</w:t>
            </w:r>
            <w:r>
              <w:rPr>
                <w:noProof/>
                <w:webHidden/>
              </w:rPr>
              <w:tab/>
            </w:r>
            <w:r>
              <w:rPr>
                <w:noProof/>
                <w:webHidden/>
              </w:rPr>
              <w:fldChar w:fldCharType="begin"/>
            </w:r>
            <w:r>
              <w:rPr>
                <w:noProof/>
                <w:webHidden/>
              </w:rPr>
              <w:instrText xml:space="preserve"> PAGEREF _Toc208313442 \h </w:instrText>
            </w:r>
            <w:r>
              <w:rPr>
                <w:noProof/>
                <w:webHidden/>
              </w:rPr>
            </w:r>
            <w:r>
              <w:rPr>
                <w:noProof/>
                <w:webHidden/>
              </w:rPr>
              <w:fldChar w:fldCharType="separate"/>
            </w:r>
            <w:r>
              <w:rPr>
                <w:noProof/>
                <w:webHidden/>
              </w:rPr>
              <w:t>9</w:t>
            </w:r>
            <w:r>
              <w:rPr>
                <w:noProof/>
                <w:webHidden/>
              </w:rPr>
              <w:fldChar w:fldCharType="end"/>
            </w:r>
          </w:hyperlink>
        </w:p>
        <w:p w:rsidR="0D4176B3" w:rsidP="0D4176B3" w:rsidRDefault="0D4176B3" w14:paraId="000BD167" w14:textId="373DC75F">
          <w:pPr>
            <w:pStyle w:val="TOC2"/>
            <w:tabs>
              <w:tab w:val="right" w:leader="dot" w:pos="9360"/>
            </w:tabs>
            <w:rPr>
              <w:rStyle w:val="Hyperlink"/>
            </w:rPr>
          </w:pPr>
          <w:r>
            <w:fldChar w:fldCharType="end"/>
          </w:r>
        </w:p>
      </w:sdtContent>
    </w:sdt>
    <w:p w:rsidR="0D4176B3" w:rsidRDefault="0D4176B3" w14:paraId="51E86686" w14:textId="303B01BE"/>
    <w:p w:rsidR="00AC0F08" w:rsidRDefault="00AC0F08" w14:paraId="415CD902" w14:textId="77777777"/>
    <w:p w:rsidR="00AC0F08" w:rsidRDefault="00AC0F08" w14:paraId="2912EB0E" w14:textId="77777777"/>
    <w:p w:rsidR="00AC0F08" w:rsidRDefault="00AC0F08" w14:paraId="30BEE6FB" w14:textId="77777777"/>
    <w:p w:rsidR="008A24F2" w:rsidRDefault="008A24F2" w14:paraId="2479B002" w14:textId="77777777"/>
    <w:p w:rsidR="008A24F2" w:rsidRDefault="008A24F2" w14:paraId="4CC0DB38" w14:textId="77777777"/>
    <w:p w:rsidR="008A24F2" w:rsidRDefault="008A24F2" w14:paraId="247905F8" w14:textId="77777777"/>
    <w:p w:rsidR="00AC0F08" w:rsidRDefault="00AC0F08" w14:paraId="4A1F4474" w14:textId="77777777"/>
    <w:p w:rsidR="00AC0F08" w:rsidRDefault="00AC0F08" w14:paraId="30A05824" w14:textId="77777777"/>
    <w:p w:rsidR="005B2BE7" w:rsidRDefault="005B2BE7" w14:paraId="679FB648" w14:textId="77777777"/>
    <w:p w:rsidR="00815FEA" w:rsidP="00815FEA" w:rsidRDefault="00815FEA" w14:paraId="61BD1CE8" w14:textId="5450FB94">
      <w:pPr>
        <w:pStyle w:val="Heading1"/>
        <w:shd w:val="clear" w:color="auto" w:fill="D9E2F3" w:themeFill="accent1" w:themeFillTint="33"/>
        <w:rPr>
          <w:color w:val="auto"/>
          <w:sz w:val="28"/>
          <w:szCs w:val="28"/>
        </w:rPr>
      </w:pPr>
      <w:bookmarkStart w:name="_Toc208313424" w:id="0"/>
      <w:r>
        <w:rPr>
          <w:color w:val="auto"/>
          <w:sz w:val="28"/>
          <w:szCs w:val="28"/>
        </w:rPr>
        <w:t>Fraud Detection Dataflow from Ingestion to Insights</w:t>
      </w:r>
      <w:bookmarkEnd w:id="0"/>
    </w:p>
    <w:p w:rsidR="00815FEA" w:rsidP="005E7A17" w:rsidRDefault="00815FEA" w14:paraId="6AB1F6A7" w14:textId="77777777"/>
    <w:p w:rsidRPr="005E7A17" w:rsidR="005E7A17" w:rsidP="005E7A17" w:rsidRDefault="00284FEC" w14:paraId="30E0CC08" w14:textId="453BAD87">
      <w:r w:rsidRPr="00284FEC">
        <w:drawing>
          <wp:inline distT="0" distB="0" distL="0" distR="0" wp14:anchorId="1D7CDEC0" wp14:editId="59A15C21">
            <wp:extent cx="5943600" cy="3308350"/>
            <wp:effectExtent l="0" t="0" r="0" b="6350"/>
            <wp:docPr id="193725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2696" name=""/>
                    <pic:cNvPicPr/>
                  </pic:nvPicPr>
                  <pic:blipFill>
                    <a:blip r:embed="rId10"/>
                    <a:stretch>
                      <a:fillRect/>
                    </a:stretch>
                  </pic:blipFill>
                  <pic:spPr>
                    <a:xfrm>
                      <a:off x="0" y="0"/>
                      <a:ext cx="5943600" cy="3308350"/>
                    </a:xfrm>
                    <a:prstGeom prst="rect">
                      <a:avLst/>
                    </a:prstGeom>
                  </pic:spPr>
                </pic:pic>
              </a:graphicData>
            </a:graphic>
          </wp:inline>
        </w:drawing>
      </w:r>
      <w:r w:rsidR="34979E29">
        <w:br w:type="page"/>
      </w:r>
    </w:p>
    <w:p w:rsidR="005E7A17" w:rsidP="005E7A17" w:rsidRDefault="005E7A17" w14:paraId="12DCCCF5" w14:textId="58A44465">
      <w:pPr>
        <w:pStyle w:val="Heading1"/>
        <w:shd w:val="clear" w:color="auto" w:fill="D9E2F3" w:themeFill="accent1" w:themeFillTint="33"/>
        <w:rPr>
          <w:color w:val="auto"/>
          <w:sz w:val="28"/>
          <w:szCs w:val="28"/>
        </w:rPr>
      </w:pPr>
      <w:bookmarkStart w:name="_Toc208313425" w:id="1"/>
      <w:r w:rsidRPr="34979E29">
        <w:rPr>
          <w:color w:val="auto"/>
          <w:sz w:val="28"/>
          <w:szCs w:val="28"/>
        </w:rPr>
        <w:t>User Stories</w:t>
      </w:r>
      <w:bookmarkEnd w:id="1"/>
    </w:p>
    <w:p w:rsidRPr="00BF4C14" w:rsidR="00DE0CDA" w:rsidP="0D4176B3" w:rsidRDefault="00DE0CDA" w14:paraId="6423EEA2" w14:textId="3318002B">
      <w:pPr>
        <w:pStyle w:val="Heading1"/>
      </w:pPr>
      <w:bookmarkStart w:name="_Toc208313426" w:id="2"/>
      <w:r>
        <w:t xml:space="preserve">1. </w:t>
      </w:r>
      <w:r w:rsidR="00581AA8">
        <w:t>BIAR Module</w:t>
      </w:r>
      <w:bookmarkEnd w:id="2"/>
    </w:p>
    <w:p w:rsidR="00BF4C14" w:rsidP="00D53D36" w:rsidRDefault="00642B95" w14:paraId="47B3B23E" w14:textId="79893841">
      <w:pPr>
        <w:pStyle w:val="Heading2"/>
      </w:pPr>
      <w:bookmarkStart w:name="_Toc208313427" w:id="3"/>
      <w:r>
        <w:t>DLH-</w:t>
      </w:r>
      <w:r w:rsidR="00BF4C14">
        <w:t xml:space="preserve">1 </w:t>
      </w:r>
      <w:r w:rsidR="00591DEA">
        <w:t>Land immutable raw data in Apache Ozone</w:t>
      </w:r>
      <w:r w:rsidR="00D90528">
        <w:t xml:space="preserve"> using Apache </w:t>
      </w:r>
      <w:proofErr w:type="spellStart"/>
      <w:r w:rsidR="00D90528">
        <w:t>Nifi</w:t>
      </w:r>
      <w:bookmarkEnd w:id="3"/>
      <w:proofErr w:type="spellEnd"/>
    </w:p>
    <w:p w:rsidRPr="00F151FB" w:rsidR="00BF4C14" w:rsidP="00BF4C14" w:rsidRDefault="00340AE9" w14:paraId="0422DEC3" w14:textId="002A9581">
      <w:pPr>
        <w:rPr>
          <w:rFonts w:ascii="Microsoft GothicNeo" w:hAnsi="Microsoft GothicNeo" w:eastAsia="Microsoft GothicNeo" w:cs="Microsoft GothicNeo"/>
          <w:sz w:val="20"/>
          <w:szCs w:val="20"/>
        </w:rPr>
      </w:pPr>
      <w:r w:rsidRPr="3E5A8F79" w:rsidR="00340AE9">
        <w:rPr>
          <w:rFonts w:ascii="Microsoft GothicNeo" w:hAnsi="Microsoft GothicNeo" w:eastAsia="Microsoft GothicNeo" w:cs="Microsoft GothicNeo"/>
          <w:sz w:val="20"/>
          <w:szCs w:val="20"/>
        </w:rPr>
        <w:t xml:space="preserve">As a Data Engineer, </w:t>
      </w:r>
      <w:r w:rsidRPr="3E5A8F79" w:rsidR="00F151FB">
        <w:rPr>
          <w:rFonts w:ascii="Microsoft GothicNeo" w:hAnsi="Microsoft GothicNeo" w:eastAsia="Microsoft GothicNeo" w:cs="Microsoft GothicNeo"/>
          <w:sz w:val="20"/>
          <w:szCs w:val="20"/>
        </w:rPr>
        <w:t>Set</w:t>
      </w:r>
      <w:r w:rsidRPr="3E5A8F79" w:rsidR="00F151FB">
        <w:rPr>
          <w:rFonts w:ascii="Microsoft GothicNeo" w:hAnsi="Microsoft GothicNeo" w:eastAsia="Microsoft GothicNeo" w:cs="Microsoft GothicNeo"/>
          <w:sz w:val="20"/>
          <w:szCs w:val="20"/>
        </w:rPr>
        <w:t xml:space="preserve"> up a safe “inbox” in Apache Ozone where original CSV/JSON files arrive </w:t>
      </w:r>
      <w:commentRangeStart w:id="350524423"/>
      <w:commentRangeStart w:id="94814389"/>
      <w:del w:author="Ume Sauda Ghanyani" w:date="2025-09-10T06:11:43.369Z" w:id="1204278447">
        <w:r w:rsidRPr="3E5A8F79" w:rsidDel="00F151FB">
          <w:rPr>
            <w:rFonts w:ascii="Microsoft GothicNeo" w:hAnsi="Microsoft GothicNeo" w:eastAsia="Microsoft GothicNeo" w:cs="Microsoft GothicNeo"/>
            <w:sz w:val="20"/>
            <w:szCs w:val="20"/>
          </w:rPr>
          <w:delText>daily</w:delText>
        </w:r>
      </w:del>
      <w:commentRangeEnd w:id="350524423"/>
      <w:r>
        <w:rPr>
          <w:rStyle w:val="CommentReference"/>
        </w:rPr>
        <w:commentReference w:id="350524423"/>
      </w:r>
      <w:commentRangeEnd w:id="94814389"/>
      <w:r>
        <w:rPr>
          <w:rStyle w:val="CommentReference"/>
        </w:rPr>
        <w:commentReference w:id="94814389"/>
      </w:r>
      <w:del w:author="Ume Sauda Ghanyani" w:date="2025-09-10T06:11:43.369Z" w:id="308476229">
        <w:r w:rsidRPr="3E5A8F79" w:rsidDel="00F151FB">
          <w:rPr>
            <w:rFonts w:ascii="Microsoft GothicNeo" w:hAnsi="Microsoft GothicNeo" w:eastAsia="Microsoft GothicNeo" w:cs="Microsoft GothicNeo"/>
            <w:sz w:val="20"/>
            <w:szCs w:val="20"/>
          </w:rPr>
          <w:delText xml:space="preserve"> </w:delText>
        </w:r>
      </w:del>
      <w:r w:rsidRPr="3E5A8F79" w:rsidR="00F151FB">
        <w:rPr>
          <w:rFonts w:ascii="Microsoft GothicNeo" w:hAnsi="Microsoft GothicNeo" w:eastAsia="Microsoft GothicNeo" w:cs="Microsoft GothicNeo"/>
          <w:sz w:val="20"/>
          <w:szCs w:val="20"/>
        </w:rPr>
        <w:t xml:space="preserve">and never get changed. This lets us replay exactly what came in and prove </w:t>
      </w:r>
      <w:r w:rsidRPr="3E5A8F79" w:rsidR="00F151FB">
        <w:rPr>
          <w:rFonts w:ascii="Microsoft GothicNeo" w:hAnsi="Microsoft GothicNeo" w:eastAsia="Microsoft GothicNeo" w:cs="Microsoft GothicNeo"/>
          <w:sz w:val="20"/>
          <w:szCs w:val="20"/>
        </w:rPr>
        <w:t>integrity</w:t>
      </w:r>
      <w:r w:rsidRPr="3E5A8F79" w:rsidR="00F151FB">
        <w:rPr>
          <w:rFonts w:ascii="Microsoft GothicNeo" w:hAnsi="Microsoft GothicNeo" w:eastAsia="Microsoft GothicNeo" w:cs="Microsoft GothicNeo"/>
          <w:sz w:val="20"/>
          <w:szCs w:val="20"/>
        </w:rPr>
        <w:t xml:space="preserve"> later.</w:t>
      </w:r>
    </w:p>
    <w:p w:rsidR="00867C02" w:rsidP="00100716" w:rsidRDefault="00867C02" w14:paraId="6E1070EF" w14:textId="79309BC6">
      <w:pPr>
        <w:spacing w:after="0" w:line="240" w:lineRule="auto"/>
        <w:rPr>
          <w:rFonts w:ascii="Microsoft GothicNeo" w:hAnsi="Microsoft GothicNeo" w:eastAsia="Microsoft GothicNeo" w:cs="Microsoft GothicNeo"/>
          <w:b/>
          <w:sz w:val="20"/>
          <w:szCs w:val="20"/>
        </w:rPr>
      </w:pPr>
      <w:r>
        <w:rPr>
          <w:rFonts w:ascii="Microsoft GothicNeo" w:hAnsi="Microsoft GothicNeo" w:eastAsia="Microsoft GothicNeo" w:cs="Microsoft GothicNeo"/>
          <w:b/>
          <w:sz w:val="20"/>
          <w:szCs w:val="20"/>
        </w:rPr>
        <w:t>Steps:</w:t>
      </w:r>
    </w:p>
    <w:p w:rsidRPr="00BC002F" w:rsidR="00BC002F" w:rsidP="00340AE9" w:rsidRDefault="00BC002F" w14:paraId="44C81404" w14:textId="77777777">
      <w:pPr>
        <w:pStyle w:val="ListParagraph"/>
        <w:numPr>
          <w:ilvl w:val="0"/>
          <w:numId w:val="2"/>
        </w:numPr>
        <w:spacing w:after="0" w:line="240" w:lineRule="auto"/>
        <w:rPr>
          <w:rFonts w:ascii="Microsoft GothicNeo" w:hAnsi="Microsoft GothicNeo" w:eastAsia="Microsoft GothicNeo" w:cs="Microsoft GothicNeo"/>
          <w:b/>
          <w:sz w:val="20"/>
          <w:szCs w:val="20"/>
        </w:rPr>
      </w:pPr>
      <w:r w:rsidRPr="00BC002F">
        <w:rPr>
          <w:rFonts w:ascii="Microsoft GothicNeo" w:hAnsi="Microsoft GothicNeo" w:eastAsia="Microsoft GothicNeo" w:cs="Microsoft GothicNeo"/>
          <w:sz w:val="20"/>
          <w:szCs w:val="20"/>
        </w:rPr>
        <w:t>Create a bucket/folder pattern like raw/&lt;source&gt;/dt=YYYY-MM-DD/.</w:t>
      </w:r>
    </w:p>
    <w:p w:rsidRPr="00BC002F" w:rsidR="00BC002F" w:rsidP="00340AE9" w:rsidRDefault="00BC002F" w14:paraId="0D403E7C" w14:textId="77777777">
      <w:pPr>
        <w:pStyle w:val="ListParagraph"/>
        <w:numPr>
          <w:ilvl w:val="0"/>
          <w:numId w:val="2"/>
        </w:numPr>
        <w:spacing w:before="100" w:beforeAutospacing="1" w:after="100" w:afterAutospacing="1" w:line="240" w:lineRule="auto"/>
        <w:rPr>
          <w:rFonts w:ascii="Microsoft GothicNeo" w:hAnsi="Microsoft GothicNeo" w:eastAsia="Microsoft GothicNeo" w:cs="Microsoft GothicNeo"/>
          <w:b/>
          <w:sz w:val="20"/>
          <w:szCs w:val="20"/>
        </w:rPr>
      </w:pPr>
      <w:r w:rsidRPr="00BC002F">
        <w:rPr>
          <w:rFonts w:ascii="Microsoft GothicNeo" w:hAnsi="Microsoft GothicNeo" w:eastAsia="Microsoft GothicNeo" w:cs="Microsoft GothicNeo"/>
          <w:sz w:val="20"/>
          <w:szCs w:val="20"/>
        </w:rPr>
        <w:t xml:space="preserve">Use Apache </w:t>
      </w:r>
      <w:proofErr w:type="spellStart"/>
      <w:r w:rsidRPr="00BC002F">
        <w:rPr>
          <w:rFonts w:ascii="Microsoft GothicNeo" w:hAnsi="Microsoft GothicNeo" w:eastAsia="Microsoft GothicNeo" w:cs="Microsoft GothicNeo"/>
          <w:sz w:val="20"/>
          <w:szCs w:val="20"/>
        </w:rPr>
        <w:t>NiFi</w:t>
      </w:r>
      <w:proofErr w:type="spellEnd"/>
      <w:r w:rsidRPr="00BC002F">
        <w:rPr>
          <w:rFonts w:ascii="Microsoft GothicNeo" w:hAnsi="Microsoft GothicNeo" w:eastAsia="Microsoft GothicNeo" w:cs="Microsoft GothicNeo"/>
          <w:sz w:val="20"/>
          <w:szCs w:val="20"/>
        </w:rPr>
        <w:t xml:space="preserve"> to automatically drop incoming files into that folder (parameterized for re-use).</w:t>
      </w:r>
    </w:p>
    <w:p w:rsidRPr="00BC002F" w:rsidR="00867C02" w:rsidP="00340AE9" w:rsidRDefault="00BC002F" w14:paraId="7D291F4D" w14:textId="123EC60B">
      <w:pPr>
        <w:pStyle w:val="ListParagraph"/>
        <w:numPr>
          <w:ilvl w:val="0"/>
          <w:numId w:val="2"/>
        </w:numPr>
        <w:spacing w:before="100" w:beforeAutospacing="1" w:after="100" w:afterAutospacing="1" w:line="240" w:lineRule="auto"/>
        <w:rPr>
          <w:rFonts w:ascii="Microsoft GothicNeo" w:hAnsi="Microsoft GothicNeo" w:eastAsia="Microsoft GothicNeo" w:cs="Microsoft GothicNeo"/>
          <w:b/>
          <w:sz w:val="20"/>
          <w:szCs w:val="20"/>
        </w:rPr>
      </w:pPr>
      <w:r w:rsidRPr="00BC002F">
        <w:rPr>
          <w:rFonts w:ascii="Microsoft GothicNeo" w:hAnsi="Microsoft GothicNeo" w:eastAsia="Microsoft GothicNeo" w:cs="Microsoft GothicNeo"/>
          <w:sz w:val="20"/>
          <w:szCs w:val="20"/>
        </w:rPr>
        <w:t>Confirm files exist, record size + checksum, and verify lifecycle and audit logs are active.</w:t>
      </w:r>
    </w:p>
    <w:p w:rsidRPr="00BF4C14" w:rsidR="00BF4C14" w:rsidP="00100716" w:rsidRDefault="00BF4C14" w14:paraId="77765265" w14:textId="37771293">
      <w:pPr>
        <w:spacing w:before="100" w:beforeAutospacing="1" w:after="0"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004F4FB7" w:rsidP="00340AE9" w:rsidRDefault="004F4FB7" w14:paraId="40FC03BE" w14:textId="77777777">
      <w:pPr>
        <w:pStyle w:val="ListParagraph"/>
        <w:numPr>
          <w:ilvl w:val="0"/>
          <w:numId w:val="3"/>
        </w:numPr>
        <w:spacing w:after="0" w:line="240" w:lineRule="auto"/>
        <w:rPr>
          <w:rFonts w:ascii="Microsoft GothicNeo" w:hAnsi="Microsoft GothicNeo" w:eastAsia="Microsoft GothicNeo" w:cs="Microsoft GothicNeo"/>
          <w:sz w:val="20"/>
          <w:szCs w:val="20"/>
        </w:rPr>
      </w:pPr>
      <w:r w:rsidRPr="004F4FB7">
        <w:rPr>
          <w:rFonts w:ascii="Microsoft GothicNeo" w:hAnsi="Microsoft GothicNeo" w:eastAsia="Microsoft GothicNeo" w:cs="Microsoft GothicNeo"/>
          <w:sz w:val="20"/>
          <w:szCs w:val="20"/>
        </w:rPr>
        <w:t>File exists in the correct folder with size and checksum/metadata recorded.</w:t>
      </w:r>
    </w:p>
    <w:p w:rsidR="004F4FB7" w:rsidP="00340AE9" w:rsidRDefault="004F4FB7" w14:paraId="446CFAD0" w14:textId="77777777" w14:noSpellErr="1">
      <w:pPr>
        <w:pStyle w:val="ListParagraph"/>
        <w:numPr>
          <w:ilvl w:val="0"/>
          <w:numId w:val="3"/>
        </w:numPr>
        <w:spacing w:after="0" w:line="240" w:lineRule="auto"/>
        <w:rPr>
          <w:rFonts w:ascii="Microsoft GothicNeo" w:hAnsi="Microsoft GothicNeo" w:eastAsia="Microsoft GothicNeo" w:cs="Microsoft GothicNeo"/>
          <w:sz w:val="20"/>
          <w:szCs w:val="20"/>
        </w:rPr>
      </w:pPr>
      <w:r w:rsidRPr="3E5A8F79" w:rsidR="004F4FB7">
        <w:rPr>
          <w:rFonts w:ascii="Microsoft GothicNeo" w:hAnsi="Microsoft GothicNeo" w:eastAsia="Microsoft GothicNeo" w:cs="Microsoft GothicNeo"/>
          <w:sz w:val="20"/>
          <w:szCs w:val="20"/>
        </w:rPr>
        <w:t>Lifecycle</w:t>
      </w:r>
      <w:r w:rsidRPr="3E5A8F79" w:rsidR="004F4FB7">
        <w:rPr>
          <w:rFonts w:ascii="Microsoft GothicNeo" w:hAnsi="Microsoft GothicNeo" w:eastAsia="Microsoft GothicNeo" w:cs="Microsoft GothicNeo"/>
          <w:sz w:val="20"/>
          <w:szCs w:val="20"/>
        </w:rPr>
        <w:t xml:space="preserve"> policy is visible in object metadata after its </w:t>
      </w:r>
      <w:commentRangeStart w:id="427270334"/>
      <w:commentRangeStart w:id="1281136192"/>
      <w:r w:rsidRPr="3E5A8F79" w:rsidR="004F4FB7">
        <w:rPr>
          <w:rFonts w:ascii="Microsoft GothicNeo" w:hAnsi="Microsoft GothicNeo" w:eastAsia="Microsoft GothicNeo" w:cs="Microsoft GothicNeo"/>
          <w:sz w:val="20"/>
          <w:szCs w:val="20"/>
        </w:rPr>
        <w:t>window elapses.</w:t>
      </w:r>
      <w:commentRangeEnd w:id="427270334"/>
      <w:r>
        <w:rPr>
          <w:rStyle w:val="CommentReference"/>
        </w:rPr>
        <w:commentReference w:id="427270334"/>
      </w:r>
      <w:commentRangeEnd w:id="1281136192"/>
      <w:r>
        <w:rPr>
          <w:rStyle w:val="CommentReference"/>
        </w:rPr>
        <w:commentReference w:id="1281136192"/>
      </w:r>
    </w:p>
    <w:p w:rsidRPr="00A4154F" w:rsidR="008B7834" w:rsidP="007035C3" w:rsidRDefault="004F4FB7" w14:paraId="31C0F94F" w14:textId="7FF19A17" w14:noSpellErr="1">
      <w:pPr>
        <w:pStyle w:val="ListParagraph"/>
        <w:numPr>
          <w:ilvl w:val="0"/>
          <w:numId w:val="3"/>
        </w:numPr>
        <w:spacing w:after="0" w:line="240" w:lineRule="auto"/>
        <w:rPr>
          <w:rFonts w:ascii="Microsoft GothicNeo" w:hAnsi="Microsoft GothicNeo" w:eastAsia="Microsoft GothicNeo" w:cs="Microsoft GothicNeo"/>
          <w:sz w:val="20"/>
          <w:szCs w:val="20"/>
        </w:rPr>
      </w:pPr>
      <w:commentRangeStart w:id="1095912760"/>
      <w:r w:rsidRPr="3E5A8F79" w:rsidR="004F4FB7">
        <w:rPr>
          <w:rFonts w:ascii="Microsoft GothicNeo" w:hAnsi="Microsoft GothicNeo" w:eastAsia="Microsoft GothicNeo" w:cs="Microsoft GothicNeo"/>
          <w:sz w:val="20"/>
          <w:szCs w:val="20"/>
        </w:rPr>
        <w:t xml:space="preserve">Audit log </w:t>
      </w:r>
      <w:commentRangeEnd w:id="1095912760"/>
      <w:r>
        <w:rPr>
          <w:rStyle w:val="CommentReference"/>
        </w:rPr>
        <w:commentReference w:id="1095912760"/>
      </w:r>
      <w:r w:rsidRPr="3E5A8F79" w:rsidR="004F4FB7">
        <w:rPr>
          <w:rFonts w:ascii="Microsoft GothicNeo" w:hAnsi="Microsoft GothicNeo" w:eastAsia="Microsoft GothicNeo" w:cs="Microsoft GothicNeo"/>
          <w:sz w:val="20"/>
          <w:szCs w:val="20"/>
        </w:rPr>
        <w:t>shows who wrote what, where, when, including checksum and size</w:t>
      </w:r>
    </w:p>
    <w:p w:rsidRPr="007035C3" w:rsidR="007035C3" w:rsidP="007035C3" w:rsidRDefault="007035C3" w14:paraId="47CE864F" w14:textId="77777777">
      <w:pPr>
        <w:spacing w:after="0" w:line="240" w:lineRule="auto"/>
        <w:rPr>
          <w:rFonts w:ascii="Microsoft GothicNeo" w:hAnsi="Microsoft GothicNeo" w:eastAsia="Microsoft GothicNeo" w:cs="Microsoft GothicNeo"/>
          <w:sz w:val="20"/>
          <w:szCs w:val="20"/>
        </w:rPr>
      </w:pPr>
    </w:p>
    <w:p w:rsidR="008B7834" w:rsidP="00D53D36" w:rsidRDefault="008B7834" w14:paraId="242092CA" w14:textId="5A8A2FBA">
      <w:pPr>
        <w:pStyle w:val="Heading2"/>
        <w:rPr>
          <w:rFonts w:cs="Microsoft GothicNeo"/>
        </w:rPr>
      </w:pPr>
      <w:bookmarkStart w:name="_Toc208313428" w:id="4"/>
      <w:r w:rsidRPr="008B7834">
        <w:rPr>
          <w:rStyle w:val="Heading2Char"/>
        </w:rPr>
        <w:t>PIPE-</w:t>
      </w:r>
      <w:r w:rsidR="00DD10D6">
        <w:rPr>
          <w:rStyle w:val="Heading2Char"/>
        </w:rPr>
        <w:t>1</w:t>
      </w:r>
      <w:r w:rsidRPr="008B7834">
        <w:rPr>
          <w:rStyle w:val="Heading2Char"/>
        </w:rPr>
        <w:t>. Apache Spark processing with checkpoints</w:t>
      </w:r>
      <w:bookmarkEnd w:id="4"/>
      <w:r w:rsidRPr="00095095">
        <w:rPr>
          <w:rFonts w:cs="Microsoft GothicNeo"/>
        </w:rPr>
        <w:t xml:space="preserve"> </w:t>
      </w:r>
    </w:p>
    <w:p w:rsidRPr="00E0799B" w:rsidR="007035C3" w:rsidP="00E0799B" w:rsidRDefault="00343407" w14:paraId="2E53BA9B" w14:textId="0DEF959B">
      <w:pPr>
        <w:rPr>
          <w:rFonts w:ascii="Microsoft GothicNeo" w:hAnsi="Microsoft GothicNeo" w:eastAsia="Microsoft GothicNeo" w:cs="Microsoft GothicNeo"/>
          <w:sz w:val="20"/>
          <w:szCs w:val="20"/>
        </w:rPr>
      </w:pPr>
      <w:r>
        <w:rPr>
          <w:rFonts w:ascii="Microsoft GothicNeo" w:hAnsi="Microsoft GothicNeo" w:eastAsia="Microsoft GothicNeo" w:cs="Microsoft GothicNeo"/>
          <w:sz w:val="20"/>
          <w:szCs w:val="20"/>
        </w:rPr>
        <w:t xml:space="preserve">As a Data Engineer, </w:t>
      </w:r>
      <w:r w:rsidRPr="00D74AED" w:rsidR="0059325B">
        <w:rPr>
          <w:rFonts w:ascii="Microsoft GothicNeo" w:hAnsi="Microsoft GothicNeo" w:eastAsia="Microsoft GothicNeo" w:cs="Microsoft GothicNeo"/>
          <w:sz w:val="20"/>
          <w:szCs w:val="20"/>
        </w:rPr>
        <w:t xml:space="preserve">Run Spark Structured Streaming with a durable checkpoint so restarts pick up where they left </w:t>
      </w:r>
      <w:r w:rsidRPr="00D74AED" w:rsidR="00D74AED">
        <w:rPr>
          <w:rFonts w:ascii="Microsoft GothicNeo" w:hAnsi="Microsoft GothicNeo" w:eastAsia="Microsoft GothicNeo" w:cs="Microsoft GothicNeo"/>
          <w:sz w:val="20"/>
          <w:szCs w:val="20"/>
        </w:rPr>
        <w:t>off and</w:t>
      </w:r>
      <w:r w:rsidRPr="00D74AED" w:rsidR="0059325B">
        <w:rPr>
          <w:rFonts w:ascii="Microsoft GothicNeo" w:hAnsi="Microsoft GothicNeo" w:eastAsia="Microsoft GothicNeo" w:cs="Microsoft GothicNeo"/>
          <w:sz w:val="20"/>
          <w:szCs w:val="20"/>
        </w:rPr>
        <w:t xml:space="preserve"> use UPSERT into Hudi for exactly</w:t>
      </w:r>
      <w:r w:rsidRPr="00D74AED" w:rsidR="0059325B">
        <w:rPr>
          <w:rFonts w:ascii="Cambria Math" w:hAnsi="Cambria Math" w:eastAsia="Microsoft GothicNeo" w:cs="Cambria Math"/>
          <w:sz w:val="20"/>
          <w:szCs w:val="20"/>
        </w:rPr>
        <w:t>‑</w:t>
      </w:r>
      <w:r w:rsidRPr="00D74AED" w:rsidR="0059325B">
        <w:rPr>
          <w:rFonts w:ascii="Microsoft GothicNeo" w:hAnsi="Microsoft GothicNeo" w:eastAsia="Microsoft GothicNeo" w:cs="Microsoft GothicNeo"/>
          <w:sz w:val="20"/>
          <w:szCs w:val="20"/>
        </w:rPr>
        <w:t>once outputs.</w:t>
      </w:r>
    </w:p>
    <w:p w:rsidRPr="00100716" w:rsidR="00026C49" w:rsidP="00100716" w:rsidRDefault="007035C3" w14:paraId="2DD3111E" w14:textId="77777777">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Steps:</w:t>
      </w:r>
    </w:p>
    <w:p w:rsidRPr="00D74AED" w:rsidR="00EB2D3D" w:rsidP="00340AE9" w:rsidRDefault="00026C49" w14:paraId="2DDFB50B" w14:textId="77777777">
      <w:pPr>
        <w:pStyle w:val="ListParagraph"/>
        <w:numPr>
          <w:ilvl w:val="0"/>
          <w:numId w:val="5"/>
        </w:numPr>
        <w:spacing w:after="0" w:line="240" w:lineRule="auto"/>
        <w:rPr>
          <w:rFonts w:ascii="Microsoft GothicNeo" w:hAnsi="Microsoft GothicNeo" w:eastAsia="Microsoft GothicNeo" w:cs="Microsoft GothicNeo"/>
          <w:b/>
          <w:sz w:val="20"/>
          <w:szCs w:val="20"/>
        </w:rPr>
      </w:pPr>
      <w:r w:rsidRPr="00D74AED">
        <w:rPr>
          <w:rFonts w:ascii="Microsoft GothicNeo" w:hAnsi="Microsoft GothicNeo" w:eastAsia="Microsoft GothicNeo" w:cs="Microsoft GothicNeo"/>
          <w:sz w:val="20"/>
          <w:szCs w:val="20"/>
        </w:rPr>
        <w:t xml:space="preserve">Configure a checkpoint directory in object storage; write to Hudi with stable keys and </w:t>
      </w:r>
      <w:proofErr w:type="spellStart"/>
      <w:r w:rsidRPr="00D74AED">
        <w:rPr>
          <w:rFonts w:ascii="Microsoft GothicNeo" w:hAnsi="Microsoft GothicNeo" w:eastAsia="Microsoft GothicNeo" w:cs="Microsoft GothicNeo"/>
          <w:sz w:val="20"/>
          <w:szCs w:val="20"/>
        </w:rPr>
        <w:t>preCombine</w:t>
      </w:r>
      <w:proofErr w:type="spellEnd"/>
      <w:r w:rsidRPr="00D74AED">
        <w:rPr>
          <w:rFonts w:ascii="Microsoft GothicNeo" w:hAnsi="Microsoft GothicNeo" w:eastAsia="Microsoft GothicNeo" w:cs="Microsoft GothicNeo"/>
          <w:sz w:val="20"/>
          <w:szCs w:val="20"/>
        </w:rPr>
        <w:t>.</w:t>
      </w:r>
    </w:p>
    <w:p w:rsidRPr="00D74AED" w:rsidR="00EB2D3D" w:rsidP="00340AE9" w:rsidRDefault="00026C49" w14:paraId="7B8E6393" w14:textId="77777777">
      <w:pPr>
        <w:pStyle w:val="ListParagraph"/>
        <w:numPr>
          <w:ilvl w:val="0"/>
          <w:numId w:val="5"/>
        </w:numPr>
        <w:spacing w:after="0" w:line="240" w:lineRule="auto"/>
        <w:rPr>
          <w:rFonts w:ascii="Microsoft GothicNeo" w:hAnsi="Microsoft GothicNeo" w:eastAsia="Microsoft GothicNeo" w:cs="Microsoft GothicNeo"/>
          <w:b/>
          <w:sz w:val="20"/>
          <w:szCs w:val="20"/>
        </w:rPr>
      </w:pPr>
      <w:r w:rsidRPr="00D74AED">
        <w:rPr>
          <w:rFonts w:ascii="Microsoft GothicNeo" w:hAnsi="Microsoft GothicNeo" w:eastAsia="Microsoft GothicNeo" w:cs="Microsoft GothicNeo"/>
          <w:sz w:val="20"/>
          <w:szCs w:val="20"/>
        </w:rPr>
        <w:t>Kill and restart the job to prove it resumes from the last committed offset.</w:t>
      </w:r>
    </w:p>
    <w:p w:rsidRPr="00D74AED" w:rsidR="00D74AED" w:rsidP="00D74AED" w:rsidRDefault="00D74AED" w14:paraId="7A3A4E8E" w14:textId="77777777">
      <w:pPr>
        <w:pStyle w:val="ListParagraph"/>
        <w:spacing w:after="0" w:line="240" w:lineRule="auto"/>
        <w:ind w:left="1080"/>
        <w:rPr>
          <w:rFonts w:ascii="Microsoft GothicNeo" w:hAnsi="Microsoft GothicNeo" w:eastAsia="Microsoft GothicNeo" w:cs="Microsoft GothicNeo"/>
          <w:b/>
          <w:sz w:val="20"/>
          <w:szCs w:val="20"/>
        </w:rPr>
      </w:pPr>
    </w:p>
    <w:p w:rsidRPr="00100716" w:rsidR="007035C3" w:rsidP="00100716" w:rsidRDefault="007035C3" w14:paraId="12595A24" w14:textId="0337105B">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Acceptance Criteria:</w:t>
      </w:r>
    </w:p>
    <w:p w:rsidRPr="00D74AED" w:rsidR="00D74AED" w:rsidP="00340AE9" w:rsidRDefault="00D74AED" w14:paraId="327CF2BB" w14:textId="77777777">
      <w:pPr>
        <w:pStyle w:val="ListParagraph"/>
        <w:numPr>
          <w:ilvl w:val="1"/>
          <w:numId w:val="1"/>
        </w:numPr>
        <w:spacing w:after="0" w:line="240" w:lineRule="auto"/>
        <w:rPr>
          <w:rFonts w:ascii="Microsoft GothicNeo" w:hAnsi="Microsoft GothicNeo" w:eastAsia="Microsoft GothicNeo" w:cs="Microsoft GothicNeo"/>
          <w:sz w:val="20"/>
          <w:szCs w:val="20"/>
        </w:rPr>
      </w:pPr>
      <w:r w:rsidRPr="00D74AED">
        <w:rPr>
          <w:rFonts w:ascii="Microsoft GothicNeo" w:hAnsi="Microsoft GothicNeo" w:eastAsia="Microsoft GothicNeo" w:cs="Microsoft GothicNeo"/>
          <w:sz w:val="20"/>
          <w:szCs w:val="20"/>
        </w:rPr>
        <w:t>Job resumes from the last committed offset after restart.</w:t>
      </w:r>
    </w:p>
    <w:p w:rsidRPr="00D74AED" w:rsidR="00D74AED" w:rsidP="00340AE9" w:rsidRDefault="00D74AED" w14:paraId="18251012" w14:textId="77777777">
      <w:pPr>
        <w:pStyle w:val="ListParagraph"/>
        <w:numPr>
          <w:ilvl w:val="1"/>
          <w:numId w:val="1"/>
        </w:numPr>
        <w:spacing w:after="0" w:line="240" w:lineRule="auto"/>
        <w:rPr>
          <w:rFonts w:ascii="Microsoft GothicNeo" w:hAnsi="Microsoft GothicNeo" w:eastAsia="Microsoft GothicNeo" w:cs="Microsoft GothicNeo"/>
          <w:sz w:val="20"/>
          <w:szCs w:val="20"/>
        </w:rPr>
      </w:pPr>
      <w:r w:rsidRPr="00D74AED">
        <w:rPr>
          <w:rFonts w:ascii="Microsoft GothicNeo" w:hAnsi="Microsoft GothicNeo" w:eastAsia="Microsoft GothicNeo" w:cs="Microsoft GothicNeo"/>
          <w:sz w:val="20"/>
          <w:szCs w:val="20"/>
        </w:rPr>
        <w:t>No duplicate business keys appear in Hudi outputs.</w:t>
      </w:r>
    </w:p>
    <w:p w:rsidR="00A4154F" w:rsidP="00A4154F" w:rsidRDefault="00A4154F" w14:paraId="18EA6507" w14:textId="77777777">
      <w:pPr>
        <w:pStyle w:val="ListParagraph"/>
        <w:spacing w:after="0" w:line="240" w:lineRule="auto"/>
        <w:ind w:left="1440"/>
        <w:rPr>
          <w:rFonts w:ascii="Microsoft GothicNeo" w:hAnsi="Microsoft GothicNeo" w:eastAsia="Microsoft GothicNeo" w:cs="Microsoft GothicNeo"/>
          <w:sz w:val="20"/>
          <w:szCs w:val="20"/>
        </w:rPr>
      </w:pPr>
    </w:p>
    <w:p w:rsidR="00A4154F" w:rsidP="00A4154F" w:rsidRDefault="00A4154F" w14:paraId="7ABD2C1B" w14:textId="77777777">
      <w:pPr>
        <w:pStyle w:val="Heading2"/>
        <w:rPr>
          <w:rFonts w:cs="Microsoft GothicNeo"/>
        </w:rPr>
      </w:pPr>
      <w:bookmarkStart w:name="_Toc208313429" w:id="5"/>
      <w:r>
        <w:t>DLH-2. Create Bronze Apache Hudi (Copy-On-Write) tables with Apache Spark</w:t>
      </w:r>
      <w:bookmarkEnd w:id="5"/>
      <w:r w:rsidRPr="00F151FB">
        <w:rPr>
          <w:rFonts w:cs="Microsoft GothicNeo"/>
        </w:rPr>
        <w:t xml:space="preserve"> </w:t>
      </w:r>
    </w:p>
    <w:p w:rsidRPr="00095095" w:rsidR="00A4154F" w:rsidP="00A4154F" w:rsidRDefault="00A4154F" w14:paraId="4651F175" w14:textId="787A7F35">
      <w:pPr>
        <w:spacing w:after="0" w:line="240" w:lineRule="auto"/>
        <w:rPr>
          <w:rFonts w:ascii="Microsoft GothicNeo" w:hAnsi="Microsoft GothicNeo" w:eastAsia="Microsoft GothicNeo" w:cs="Microsoft GothicNeo"/>
          <w:sz w:val="20"/>
          <w:szCs w:val="20"/>
        </w:rPr>
      </w:pPr>
      <w:r w:rsidRPr="3E5A8F79" w:rsidR="00A4154F">
        <w:rPr>
          <w:rFonts w:ascii="Microsoft GothicNeo" w:hAnsi="Microsoft GothicNeo" w:eastAsia="Microsoft GothicNeo" w:cs="Microsoft GothicNeo"/>
          <w:sz w:val="20"/>
          <w:szCs w:val="20"/>
        </w:rPr>
        <w:t xml:space="preserve">As a Data Engineer, </w:t>
      </w:r>
      <w:r w:rsidRPr="3E5A8F79" w:rsidR="00A4154F">
        <w:rPr>
          <w:rFonts w:ascii="Microsoft GothicNeo" w:hAnsi="Microsoft GothicNeo" w:eastAsia="Microsoft GothicNeo" w:cs="Microsoft GothicNeo"/>
          <w:sz w:val="20"/>
          <w:szCs w:val="20"/>
        </w:rPr>
        <w:t xml:space="preserve">Build Bronze tables in Apache Hudi so we get database-like safety (ACID) on the </w:t>
      </w:r>
      <w:commentRangeStart w:id="378163647"/>
      <w:del w:author="Ume Sauda Ghanyani" w:date="2025-09-10T06:04:29.615Z" w:id="1653039109">
        <w:r w:rsidRPr="3E5A8F79" w:rsidDel="00A4154F">
          <w:rPr>
            <w:rFonts w:ascii="Microsoft GothicNeo" w:hAnsi="Microsoft GothicNeo" w:eastAsia="Microsoft GothicNeo" w:cs="Microsoft GothicNeo"/>
            <w:sz w:val="20"/>
            <w:szCs w:val="20"/>
          </w:rPr>
          <w:delText xml:space="preserve">lake: </w:delText>
        </w:r>
      </w:del>
      <w:ins w:author="Ume Sauda Ghanyani" w:date="2025-09-10T06:04:37Z" w:id="1266900331">
        <w:r w:rsidRPr="3E5A8F79" w:rsidR="1807EBE6">
          <w:rPr>
            <w:rFonts w:ascii="Microsoft GothicNeo" w:hAnsi="Microsoft GothicNeo" w:eastAsia="Microsoft GothicNeo" w:cs="Microsoft GothicNeo"/>
            <w:sz w:val="20"/>
            <w:szCs w:val="20"/>
          </w:rPr>
          <w:t xml:space="preserve">Data Lakehouse: </w:t>
        </w:r>
      </w:ins>
      <w:commentRangeEnd w:id="378163647"/>
      <w:r>
        <w:rPr>
          <w:rStyle w:val="CommentReference"/>
        </w:rPr>
        <w:commentReference w:id="378163647"/>
      </w:r>
      <w:r w:rsidRPr="3E5A8F79" w:rsidR="00A4154F">
        <w:rPr>
          <w:rFonts w:ascii="Microsoft GothicNeo" w:hAnsi="Microsoft GothicNeo" w:eastAsia="Microsoft GothicNeo" w:cs="Microsoft GothicNeo"/>
          <w:sz w:val="20"/>
          <w:szCs w:val="20"/>
        </w:rPr>
        <w:t xml:space="preserve">we can </w:t>
      </w:r>
      <w:r w:rsidRPr="3E5A8F79" w:rsidR="00A4154F">
        <w:rPr>
          <w:rFonts w:ascii="Microsoft GothicNeo" w:hAnsi="Microsoft GothicNeo" w:eastAsia="Microsoft GothicNeo" w:cs="Microsoft GothicNeo"/>
          <w:sz w:val="20"/>
          <w:szCs w:val="20"/>
        </w:rPr>
        <w:t>upsert</w:t>
      </w:r>
      <w:r w:rsidRPr="3E5A8F79" w:rsidR="00A4154F">
        <w:rPr>
          <w:rFonts w:ascii="Microsoft GothicNeo" w:hAnsi="Microsoft GothicNeo" w:eastAsia="Microsoft GothicNeo" w:cs="Microsoft GothicNeo"/>
          <w:sz w:val="20"/>
          <w:szCs w:val="20"/>
        </w:rPr>
        <w:t xml:space="preserve"> rows cleanly and read only what changed.</w:t>
      </w:r>
    </w:p>
    <w:p w:rsidR="00A4154F" w:rsidP="00A4154F" w:rsidRDefault="00A4154F" w14:paraId="50A8F3D7" w14:textId="77777777">
      <w:pPr>
        <w:spacing w:after="0" w:line="240" w:lineRule="auto"/>
        <w:rPr>
          <w:rFonts w:ascii="Microsoft GothicNeo" w:hAnsi="Microsoft GothicNeo" w:eastAsia="Microsoft GothicNeo" w:cs="Microsoft GothicNeo"/>
          <w:b/>
          <w:sz w:val="20"/>
          <w:szCs w:val="20"/>
        </w:rPr>
      </w:pPr>
    </w:p>
    <w:p w:rsidRPr="00100716" w:rsidR="00A4154F" w:rsidP="00A4154F" w:rsidRDefault="00A4154F" w14:paraId="7C9F4CE1" w14:textId="77777777">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Steps:</w:t>
      </w:r>
    </w:p>
    <w:p w:rsidRPr="0016208D" w:rsidR="00A4154F" w:rsidP="00A4154F" w:rsidRDefault="00A4154F" w14:paraId="06554269" w14:textId="77777777">
      <w:pPr>
        <w:pStyle w:val="ListParagraph"/>
        <w:numPr>
          <w:ilvl w:val="1"/>
          <w:numId w:val="4"/>
        </w:numPr>
        <w:spacing w:after="0" w:line="240" w:lineRule="auto"/>
        <w:rPr>
          <w:rFonts w:ascii="Microsoft GothicNeo" w:hAnsi="Microsoft GothicNeo" w:eastAsia="Microsoft GothicNeo" w:cs="Microsoft GothicNeo"/>
          <w:b/>
          <w:sz w:val="20"/>
          <w:szCs w:val="20"/>
        </w:rPr>
      </w:pPr>
      <w:r w:rsidRPr="0016208D">
        <w:rPr>
          <w:rFonts w:ascii="Microsoft GothicNeo" w:hAnsi="Microsoft GothicNeo" w:eastAsia="Microsoft GothicNeo" w:cs="Microsoft GothicNeo"/>
          <w:sz w:val="20"/>
          <w:szCs w:val="20"/>
        </w:rPr>
        <w:t xml:space="preserve">Write a Spark job that reads Raw and writes Hudi COW at ozone://lake/bronze/&lt;domain&gt; with record key, partition column, and </w:t>
      </w:r>
      <w:proofErr w:type="spellStart"/>
      <w:r w:rsidRPr="0016208D">
        <w:rPr>
          <w:rFonts w:ascii="Microsoft GothicNeo" w:hAnsi="Microsoft GothicNeo" w:eastAsia="Microsoft GothicNeo" w:cs="Microsoft GothicNeo"/>
          <w:sz w:val="20"/>
          <w:szCs w:val="20"/>
        </w:rPr>
        <w:t>preCombine</w:t>
      </w:r>
      <w:proofErr w:type="spellEnd"/>
      <w:r w:rsidRPr="0016208D">
        <w:rPr>
          <w:rFonts w:ascii="Microsoft GothicNeo" w:hAnsi="Microsoft GothicNeo" w:eastAsia="Microsoft GothicNeo" w:cs="Microsoft GothicNeo"/>
          <w:sz w:val="20"/>
          <w:szCs w:val="20"/>
        </w:rPr>
        <w:t xml:space="preserve"> (e.g., </w:t>
      </w:r>
      <w:proofErr w:type="spellStart"/>
      <w:r w:rsidRPr="0016208D">
        <w:rPr>
          <w:rFonts w:ascii="Microsoft GothicNeo" w:hAnsi="Microsoft GothicNeo" w:eastAsia="Microsoft GothicNeo" w:cs="Microsoft GothicNeo"/>
          <w:sz w:val="20"/>
          <w:szCs w:val="20"/>
        </w:rPr>
        <w:t>updated_at</w:t>
      </w:r>
      <w:proofErr w:type="spellEnd"/>
      <w:r w:rsidRPr="0016208D">
        <w:rPr>
          <w:rFonts w:ascii="Microsoft GothicNeo" w:hAnsi="Microsoft GothicNeo" w:eastAsia="Microsoft GothicNeo" w:cs="Microsoft GothicNeo"/>
          <w:sz w:val="20"/>
          <w:szCs w:val="20"/>
        </w:rPr>
        <w:t>).</w:t>
      </w:r>
    </w:p>
    <w:p w:rsidRPr="0016208D" w:rsidR="00A4154F" w:rsidP="00A4154F" w:rsidRDefault="00A4154F" w14:paraId="0FE17490" w14:textId="77777777">
      <w:pPr>
        <w:pStyle w:val="ListParagraph"/>
        <w:numPr>
          <w:ilvl w:val="1"/>
          <w:numId w:val="4"/>
        </w:numPr>
        <w:spacing w:after="0" w:line="240" w:lineRule="auto"/>
        <w:rPr>
          <w:rFonts w:ascii="Microsoft GothicNeo" w:hAnsi="Microsoft GothicNeo" w:eastAsia="Microsoft GothicNeo" w:cs="Microsoft GothicNeo"/>
          <w:b/>
          <w:sz w:val="20"/>
          <w:szCs w:val="20"/>
        </w:rPr>
      </w:pPr>
      <w:r w:rsidRPr="0016208D">
        <w:rPr>
          <w:rFonts w:ascii="Microsoft GothicNeo" w:hAnsi="Microsoft GothicNeo" w:eastAsia="Microsoft GothicNeo" w:cs="Microsoft GothicNeo"/>
          <w:sz w:val="20"/>
          <w:szCs w:val="20"/>
        </w:rPr>
        <w:t>Run twice with a duplicate key to simulate an update and validate UPSERT behavior.</w:t>
      </w:r>
    </w:p>
    <w:p w:rsidRPr="0016208D" w:rsidR="00A4154F" w:rsidP="00A4154F" w:rsidRDefault="00A4154F" w14:paraId="5741778D" w14:textId="77777777">
      <w:pPr>
        <w:pStyle w:val="ListParagraph"/>
        <w:numPr>
          <w:ilvl w:val="1"/>
          <w:numId w:val="4"/>
        </w:numPr>
        <w:spacing w:after="0" w:line="240" w:lineRule="auto"/>
        <w:rPr>
          <w:rFonts w:ascii="Microsoft GothicNeo" w:hAnsi="Microsoft GothicNeo" w:eastAsia="Microsoft GothicNeo" w:cs="Microsoft GothicNeo"/>
          <w:b/>
          <w:sz w:val="20"/>
          <w:szCs w:val="20"/>
        </w:rPr>
      </w:pPr>
      <w:r w:rsidRPr="0016208D">
        <w:rPr>
          <w:rFonts w:ascii="Microsoft GothicNeo" w:hAnsi="Microsoft GothicNeo" w:eastAsia="Microsoft GothicNeo" w:cs="Microsoft GothicNeo"/>
          <w:sz w:val="20"/>
          <w:szCs w:val="20"/>
        </w:rPr>
        <w:t>Read the latest snapshot, then “time</w:t>
      </w:r>
      <w:r w:rsidRPr="0016208D">
        <w:rPr>
          <w:rFonts w:ascii="Cambria Math" w:hAnsi="Cambria Math" w:eastAsia="Microsoft GothicNeo" w:cs="Cambria Math"/>
          <w:sz w:val="20"/>
          <w:szCs w:val="20"/>
        </w:rPr>
        <w:t>‑</w:t>
      </w:r>
      <w:r w:rsidRPr="0016208D">
        <w:rPr>
          <w:rFonts w:ascii="Microsoft GothicNeo" w:hAnsi="Microsoft GothicNeo" w:eastAsia="Microsoft GothicNeo" w:cs="Microsoft GothicNeo"/>
          <w:sz w:val="20"/>
          <w:szCs w:val="20"/>
        </w:rPr>
        <w:t>travel</w:t>
      </w:r>
      <w:r w:rsidRPr="0016208D">
        <w:rPr>
          <w:rFonts w:hint="eastAsia" w:ascii="Microsoft GothicNeo" w:hAnsi="Microsoft GothicNeo" w:eastAsia="Microsoft GothicNeo" w:cs="Microsoft GothicNeo"/>
          <w:sz w:val="20"/>
          <w:szCs w:val="20"/>
        </w:rPr>
        <w:t>”</w:t>
      </w:r>
      <w:r w:rsidRPr="0016208D">
        <w:rPr>
          <w:rFonts w:ascii="Microsoft GothicNeo" w:hAnsi="Microsoft GothicNeo" w:eastAsia="Microsoft GothicNeo" w:cs="Microsoft GothicNeo"/>
          <w:sz w:val="20"/>
          <w:szCs w:val="20"/>
        </w:rPr>
        <w:t xml:space="preserve"> to an earlier commit and compare results</w:t>
      </w:r>
    </w:p>
    <w:p w:rsidRPr="00BF4C14" w:rsidR="00A4154F" w:rsidP="00A4154F" w:rsidRDefault="00A4154F" w14:paraId="059441C1" w14:textId="77777777">
      <w:pPr>
        <w:spacing w:before="100" w:beforeAutospacing="1" w:after="0"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16208D" w:rsidR="00A4154F" w:rsidP="00A4154F" w:rsidRDefault="00A4154F" w14:paraId="23AB4150" w14:textId="77777777">
      <w:pPr>
        <w:pStyle w:val="ListParagraph"/>
        <w:numPr>
          <w:ilvl w:val="1"/>
          <w:numId w:val="1"/>
        </w:numPr>
        <w:spacing w:after="0" w:line="240" w:lineRule="auto"/>
        <w:rPr>
          <w:rFonts w:ascii="Microsoft GothicNeo" w:hAnsi="Microsoft GothicNeo" w:eastAsia="Microsoft GothicNeo" w:cs="Microsoft GothicNeo"/>
          <w:sz w:val="20"/>
          <w:szCs w:val="20"/>
        </w:rPr>
      </w:pPr>
      <w:r w:rsidRPr="0016208D">
        <w:rPr>
          <w:rFonts w:ascii="Microsoft GothicNeo" w:hAnsi="Microsoft GothicNeo" w:eastAsia="Microsoft GothicNeo" w:cs="Microsoft GothicNeo"/>
          <w:sz w:val="20"/>
          <w:szCs w:val="20"/>
        </w:rPr>
        <w:t>Hudi table has a valid commit timeline.</w:t>
      </w:r>
    </w:p>
    <w:p w:rsidRPr="0016208D" w:rsidR="00A4154F" w:rsidP="00A4154F" w:rsidRDefault="00A4154F" w14:paraId="7BF55660" w14:textId="77777777">
      <w:pPr>
        <w:pStyle w:val="ListParagraph"/>
        <w:numPr>
          <w:ilvl w:val="1"/>
          <w:numId w:val="1"/>
        </w:numPr>
        <w:spacing w:after="0" w:line="240" w:lineRule="auto"/>
        <w:rPr>
          <w:rFonts w:ascii="Microsoft GothicNeo" w:hAnsi="Microsoft GothicNeo" w:eastAsia="Microsoft GothicNeo" w:cs="Microsoft GothicNeo"/>
          <w:sz w:val="20"/>
          <w:szCs w:val="20"/>
        </w:rPr>
      </w:pPr>
      <w:r w:rsidRPr="0016208D">
        <w:rPr>
          <w:rFonts w:ascii="Microsoft GothicNeo" w:hAnsi="Microsoft GothicNeo" w:eastAsia="Microsoft GothicNeo" w:cs="Microsoft GothicNeo"/>
          <w:sz w:val="20"/>
          <w:szCs w:val="20"/>
        </w:rPr>
        <w:t xml:space="preserve">Duplicate keys resolve to the newest record (UPSERT via </w:t>
      </w:r>
      <w:proofErr w:type="spellStart"/>
      <w:r w:rsidRPr="0016208D">
        <w:rPr>
          <w:rFonts w:ascii="Microsoft GothicNeo" w:hAnsi="Microsoft GothicNeo" w:eastAsia="Microsoft GothicNeo" w:cs="Microsoft GothicNeo"/>
          <w:sz w:val="20"/>
          <w:szCs w:val="20"/>
        </w:rPr>
        <w:t>preCombine</w:t>
      </w:r>
      <w:proofErr w:type="spellEnd"/>
      <w:r w:rsidRPr="0016208D">
        <w:rPr>
          <w:rFonts w:ascii="Microsoft GothicNeo" w:hAnsi="Microsoft GothicNeo" w:eastAsia="Microsoft GothicNeo" w:cs="Microsoft GothicNeo"/>
          <w:sz w:val="20"/>
          <w:szCs w:val="20"/>
        </w:rPr>
        <w:t>).</w:t>
      </w:r>
    </w:p>
    <w:p w:rsidR="00A4154F" w:rsidP="00A4154F" w:rsidRDefault="00A4154F" w14:paraId="0DFFA98C" w14:textId="77777777">
      <w:pPr>
        <w:pStyle w:val="ListParagraph"/>
        <w:numPr>
          <w:ilvl w:val="1"/>
          <w:numId w:val="1"/>
        </w:numPr>
        <w:spacing w:after="0" w:line="240" w:lineRule="auto"/>
        <w:rPr>
          <w:rFonts w:ascii="Microsoft GothicNeo" w:hAnsi="Microsoft GothicNeo" w:eastAsia="Microsoft GothicNeo" w:cs="Microsoft GothicNeo"/>
          <w:sz w:val="20"/>
          <w:szCs w:val="20"/>
        </w:rPr>
      </w:pPr>
      <w:r w:rsidRPr="0016208D">
        <w:rPr>
          <w:rFonts w:ascii="Microsoft GothicNeo" w:hAnsi="Microsoft GothicNeo" w:eastAsia="Microsoft GothicNeo" w:cs="Microsoft GothicNeo"/>
          <w:sz w:val="20"/>
          <w:szCs w:val="20"/>
        </w:rPr>
        <w:t>Time</w:t>
      </w:r>
      <w:r w:rsidRPr="0016208D">
        <w:rPr>
          <w:rFonts w:ascii="Cambria Math" w:hAnsi="Cambria Math" w:eastAsia="Microsoft GothicNeo" w:cs="Cambria Math"/>
          <w:sz w:val="20"/>
          <w:szCs w:val="20"/>
        </w:rPr>
        <w:t>‑</w:t>
      </w:r>
      <w:r w:rsidRPr="0016208D">
        <w:rPr>
          <w:rFonts w:ascii="Microsoft GothicNeo" w:hAnsi="Microsoft GothicNeo" w:eastAsia="Microsoft GothicNeo" w:cs="Microsoft GothicNeo"/>
          <w:sz w:val="20"/>
          <w:szCs w:val="20"/>
        </w:rPr>
        <w:t>travel returns the correct earlier view for the chosen instant.</w:t>
      </w:r>
    </w:p>
    <w:p w:rsidR="00E0799B" w:rsidP="00E0799B" w:rsidRDefault="00E0799B" w14:paraId="05771DC3" w14:textId="77777777">
      <w:pPr>
        <w:spacing w:after="0" w:line="240" w:lineRule="auto"/>
        <w:rPr>
          <w:rFonts w:ascii="Microsoft GothicNeo" w:hAnsi="Microsoft GothicNeo" w:eastAsia="Microsoft GothicNeo" w:cs="Microsoft GothicNeo"/>
          <w:sz w:val="20"/>
          <w:szCs w:val="20"/>
        </w:rPr>
      </w:pPr>
    </w:p>
    <w:p w:rsidR="00771736" w:rsidP="00D53D36" w:rsidRDefault="00771736" w14:paraId="2E7CD26D" w14:textId="397460A9">
      <w:pPr>
        <w:pStyle w:val="Heading2"/>
        <w:rPr>
          <w:rFonts w:cs="Microsoft GothicNeo"/>
        </w:rPr>
      </w:pPr>
      <w:bookmarkStart w:name="_Toc208313430" w:id="6"/>
      <w:r>
        <w:rPr>
          <w:rStyle w:val="Heading2Char"/>
        </w:rPr>
        <w:t>DLH</w:t>
      </w:r>
      <w:r w:rsidRPr="008B7834">
        <w:rPr>
          <w:rStyle w:val="Heading2Char"/>
        </w:rPr>
        <w:t>-</w:t>
      </w:r>
      <w:r>
        <w:rPr>
          <w:rStyle w:val="Heading2Char"/>
        </w:rPr>
        <w:t>3</w:t>
      </w:r>
      <w:commentRangeStart w:id="7"/>
      <w:r w:rsidRPr="008B7834">
        <w:rPr>
          <w:rStyle w:val="Heading2Char"/>
        </w:rPr>
        <w:t xml:space="preserve">. </w:t>
      </w:r>
      <w:r w:rsidR="00630248">
        <w:t>Silver enrichment &amp; schema evolution (Apache Hudi)</w:t>
      </w:r>
      <w:commentRangeEnd w:id="7"/>
      <w:r w:rsidR="00EA38E1">
        <w:rPr>
          <w:rStyle w:val="CommentReference"/>
          <w:rFonts w:asciiTheme="minorHAnsi" w:hAnsiTheme="minorHAnsi" w:eastAsiaTheme="minorHAnsi" w:cstheme="minorBidi"/>
          <w:color w:val="auto"/>
        </w:rPr>
        <w:commentReference w:id="7"/>
      </w:r>
      <w:bookmarkEnd w:id="6"/>
    </w:p>
    <w:p w:rsidRPr="001E28F3" w:rsidR="002A20A5" w:rsidP="002A20A5" w:rsidRDefault="00343407" w14:paraId="119DF17F" w14:textId="01D3B7BE">
      <w:pPr>
        <w:spacing w:after="0" w:line="240" w:lineRule="auto"/>
        <w:rPr>
          <w:rFonts w:ascii="Microsoft GothicNeo" w:hAnsi="Microsoft GothicNeo" w:eastAsia="Microsoft GothicNeo" w:cs="Microsoft GothicNeo"/>
          <w:sz w:val="20"/>
          <w:szCs w:val="20"/>
        </w:rPr>
      </w:pPr>
      <w:r>
        <w:rPr>
          <w:rFonts w:ascii="Microsoft GothicNeo" w:hAnsi="Microsoft GothicNeo" w:eastAsia="Microsoft GothicNeo" w:cs="Microsoft GothicNeo"/>
          <w:sz w:val="20"/>
          <w:szCs w:val="20"/>
        </w:rPr>
        <w:t xml:space="preserve">As a Data Engineer, </w:t>
      </w:r>
      <w:r w:rsidRPr="001E28F3" w:rsidR="002A20A5">
        <w:rPr>
          <w:rFonts w:ascii="Microsoft GothicNeo" w:hAnsi="Microsoft GothicNeo" w:eastAsia="Microsoft GothicNeo" w:cs="Microsoft GothicNeo"/>
          <w:sz w:val="20"/>
          <w:szCs w:val="20"/>
        </w:rPr>
        <w:t>Turn Bronze into standardized, enriched silver tables that can safely accept new columns and quarantine bad records to a Dead</w:t>
      </w:r>
      <w:r w:rsidRPr="001E28F3" w:rsidR="002A20A5">
        <w:rPr>
          <w:rFonts w:ascii="Cambria Math" w:hAnsi="Cambria Math" w:eastAsia="Microsoft GothicNeo" w:cs="Cambria Math"/>
          <w:sz w:val="20"/>
          <w:szCs w:val="20"/>
        </w:rPr>
        <w:t>‑</w:t>
      </w:r>
      <w:r w:rsidRPr="001E28F3" w:rsidR="002A20A5">
        <w:rPr>
          <w:rFonts w:ascii="Microsoft GothicNeo" w:hAnsi="Microsoft GothicNeo" w:eastAsia="Microsoft GothicNeo" w:cs="Microsoft GothicNeo"/>
          <w:sz w:val="20"/>
          <w:szCs w:val="20"/>
        </w:rPr>
        <w:t>Letter Queue (DLQ).</w:t>
      </w:r>
    </w:p>
    <w:p w:rsidRPr="00100716" w:rsidR="00771736" w:rsidP="00100716" w:rsidRDefault="00771736" w14:paraId="1F4F28C4" w14:textId="65874639">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Steps:</w:t>
      </w:r>
    </w:p>
    <w:p w:rsidRPr="001E28F3" w:rsidR="000A2660" w:rsidP="00340AE9" w:rsidRDefault="000A2660" w14:paraId="3390500F" w14:textId="77777777">
      <w:pPr>
        <w:pStyle w:val="ListParagraph"/>
        <w:numPr>
          <w:ilvl w:val="1"/>
          <w:numId w:val="6"/>
        </w:numPr>
        <w:spacing w:after="0" w:line="240" w:lineRule="auto"/>
        <w:rPr>
          <w:rFonts w:ascii="Microsoft GothicNeo" w:hAnsi="Microsoft GothicNeo" w:eastAsia="Microsoft GothicNeo" w:cs="Microsoft GothicNeo"/>
          <w:b/>
          <w:sz w:val="20"/>
          <w:szCs w:val="20"/>
        </w:rPr>
      </w:pPr>
      <w:r w:rsidRPr="001E28F3">
        <w:rPr>
          <w:rFonts w:ascii="Microsoft GothicNeo" w:hAnsi="Microsoft GothicNeo" w:eastAsia="Microsoft GothicNeo" w:cs="Microsoft GothicNeo"/>
          <w:sz w:val="20"/>
          <w:szCs w:val="20"/>
        </w:rPr>
        <w:t>Add a new nullable column upstream and define Data Quality (DQ) rules.</w:t>
      </w:r>
    </w:p>
    <w:p w:rsidRPr="001E28F3" w:rsidR="000A2660" w:rsidP="00340AE9" w:rsidRDefault="000A2660" w14:paraId="3D72F6FB" w14:textId="77777777">
      <w:pPr>
        <w:pStyle w:val="ListParagraph"/>
        <w:numPr>
          <w:ilvl w:val="1"/>
          <w:numId w:val="6"/>
        </w:numPr>
        <w:spacing w:after="0" w:line="240" w:lineRule="auto"/>
        <w:rPr>
          <w:rFonts w:ascii="Microsoft GothicNeo" w:hAnsi="Microsoft GothicNeo" w:eastAsia="Microsoft GothicNeo" w:cs="Microsoft GothicNeo"/>
          <w:b/>
          <w:sz w:val="20"/>
          <w:szCs w:val="20"/>
        </w:rPr>
      </w:pPr>
      <w:r w:rsidRPr="001E28F3">
        <w:rPr>
          <w:rFonts w:ascii="Microsoft GothicNeo" w:hAnsi="Microsoft GothicNeo" w:eastAsia="Microsoft GothicNeo" w:cs="Microsoft GothicNeo"/>
          <w:sz w:val="20"/>
          <w:szCs w:val="20"/>
        </w:rPr>
        <w:t xml:space="preserve">Run </w:t>
      </w:r>
      <w:proofErr w:type="spellStart"/>
      <w:r w:rsidRPr="001E28F3">
        <w:rPr>
          <w:rFonts w:ascii="Microsoft GothicNeo" w:hAnsi="Microsoft GothicNeo" w:eastAsia="Microsoft GothicNeo" w:cs="Microsoft GothicNeo"/>
          <w:sz w:val="20"/>
          <w:szCs w:val="20"/>
        </w:rPr>
        <w:t>Raw→Bronze→Silver</w:t>
      </w:r>
      <w:proofErr w:type="spellEnd"/>
      <w:r w:rsidRPr="001E28F3">
        <w:rPr>
          <w:rFonts w:ascii="Microsoft GothicNeo" w:hAnsi="Microsoft GothicNeo" w:eastAsia="Microsoft GothicNeo" w:cs="Microsoft GothicNeo"/>
          <w:sz w:val="20"/>
          <w:szCs w:val="20"/>
        </w:rPr>
        <w:t xml:space="preserve"> with Hudi schema</w:t>
      </w:r>
      <w:r w:rsidRPr="001E28F3">
        <w:rPr>
          <w:rFonts w:ascii="Cambria Math" w:hAnsi="Cambria Math" w:eastAsia="Microsoft GothicNeo" w:cs="Cambria Math"/>
          <w:sz w:val="20"/>
          <w:szCs w:val="20"/>
        </w:rPr>
        <w:t>‑</w:t>
      </w:r>
      <w:r w:rsidRPr="001E28F3">
        <w:rPr>
          <w:rFonts w:ascii="Microsoft GothicNeo" w:hAnsi="Microsoft GothicNeo" w:eastAsia="Microsoft GothicNeo" w:cs="Microsoft GothicNeo"/>
          <w:sz w:val="20"/>
          <w:szCs w:val="20"/>
        </w:rPr>
        <w:t>evolution enabled to apply standardization/enrichment.</w:t>
      </w:r>
    </w:p>
    <w:p w:rsidRPr="001E28F3" w:rsidR="00771736" w:rsidP="00340AE9" w:rsidRDefault="000A2660" w14:paraId="0F86F5ED" w14:textId="204D771E">
      <w:pPr>
        <w:pStyle w:val="ListParagraph"/>
        <w:numPr>
          <w:ilvl w:val="1"/>
          <w:numId w:val="6"/>
        </w:numPr>
        <w:spacing w:after="0" w:line="240" w:lineRule="auto"/>
        <w:rPr>
          <w:rFonts w:ascii="Microsoft GothicNeo" w:hAnsi="Microsoft GothicNeo" w:eastAsia="Microsoft GothicNeo" w:cs="Microsoft GothicNeo"/>
          <w:b/>
          <w:sz w:val="20"/>
          <w:szCs w:val="20"/>
        </w:rPr>
      </w:pPr>
      <w:r w:rsidRPr="001E28F3">
        <w:rPr>
          <w:rFonts w:ascii="Microsoft GothicNeo" w:hAnsi="Microsoft GothicNeo" w:eastAsia="Microsoft GothicNeo" w:cs="Microsoft GothicNeo"/>
          <w:sz w:val="20"/>
          <w:szCs w:val="20"/>
        </w:rPr>
        <w:t>Send DQ</w:t>
      </w:r>
      <w:r w:rsidRPr="001E28F3">
        <w:rPr>
          <w:rFonts w:ascii="Cambria Math" w:hAnsi="Cambria Math" w:eastAsia="Microsoft GothicNeo" w:cs="Cambria Math"/>
          <w:sz w:val="20"/>
          <w:szCs w:val="20"/>
        </w:rPr>
        <w:t>‑</w:t>
      </w:r>
      <w:r w:rsidRPr="001E28F3">
        <w:rPr>
          <w:rFonts w:ascii="Microsoft GothicNeo" w:hAnsi="Microsoft GothicNeo" w:eastAsia="Microsoft GothicNeo" w:cs="Microsoft GothicNeo"/>
          <w:sz w:val="20"/>
          <w:szCs w:val="20"/>
        </w:rPr>
        <w:t>failed rows to a DLQ with clear reason codes, support incremental reads since instant T.</w:t>
      </w:r>
    </w:p>
    <w:p w:rsidRPr="001E28F3" w:rsidR="00D508DE" w:rsidP="00777019" w:rsidRDefault="00D508DE" w14:paraId="7F2ACF2E" w14:textId="77777777">
      <w:pPr>
        <w:pStyle w:val="ListParagraph"/>
        <w:spacing w:after="0" w:line="240" w:lineRule="auto"/>
        <w:ind w:left="1440"/>
        <w:rPr>
          <w:rFonts w:ascii="Microsoft GothicNeo" w:hAnsi="Microsoft GothicNeo" w:eastAsia="Microsoft GothicNeo" w:cs="Microsoft GothicNeo"/>
          <w:b/>
          <w:sz w:val="20"/>
          <w:szCs w:val="20"/>
        </w:rPr>
      </w:pPr>
    </w:p>
    <w:p w:rsidRPr="00100716" w:rsidR="00771736" w:rsidP="00100716" w:rsidRDefault="00771736" w14:paraId="47952C0F" w14:textId="77777777">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Acceptance Criteria:</w:t>
      </w:r>
    </w:p>
    <w:p w:rsidRPr="001E28F3" w:rsidR="00E270CC" w:rsidP="00340AE9" w:rsidRDefault="00E270CC" w14:paraId="5DEF4D4A" w14:textId="459C37AB">
      <w:pPr>
        <w:pStyle w:val="ListParagraph"/>
        <w:numPr>
          <w:ilvl w:val="1"/>
          <w:numId w:val="4"/>
        </w:numPr>
        <w:spacing w:after="0" w:line="240" w:lineRule="auto"/>
        <w:rPr>
          <w:rFonts w:ascii="Microsoft GothicNeo" w:hAnsi="Microsoft GothicNeo" w:eastAsia="Microsoft GothicNeo" w:cs="Microsoft GothicNeo"/>
          <w:sz w:val="20"/>
          <w:szCs w:val="20"/>
        </w:rPr>
      </w:pPr>
      <w:r w:rsidRPr="001E28F3">
        <w:rPr>
          <w:rFonts w:ascii="Microsoft GothicNeo" w:hAnsi="Microsoft GothicNeo" w:eastAsia="Microsoft GothicNeo" w:cs="Microsoft GothicNeo"/>
          <w:sz w:val="20"/>
          <w:szCs w:val="20"/>
        </w:rPr>
        <w:t>Schema evolves without failure; older rows show null/default for the new column.</w:t>
      </w:r>
    </w:p>
    <w:p w:rsidRPr="001E28F3" w:rsidR="00E270CC" w:rsidP="00340AE9" w:rsidRDefault="00E270CC" w14:paraId="2A62D801" w14:textId="77777777">
      <w:pPr>
        <w:pStyle w:val="ListParagraph"/>
        <w:numPr>
          <w:ilvl w:val="1"/>
          <w:numId w:val="4"/>
        </w:numPr>
        <w:spacing w:after="0" w:line="240" w:lineRule="auto"/>
        <w:rPr>
          <w:rFonts w:ascii="Microsoft GothicNeo" w:hAnsi="Microsoft GothicNeo" w:eastAsia="Microsoft GothicNeo" w:cs="Microsoft GothicNeo"/>
          <w:sz w:val="20"/>
          <w:szCs w:val="20"/>
        </w:rPr>
      </w:pPr>
      <w:r w:rsidRPr="001E28F3">
        <w:rPr>
          <w:rFonts w:ascii="Microsoft GothicNeo" w:hAnsi="Microsoft GothicNeo" w:eastAsia="Microsoft GothicNeo" w:cs="Microsoft GothicNeo"/>
          <w:sz w:val="20"/>
          <w:szCs w:val="20"/>
        </w:rPr>
        <w:t xml:space="preserve"> DLQ captures failed rows with reason and counts.</w:t>
      </w:r>
    </w:p>
    <w:p w:rsidR="00E0799B" w:rsidP="00340AE9" w:rsidRDefault="00E270CC" w14:paraId="5BB91D84" w14:textId="74638E9B">
      <w:pPr>
        <w:pStyle w:val="ListParagraph"/>
        <w:numPr>
          <w:ilvl w:val="1"/>
          <w:numId w:val="4"/>
        </w:numPr>
        <w:spacing w:after="0" w:line="240" w:lineRule="auto"/>
        <w:rPr>
          <w:rFonts w:ascii="Microsoft GothicNeo" w:hAnsi="Microsoft GothicNeo" w:eastAsia="Microsoft GothicNeo" w:cs="Microsoft GothicNeo"/>
          <w:sz w:val="20"/>
          <w:szCs w:val="20"/>
        </w:rPr>
      </w:pPr>
      <w:r w:rsidRPr="001E28F3">
        <w:rPr>
          <w:rFonts w:ascii="Microsoft GothicNeo" w:hAnsi="Microsoft GothicNeo" w:eastAsia="Microsoft GothicNeo" w:cs="Microsoft GothicNeo"/>
          <w:sz w:val="20"/>
          <w:szCs w:val="20"/>
        </w:rPr>
        <w:t>Incremental read since instant T returns only changed rows.</w:t>
      </w:r>
    </w:p>
    <w:p w:rsidR="00031A73" w:rsidP="00031A73" w:rsidRDefault="00031A73" w14:paraId="49FFC829" w14:textId="77777777">
      <w:pPr>
        <w:pStyle w:val="ListParagraph"/>
        <w:spacing w:after="0" w:line="240" w:lineRule="auto"/>
        <w:ind w:left="1440"/>
        <w:rPr>
          <w:rFonts w:ascii="Microsoft GothicNeo" w:hAnsi="Microsoft GothicNeo" w:eastAsia="Microsoft GothicNeo" w:cs="Microsoft GothicNeo"/>
          <w:sz w:val="20"/>
          <w:szCs w:val="20"/>
        </w:rPr>
      </w:pPr>
    </w:p>
    <w:p w:rsidR="00031A73" w:rsidP="00D53D36" w:rsidRDefault="00031A73" w14:paraId="2D177FA9" w14:textId="564830E4">
      <w:pPr>
        <w:pStyle w:val="Heading2"/>
        <w:rPr>
          <w:rFonts w:cs="Microsoft GothicNeo"/>
        </w:rPr>
      </w:pPr>
      <w:bookmarkStart w:name="_Toc208313431" w:id="8"/>
      <w:r>
        <w:rPr>
          <w:rStyle w:val="Heading2Char"/>
        </w:rPr>
        <w:t>DLH</w:t>
      </w:r>
      <w:r w:rsidRPr="008B7834">
        <w:rPr>
          <w:rStyle w:val="Heading2Char"/>
        </w:rPr>
        <w:t>-</w:t>
      </w:r>
      <w:r w:rsidR="007A6380">
        <w:rPr>
          <w:rStyle w:val="Heading2Char"/>
        </w:rPr>
        <w:t>4</w:t>
      </w:r>
      <w:r w:rsidRPr="008B7834">
        <w:rPr>
          <w:rStyle w:val="Heading2Char"/>
        </w:rPr>
        <w:t xml:space="preserve">. </w:t>
      </w:r>
      <w:bookmarkStart w:name="_Hlk207366416" w:id="9"/>
      <w:r w:rsidR="007A6380">
        <w:t>Curated Gold marts for BI/ML</w:t>
      </w:r>
      <w:bookmarkEnd w:id="9"/>
      <w:bookmarkEnd w:id="8"/>
    </w:p>
    <w:p w:rsidRPr="002D5C46" w:rsidR="0034131E" w:rsidP="0034131E" w:rsidRDefault="002C6168" w14:paraId="732F960F" w14:textId="353A24E9">
      <w:pPr>
        <w:spacing w:after="0" w:line="240" w:lineRule="auto"/>
        <w:rPr>
          <w:rFonts w:ascii="Microsoft GothicNeo" w:hAnsi="Microsoft GothicNeo" w:eastAsia="Microsoft GothicNeo" w:cs="Microsoft GothicNeo"/>
          <w:sz w:val="20"/>
          <w:szCs w:val="20"/>
        </w:rPr>
      </w:pPr>
      <w:bookmarkStart w:name="_Hlk207366422" w:id="10"/>
      <w:r>
        <w:rPr>
          <w:rFonts w:ascii="Microsoft GothicNeo" w:hAnsi="Microsoft GothicNeo" w:eastAsia="Microsoft GothicNeo" w:cs="Microsoft GothicNeo"/>
          <w:sz w:val="20"/>
          <w:szCs w:val="20"/>
        </w:rPr>
        <w:t xml:space="preserve">As a Data Analyst, </w:t>
      </w:r>
      <w:proofErr w:type="gramStart"/>
      <w:r w:rsidRPr="002D5C46" w:rsidR="0034131E">
        <w:rPr>
          <w:rFonts w:ascii="Microsoft GothicNeo" w:hAnsi="Microsoft GothicNeo" w:eastAsia="Microsoft GothicNeo" w:cs="Microsoft GothicNeo"/>
          <w:sz w:val="20"/>
          <w:szCs w:val="20"/>
        </w:rPr>
        <w:t>Build</w:t>
      </w:r>
      <w:proofErr w:type="gramEnd"/>
      <w:r w:rsidRPr="002D5C46" w:rsidR="0034131E">
        <w:rPr>
          <w:rFonts w:ascii="Microsoft GothicNeo" w:hAnsi="Microsoft GothicNeo" w:eastAsia="Microsoft GothicNeo" w:cs="Microsoft GothicNeo"/>
          <w:sz w:val="20"/>
          <w:szCs w:val="20"/>
        </w:rPr>
        <w:t xml:space="preserve"> trusted </w:t>
      </w:r>
      <w:proofErr w:type="gramStart"/>
      <w:r w:rsidRPr="002D5C46" w:rsidR="0034131E">
        <w:rPr>
          <w:rFonts w:ascii="Microsoft GothicNeo" w:hAnsi="Microsoft GothicNeo" w:eastAsia="Microsoft GothicNeo" w:cs="Microsoft GothicNeo"/>
          <w:sz w:val="20"/>
          <w:szCs w:val="20"/>
        </w:rPr>
        <w:t>Gold</w:t>
      </w:r>
      <w:proofErr w:type="gramEnd"/>
      <w:r w:rsidRPr="002D5C46" w:rsidR="0034131E">
        <w:rPr>
          <w:rFonts w:ascii="Microsoft GothicNeo" w:hAnsi="Microsoft GothicNeo" w:eastAsia="Microsoft GothicNeo" w:cs="Microsoft GothicNeo"/>
          <w:sz w:val="20"/>
          <w:szCs w:val="20"/>
        </w:rPr>
        <w:t xml:space="preserve"> datasets so dashboards and models are fast and consistent.</w:t>
      </w:r>
      <w:bookmarkEnd w:id="10"/>
    </w:p>
    <w:p w:rsidRPr="00100716" w:rsidR="00031A73" w:rsidP="00100716" w:rsidRDefault="00031A73" w14:paraId="2250F10F" w14:textId="41B90CDF">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Steps:</w:t>
      </w:r>
    </w:p>
    <w:p w:rsidRPr="002D5C46" w:rsidR="004F27B1" w:rsidP="00340AE9" w:rsidRDefault="004F27B1" w14:paraId="2EC63B16" w14:textId="77777777">
      <w:pPr>
        <w:pStyle w:val="ListParagraph"/>
        <w:numPr>
          <w:ilvl w:val="1"/>
          <w:numId w:val="4"/>
        </w:numPr>
        <w:spacing w:after="0" w:line="240" w:lineRule="auto"/>
        <w:rPr>
          <w:rFonts w:ascii="Microsoft GothicNeo" w:hAnsi="Microsoft GothicNeo" w:eastAsia="Microsoft GothicNeo" w:cs="Microsoft GothicNeo"/>
          <w:b/>
          <w:sz w:val="20"/>
          <w:szCs w:val="20"/>
        </w:rPr>
      </w:pPr>
      <w:r w:rsidRPr="002D5C46">
        <w:rPr>
          <w:rFonts w:ascii="Microsoft GothicNeo" w:hAnsi="Microsoft GothicNeo" w:eastAsia="Microsoft GothicNeo" w:cs="Microsoft GothicNeo"/>
          <w:sz w:val="20"/>
          <w:szCs w:val="20"/>
        </w:rPr>
        <w:t>Create Gold models (Spark) with tests (unique, not</w:t>
      </w:r>
      <w:r w:rsidRPr="002D5C46">
        <w:rPr>
          <w:rFonts w:ascii="Cambria Math" w:hAnsi="Cambria Math" w:eastAsia="Microsoft GothicNeo" w:cs="Cambria Math"/>
          <w:sz w:val="20"/>
          <w:szCs w:val="20"/>
        </w:rPr>
        <w:t>‑</w:t>
      </w:r>
      <w:r w:rsidRPr="002D5C46">
        <w:rPr>
          <w:rFonts w:ascii="Microsoft GothicNeo" w:hAnsi="Microsoft GothicNeo" w:eastAsia="Microsoft GothicNeo" w:cs="Microsoft GothicNeo"/>
          <w:sz w:val="20"/>
          <w:szCs w:val="20"/>
        </w:rPr>
        <w:t>null), column documentation, and freshness checks.</w:t>
      </w:r>
    </w:p>
    <w:p w:rsidRPr="002D5C46" w:rsidR="004F27B1" w:rsidP="3E5A8F79" w:rsidRDefault="004F27B1" w14:paraId="291DE491" w14:textId="61F0A36A">
      <w:pPr>
        <w:pStyle w:val="ListParagraph"/>
        <w:numPr>
          <w:ilvl w:val="1"/>
          <w:numId w:val="4"/>
        </w:numPr>
        <w:spacing w:after="0" w:line="240" w:lineRule="auto"/>
        <w:rPr>
          <w:rFonts w:ascii="Microsoft GothicNeo" w:hAnsi="Microsoft GothicNeo" w:eastAsia="Microsoft GothicNeo" w:cs="Microsoft GothicNeo"/>
          <w:b w:val="1"/>
          <w:bCs w:val="1"/>
          <w:sz w:val="20"/>
          <w:szCs w:val="20"/>
        </w:rPr>
      </w:pPr>
      <w:commentRangeStart w:id="1322832036"/>
      <w:commentRangeStart w:id="1258031000"/>
      <w:r w:rsidRPr="3E5A8F79" w:rsidR="30718474">
        <w:rPr>
          <w:rFonts w:ascii="Microsoft GothicNeo" w:hAnsi="Microsoft GothicNeo" w:eastAsia="Microsoft GothicNeo" w:cs="Microsoft GothicNeo"/>
          <w:sz w:val="20"/>
          <w:szCs w:val="20"/>
        </w:rPr>
        <w:t xml:space="preserve">Users can </w:t>
      </w:r>
      <w:r w:rsidRPr="3E5A8F79" w:rsidR="30718474">
        <w:rPr>
          <w:rFonts w:ascii="Microsoft GothicNeo" w:hAnsi="Microsoft GothicNeo" w:eastAsia="Microsoft GothicNeo" w:cs="Microsoft GothicNeo"/>
          <w:sz w:val="20"/>
          <w:szCs w:val="20"/>
        </w:rPr>
        <w:t>connect</w:t>
      </w:r>
      <w:r w:rsidRPr="3E5A8F79" w:rsidR="004F27B1">
        <w:rPr>
          <w:rFonts w:ascii="Microsoft GothicNeo" w:hAnsi="Microsoft GothicNeo" w:eastAsia="Microsoft GothicNeo" w:cs="Microsoft GothicNeo"/>
          <w:sz w:val="20"/>
          <w:szCs w:val="20"/>
        </w:rPr>
        <w:t xml:space="preserve"> Apache Superset</w:t>
      </w:r>
      <w:r w:rsidRPr="3E5A8F79" w:rsidR="004F27B1">
        <w:rPr>
          <w:rFonts w:ascii="Microsoft GothicNeo" w:hAnsi="Microsoft GothicNeo" w:eastAsia="Microsoft GothicNeo" w:cs="Microsoft GothicNeo"/>
          <w:sz w:val="20"/>
          <w:szCs w:val="20"/>
        </w:rPr>
        <w:t>; open</w:t>
      </w:r>
      <w:r w:rsidRPr="3E5A8F79" w:rsidR="004F27B1">
        <w:rPr>
          <w:rFonts w:ascii="Microsoft GothicNeo" w:hAnsi="Microsoft GothicNeo" w:eastAsia="Microsoft GothicNeo" w:cs="Microsoft GothicNeo"/>
          <w:sz w:val="20"/>
          <w:szCs w:val="20"/>
        </w:rPr>
        <w:t xml:space="preserve"> representative dashboards and apply common filters.</w:t>
      </w:r>
      <w:commentRangeEnd w:id="1322832036"/>
      <w:r>
        <w:rPr>
          <w:rStyle w:val="CommentReference"/>
        </w:rPr>
        <w:commentReference w:id="1322832036"/>
      </w:r>
      <w:commentRangeEnd w:id="1258031000"/>
      <w:r>
        <w:rPr>
          <w:rStyle w:val="CommentReference"/>
        </w:rPr>
        <w:commentReference w:id="1258031000"/>
      </w:r>
    </w:p>
    <w:p w:rsidRPr="002D5C46" w:rsidR="00031A73" w:rsidP="00340AE9" w:rsidRDefault="004F27B1" w14:paraId="0D7461AF" w14:textId="26265F2C">
      <w:pPr>
        <w:pStyle w:val="ListParagraph"/>
        <w:numPr>
          <w:ilvl w:val="1"/>
          <w:numId w:val="4"/>
        </w:numPr>
        <w:spacing w:after="0" w:line="240" w:lineRule="auto"/>
        <w:rPr>
          <w:rFonts w:ascii="Microsoft GothicNeo" w:hAnsi="Microsoft GothicNeo" w:eastAsia="Microsoft GothicNeo" w:cs="Microsoft GothicNeo"/>
          <w:b/>
          <w:sz w:val="20"/>
          <w:szCs w:val="20"/>
        </w:rPr>
      </w:pPr>
      <w:r w:rsidRPr="002D5C46">
        <w:rPr>
          <w:rFonts w:ascii="Microsoft GothicNeo" w:hAnsi="Microsoft GothicNeo" w:eastAsia="Microsoft GothicNeo" w:cs="Microsoft GothicNeo"/>
          <w:sz w:val="20"/>
          <w:szCs w:val="20"/>
        </w:rPr>
        <w:t>Enforce Row</w:t>
      </w:r>
      <w:r w:rsidRPr="002D5C46">
        <w:rPr>
          <w:rFonts w:ascii="Cambria Math" w:hAnsi="Cambria Math" w:eastAsia="Microsoft GothicNeo" w:cs="Cambria Math"/>
          <w:sz w:val="20"/>
          <w:szCs w:val="20"/>
        </w:rPr>
        <w:t>‑</w:t>
      </w:r>
      <w:r w:rsidRPr="002D5C46">
        <w:rPr>
          <w:rFonts w:ascii="Microsoft GothicNeo" w:hAnsi="Microsoft GothicNeo" w:eastAsia="Microsoft GothicNeo" w:cs="Microsoft GothicNeo"/>
          <w:sz w:val="20"/>
          <w:szCs w:val="20"/>
        </w:rPr>
        <w:t>Level Security (RLS) and Column</w:t>
      </w:r>
      <w:r w:rsidRPr="002D5C46">
        <w:rPr>
          <w:rFonts w:ascii="Cambria Math" w:hAnsi="Cambria Math" w:eastAsia="Microsoft GothicNeo" w:cs="Cambria Math"/>
          <w:sz w:val="20"/>
          <w:szCs w:val="20"/>
        </w:rPr>
        <w:t>‑</w:t>
      </w:r>
      <w:r w:rsidRPr="002D5C46">
        <w:rPr>
          <w:rFonts w:ascii="Microsoft GothicNeo" w:hAnsi="Microsoft GothicNeo" w:eastAsia="Microsoft GothicNeo" w:cs="Microsoft GothicNeo"/>
          <w:sz w:val="20"/>
          <w:szCs w:val="20"/>
        </w:rPr>
        <w:t>Level Security (CLS) for different roles</w:t>
      </w:r>
    </w:p>
    <w:p w:rsidRPr="00100716" w:rsidR="00031A73" w:rsidP="00100716" w:rsidRDefault="00031A73" w14:paraId="44D437D6" w14:textId="77777777">
      <w:pPr>
        <w:spacing w:after="0" w:line="240" w:lineRule="auto"/>
        <w:rPr>
          <w:rFonts w:ascii="Microsoft GothicNeo" w:hAnsi="Microsoft GothicNeo" w:eastAsia="Microsoft GothicNeo" w:cs="Microsoft GothicNeo"/>
          <w:b/>
          <w:sz w:val="20"/>
          <w:szCs w:val="20"/>
        </w:rPr>
      </w:pPr>
      <w:r w:rsidRPr="00100716">
        <w:rPr>
          <w:rFonts w:ascii="Microsoft GothicNeo" w:hAnsi="Microsoft GothicNeo" w:eastAsia="Microsoft GothicNeo" w:cs="Microsoft GothicNeo"/>
          <w:b/>
          <w:sz w:val="20"/>
          <w:szCs w:val="20"/>
        </w:rPr>
        <w:t>Acceptance Criteria:</w:t>
      </w:r>
    </w:p>
    <w:p w:rsidRPr="002D5C46" w:rsidR="00A35B4C" w:rsidP="00340AE9" w:rsidRDefault="00A35B4C" w14:paraId="1715B16D" w14:textId="5CF51C81">
      <w:pPr>
        <w:pStyle w:val="ListParagraph"/>
        <w:numPr>
          <w:ilvl w:val="0"/>
          <w:numId w:val="7"/>
        </w:numPr>
        <w:spacing w:after="0" w:line="240" w:lineRule="auto"/>
        <w:rPr>
          <w:rFonts w:ascii="Microsoft GothicNeo" w:hAnsi="Microsoft GothicNeo" w:eastAsia="Microsoft GothicNeo" w:cs="Microsoft GothicNeo"/>
          <w:sz w:val="20"/>
          <w:szCs w:val="20"/>
        </w:rPr>
      </w:pPr>
      <w:bookmarkStart w:name="_Hlk207366452" w:id="11"/>
      <w:r w:rsidRPr="002D5C46">
        <w:rPr>
          <w:rFonts w:ascii="Microsoft GothicNeo" w:hAnsi="Microsoft GothicNeo" w:eastAsia="Microsoft GothicNeo" w:cs="Microsoft GothicNeo"/>
          <w:sz w:val="20"/>
          <w:szCs w:val="20"/>
        </w:rPr>
        <w:t>All tests pass and columns are documented.</w:t>
      </w:r>
      <w:bookmarkEnd w:id="11"/>
    </w:p>
    <w:p w:rsidR="00A35B4C" w:rsidP="00A35B4C" w:rsidRDefault="00A35B4C" w14:paraId="15609F52" w14:textId="77777777">
      <w:pPr>
        <w:spacing w:after="0" w:line="240" w:lineRule="auto"/>
        <w:rPr>
          <w:rFonts w:ascii="Microsoft GothicNeo" w:hAnsi="Microsoft GothicNeo" w:eastAsia="Microsoft GothicNeo" w:cs="Microsoft GothicNeo"/>
          <w:sz w:val="20"/>
          <w:szCs w:val="20"/>
        </w:rPr>
      </w:pPr>
    </w:p>
    <w:p w:rsidR="00A35B4C" w:rsidP="00A35B4C" w:rsidRDefault="00A35B4C" w14:paraId="02A74580" w14:textId="77777777">
      <w:pPr>
        <w:spacing w:after="0" w:line="240" w:lineRule="auto"/>
        <w:rPr>
          <w:rFonts w:ascii="Microsoft GothicNeo" w:hAnsi="Microsoft GothicNeo" w:eastAsia="Microsoft GothicNeo" w:cs="Microsoft GothicNeo"/>
          <w:sz w:val="20"/>
          <w:szCs w:val="20"/>
        </w:rPr>
      </w:pPr>
    </w:p>
    <w:p w:rsidRPr="002D5C46" w:rsidR="00BE7B6D" w:rsidP="002D5C46" w:rsidRDefault="00BE7B6D" w14:paraId="376642AF" w14:textId="392838B5">
      <w:pPr>
        <w:pStyle w:val="NoSpacing"/>
        <w:rPr>
          <w:rFonts w:ascii="Microsoft GothicNeo" w:hAnsi="Microsoft GothicNeo" w:eastAsia="Microsoft GothicNeo" w:cstheme="majorBidi"/>
          <w:sz w:val="20"/>
          <w:szCs w:val="20"/>
        </w:rPr>
      </w:pPr>
      <w:bookmarkStart w:name="_Toc208313432" w:id="12"/>
      <w:r w:rsidRPr="002D5C46">
        <w:rPr>
          <w:rStyle w:val="Heading2Char"/>
        </w:rPr>
        <w:t>PIPE-2a. Stream ingest (real-time)</w:t>
      </w:r>
      <w:bookmarkEnd w:id="12"/>
      <w:r w:rsidRPr="002D5C46">
        <w:rPr>
          <w:rStyle w:val="Heading2Char"/>
        </w:rPr>
        <w:br/>
      </w:r>
      <w:r w:rsidRPr="002D5C46">
        <w:rPr>
          <w:rFonts w:ascii="Microsoft GothicNeo" w:hAnsi="Microsoft GothicNeo" w:eastAsia="Microsoft GothicNeo" w:cs="Microsoft GothicNeo"/>
          <w:sz w:val="20"/>
          <w:szCs w:val="20"/>
        </w:rPr>
        <w:t>As a Data Engineer, I want to ingest data from NATS into Raw storage in near real-time so that events are available for downstream processing with minimal lag.</w:t>
      </w:r>
    </w:p>
    <w:p w:rsidRPr="00100716" w:rsidR="00BE7B6D" w:rsidP="00100716" w:rsidRDefault="00BE7B6D" w14:paraId="6918FDAD"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Steps</w:t>
      </w:r>
    </w:p>
    <w:p w:rsidRPr="00BE7B6D" w:rsidR="00BE7B6D" w:rsidP="00340AE9" w:rsidRDefault="00BE7B6D" w14:paraId="7EC8C856" w14:textId="77777777">
      <w:pPr>
        <w:numPr>
          <w:ilvl w:val="1"/>
          <w:numId w:val="8"/>
        </w:numPr>
        <w:spacing w:after="0" w:line="240" w:lineRule="auto"/>
        <w:rPr>
          <w:rFonts w:ascii="Microsoft GothicNeo" w:hAnsi="Microsoft GothicNeo" w:eastAsia="Microsoft GothicNeo" w:cs="Microsoft GothicNeo"/>
          <w:sz w:val="20"/>
          <w:szCs w:val="20"/>
        </w:rPr>
      </w:pPr>
      <w:r w:rsidRPr="3E5A8F79" w:rsidR="00BE7B6D">
        <w:rPr>
          <w:rFonts w:ascii="Microsoft GothicNeo" w:hAnsi="Microsoft GothicNeo" w:eastAsia="Microsoft GothicNeo" w:cs="Microsoft GothicNeo"/>
          <w:sz w:val="20"/>
          <w:szCs w:val="20"/>
        </w:rPr>
        <w:t xml:space="preserve">Connect </w:t>
      </w:r>
      <w:del w:author="Ume Sauda Ghanyani" w:date="2025-09-11T08:47:48.123Z" w:id="1757080526">
        <w:r w:rsidRPr="3E5A8F79" w:rsidDel="00BE7B6D">
          <w:rPr>
            <w:rFonts w:ascii="Microsoft GothicNeo" w:hAnsi="Microsoft GothicNeo" w:eastAsia="Microsoft GothicNeo" w:cs="Microsoft GothicNeo"/>
            <w:sz w:val="20"/>
            <w:szCs w:val="20"/>
          </w:rPr>
          <w:delText>Kafka/</w:delText>
        </w:r>
      </w:del>
      <w:r w:rsidRPr="3E5A8F79" w:rsidR="00BE7B6D">
        <w:rPr>
          <w:rFonts w:ascii="Microsoft GothicNeo" w:hAnsi="Microsoft GothicNeo" w:eastAsia="Microsoft GothicNeo" w:cs="Microsoft GothicNeo"/>
          <w:sz w:val="20"/>
          <w:szCs w:val="20"/>
        </w:rPr>
        <w:t>NATS to Raw (Ozone).</w:t>
      </w:r>
    </w:p>
    <w:p w:rsidRPr="00BE7B6D" w:rsidR="00BE7B6D" w:rsidP="00340AE9" w:rsidRDefault="00BE7B6D" w14:paraId="77BA7A0F"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Measure end-to-end ingestion lag.</w:t>
      </w:r>
    </w:p>
    <w:p w:rsidRPr="00BE7B6D" w:rsidR="00BE7B6D" w:rsidP="00340AE9" w:rsidRDefault="00BE7B6D" w14:paraId="47E9842A"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Monitor performance under normal and peak load.</w:t>
      </w:r>
    </w:p>
    <w:p w:rsidR="00EA38E1" w:rsidP="00100716" w:rsidRDefault="00EA38E1" w14:paraId="3E0D638E" w14:textId="77777777">
      <w:pPr>
        <w:spacing w:after="0" w:line="240" w:lineRule="auto"/>
        <w:rPr>
          <w:rFonts w:ascii="Microsoft GothicNeo" w:hAnsi="Microsoft GothicNeo" w:eastAsia="Microsoft GothicNeo" w:cs="Microsoft GothicNeo"/>
          <w:b/>
          <w:bCs/>
          <w:sz w:val="20"/>
          <w:szCs w:val="20"/>
        </w:rPr>
      </w:pPr>
    </w:p>
    <w:p w:rsidRPr="00EA38E1" w:rsidR="00EA38E1" w:rsidP="00100716" w:rsidRDefault="00BE7B6D" w14:paraId="6F18B7EA" w14:textId="039D2126">
      <w:pPr>
        <w:spacing w:after="0" w:line="240" w:lineRule="auto"/>
        <w:rPr>
          <w:rFonts w:ascii="Microsoft GothicNeo" w:hAnsi="Microsoft GothicNeo" w:eastAsia="Microsoft GothicNeo" w:cs="Microsoft GothicNeo"/>
          <w:b/>
          <w:bCs/>
          <w:sz w:val="20"/>
          <w:szCs w:val="20"/>
        </w:rPr>
      </w:pPr>
      <w:r w:rsidRPr="00100716">
        <w:rPr>
          <w:rFonts w:ascii="Microsoft GothicNeo" w:hAnsi="Microsoft GothicNeo" w:eastAsia="Microsoft GothicNeo" w:cs="Microsoft GothicNeo"/>
          <w:b/>
          <w:bCs/>
          <w:sz w:val="20"/>
          <w:szCs w:val="20"/>
        </w:rPr>
        <w:t>Acceptance Criteria</w:t>
      </w:r>
    </w:p>
    <w:p w:rsidRPr="00BE7B6D" w:rsidR="00BE7B6D" w:rsidP="00340AE9" w:rsidRDefault="00BE7B6D" w14:paraId="34CA9141" w14:textId="77777777">
      <w:pPr>
        <w:numPr>
          <w:ilvl w:val="0"/>
          <w:numId w:val="9"/>
        </w:numPr>
        <w:tabs>
          <w:tab w:val="clear" w:pos="720"/>
        </w:tabs>
        <w:spacing w:after="0" w:line="240" w:lineRule="auto"/>
        <w:ind w:left="1440"/>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Provenance confirms event arrival order and timestamps.</w:t>
      </w:r>
    </w:p>
    <w:p w:rsidRPr="00BE7B6D" w:rsidR="00BE7B6D" w:rsidP="00340AE9" w:rsidRDefault="00BE7B6D" w14:paraId="5A334AD2" w14:textId="77777777">
      <w:pPr>
        <w:numPr>
          <w:ilvl w:val="0"/>
          <w:numId w:val="9"/>
        </w:numPr>
        <w:tabs>
          <w:tab w:val="clear" w:pos="720"/>
        </w:tabs>
        <w:spacing w:after="0" w:line="240" w:lineRule="auto"/>
        <w:ind w:left="1440"/>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Pipeline remains healthy under sustained throughput.</w:t>
      </w:r>
    </w:p>
    <w:p w:rsidRPr="00BE7B6D" w:rsidR="00BE7B6D" w:rsidP="002D5C46" w:rsidRDefault="00BE7B6D" w14:paraId="7CCA3CD1" w14:textId="34FD4056">
      <w:pPr>
        <w:spacing w:after="0" w:line="240" w:lineRule="auto"/>
        <w:ind w:left="1440"/>
        <w:rPr>
          <w:rFonts w:ascii="Microsoft GothicNeo" w:hAnsi="Microsoft GothicNeo" w:eastAsia="Microsoft GothicNeo" w:cs="Microsoft GothicNeo"/>
          <w:sz w:val="20"/>
          <w:szCs w:val="20"/>
        </w:rPr>
      </w:pPr>
    </w:p>
    <w:p w:rsidRPr="0038342E" w:rsidR="00BE7B6D" w:rsidP="0038342E" w:rsidRDefault="00BE7B6D" w14:paraId="1A9AD341" w14:textId="2175A24E">
      <w:pPr>
        <w:rPr>
          <w:rFonts w:ascii="Microsoft GothicNeo" w:hAnsi="Microsoft GothicNeo" w:eastAsia="Microsoft GothicNeo" w:cs="Microsoft GothicNeo"/>
          <w:sz w:val="20"/>
          <w:szCs w:val="20"/>
        </w:rPr>
      </w:pPr>
      <w:bookmarkStart w:name="_Toc208313433" w:id="13"/>
      <w:r w:rsidRPr="0038342E">
        <w:rPr>
          <w:rStyle w:val="Heading2Char"/>
        </w:rPr>
        <w:t>PIPE-2b. Trickle ingest (small deltas)</w:t>
      </w:r>
      <w:bookmarkEnd w:id="13"/>
      <w:r w:rsidRPr="00BE7B6D">
        <w:br/>
      </w:r>
      <w:r w:rsidRPr="0038342E">
        <w:rPr>
          <w:rFonts w:ascii="Microsoft GothicNeo" w:hAnsi="Microsoft GothicNeo" w:eastAsia="Microsoft GothicNeo" w:cs="Microsoft GothicNeo"/>
          <w:sz w:val="20"/>
          <w:szCs w:val="20"/>
        </w:rPr>
        <w:t>As a Data Engineer, I want to support trickle ingestion of small deltas via HTTP/SFTP so that frequent but lightweight updates are captured quickly.</w:t>
      </w:r>
    </w:p>
    <w:p w:rsidRPr="00100716" w:rsidR="00BE7B6D" w:rsidP="00100716" w:rsidRDefault="00BE7B6D" w14:paraId="40A71F95"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Steps</w:t>
      </w:r>
    </w:p>
    <w:p w:rsidRPr="00BE7B6D" w:rsidR="00BE7B6D" w:rsidP="00340AE9" w:rsidRDefault="00BE7B6D" w14:paraId="66736F18"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Configure HTTP/SFTP source to drop deltas into Raw.</w:t>
      </w:r>
    </w:p>
    <w:p w:rsidRPr="00BE7B6D" w:rsidR="00BE7B6D" w:rsidP="00340AE9" w:rsidRDefault="00BE7B6D" w14:paraId="7579CEFF"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Parameterize for different tenants/domains.</w:t>
      </w:r>
    </w:p>
    <w:p w:rsidRPr="00BE7B6D" w:rsidR="00BE7B6D" w:rsidP="00340AE9" w:rsidRDefault="00BE7B6D" w14:paraId="5D070053"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Track delta arrival and append times.</w:t>
      </w:r>
    </w:p>
    <w:p w:rsidRPr="00100716" w:rsidR="00BE7B6D" w:rsidP="00100716" w:rsidRDefault="00BE7B6D" w14:paraId="70A45B5F"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Acceptance Criteria</w:t>
      </w:r>
    </w:p>
    <w:p w:rsidRPr="00BE7B6D" w:rsidR="00BE7B6D" w:rsidP="00340AE9" w:rsidRDefault="00BE7B6D" w14:paraId="2BC52217"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Malformed files are routed to DLQ with error reason.</w:t>
      </w:r>
    </w:p>
    <w:p w:rsidRPr="00BE7B6D" w:rsidR="00BE7B6D" w:rsidP="00340AE9" w:rsidRDefault="00BE7B6D" w14:paraId="44B98C6B"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 xml:space="preserve">Provenance shows </w:t>
      </w:r>
      <w:proofErr w:type="gramStart"/>
      <w:r w:rsidRPr="00BE7B6D">
        <w:rPr>
          <w:rFonts w:ascii="Microsoft GothicNeo" w:hAnsi="Microsoft GothicNeo" w:eastAsia="Microsoft GothicNeo" w:cs="Microsoft GothicNeo"/>
          <w:sz w:val="20"/>
          <w:szCs w:val="20"/>
        </w:rPr>
        <w:t>correlation</w:t>
      </w:r>
      <w:proofErr w:type="gramEnd"/>
      <w:r w:rsidRPr="00BE7B6D">
        <w:rPr>
          <w:rFonts w:ascii="Microsoft GothicNeo" w:hAnsi="Microsoft GothicNeo" w:eastAsia="Microsoft GothicNeo" w:cs="Microsoft GothicNeo"/>
          <w:sz w:val="20"/>
          <w:szCs w:val="20"/>
        </w:rPr>
        <w:t xml:space="preserve"> ID and successful load.</w:t>
      </w:r>
    </w:p>
    <w:p w:rsidRPr="00BE7B6D" w:rsidR="00BE7B6D" w:rsidP="00BE7B6D" w:rsidRDefault="00BE7B6D" w14:paraId="1D4CCA54" w14:textId="484C5F9F">
      <w:pPr>
        <w:spacing w:after="0" w:line="240" w:lineRule="auto"/>
        <w:rPr>
          <w:rFonts w:ascii="Microsoft GothicNeo" w:hAnsi="Microsoft GothicNeo" w:eastAsia="Microsoft GothicNeo" w:cs="Microsoft GothicNeo"/>
          <w:sz w:val="20"/>
          <w:szCs w:val="20"/>
        </w:rPr>
      </w:pPr>
    </w:p>
    <w:p w:rsidRPr="0038342E" w:rsidR="00BE7B6D" w:rsidP="0038342E" w:rsidRDefault="00BE7B6D" w14:paraId="1C4EC4D4" w14:textId="576701C2">
      <w:pPr>
        <w:rPr>
          <w:rFonts w:ascii="Microsoft GothicNeo" w:hAnsi="Microsoft GothicNeo" w:eastAsia="Microsoft GothicNeo" w:cs="Microsoft GothicNeo"/>
          <w:sz w:val="20"/>
          <w:szCs w:val="20"/>
        </w:rPr>
      </w:pPr>
      <w:bookmarkStart w:name="_Toc208313434" w:id="14"/>
      <w:r w:rsidRPr="0038342E">
        <w:rPr>
          <w:rStyle w:val="Heading2Char"/>
        </w:rPr>
        <w:t>PIPE-2c. Batch ingest (bulk backfill)</w:t>
      </w:r>
      <w:bookmarkEnd w:id="14"/>
      <w:r w:rsidRPr="0038342E">
        <w:rPr>
          <w:rStyle w:val="Heading2Char"/>
        </w:rPr>
        <w:br/>
      </w:r>
      <w:r w:rsidRPr="0038342E">
        <w:rPr>
          <w:rFonts w:ascii="Microsoft GothicNeo" w:hAnsi="Microsoft GothicNeo" w:eastAsia="Microsoft GothicNeo" w:cs="Microsoft GothicNeo"/>
          <w:sz w:val="20"/>
          <w:szCs w:val="20"/>
        </w:rPr>
        <w:t>As a Data Engineer, I want to run scheduled batch jobs into Raw so that large historical datasets can be ingested without disrupting streaming workloads.</w:t>
      </w:r>
    </w:p>
    <w:p w:rsidRPr="00100716" w:rsidR="00BE7B6D" w:rsidP="00100716" w:rsidRDefault="00BE7B6D" w14:paraId="14E1B496"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Steps</w:t>
      </w:r>
    </w:p>
    <w:p w:rsidRPr="00BE7B6D" w:rsidR="00BE7B6D" w:rsidP="00340AE9" w:rsidRDefault="00BE7B6D" w14:paraId="31D9A17B" w14:textId="3A5FE46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Schedule batch backfills (daily/weekly/monthly</w:t>
      </w:r>
      <w:proofErr w:type="gramStart"/>
      <w:r w:rsidRPr="00BE7B6D">
        <w:rPr>
          <w:rFonts w:ascii="Microsoft GothicNeo" w:hAnsi="Microsoft GothicNeo" w:eastAsia="Microsoft GothicNeo" w:cs="Microsoft GothicNeo"/>
          <w:sz w:val="20"/>
          <w:szCs w:val="20"/>
        </w:rPr>
        <w:t>).</w:t>
      </w:r>
      <w:r w:rsidR="00A21FD8">
        <w:rPr>
          <w:rFonts w:ascii="Microsoft GothicNeo" w:hAnsi="Microsoft GothicNeo" w:eastAsia="Microsoft GothicNeo" w:cs="Microsoft GothicNeo"/>
          <w:sz w:val="20"/>
          <w:szCs w:val="20"/>
        </w:rPr>
        <w:t>-</w:t>
      </w:r>
      <w:proofErr w:type="gramEnd"/>
      <w:r w:rsidR="00A21FD8">
        <w:rPr>
          <w:rFonts w:ascii="Microsoft GothicNeo" w:hAnsi="Microsoft GothicNeo" w:eastAsia="Microsoft GothicNeo" w:cs="Microsoft GothicNeo"/>
          <w:sz w:val="20"/>
          <w:szCs w:val="20"/>
        </w:rPr>
        <w:t xml:space="preserve"> to be decided</w:t>
      </w:r>
    </w:p>
    <w:p w:rsidRPr="00BE7B6D" w:rsidR="00BE7B6D" w:rsidP="00340AE9" w:rsidRDefault="00BE7B6D" w14:paraId="0514AE00"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Validate completeness of loaded data (record counts, checksums).</w:t>
      </w:r>
    </w:p>
    <w:p w:rsidRPr="00BE7B6D" w:rsidR="00BE7B6D" w:rsidP="00340AE9" w:rsidRDefault="00BE7B6D" w14:paraId="0563DFF7" w14:textId="77777777">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Monitor streaming performance during batch execution.</w:t>
      </w:r>
    </w:p>
    <w:p w:rsidRPr="00A21FD8" w:rsidR="00BE7B6D" w:rsidP="00A21FD8" w:rsidRDefault="00BE7B6D" w14:paraId="043A513C" w14:textId="3D69EFA9">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Acceptance Criteria</w:t>
      </w:r>
    </w:p>
    <w:p w:rsidRPr="00F421EF" w:rsidR="001739FF" w:rsidP="001739FF" w:rsidRDefault="00BE7B6D" w14:paraId="06F4F7A1" w14:textId="4A3D4DEF">
      <w:pPr>
        <w:numPr>
          <w:ilvl w:val="1"/>
          <w:numId w:val="8"/>
        </w:numPr>
        <w:spacing w:after="0" w:line="240" w:lineRule="auto"/>
        <w:rPr>
          <w:rFonts w:ascii="Microsoft GothicNeo" w:hAnsi="Microsoft GothicNeo" w:eastAsia="Microsoft GothicNeo" w:cs="Microsoft GothicNeo"/>
          <w:sz w:val="20"/>
          <w:szCs w:val="20"/>
        </w:rPr>
      </w:pPr>
      <w:r w:rsidRPr="00BE7B6D">
        <w:rPr>
          <w:rFonts w:ascii="Microsoft GothicNeo" w:hAnsi="Microsoft GothicNeo" w:eastAsia="Microsoft GothicNeo" w:cs="Microsoft GothicNeo"/>
          <w:sz w:val="20"/>
          <w:szCs w:val="20"/>
        </w:rPr>
        <w:t>Checksums and counts match expected totals.</w:t>
      </w:r>
    </w:p>
    <w:p w:rsidRPr="00BE7B6D" w:rsidR="001739FF" w:rsidP="001739FF" w:rsidRDefault="001739FF" w14:paraId="079876C9" w14:textId="77777777">
      <w:pPr>
        <w:spacing w:after="0" w:line="240" w:lineRule="auto"/>
        <w:rPr>
          <w:rFonts w:ascii="Microsoft GothicNeo" w:hAnsi="Microsoft GothicNeo" w:eastAsia="Microsoft GothicNeo" w:cs="Microsoft GothicNeo"/>
          <w:sz w:val="20"/>
          <w:szCs w:val="20"/>
        </w:rPr>
      </w:pPr>
    </w:p>
    <w:p w:rsidRPr="00FC6BEB" w:rsidR="00FC6BEB" w:rsidP="00D53D36" w:rsidRDefault="00FC6BEB" w14:paraId="616AA16C" w14:textId="5803EC94">
      <w:pPr>
        <w:pStyle w:val="Heading2"/>
      </w:pPr>
      <w:bookmarkStart w:name="_Toc208313435" w:id="15"/>
      <w:r w:rsidRPr="00FC6BEB">
        <w:t>PIPE-</w:t>
      </w:r>
      <w:r w:rsidR="007C48E4">
        <w:t>3</w:t>
      </w:r>
      <w:r w:rsidRPr="00FC6BEB">
        <w:t>. ETL contract tests</w:t>
      </w:r>
      <w:bookmarkEnd w:id="15"/>
    </w:p>
    <w:p w:rsidRPr="00FC6BEB" w:rsidR="00FC6BEB" w:rsidP="00FC6BEB" w:rsidRDefault="00FC6BEB" w14:paraId="52BF87DF" w14:textId="76229CFC">
      <w:p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br/>
      </w:r>
      <w:r w:rsidRPr="00FC6BEB">
        <w:rPr>
          <w:rFonts w:ascii="Microsoft GothicNeo" w:hAnsi="Microsoft GothicNeo" w:eastAsia="Microsoft GothicNeo" w:cs="Microsoft GothicNeo"/>
          <w:sz w:val="20"/>
          <w:szCs w:val="20"/>
        </w:rPr>
        <w:t>As a Data Engineer, I want to enforce schema contracts and test transformations with golden datasets so that schema breaks and logic errors are caught early and do not reach production.</w:t>
      </w:r>
    </w:p>
    <w:p w:rsidRPr="00100716" w:rsidR="00FC6BEB" w:rsidP="00100716" w:rsidRDefault="00FC6BEB" w14:paraId="18CC5579"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Steps</w:t>
      </w:r>
    </w:p>
    <w:p w:rsidRPr="00FC6BEB" w:rsidR="00FC6BEB" w:rsidP="00340AE9" w:rsidRDefault="00FC6BEB" w14:paraId="71F7C62A" w14:textId="77777777">
      <w:pPr>
        <w:numPr>
          <w:ilvl w:val="0"/>
          <w:numId w:val="24"/>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Define schema contracts (required columns, types, validation rules).</w:t>
      </w:r>
    </w:p>
    <w:p w:rsidRPr="00FC6BEB" w:rsidR="00FC6BEB" w:rsidP="00340AE9" w:rsidRDefault="00FC6BEB" w14:paraId="497A36D6" w14:textId="77777777">
      <w:pPr>
        <w:numPr>
          <w:ilvl w:val="0"/>
          <w:numId w:val="24"/>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Create unit tests and golden datasets for key flows.</w:t>
      </w:r>
    </w:p>
    <w:p w:rsidRPr="00FC6BEB" w:rsidR="00FC6BEB" w:rsidP="00340AE9" w:rsidRDefault="00FC6BEB" w14:paraId="70969A10" w14:textId="77777777">
      <w:pPr>
        <w:numPr>
          <w:ilvl w:val="0"/>
          <w:numId w:val="24"/>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Run CI/CD pipeline with contract tests.</w:t>
      </w:r>
    </w:p>
    <w:p w:rsidRPr="00FC6BEB" w:rsidR="00FC6BEB" w:rsidP="00340AE9" w:rsidRDefault="00FC6BEB" w14:paraId="5CA14E59" w14:textId="77777777">
      <w:pPr>
        <w:numPr>
          <w:ilvl w:val="0"/>
          <w:numId w:val="24"/>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Deliberately break input schema or logic to simulate controlled failures.</w:t>
      </w:r>
    </w:p>
    <w:p w:rsidR="00FC6BEB" w:rsidP="00340AE9" w:rsidRDefault="00FC6BEB" w14:paraId="334793F5" w14:textId="77777777">
      <w:pPr>
        <w:numPr>
          <w:ilvl w:val="0"/>
          <w:numId w:val="24"/>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Verify errors are actionable, fix the issue, and re-run tests.</w:t>
      </w:r>
    </w:p>
    <w:p w:rsidRPr="00FC6BEB" w:rsidR="00F421EF" w:rsidP="00F421EF" w:rsidRDefault="00F421EF" w14:paraId="35A86FCF" w14:textId="77777777">
      <w:pPr>
        <w:spacing w:after="0" w:line="240" w:lineRule="auto"/>
        <w:ind w:left="1440"/>
        <w:rPr>
          <w:rFonts w:ascii="Microsoft GothicNeo" w:hAnsi="Microsoft GothicNeo" w:eastAsia="Microsoft GothicNeo" w:cs="Microsoft GothicNeo"/>
          <w:sz w:val="20"/>
          <w:szCs w:val="20"/>
        </w:rPr>
      </w:pPr>
    </w:p>
    <w:p w:rsidRPr="00100716" w:rsidR="00FC6BEB" w:rsidP="00100716" w:rsidRDefault="00FC6BEB" w14:paraId="5C03FFDC" w14:textId="77777777">
      <w:pPr>
        <w:spacing w:after="0" w:line="240" w:lineRule="auto"/>
        <w:rPr>
          <w:rFonts w:ascii="Microsoft GothicNeo" w:hAnsi="Microsoft GothicNeo" w:eastAsia="Microsoft GothicNeo" w:cs="Microsoft GothicNeo"/>
          <w:sz w:val="20"/>
          <w:szCs w:val="20"/>
        </w:rPr>
      </w:pPr>
      <w:r w:rsidRPr="00100716">
        <w:rPr>
          <w:rFonts w:ascii="Microsoft GothicNeo" w:hAnsi="Microsoft GothicNeo" w:eastAsia="Microsoft GothicNeo" w:cs="Microsoft GothicNeo"/>
          <w:b/>
          <w:bCs/>
          <w:sz w:val="20"/>
          <w:szCs w:val="20"/>
        </w:rPr>
        <w:t>Acceptance Criteria</w:t>
      </w:r>
    </w:p>
    <w:p w:rsidRPr="00FC6BEB" w:rsidR="00FC6BEB" w:rsidP="00340AE9" w:rsidRDefault="00FC6BEB" w14:paraId="3C82DFC5" w14:textId="77777777">
      <w:pPr>
        <w:numPr>
          <w:ilvl w:val="0"/>
          <w:numId w:val="25"/>
        </w:numPr>
        <w:tabs>
          <w:tab w:val="clear" w:pos="720"/>
        </w:tabs>
        <w:spacing w:after="0" w:line="240" w:lineRule="auto"/>
        <w:ind w:left="1440"/>
        <w:rPr>
          <w:rFonts w:ascii="Microsoft GothicNeo" w:hAnsi="Microsoft GothicNeo" w:eastAsia="Microsoft GothicNeo" w:cs="Microsoft GothicNeo"/>
          <w:sz w:val="20"/>
          <w:szCs w:val="20"/>
        </w:rPr>
      </w:pPr>
      <w:proofErr w:type="gramStart"/>
      <w:r w:rsidRPr="00FC6BEB">
        <w:rPr>
          <w:rFonts w:ascii="Microsoft GothicNeo" w:hAnsi="Microsoft GothicNeo" w:eastAsia="Microsoft GothicNeo" w:cs="Microsoft GothicNeo"/>
          <w:sz w:val="20"/>
          <w:szCs w:val="20"/>
        </w:rPr>
        <w:t>Normal</w:t>
      </w:r>
      <w:proofErr w:type="gramEnd"/>
      <w:r w:rsidRPr="00FC6BEB">
        <w:rPr>
          <w:rFonts w:ascii="Microsoft GothicNeo" w:hAnsi="Microsoft GothicNeo" w:eastAsia="Microsoft GothicNeo" w:cs="Microsoft GothicNeo"/>
          <w:sz w:val="20"/>
          <w:szCs w:val="20"/>
        </w:rPr>
        <w:t xml:space="preserve"> runs </w:t>
      </w:r>
      <w:proofErr w:type="gramStart"/>
      <w:r w:rsidRPr="00FC6BEB">
        <w:rPr>
          <w:rFonts w:ascii="Microsoft GothicNeo" w:hAnsi="Microsoft GothicNeo" w:eastAsia="Microsoft GothicNeo" w:cs="Microsoft GothicNeo"/>
          <w:sz w:val="20"/>
          <w:szCs w:val="20"/>
        </w:rPr>
        <w:t>complete</w:t>
      </w:r>
      <w:proofErr w:type="gramEnd"/>
      <w:r w:rsidRPr="00FC6BEB">
        <w:rPr>
          <w:rFonts w:ascii="Microsoft GothicNeo" w:hAnsi="Microsoft GothicNeo" w:eastAsia="Microsoft GothicNeo" w:cs="Microsoft GothicNeo"/>
          <w:sz w:val="20"/>
          <w:szCs w:val="20"/>
        </w:rPr>
        <w:t xml:space="preserve"> successfully.</w:t>
      </w:r>
    </w:p>
    <w:p w:rsidRPr="00FC6BEB" w:rsidR="00FC6BEB" w:rsidP="00340AE9" w:rsidRDefault="00FC6BEB" w14:paraId="03CF5885" w14:textId="77777777">
      <w:pPr>
        <w:numPr>
          <w:ilvl w:val="0"/>
          <w:numId w:val="25"/>
        </w:numPr>
        <w:tabs>
          <w:tab w:val="clear" w:pos="720"/>
        </w:tabs>
        <w:spacing w:after="0" w:line="240" w:lineRule="auto"/>
        <w:ind w:left="1440"/>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Contract tests fail fast with clear error messages when schema or rule violations occur.</w:t>
      </w:r>
    </w:p>
    <w:p w:rsidRPr="00FC6BEB" w:rsidR="00FC6BEB" w:rsidP="00340AE9" w:rsidRDefault="00FC6BEB" w14:paraId="44839286" w14:textId="77777777">
      <w:pPr>
        <w:numPr>
          <w:ilvl w:val="0"/>
          <w:numId w:val="25"/>
        </w:numPr>
        <w:tabs>
          <w:tab w:val="clear" w:pos="720"/>
        </w:tabs>
        <w:spacing w:after="0" w:line="240" w:lineRule="auto"/>
        <w:ind w:left="1440"/>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Golden dataset replays match expected checksums and outputs.</w:t>
      </w:r>
    </w:p>
    <w:p w:rsidRPr="00FC6BEB" w:rsidR="00FC6BEB" w:rsidP="00D53D36" w:rsidRDefault="00FC6BEB" w14:paraId="0698FEF7" w14:textId="1442D259">
      <w:pPr>
        <w:pStyle w:val="Heading2"/>
      </w:pPr>
    </w:p>
    <w:p w:rsidRPr="00D53D36" w:rsidR="00FC6BEB" w:rsidP="00D53D36" w:rsidRDefault="00FC6BEB" w14:paraId="367A0CDE" w14:textId="3FB631C8">
      <w:pPr>
        <w:pStyle w:val="Heading2"/>
      </w:pPr>
      <w:bookmarkStart w:name="_Toc208313436" w:id="16"/>
      <w:r w:rsidRPr="00D53D36">
        <w:t>PIPE-</w:t>
      </w:r>
      <w:r w:rsidRPr="00D53D36" w:rsidR="007C48E4">
        <w:t>4</w:t>
      </w:r>
      <w:r w:rsidRPr="00D53D36">
        <w:t>. Operational monitoring &amp; alerting</w:t>
      </w:r>
      <w:bookmarkEnd w:id="16"/>
    </w:p>
    <w:p w:rsidRPr="00FC6BEB" w:rsidR="00FC6BEB" w:rsidP="00FC6BEB" w:rsidRDefault="00FC6BEB" w14:paraId="034C70E7" w14:textId="28ED7538">
      <w:p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br/>
      </w:r>
      <w:r w:rsidRPr="00FC6BEB">
        <w:rPr>
          <w:rFonts w:ascii="Microsoft GothicNeo" w:hAnsi="Microsoft GothicNeo" w:eastAsia="Microsoft GothicNeo" w:cs="Microsoft GothicNeo"/>
          <w:sz w:val="20"/>
          <w:szCs w:val="20"/>
        </w:rPr>
        <w:t>As an Operator, I want full observability of pipeline metrics and automated alerting so that issues are detected quickly, escalated to on-call staff, and resolved reliably.</w:t>
      </w:r>
    </w:p>
    <w:p w:rsidRPr="00FC6BEB" w:rsidR="00FC6BEB" w:rsidP="00FC6BEB" w:rsidRDefault="00FC6BEB" w14:paraId="2693EFA3" w14:textId="77777777">
      <w:p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b/>
          <w:bCs/>
          <w:sz w:val="20"/>
          <w:szCs w:val="20"/>
        </w:rPr>
        <w:t>Steps</w:t>
      </w:r>
    </w:p>
    <w:p w:rsidRPr="00FC6BEB" w:rsidR="00FC6BEB" w:rsidP="00340AE9" w:rsidRDefault="00FC6BEB" w14:paraId="145D1005" w14:textId="403CAEAB">
      <w:pPr>
        <w:numPr>
          <w:ilvl w:val="0"/>
          <w:numId w:val="10"/>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Publish metrics (lag, error rate) from pipelines.</w:t>
      </w:r>
    </w:p>
    <w:p w:rsidRPr="00FC6BEB" w:rsidR="00FC6BEB" w:rsidP="00340AE9" w:rsidRDefault="00FC6BEB" w14:paraId="513C4517" w14:textId="083914B8">
      <w:pPr>
        <w:numPr>
          <w:ilvl w:val="0"/>
          <w:numId w:val="10"/>
        </w:numPr>
        <w:spacing w:after="0" w:line="240" w:lineRule="auto"/>
        <w:rPr>
          <w:rFonts w:ascii="Microsoft GothicNeo" w:hAnsi="Microsoft GothicNeo" w:eastAsia="Microsoft GothicNeo" w:cs="Microsoft GothicNeo"/>
          <w:sz w:val="20"/>
          <w:szCs w:val="20"/>
        </w:rPr>
      </w:pPr>
      <w:r w:rsidRPr="3E5A8F79" w:rsidR="00FC6BEB">
        <w:rPr>
          <w:rFonts w:ascii="Microsoft GothicNeo" w:hAnsi="Microsoft GothicNeo" w:eastAsia="Microsoft GothicNeo" w:cs="Microsoft GothicNeo"/>
          <w:sz w:val="20"/>
          <w:szCs w:val="20"/>
        </w:rPr>
        <w:t xml:space="preserve">Build </w:t>
      </w:r>
      <w:r w:rsidRPr="3E5A8F79" w:rsidR="00FC6BEB">
        <w:rPr>
          <w:rFonts w:ascii="Microsoft GothicNeo" w:hAnsi="Microsoft GothicNeo" w:eastAsia="Microsoft GothicNeo" w:cs="Microsoft GothicNeo"/>
          <w:sz w:val="20"/>
          <w:szCs w:val="20"/>
        </w:rPr>
        <w:t xml:space="preserve"> dashboards to visualize metrics.</w:t>
      </w:r>
    </w:p>
    <w:p w:rsidRPr="00FC6BEB" w:rsidR="00FC6BEB" w:rsidP="00340AE9" w:rsidRDefault="00FC6BEB" w14:paraId="103362D1" w14:textId="77777777">
      <w:pPr>
        <w:numPr>
          <w:ilvl w:val="0"/>
          <w:numId w:val="10"/>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Simulate outages to deliberately breach SLOs.</w:t>
      </w:r>
    </w:p>
    <w:p w:rsidRPr="00FC6BEB" w:rsidR="00FC6BEB" w:rsidP="00340AE9" w:rsidRDefault="00FC6BEB" w14:paraId="1E62AF24" w14:textId="77777777">
      <w:pPr>
        <w:numPr>
          <w:ilvl w:val="0"/>
          <w:numId w:val="10"/>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Trigger alerts via monitoring system (e.g., PagerDuty, Slack).</w:t>
      </w:r>
    </w:p>
    <w:p w:rsidRPr="00FC6BEB" w:rsidR="00FC6BEB" w:rsidP="00340AE9" w:rsidRDefault="00FC6BEB" w14:paraId="4AE5A8EE" w14:textId="77777777">
      <w:pPr>
        <w:numPr>
          <w:ilvl w:val="0"/>
          <w:numId w:val="10"/>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Follow the documented runbook to restore service.</w:t>
      </w:r>
    </w:p>
    <w:p w:rsidRPr="00FC6BEB" w:rsidR="00FC6BEB" w:rsidP="00340AE9" w:rsidRDefault="00FC6BEB" w14:paraId="678E9CC8" w14:textId="77777777">
      <w:pPr>
        <w:numPr>
          <w:ilvl w:val="0"/>
          <w:numId w:val="10"/>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Validate end-to-end recovery after intervention.</w:t>
      </w:r>
    </w:p>
    <w:p w:rsidRPr="00FC6BEB" w:rsidR="00FC6BEB" w:rsidP="00FC6BEB" w:rsidRDefault="00FC6BEB" w14:paraId="65219B31" w14:textId="77777777">
      <w:p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b/>
          <w:bCs/>
          <w:sz w:val="20"/>
          <w:szCs w:val="20"/>
        </w:rPr>
        <w:t>Acceptance Criteria</w:t>
      </w:r>
    </w:p>
    <w:p w:rsidRPr="00FC6BEB" w:rsidR="00FC6BEB" w:rsidP="00340AE9" w:rsidRDefault="00FC6BEB" w14:paraId="554B8E47" w14:textId="7305B354">
      <w:pPr>
        <w:numPr>
          <w:ilvl w:val="0"/>
          <w:numId w:val="11"/>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Dashboards show current lag, and error rates clearly.</w:t>
      </w:r>
    </w:p>
    <w:p w:rsidRPr="00FC6BEB" w:rsidR="00FC6BEB" w:rsidP="00340AE9" w:rsidRDefault="00FC6BEB" w14:paraId="2080E9BE" w14:textId="77777777">
      <w:pPr>
        <w:numPr>
          <w:ilvl w:val="0"/>
          <w:numId w:val="11"/>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Runbook steps allow successful recovery end-to-end.</w:t>
      </w:r>
    </w:p>
    <w:p w:rsidR="00CC4855" w:rsidP="00CC4855" w:rsidRDefault="00FC6BEB" w14:paraId="14DB3D5C" w14:textId="5E0C4A47">
      <w:pPr>
        <w:numPr>
          <w:ilvl w:val="0"/>
          <w:numId w:val="11"/>
        </w:numPr>
        <w:spacing w:after="0" w:line="240" w:lineRule="auto"/>
        <w:rPr>
          <w:rFonts w:ascii="Microsoft GothicNeo" w:hAnsi="Microsoft GothicNeo" w:eastAsia="Microsoft GothicNeo" w:cs="Microsoft GothicNeo"/>
          <w:sz w:val="20"/>
          <w:szCs w:val="20"/>
        </w:rPr>
      </w:pPr>
      <w:r w:rsidRPr="00FC6BEB">
        <w:rPr>
          <w:rFonts w:ascii="Microsoft GothicNeo" w:hAnsi="Microsoft GothicNeo" w:eastAsia="Microsoft GothicNeo" w:cs="Microsoft GothicNeo"/>
          <w:sz w:val="20"/>
          <w:szCs w:val="20"/>
        </w:rPr>
        <w:t>Post-incident validation confirms system health and data integrity.</w:t>
      </w:r>
    </w:p>
    <w:p w:rsidRPr="00CA343A" w:rsidR="00CA343A" w:rsidP="00CA343A" w:rsidRDefault="00CA343A" w14:paraId="1440A4F3" w14:textId="77777777">
      <w:pPr>
        <w:spacing w:after="0" w:line="240" w:lineRule="auto"/>
        <w:ind w:left="720"/>
        <w:rPr>
          <w:rFonts w:ascii="Microsoft GothicNeo" w:hAnsi="Microsoft GothicNeo" w:eastAsia="Microsoft GothicNeo" w:cs="Microsoft GothicNeo"/>
          <w:sz w:val="20"/>
          <w:szCs w:val="20"/>
        </w:rPr>
      </w:pPr>
    </w:p>
    <w:p w:rsidRPr="000B0AE7" w:rsidR="000B0AE7" w:rsidP="00D53D36" w:rsidRDefault="000B0AE7" w14:paraId="01C07859" w14:textId="77777777" w14:noSpellErr="1">
      <w:pPr>
        <w:pStyle w:val="Heading2"/>
      </w:pPr>
      <w:bookmarkStart w:name="_Toc208313437" w:id="17"/>
      <w:commentRangeStart w:id="1621389478"/>
      <w:commentRangeStart w:id="1471416371"/>
      <w:commentRangeStart w:id="486983134"/>
      <w:r w:rsidR="000B0AE7">
        <w:rPr/>
        <w:t>CIMS-1. Store and retrieve unstructured artifacts (CouchDB)</w:t>
      </w:r>
      <w:bookmarkEnd w:id="17"/>
      <w:commentRangeEnd w:id="1621389478"/>
      <w:r>
        <w:rPr>
          <w:rStyle w:val="CommentReference"/>
        </w:rPr>
        <w:commentReference w:id="1621389478"/>
      </w:r>
      <w:commentRangeEnd w:id="1471416371"/>
      <w:r>
        <w:rPr>
          <w:rStyle w:val="CommentReference"/>
        </w:rPr>
        <w:commentReference w:id="1471416371"/>
      </w:r>
      <w:commentRangeEnd w:id="486983134"/>
      <w:r>
        <w:rPr>
          <w:rStyle w:val="CommentReference"/>
        </w:rPr>
        <w:commentReference w:id="486983134"/>
      </w:r>
    </w:p>
    <w:p w:rsidRPr="000B0AE7" w:rsidR="000B0AE7" w:rsidP="000B0AE7" w:rsidRDefault="000B0AE7" w14:paraId="4FD5AAE0" w14:textId="56163CA4">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br/>
      </w:r>
      <w:r w:rsidRPr="000B0AE7">
        <w:rPr>
          <w:rFonts w:ascii="Microsoft GothicNeo" w:hAnsi="Microsoft GothicNeo" w:eastAsia="Microsoft GothicNeo" w:cs="Microsoft GothicNeo"/>
          <w:sz w:val="20"/>
          <w:szCs w:val="20"/>
        </w:rPr>
        <w:t>As a Case Manager, I want to store unstructured evidence (PDFs, images, emails) in CouchDB so that the exact original files are preserved securely while only metadata flows into the lake.</w:t>
      </w:r>
    </w:p>
    <w:p w:rsidRPr="000B0AE7" w:rsidR="000B0AE7" w:rsidP="000B0AE7" w:rsidRDefault="000B0AE7" w14:paraId="53092439" w14:textId="77777777">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b/>
          <w:bCs/>
          <w:sz w:val="20"/>
          <w:szCs w:val="20"/>
        </w:rPr>
        <w:t>Steps</w:t>
      </w:r>
    </w:p>
    <w:p w:rsidRPr="000B0AE7" w:rsidR="000B0AE7" w:rsidP="00340AE9" w:rsidRDefault="000B0AE7" w14:paraId="20BF8F2D" w14:textId="77777777">
      <w:pPr>
        <w:numPr>
          <w:ilvl w:val="0"/>
          <w:numId w:val="12"/>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Create a case document and upload an attachment (PDF/image/email).</w:t>
      </w:r>
    </w:p>
    <w:p w:rsidRPr="000B0AE7" w:rsidR="000B0AE7" w:rsidP="00340AE9" w:rsidRDefault="000B0AE7" w14:paraId="6FE47D79" w14:textId="77777777">
      <w:pPr>
        <w:numPr>
          <w:ilvl w:val="0"/>
          <w:numId w:val="12"/>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Fetch the attachment to verify exact bytes and checksum/content-type.</w:t>
      </w:r>
    </w:p>
    <w:p w:rsidRPr="000B0AE7" w:rsidR="000B0AE7" w:rsidP="00340AE9" w:rsidRDefault="000B0AE7" w14:paraId="2BAE79C7" w14:textId="77777777">
      <w:pPr>
        <w:numPr>
          <w:ilvl w:val="0"/>
          <w:numId w:val="12"/>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 xml:space="preserve">Extract </w:t>
      </w:r>
      <w:proofErr w:type="gramStart"/>
      <w:r w:rsidRPr="000B0AE7">
        <w:rPr>
          <w:rFonts w:ascii="Microsoft GothicNeo" w:hAnsi="Microsoft GothicNeo" w:eastAsia="Microsoft GothicNeo" w:cs="Microsoft GothicNeo"/>
          <w:sz w:val="20"/>
          <w:szCs w:val="20"/>
        </w:rPr>
        <w:t>metadata</w:t>
      </w:r>
      <w:proofErr w:type="gramEnd"/>
      <w:r w:rsidRPr="000B0AE7">
        <w:rPr>
          <w:rFonts w:ascii="Microsoft GothicNeo" w:hAnsi="Microsoft GothicNeo" w:eastAsia="Microsoft GothicNeo" w:cs="Microsoft GothicNeo"/>
          <w:sz w:val="20"/>
          <w:szCs w:val="20"/>
        </w:rPr>
        <w:t xml:space="preserve"> into JSON and send it to Lakehouse Raw.</w:t>
      </w:r>
    </w:p>
    <w:p w:rsidRPr="000B0AE7" w:rsidR="000B0AE7" w:rsidP="00340AE9" w:rsidRDefault="000B0AE7" w14:paraId="5F8293A5" w14:textId="6AF20665">
      <w:pPr>
        <w:numPr>
          <w:ilvl w:val="0"/>
          <w:numId w:val="12"/>
        </w:numPr>
        <w:spacing w:after="0" w:line="240" w:lineRule="auto"/>
        <w:rPr>
          <w:rFonts w:ascii="Microsoft GothicNeo" w:hAnsi="Microsoft GothicNeo" w:eastAsia="Microsoft GothicNeo" w:cs="Microsoft GothicNeo"/>
          <w:sz w:val="20"/>
          <w:szCs w:val="20"/>
        </w:rPr>
      </w:pPr>
      <w:r w:rsidRPr="3E5A8F79" w:rsidR="000B0AE7">
        <w:rPr>
          <w:rFonts w:ascii="Microsoft GothicNeo" w:hAnsi="Microsoft GothicNeo" w:eastAsia="Microsoft GothicNeo" w:cs="Microsoft GothicNeo"/>
          <w:sz w:val="20"/>
          <w:szCs w:val="20"/>
        </w:rPr>
        <w:t xml:space="preserve">Ensure binaries </w:t>
      </w:r>
      <w:r w:rsidRPr="3E5A8F79" w:rsidR="000B0AE7">
        <w:rPr>
          <w:rFonts w:ascii="Microsoft GothicNeo" w:hAnsi="Microsoft GothicNeo" w:eastAsia="Microsoft GothicNeo" w:cs="Microsoft GothicNeo"/>
          <w:sz w:val="20"/>
          <w:szCs w:val="20"/>
        </w:rPr>
        <w:t>remain</w:t>
      </w:r>
      <w:r w:rsidRPr="3E5A8F79" w:rsidR="000B0AE7">
        <w:rPr>
          <w:rFonts w:ascii="Microsoft GothicNeo" w:hAnsi="Microsoft GothicNeo" w:eastAsia="Microsoft GothicNeo" w:cs="Microsoft GothicNeo"/>
          <w:sz w:val="20"/>
          <w:szCs w:val="20"/>
        </w:rPr>
        <w:t xml:space="preserve"> stored only in CouchDB.</w:t>
      </w:r>
      <w:ins w:author="Ume Sauda Ghanyani" w:date="2025-09-11T05:20:36.098Z" w:id="422603754">
        <w:r w:rsidRPr="3E5A8F79" w:rsidR="74726865">
          <w:rPr>
            <w:rFonts w:ascii="Microsoft GothicNeo" w:hAnsi="Microsoft GothicNeo" w:eastAsia="Microsoft GothicNeo" w:cs="Microsoft GothicNeo"/>
            <w:sz w:val="20"/>
            <w:szCs w:val="20"/>
          </w:rPr>
          <w:t xml:space="preserve"> </w:t>
        </w:r>
      </w:ins>
    </w:p>
    <w:p w:rsidRPr="000B0AE7" w:rsidR="000B0AE7" w:rsidP="000B0AE7" w:rsidRDefault="000B0AE7" w14:paraId="2F66FE4E" w14:textId="77777777">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b/>
          <w:bCs/>
          <w:sz w:val="20"/>
          <w:szCs w:val="20"/>
        </w:rPr>
        <w:t>Acceptance Criteria</w:t>
      </w:r>
    </w:p>
    <w:p w:rsidRPr="000B0AE7" w:rsidR="000B0AE7" w:rsidP="00340AE9" w:rsidRDefault="000B0AE7" w14:paraId="1D36B641" w14:textId="77777777">
      <w:pPr>
        <w:numPr>
          <w:ilvl w:val="0"/>
          <w:numId w:val="13"/>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Upload creates a new CouchDB revision/ETag.</w:t>
      </w:r>
    </w:p>
    <w:p w:rsidRPr="000B0AE7" w:rsidR="000B0AE7" w:rsidP="00340AE9" w:rsidRDefault="000B0AE7" w14:paraId="56FA8CC4" w14:textId="77777777">
      <w:pPr>
        <w:numPr>
          <w:ilvl w:val="0"/>
          <w:numId w:val="13"/>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Fetch returns the original bytes with correct checksum and MIME type.</w:t>
      </w:r>
    </w:p>
    <w:p w:rsidR="000B0AE7" w:rsidP="00340AE9" w:rsidRDefault="000B0AE7" w14:paraId="64F71B09" w14:textId="77777777">
      <w:pPr>
        <w:numPr>
          <w:ilvl w:val="0"/>
          <w:numId w:val="13"/>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 xml:space="preserve">Only metadata is sent to the </w:t>
      </w:r>
      <w:proofErr w:type="spellStart"/>
      <w:r w:rsidRPr="000B0AE7">
        <w:rPr>
          <w:rFonts w:ascii="Microsoft GothicNeo" w:hAnsi="Microsoft GothicNeo" w:eastAsia="Microsoft GothicNeo" w:cs="Microsoft GothicNeo"/>
          <w:sz w:val="20"/>
          <w:szCs w:val="20"/>
        </w:rPr>
        <w:t>lakehouse</w:t>
      </w:r>
      <w:proofErr w:type="spellEnd"/>
      <w:r w:rsidRPr="000B0AE7">
        <w:rPr>
          <w:rFonts w:ascii="Microsoft GothicNeo" w:hAnsi="Microsoft GothicNeo" w:eastAsia="Microsoft GothicNeo" w:cs="Microsoft GothicNeo"/>
          <w:sz w:val="20"/>
          <w:szCs w:val="20"/>
        </w:rPr>
        <w:t>; binary artifacts remain in CouchDB.</w:t>
      </w:r>
    </w:p>
    <w:p w:rsidR="00F06F13" w:rsidP="00F06F13" w:rsidRDefault="00F06F13" w14:paraId="225AC25D" w14:textId="77777777">
      <w:pPr>
        <w:spacing w:after="0" w:line="240" w:lineRule="auto"/>
        <w:rPr>
          <w:rFonts w:ascii="Microsoft GothicNeo" w:hAnsi="Microsoft GothicNeo" w:eastAsia="Microsoft GothicNeo" w:cs="Microsoft GothicNeo"/>
          <w:b/>
          <w:bCs/>
          <w:sz w:val="20"/>
          <w:szCs w:val="20"/>
        </w:rPr>
      </w:pPr>
    </w:p>
    <w:p w:rsidRPr="00F06F13" w:rsidR="00F06F13" w:rsidP="00F06F13" w:rsidRDefault="00F06F13" w14:paraId="1718F2CF" w14:textId="759CFD20">
      <w:pPr>
        <w:pStyle w:val="Heading2"/>
      </w:pPr>
      <w:bookmarkStart w:name="_Toc208313438" w:id="18"/>
      <w:commentRangeStart w:id="1810123272"/>
      <w:r w:rsidR="00F06F13">
        <w:rPr/>
        <w:t>VEC-</w:t>
      </w:r>
      <w:r w:rsidR="00F06F13">
        <w:rPr/>
        <w:t>1</w:t>
      </w:r>
      <w:r w:rsidR="00F06F13">
        <w:rPr/>
        <w:t xml:space="preserve">. Store </w:t>
      </w:r>
      <w:del w:author="Ume Sauda Ghanyani" w:date="2025-09-11T12:14:43.437Z" w:id="1673045700">
        <w:r w:rsidDel="00F06F13">
          <w:delText>un</w:delText>
        </w:r>
      </w:del>
      <w:r w:rsidR="00F06F13">
        <w:rPr/>
        <w:t xml:space="preserve">structured artifacts in a </w:t>
      </w:r>
      <w:commentRangeStart w:id="97338173"/>
      <w:commentRangeStart w:id="1961114953"/>
      <w:commentRangeStart w:id="757992846"/>
      <w:r w:rsidR="00F06F13">
        <w:rPr/>
        <w:t>vector database</w:t>
      </w:r>
      <w:bookmarkEnd w:id="18"/>
      <w:commentRangeEnd w:id="97338173"/>
      <w:r>
        <w:rPr>
          <w:rStyle w:val="CommentReference"/>
        </w:rPr>
        <w:commentReference w:id="97338173"/>
      </w:r>
      <w:commentRangeEnd w:id="1961114953"/>
      <w:r>
        <w:rPr>
          <w:rStyle w:val="CommentReference"/>
        </w:rPr>
        <w:commentReference w:id="1961114953"/>
      </w:r>
      <w:commentRangeEnd w:id="757992846"/>
      <w:r>
        <w:rPr>
          <w:rStyle w:val="CommentReference"/>
        </w:rPr>
        <w:commentReference w:id="757992846"/>
      </w:r>
      <w:commentRangeEnd w:id="1810123272"/>
      <w:r>
        <w:rPr>
          <w:rStyle w:val="CommentReference"/>
        </w:rPr>
        <w:commentReference w:id="1810123272"/>
      </w:r>
    </w:p>
    <w:p w:rsidRPr="00F06F13" w:rsidR="00F06F13" w:rsidP="00F06F13" w:rsidRDefault="00F06F13" w14:paraId="33279E1B" w14:textId="369156DC">
      <w:pPr>
        <w:spacing w:after="0" w:line="240" w:lineRule="auto"/>
        <w:rPr>
          <w:rFonts w:ascii="Microsoft GothicNeo" w:hAnsi="Microsoft GothicNeo" w:eastAsia="Microsoft GothicNeo" w:cs="Microsoft GothicNeo"/>
          <w:sz w:val="20"/>
          <w:szCs w:val="20"/>
        </w:rPr>
      </w:pPr>
      <w:r>
        <w:br/>
      </w:r>
      <w:r w:rsidRPr="3E5A8F79" w:rsidR="00F06F13">
        <w:rPr>
          <w:rFonts w:ascii="Microsoft GothicNeo" w:hAnsi="Microsoft GothicNeo" w:eastAsia="Microsoft GothicNeo" w:cs="Microsoft GothicNeo"/>
          <w:sz w:val="20"/>
          <w:szCs w:val="20"/>
        </w:rPr>
        <w:t xml:space="preserve">As an Investigator, I want vector embeddings of </w:t>
      </w:r>
      <w:ins w:author="Ume Sauda Ghanyani" w:date="2025-09-11T12:14:56.834Z" w:id="563694125">
        <w:r w:rsidRPr="3E5A8F79" w:rsidR="564C5688">
          <w:rPr>
            <w:rFonts w:ascii="Microsoft GothicNeo" w:hAnsi="Microsoft GothicNeo" w:eastAsia="Microsoft GothicNeo" w:cs="Microsoft GothicNeo"/>
            <w:sz w:val="20"/>
            <w:szCs w:val="20"/>
          </w:rPr>
          <w:t>raw data</w:t>
        </w:r>
      </w:ins>
      <w:del w:author="Ume Sauda Ghanyani" w:date="2025-09-11T12:14:53.626Z" w:id="793864282">
        <w:r w:rsidRPr="3E5A8F79" w:rsidDel="00F06F13">
          <w:rPr>
            <w:rFonts w:ascii="Microsoft GothicNeo" w:hAnsi="Microsoft GothicNeo" w:eastAsia="Microsoft GothicNeo" w:cs="Microsoft GothicNeo"/>
            <w:sz w:val="20"/>
            <w:szCs w:val="20"/>
          </w:rPr>
          <w:delText>PDFs, images, and emails</w:delText>
        </w:r>
      </w:del>
      <w:r w:rsidRPr="3E5A8F79" w:rsidR="00F06F13">
        <w:rPr>
          <w:rFonts w:ascii="Microsoft GothicNeo" w:hAnsi="Microsoft GothicNeo" w:eastAsia="Microsoft GothicNeo" w:cs="Microsoft GothicNeo"/>
          <w:sz w:val="20"/>
          <w:szCs w:val="20"/>
        </w:rPr>
        <w:t xml:space="preserve"> stored in a vector database so that I can run semantic similarity searches over case evidence.</w:t>
      </w:r>
    </w:p>
    <w:p w:rsidRPr="00F06F13" w:rsidR="00F06F13" w:rsidP="00F06F13" w:rsidRDefault="00F06F13" w14:paraId="11E94069" w14:textId="77777777">
      <w:pPr>
        <w:spacing w:after="0" w:line="240" w:lineRule="auto"/>
        <w:rPr>
          <w:rFonts w:ascii="Microsoft GothicNeo" w:hAnsi="Microsoft GothicNeo" w:eastAsia="Microsoft GothicNeo" w:cs="Microsoft GothicNeo"/>
          <w:sz w:val="20"/>
          <w:szCs w:val="20"/>
        </w:rPr>
      </w:pPr>
      <w:r w:rsidRPr="00F06F13">
        <w:rPr>
          <w:rFonts w:ascii="Microsoft GothicNeo" w:hAnsi="Microsoft GothicNeo" w:eastAsia="Microsoft GothicNeo" w:cs="Microsoft GothicNeo"/>
          <w:b/>
          <w:bCs/>
          <w:sz w:val="20"/>
          <w:szCs w:val="20"/>
        </w:rPr>
        <w:t>Steps</w:t>
      </w:r>
    </w:p>
    <w:p w:rsidRPr="00F06F13" w:rsidR="00F06F13" w:rsidP="00F06F13" w:rsidRDefault="00F06F13" w14:paraId="3C58C460" w14:textId="77777777">
      <w:pPr>
        <w:numPr>
          <w:ilvl w:val="0"/>
          <w:numId w:val="28"/>
        </w:numPr>
        <w:spacing w:after="0" w:line="240" w:lineRule="auto"/>
        <w:rPr>
          <w:rFonts w:ascii="Microsoft GothicNeo" w:hAnsi="Microsoft GothicNeo" w:eastAsia="Microsoft GothicNeo" w:cs="Microsoft GothicNeo"/>
          <w:sz w:val="20"/>
          <w:szCs w:val="20"/>
        </w:rPr>
      </w:pPr>
      <w:r w:rsidRPr="3E5A8F79" w:rsidR="00F06F13">
        <w:rPr>
          <w:rFonts w:ascii="Microsoft GothicNeo" w:hAnsi="Microsoft GothicNeo" w:eastAsia="Microsoft GothicNeo" w:cs="Microsoft GothicNeo"/>
          <w:sz w:val="20"/>
          <w:szCs w:val="20"/>
        </w:rPr>
        <w:t>Generate embeddings (e.g., from extracted text via Tika or directly</w:t>
      </w:r>
      <w:del w:author="Ume Sauda Ghanyani" w:date="2025-09-11T12:15:08.484Z" w:id="1202174064">
        <w:r w:rsidRPr="3E5A8F79" w:rsidDel="00F06F13">
          <w:rPr>
            <w:rFonts w:ascii="Microsoft GothicNeo" w:hAnsi="Microsoft GothicNeo" w:eastAsia="Microsoft GothicNeo" w:cs="Microsoft GothicNeo"/>
            <w:sz w:val="20"/>
            <w:szCs w:val="20"/>
          </w:rPr>
          <w:delText xml:space="preserve"> from images with</w:delText>
        </w:r>
      </w:del>
      <w:del w:author="Ume Sauda Ghanyani" w:date="2025-09-10T06:33:14.753Z" w:id="1728624627">
        <w:r w:rsidRPr="3E5A8F79" w:rsidDel="00F06F13">
          <w:rPr>
            <w:rFonts w:ascii="Microsoft GothicNeo" w:hAnsi="Microsoft GothicNeo" w:eastAsia="Microsoft GothicNeo" w:cs="Microsoft GothicNeo"/>
            <w:sz w:val="20"/>
            <w:szCs w:val="20"/>
          </w:rPr>
          <w:delText xml:space="preserve"> OCR</w:delText>
        </w:r>
      </w:del>
      <w:del w:author="Ume Sauda Ghanyani" w:date="2025-09-11T12:15:08.484Z" w:id="1448349201">
        <w:r w:rsidRPr="3E5A8F79" w:rsidDel="00F06F13">
          <w:rPr>
            <w:rFonts w:ascii="Microsoft GothicNeo" w:hAnsi="Microsoft GothicNeo" w:eastAsia="Microsoft GothicNeo" w:cs="Microsoft GothicNeo"/>
            <w:sz w:val="20"/>
            <w:szCs w:val="20"/>
          </w:rPr>
          <w:delText>/ML</w:delText>
        </w:r>
      </w:del>
      <w:r w:rsidRPr="3E5A8F79" w:rsidR="00F06F13">
        <w:rPr>
          <w:rFonts w:ascii="Microsoft GothicNeo" w:hAnsi="Microsoft GothicNeo" w:eastAsia="Microsoft GothicNeo" w:cs="Microsoft GothicNeo"/>
          <w:sz w:val="20"/>
          <w:szCs w:val="20"/>
        </w:rPr>
        <w:t>).</w:t>
      </w:r>
    </w:p>
    <w:p w:rsidRPr="00F06F13" w:rsidR="00F06F13" w:rsidP="00F06F13" w:rsidRDefault="00F06F13" w14:paraId="3472749C" w14:textId="77777777">
      <w:pPr>
        <w:numPr>
          <w:ilvl w:val="0"/>
          <w:numId w:val="28"/>
        </w:numPr>
        <w:spacing w:after="0" w:line="240" w:lineRule="auto"/>
        <w:rPr>
          <w:rFonts w:ascii="Microsoft GothicNeo" w:hAnsi="Microsoft GothicNeo" w:eastAsia="Microsoft GothicNeo" w:cs="Microsoft GothicNeo"/>
          <w:sz w:val="20"/>
          <w:szCs w:val="20"/>
        </w:rPr>
      </w:pPr>
      <w:r w:rsidRPr="3E5A8F79" w:rsidR="00F06F13">
        <w:rPr>
          <w:rFonts w:ascii="Microsoft GothicNeo" w:hAnsi="Microsoft GothicNeo" w:eastAsia="Microsoft GothicNeo" w:cs="Microsoft GothicNeo"/>
          <w:sz w:val="20"/>
          <w:szCs w:val="20"/>
        </w:rPr>
        <w:t xml:space="preserve">Store vectors + metadata in OpenSearch </w:t>
      </w:r>
      <w:del w:author="Ume Sauda Ghanyani" w:date="2025-09-10T06:32:13.607Z" w:id="1617003849">
        <w:r w:rsidRPr="3E5A8F79" w:rsidDel="00F06F13">
          <w:rPr>
            <w:rFonts w:ascii="Microsoft GothicNeo" w:hAnsi="Microsoft GothicNeo" w:eastAsia="Microsoft GothicNeo" w:cs="Microsoft GothicNeo"/>
            <w:sz w:val="20"/>
            <w:szCs w:val="20"/>
          </w:rPr>
          <w:delText>(HNSW index)</w:delText>
        </w:r>
      </w:del>
      <w:r w:rsidRPr="3E5A8F79" w:rsidR="00F06F13">
        <w:rPr>
          <w:rFonts w:ascii="Microsoft GothicNeo" w:hAnsi="Microsoft GothicNeo" w:eastAsia="Microsoft GothicNeo" w:cs="Microsoft GothicNeo"/>
          <w:sz w:val="20"/>
          <w:szCs w:val="20"/>
        </w:rPr>
        <w:t xml:space="preserve"> or a dedicated vector DB.</w:t>
      </w:r>
    </w:p>
    <w:p w:rsidRPr="00F06F13" w:rsidR="00F06F13" w:rsidP="00F06F13" w:rsidRDefault="00F06F13" w14:paraId="25F0676E" w14:textId="77777777">
      <w:pPr>
        <w:numPr>
          <w:ilvl w:val="0"/>
          <w:numId w:val="28"/>
        </w:numPr>
        <w:spacing w:after="0" w:line="240" w:lineRule="auto"/>
        <w:rPr>
          <w:rFonts w:ascii="Microsoft GothicNeo" w:hAnsi="Microsoft GothicNeo" w:eastAsia="Microsoft GothicNeo" w:cs="Microsoft GothicNeo"/>
          <w:sz w:val="20"/>
          <w:szCs w:val="20"/>
        </w:rPr>
      </w:pPr>
      <w:r w:rsidRPr="00F06F13">
        <w:rPr>
          <w:rFonts w:ascii="Microsoft GothicNeo" w:hAnsi="Microsoft GothicNeo" w:eastAsia="Microsoft GothicNeo" w:cs="Microsoft GothicNeo"/>
          <w:sz w:val="20"/>
          <w:szCs w:val="20"/>
        </w:rPr>
        <w:t>Run k-NN queries and validate retrieval accuracy.</w:t>
      </w:r>
    </w:p>
    <w:p w:rsidRPr="00F06F13" w:rsidR="00F06F13" w:rsidP="00F06F13" w:rsidRDefault="00F06F13" w14:paraId="12BCA9E0" w14:textId="77777777">
      <w:pPr>
        <w:spacing w:after="0" w:line="240" w:lineRule="auto"/>
        <w:rPr>
          <w:rFonts w:ascii="Microsoft GothicNeo" w:hAnsi="Microsoft GothicNeo" w:eastAsia="Microsoft GothicNeo" w:cs="Microsoft GothicNeo"/>
          <w:sz w:val="20"/>
          <w:szCs w:val="20"/>
        </w:rPr>
      </w:pPr>
      <w:r w:rsidRPr="00F06F13">
        <w:rPr>
          <w:rFonts w:ascii="Microsoft GothicNeo" w:hAnsi="Microsoft GothicNeo" w:eastAsia="Microsoft GothicNeo" w:cs="Microsoft GothicNeo"/>
          <w:b/>
          <w:bCs/>
          <w:sz w:val="20"/>
          <w:szCs w:val="20"/>
        </w:rPr>
        <w:t>Acceptance Criteria</w:t>
      </w:r>
    </w:p>
    <w:p w:rsidRPr="00F06F13" w:rsidR="00F06F13" w:rsidP="00F06F13" w:rsidRDefault="00F06F13" w14:paraId="6ACDB1B7" w14:textId="77777777">
      <w:pPr>
        <w:numPr>
          <w:ilvl w:val="0"/>
          <w:numId w:val="29"/>
        </w:numPr>
        <w:spacing w:after="0" w:line="240" w:lineRule="auto"/>
        <w:rPr>
          <w:rFonts w:ascii="Microsoft GothicNeo" w:hAnsi="Microsoft GothicNeo" w:eastAsia="Microsoft GothicNeo" w:cs="Microsoft GothicNeo"/>
          <w:sz w:val="20"/>
          <w:szCs w:val="20"/>
        </w:rPr>
      </w:pPr>
      <w:r w:rsidRPr="00F06F13">
        <w:rPr>
          <w:rFonts w:ascii="Microsoft GothicNeo" w:hAnsi="Microsoft GothicNeo" w:eastAsia="Microsoft GothicNeo" w:cs="Microsoft GothicNeo"/>
          <w:sz w:val="20"/>
          <w:szCs w:val="20"/>
        </w:rPr>
        <w:t>All ingested artifacts have corresponding vectors with metadata (case ID, source).</w:t>
      </w:r>
    </w:p>
    <w:p w:rsidR="00F06F13" w:rsidP="00F06F13" w:rsidRDefault="00F06F13" w14:paraId="3E3C49A2" w14:textId="77777777">
      <w:pPr>
        <w:numPr>
          <w:ilvl w:val="0"/>
          <w:numId w:val="29"/>
        </w:numPr>
        <w:spacing w:after="0" w:line="240" w:lineRule="auto"/>
        <w:rPr>
          <w:rFonts w:ascii="Microsoft GothicNeo" w:hAnsi="Microsoft GothicNeo" w:eastAsia="Microsoft GothicNeo" w:cs="Microsoft GothicNeo"/>
          <w:sz w:val="20"/>
          <w:szCs w:val="20"/>
        </w:rPr>
      </w:pPr>
      <w:r w:rsidRPr="3E5A8F79" w:rsidR="00F06F13">
        <w:rPr>
          <w:rFonts w:ascii="Microsoft GothicNeo" w:hAnsi="Microsoft GothicNeo" w:eastAsia="Microsoft GothicNeo" w:cs="Microsoft GothicNeo"/>
          <w:sz w:val="20"/>
          <w:szCs w:val="20"/>
        </w:rPr>
        <w:t xml:space="preserve">Deleted artifacts </w:t>
      </w:r>
      <w:del w:author="Ume Sauda Ghanyani" w:date="2025-09-10T06:10:16.718Z" w:id="1466624391">
        <w:r w:rsidRPr="3E5A8F79" w:rsidDel="00F06F13">
          <w:rPr>
            <w:rFonts w:ascii="Microsoft GothicNeo" w:hAnsi="Microsoft GothicNeo" w:eastAsia="Microsoft GothicNeo" w:cs="Microsoft GothicNeo"/>
            <w:sz w:val="20"/>
            <w:szCs w:val="20"/>
          </w:rPr>
          <w:delText>(</w:delText>
        </w:r>
      </w:del>
      <w:commentRangeStart w:id="240528815"/>
      <w:commentRangeStart w:id="250754221"/>
      <w:del w:author="Ume Sauda Ghanyani" w:date="2025-09-10T06:10:16.718Z" w:id="2107934224">
        <w:r w:rsidRPr="3E5A8F79" w:rsidDel="00F06F13">
          <w:rPr>
            <w:rFonts w:ascii="Microsoft GothicNeo" w:hAnsi="Microsoft GothicNeo" w:eastAsia="Microsoft GothicNeo" w:cs="Microsoft GothicNeo"/>
            <w:sz w:val="20"/>
            <w:szCs w:val="20"/>
          </w:rPr>
          <w:delText>RTBF</w:delText>
        </w:r>
      </w:del>
      <w:commentRangeEnd w:id="240528815"/>
      <w:r>
        <w:rPr>
          <w:rStyle w:val="CommentReference"/>
        </w:rPr>
        <w:commentReference w:id="240528815"/>
      </w:r>
      <w:commentRangeEnd w:id="250754221"/>
      <w:r>
        <w:rPr>
          <w:rStyle w:val="CommentReference"/>
        </w:rPr>
        <w:commentReference w:id="250754221"/>
      </w:r>
      <w:del w:author="Ume Sauda Ghanyani" w:date="2025-09-10T06:10:16.718Z" w:id="1513582713">
        <w:r w:rsidRPr="3E5A8F79" w:rsidDel="00F06F13">
          <w:rPr>
            <w:rFonts w:ascii="Microsoft GothicNeo" w:hAnsi="Microsoft GothicNeo" w:eastAsia="Microsoft GothicNeo" w:cs="Microsoft GothicNeo"/>
            <w:sz w:val="20"/>
            <w:szCs w:val="20"/>
          </w:rPr>
          <w:delText xml:space="preserve">) </w:delText>
        </w:r>
      </w:del>
      <w:r w:rsidRPr="3E5A8F79" w:rsidR="00F06F13">
        <w:rPr>
          <w:rFonts w:ascii="Microsoft GothicNeo" w:hAnsi="Microsoft GothicNeo" w:eastAsia="Microsoft GothicNeo" w:cs="Microsoft GothicNeo"/>
          <w:sz w:val="20"/>
          <w:szCs w:val="20"/>
        </w:rPr>
        <w:t>also remove their vectors.</w:t>
      </w:r>
    </w:p>
    <w:p w:rsidRPr="00F06F13" w:rsidR="00CA343A" w:rsidP="00CA343A" w:rsidRDefault="00CA343A" w14:paraId="77936B6E" w14:textId="77777777">
      <w:pPr>
        <w:spacing w:after="0" w:line="240" w:lineRule="auto"/>
        <w:ind w:left="720"/>
        <w:rPr>
          <w:rFonts w:ascii="Microsoft GothicNeo" w:hAnsi="Microsoft GothicNeo" w:eastAsia="Microsoft GothicNeo" w:cs="Microsoft GothicNeo"/>
          <w:sz w:val="20"/>
          <w:szCs w:val="20"/>
        </w:rPr>
      </w:pPr>
    </w:p>
    <w:p w:rsidRPr="0040607D" w:rsidR="00CA343A" w:rsidP="00CA343A" w:rsidRDefault="00CA343A" w14:paraId="1ED48E88" w14:textId="77777777" w14:noSpellErr="1">
      <w:pPr>
        <w:pStyle w:val="Heading2"/>
      </w:pPr>
      <w:bookmarkStart w:name="_Toc208313439" w:id="19"/>
      <w:r w:rsidR="00CA343A">
        <w:rPr/>
        <w:t>TIKA-1. Extract text and metadata from unstructured artifacts</w:t>
      </w:r>
      <w:bookmarkEnd w:id="19"/>
    </w:p>
    <w:p w:rsidRPr="0040607D" w:rsidR="00CA343A" w:rsidP="00CA343A" w:rsidRDefault="00CA343A" w14:paraId="5B6CB3B9" w14:textId="3C950160" w14:noSpellErr="1">
      <w:pPr>
        <w:spacing w:after="0" w:line="240" w:lineRule="auto"/>
        <w:rPr>
          <w:rFonts w:ascii="Microsoft GothicNeo" w:hAnsi="Microsoft GothicNeo" w:eastAsia="Microsoft GothicNeo" w:cs="Microsoft GothicNeo"/>
          <w:sz w:val="20"/>
          <w:szCs w:val="20"/>
        </w:rPr>
      </w:pPr>
      <w:r>
        <w:br/>
      </w:r>
      <w:r w:rsidRPr="3E5A8F79" w:rsidR="00CA343A">
        <w:rPr>
          <w:rFonts w:ascii="Microsoft GothicNeo" w:hAnsi="Microsoft GothicNeo" w:eastAsia="Microsoft GothicNeo" w:cs="Microsoft GothicNeo"/>
          <w:sz w:val="20"/>
          <w:szCs w:val="20"/>
        </w:rPr>
        <w:t>As a Data Engineer, I want Apache Tika to process PDFs, images, and emails so that plain text and metadata are available for downstream indexing.</w:t>
      </w:r>
    </w:p>
    <w:p w:rsidRPr="0040607D" w:rsidR="00CA343A" w:rsidP="00CA343A" w:rsidRDefault="00CA343A" w14:paraId="7437A283" w14:textId="77777777">
      <w:p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b/>
          <w:bCs/>
          <w:sz w:val="20"/>
          <w:szCs w:val="20"/>
        </w:rPr>
        <w:t>Steps</w:t>
      </w:r>
    </w:p>
    <w:p w:rsidRPr="0040607D" w:rsidR="00CA343A" w:rsidP="00CA343A" w:rsidRDefault="00CA343A" w14:paraId="1562616C" w14:textId="77777777">
      <w:pPr>
        <w:numPr>
          <w:ilvl w:val="0"/>
          <w:numId w:val="20"/>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Upload a binary artifact (PDF, image, email) to CouchDB.</w:t>
      </w:r>
    </w:p>
    <w:p w:rsidRPr="0040607D" w:rsidR="00CA343A" w:rsidP="00CA343A" w:rsidRDefault="00CA343A" w14:paraId="7A401A03" w14:textId="77777777">
      <w:pPr>
        <w:numPr>
          <w:ilvl w:val="0"/>
          <w:numId w:val="20"/>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Run Apache Tika to detect content type and extract text + metadata.</w:t>
      </w:r>
    </w:p>
    <w:p w:rsidRPr="0040607D" w:rsidR="00CA343A" w:rsidP="00CA343A" w:rsidRDefault="00CA343A" w14:paraId="0832E49F" w14:textId="77777777">
      <w:pPr>
        <w:numPr>
          <w:ilvl w:val="0"/>
          <w:numId w:val="20"/>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Package extracted output in JSON format for downstream use.</w:t>
      </w:r>
    </w:p>
    <w:p w:rsidRPr="0040607D" w:rsidR="00CA343A" w:rsidP="00CA343A" w:rsidRDefault="00CA343A" w14:paraId="2379613C" w14:textId="77777777">
      <w:p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b/>
          <w:bCs/>
          <w:sz w:val="20"/>
          <w:szCs w:val="20"/>
        </w:rPr>
        <w:t>Acceptance Criteria</w:t>
      </w:r>
    </w:p>
    <w:p w:rsidRPr="0040607D" w:rsidR="00CA343A" w:rsidP="00CA343A" w:rsidRDefault="00CA343A" w14:paraId="0293FA7D" w14:textId="77777777">
      <w:pPr>
        <w:numPr>
          <w:ilvl w:val="0"/>
          <w:numId w:val="21"/>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Extracted text and metadata JSON are generated for all supported file types.</w:t>
      </w:r>
    </w:p>
    <w:p w:rsidRPr="0040607D" w:rsidR="00CA343A" w:rsidP="00CA343A" w:rsidRDefault="00CA343A" w14:paraId="01FD5007" w14:textId="77777777">
      <w:pPr>
        <w:numPr>
          <w:ilvl w:val="0"/>
          <w:numId w:val="21"/>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Metadata includes case ID, type, timestamps, and checksum.</w:t>
      </w:r>
    </w:p>
    <w:p w:rsidRPr="0040607D" w:rsidR="00CA343A" w:rsidP="00CA343A" w:rsidRDefault="00CA343A" w14:paraId="6DF3BC03" w14:textId="77777777" w14:noSpellErr="1">
      <w:pPr>
        <w:numPr>
          <w:ilvl w:val="0"/>
          <w:numId w:val="21"/>
        </w:numPr>
        <w:spacing w:after="0" w:line="240" w:lineRule="auto"/>
        <w:rPr>
          <w:ins w:author="Ume Sauda Ghanyani" w:date="2025-09-11T08:10:30.185Z" w16du:dateUtc="2025-09-11T08:10:30.185Z" w:id="761333778"/>
          <w:rFonts w:ascii="Microsoft GothicNeo" w:hAnsi="Microsoft GothicNeo" w:eastAsia="Microsoft GothicNeo" w:cs="Microsoft GothicNeo"/>
          <w:sz w:val="20"/>
          <w:szCs w:val="20"/>
        </w:rPr>
      </w:pPr>
      <w:r w:rsidRPr="3E5A8F79" w:rsidR="00CA343A">
        <w:rPr>
          <w:rFonts w:ascii="Microsoft GothicNeo" w:hAnsi="Microsoft GothicNeo" w:eastAsia="Microsoft GothicNeo" w:cs="Microsoft GothicNeo"/>
          <w:sz w:val="20"/>
          <w:szCs w:val="20"/>
        </w:rPr>
        <w:t>Extraction failures are logged with reason codes in a DLQ or error collection.</w:t>
      </w:r>
    </w:p>
    <w:p w:rsidR="3E5A8F79" w:rsidP="3E5A8F79" w:rsidRDefault="3E5A8F79" w14:paraId="04F67ED6" w14:textId="4462CB19">
      <w:pPr>
        <w:numPr>
          <w:ilvl w:val="0"/>
          <w:numId w:val="21"/>
        </w:numPr>
        <w:spacing w:after="0" w:line="240" w:lineRule="auto"/>
        <w:rPr>
          <w:ins w:author="Ume Sauda Ghanyani" w:date="2025-09-11T08:10:20.165Z" w16du:dateUtc="2025-09-11T08:10:20.165Z" w:id="242042562"/>
          <w:rFonts w:ascii="Microsoft GothicNeo" w:hAnsi="Microsoft GothicNeo" w:eastAsia="Microsoft GothicNeo" w:cs="Microsoft GothicNeo"/>
          <w:sz w:val="20"/>
          <w:szCs w:val="20"/>
        </w:rPr>
      </w:pPr>
    </w:p>
    <w:p w:rsidR="1F2B5521" w:rsidP="3E5A8F79" w:rsidRDefault="1F2B5521" w14:paraId="40171863" w14:textId="44751EA5">
      <w:pPr>
        <w:pStyle w:val="Heading2"/>
        <w:rPr>
          <w:ins w:author="Ume Sauda Ghanyani" w:date="2025-09-11T08:10:22.125Z" w16du:dateUtc="2025-09-11T08:10:22.125Z" w:id="530152767"/>
          <w:rFonts w:ascii="Microsoft GothicNeo" w:hAnsi="Microsoft GothicNeo" w:eastAsia="Microsoft GothicNeo" w:cs="Microsoft GothicNeo"/>
          <w:noProof w:val="0"/>
          <w:sz w:val="20"/>
          <w:szCs w:val="20"/>
          <w:lang w:val="en-US"/>
        </w:rPr>
      </w:pPr>
      <w:ins w:author="Ume Sauda Ghanyani" w:date="2025-09-11T08:10:22.125Z" w:id="1308623475">
        <w:r w:rsidRPr="3E5A8F79" w:rsidR="1F2B5521">
          <w:rPr>
            <w:noProof w:val="0"/>
            <w:lang w:val="en-US"/>
          </w:rPr>
          <w:t>BIAR-1</w:t>
        </w:r>
        <w:r w:rsidRPr="3E5A8F79" w:rsidR="1F2B5521">
          <w:rPr>
            <w:noProof w:val="0"/>
            <w:lang w:val="en-US"/>
          </w:rPr>
          <w:t xml:space="preserve">.  </w:t>
        </w:r>
        <w:r w:rsidRPr="3E5A8F79" w:rsidR="1F2B5521">
          <w:rPr>
            <w:noProof w:val="0"/>
            <w:lang w:val="en-US"/>
          </w:rPr>
          <w:t>Ingest the extracted metadata to Raw Layer</w:t>
        </w:r>
        <w:r>
          <w:br/>
        </w:r>
        <w:r w:rsidRPr="3E5A8F79" w:rsidR="1F2B5521">
          <w:rPr>
            <w:rFonts w:ascii="Microsoft GothicNeo" w:hAnsi="Microsoft GothicNeo" w:eastAsia="Microsoft GothicNeo" w:cs="Microsoft GothicNeo"/>
            <w:noProof w:val="0"/>
            <w:sz w:val="20"/>
            <w:szCs w:val="20"/>
            <w:lang w:val="en-US"/>
          </w:rPr>
          <w:t xml:space="preserve"> As a Data Engineer, I want to extract text and metadata from unstructured artifacts and ingest it into the Raw layer so that downstream systems can index, search, and analyze evidence without directly accessing the binaries.</w:t>
        </w:r>
      </w:ins>
    </w:p>
    <w:p w:rsidR="1F2B5521" w:rsidP="3E5A8F79" w:rsidRDefault="1F2B5521" w14:paraId="7AD8161D" w14:textId="638FEFAB">
      <w:pPr>
        <w:spacing w:before="240" w:beforeAutospacing="off" w:after="240" w:afterAutospacing="off"/>
        <w:rPr>
          <w:ins w:author="Ume Sauda Ghanyani" w:date="2025-09-11T08:10:22.125Z" w16du:dateUtc="2025-09-11T08:10:22.125Z" w:id="437012147"/>
          <w:rFonts w:ascii="Microsoft GothicNeo" w:hAnsi="Microsoft GothicNeo" w:eastAsia="Microsoft GothicNeo" w:cs="Microsoft GothicNeo"/>
          <w:b w:val="1"/>
          <w:bCs w:val="1"/>
          <w:noProof w:val="0"/>
          <w:sz w:val="20"/>
          <w:szCs w:val="20"/>
          <w:lang w:val="en-US"/>
        </w:rPr>
      </w:pPr>
      <w:ins w:author="Ume Sauda Ghanyani" w:date="2025-09-11T08:10:22.125Z" w:id="1555822892">
        <w:r w:rsidRPr="3E5A8F79" w:rsidR="1F2B5521">
          <w:rPr>
            <w:rFonts w:ascii="Microsoft GothicNeo" w:hAnsi="Microsoft GothicNeo" w:eastAsia="Microsoft GothicNeo" w:cs="Microsoft GothicNeo"/>
            <w:b w:val="1"/>
            <w:bCs w:val="1"/>
            <w:noProof w:val="0"/>
            <w:sz w:val="20"/>
            <w:szCs w:val="20"/>
            <w:lang w:val="en-US"/>
          </w:rPr>
          <w:t>Steps</w:t>
        </w:r>
      </w:ins>
    </w:p>
    <w:p w:rsidR="1F2B5521" w:rsidP="3E5A8F79" w:rsidRDefault="1F2B5521" w14:paraId="1AF35943" w14:textId="38CB6893">
      <w:pPr>
        <w:pStyle w:val="ListParagraph"/>
        <w:numPr>
          <w:ilvl w:val="0"/>
          <w:numId w:val="30"/>
        </w:numPr>
        <w:spacing w:before="240" w:beforeAutospacing="off" w:after="240" w:afterAutospacing="off"/>
        <w:rPr>
          <w:ins w:author="Ume Sauda Ghanyani" w:date="2025-09-11T08:10:22.125Z" w16du:dateUtc="2025-09-11T08:10:22.125Z" w:id="2127910351"/>
          <w:rFonts w:ascii="Microsoft GothicNeo" w:hAnsi="Microsoft GothicNeo" w:eastAsia="Microsoft GothicNeo" w:cs="Microsoft GothicNeo"/>
          <w:noProof w:val="0"/>
          <w:sz w:val="20"/>
          <w:szCs w:val="20"/>
          <w:lang w:val="en-US"/>
        </w:rPr>
      </w:pPr>
      <w:ins w:author="Ume Sauda Ghanyani" w:date="2025-09-11T08:10:22.125Z" w:id="872605889">
        <w:r w:rsidRPr="3E5A8F79" w:rsidR="1F2B5521">
          <w:rPr>
            <w:rFonts w:ascii="Microsoft GothicNeo" w:hAnsi="Microsoft GothicNeo" w:eastAsia="Microsoft GothicNeo" w:cs="Microsoft GothicNeo"/>
            <w:noProof w:val="0"/>
            <w:sz w:val="20"/>
            <w:szCs w:val="20"/>
            <w:lang w:val="en-US"/>
          </w:rPr>
          <w:t>Listen for new or updated CouchDB documents with attachments.</w:t>
        </w:r>
      </w:ins>
    </w:p>
    <w:p w:rsidR="1F2B5521" w:rsidP="3E5A8F79" w:rsidRDefault="1F2B5521" w14:paraId="356AC6DE" w14:textId="1642B0E3">
      <w:pPr>
        <w:pStyle w:val="ListParagraph"/>
        <w:numPr>
          <w:ilvl w:val="0"/>
          <w:numId w:val="30"/>
        </w:numPr>
        <w:spacing w:before="240" w:beforeAutospacing="off" w:after="240" w:afterAutospacing="off"/>
        <w:rPr>
          <w:ins w:author="Ume Sauda Ghanyani" w:date="2025-09-11T08:10:22.125Z" w16du:dateUtc="2025-09-11T08:10:22.125Z" w:id="354552696"/>
          <w:rFonts w:ascii="Microsoft GothicNeo" w:hAnsi="Microsoft GothicNeo" w:eastAsia="Microsoft GothicNeo" w:cs="Microsoft GothicNeo"/>
          <w:noProof w:val="0"/>
          <w:sz w:val="20"/>
          <w:szCs w:val="20"/>
          <w:lang w:val="en-US"/>
        </w:rPr>
      </w:pPr>
      <w:ins w:author="Ume Sauda Ghanyani" w:date="2025-09-11T08:10:22.125Z" w:id="1149798856">
        <w:r w:rsidRPr="3E5A8F79" w:rsidR="1F2B5521">
          <w:rPr>
            <w:rFonts w:ascii="Microsoft GothicNeo" w:hAnsi="Microsoft GothicNeo" w:eastAsia="Microsoft GothicNeo" w:cs="Microsoft GothicNeo"/>
            <w:noProof w:val="0"/>
            <w:sz w:val="20"/>
            <w:szCs w:val="20"/>
            <w:lang w:val="en-US"/>
          </w:rPr>
          <w:t xml:space="preserve">Use Apache Tika </w:t>
        </w:r>
        <w:r w:rsidRPr="3E5A8F79" w:rsidR="1F2B5521">
          <w:rPr>
            <w:rFonts w:ascii="Microsoft GothicNeo" w:hAnsi="Microsoft GothicNeo" w:eastAsia="Microsoft GothicNeo" w:cs="Microsoft GothicNeo"/>
            <w:noProof w:val="0"/>
            <w:sz w:val="20"/>
            <w:szCs w:val="20"/>
            <w:lang w:val="en-US"/>
          </w:rPr>
          <w:t>to extract text and metadata (case ID, timestamps, mime type, checksum).</w:t>
        </w:r>
      </w:ins>
    </w:p>
    <w:p w:rsidR="1F2B5521" w:rsidP="3E5A8F79" w:rsidRDefault="1F2B5521" w14:paraId="262F2E16" w14:textId="5D54C359">
      <w:pPr>
        <w:pStyle w:val="ListParagraph"/>
        <w:numPr>
          <w:ilvl w:val="0"/>
          <w:numId w:val="30"/>
        </w:numPr>
        <w:spacing w:before="240" w:beforeAutospacing="off" w:after="240" w:afterAutospacing="off"/>
        <w:rPr>
          <w:ins w:author="Ume Sauda Ghanyani" w:date="2025-09-11T08:10:22.126Z" w16du:dateUtc="2025-09-11T08:10:22.126Z" w:id="1344098437"/>
          <w:rFonts w:ascii="Microsoft GothicNeo" w:hAnsi="Microsoft GothicNeo" w:eastAsia="Microsoft GothicNeo" w:cs="Microsoft GothicNeo"/>
          <w:noProof w:val="0"/>
          <w:sz w:val="20"/>
          <w:szCs w:val="20"/>
          <w:lang w:val="en-US"/>
        </w:rPr>
      </w:pPr>
      <w:ins w:author="Ume Sauda Ghanyani" w:date="2025-09-11T08:10:22.125Z" w:id="953884922">
        <w:r w:rsidRPr="3E5A8F79" w:rsidR="1F2B5521">
          <w:rPr>
            <w:rFonts w:ascii="Microsoft GothicNeo" w:hAnsi="Microsoft GothicNeo" w:eastAsia="Microsoft GothicNeo" w:cs="Microsoft GothicNeo"/>
            <w:noProof w:val="0"/>
            <w:sz w:val="20"/>
            <w:szCs w:val="20"/>
            <w:lang w:val="en-US"/>
          </w:rPr>
          <w:t xml:space="preserve">Package extracted output as JSON and land it in </w:t>
        </w:r>
        <w:r w:rsidRPr="3E5A8F79" w:rsidR="1F2B5521">
          <w:rPr>
            <w:rFonts w:ascii="Microsoft GothicNeo" w:hAnsi="Microsoft GothicNeo" w:eastAsia="Microsoft GothicNeo" w:cs="Microsoft GothicNeo"/>
            <w:b w:val="1"/>
            <w:bCs w:val="1"/>
            <w:noProof w:val="0"/>
            <w:sz w:val="20"/>
            <w:szCs w:val="20"/>
            <w:lang w:val="en-US"/>
          </w:rPr>
          <w:t>Raw</w:t>
        </w:r>
        <w:r w:rsidRPr="3E5A8F79" w:rsidR="1F2B5521">
          <w:rPr>
            <w:rFonts w:ascii="Microsoft GothicNeo" w:hAnsi="Microsoft GothicNeo" w:eastAsia="Microsoft GothicNeo" w:cs="Microsoft GothicNeo"/>
            <w:noProof w:val="0"/>
            <w:sz w:val="20"/>
            <w:szCs w:val="20"/>
            <w:lang w:val="en-US"/>
          </w:rPr>
          <w:t xml:space="preserve"> (</w:t>
        </w:r>
        <w:r w:rsidRPr="3E5A8F79" w:rsidR="1F2B5521">
          <w:rPr>
            <w:rFonts w:ascii="Consolas" w:hAnsi="Consolas" w:eastAsia="Consolas" w:cs="Consolas"/>
            <w:noProof w:val="0"/>
            <w:sz w:val="20"/>
            <w:szCs w:val="20"/>
            <w:lang w:val="en-US"/>
          </w:rPr>
          <w:t>raw/case/dt=YYYY-MM-DD/</w:t>
        </w:r>
        <w:r w:rsidRPr="3E5A8F79" w:rsidR="1F2B5521">
          <w:rPr>
            <w:rFonts w:ascii="Microsoft GothicNeo" w:hAnsi="Microsoft GothicNeo" w:eastAsia="Microsoft GothicNeo" w:cs="Microsoft GothicNeo"/>
            <w:noProof w:val="0"/>
            <w:sz w:val="20"/>
            <w:szCs w:val="20"/>
            <w:lang w:val="en-US"/>
          </w:rPr>
          <w:t>).</w:t>
        </w:r>
      </w:ins>
    </w:p>
    <w:p w:rsidR="1F2B5521" w:rsidP="3E5A8F79" w:rsidRDefault="1F2B5521" w14:paraId="1EC0B3D0" w14:textId="760E569A">
      <w:pPr>
        <w:pStyle w:val="ListParagraph"/>
        <w:numPr>
          <w:ilvl w:val="0"/>
          <w:numId w:val="30"/>
        </w:numPr>
        <w:spacing w:before="240" w:beforeAutospacing="off" w:after="240" w:afterAutospacing="off"/>
        <w:rPr>
          <w:ins w:author="Ume Sauda Ghanyani" w:date="2025-09-11T08:10:22.126Z" w16du:dateUtc="2025-09-11T08:10:22.126Z" w:id="568729918"/>
          <w:rFonts w:ascii="Microsoft GothicNeo" w:hAnsi="Microsoft GothicNeo" w:eastAsia="Microsoft GothicNeo" w:cs="Microsoft GothicNeo"/>
          <w:noProof w:val="0"/>
          <w:sz w:val="20"/>
          <w:szCs w:val="20"/>
          <w:lang w:val="en-US"/>
        </w:rPr>
      </w:pPr>
      <w:ins w:author="Ume Sauda Ghanyani" w:date="2025-09-11T08:10:22.126Z" w:id="1542474423">
        <w:r w:rsidRPr="3E5A8F79" w:rsidR="1F2B5521">
          <w:rPr>
            <w:rFonts w:ascii="Microsoft GothicNeo" w:hAnsi="Microsoft GothicNeo" w:eastAsia="Microsoft GothicNeo" w:cs="Microsoft GothicNeo"/>
            <w:noProof w:val="0"/>
            <w:sz w:val="20"/>
            <w:szCs w:val="20"/>
            <w:lang w:val="en-US"/>
          </w:rPr>
          <w:t>Route failed extractions to a DLQ with error reason and correlation ID.</w:t>
        </w:r>
      </w:ins>
    </w:p>
    <w:p w:rsidR="1F2B5521" w:rsidP="3E5A8F79" w:rsidRDefault="1F2B5521" w14:paraId="6F5E01ED" w14:textId="7822264F">
      <w:pPr>
        <w:spacing w:before="240" w:beforeAutospacing="off" w:after="240" w:afterAutospacing="off"/>
        <w:rPr>
          <w:ins w:author="Ume Sauda Ghanyani" w:date="2025-09-11T08:10:22.126Z" w16du:dateUtc="2025-09-11T08:10:22.126Z" w:id="410762719"/>
          <w:rFonts w:ascii="Microsoft GothicNeo" w:hAnsi="Microsoft GothicNeo" w:eastAsia="Microsoft GothicNeo" w:cs="Microsoft GothicNeo"/>
          <w:b w:val="1"/>
          <w:bCs w:val="1"/>
          <w:noProof w:val="0"/>
          <w:sz w:val="20"/>
          <w:szCs w:val="20"/>
          <w:lang w:val="en-US"/>
        </w:rPr>
      </w:pPr>
      <w:ins w:author="Ume Sauda Ghanyani" w:date="2025-09-11T08:10:22.126Z" w:id="2127200977">
        <w:r w:rsidRPr="3E5A8F79" w:rsidR="1F2B5521">
          <w:rPr>
            <w:rFonts w:ascii="Microsoft GothicNeo" w:hAnsi="Microsoft GothicNeo" w:eastAsia="Microsoft GothicNeo" w:cs="Microsoft GothicNeo"/>
            <w:b w:val="1"/>
            <w:bCs w:val="1"/>
            <w:noProof w:val="0"/>
            <w:sz w:val="20"/>
            <w:szCs w:val="20"/>
            <w:lang w:val="en-US"/>
          </w:rPr>
          <w:t>Acceptance Criteria</w:t>
        </w:r>
      </w:ins>
    </w:p>
    <w:p w:rsidR="1F2B5521" w:rsidP="3E5A8F79" w:rsidRDefault="1F2B5521" w14:paraId="26633680" w14:textId="50192930">
      <w:pPr>
        <w:pStyle w:val="ListParagraph"/>
        <w:numPr>
          <w:ilvl w:val="0"/>
          <w:numId w:val="31"/>
        </w:numPr>
        <w:spacing w:before="240" w:beforeAutospacing="off" w:after="240" w:afterAutospacing="off"/>
        <w:rPr>
          <w:ins w:author="Ume Sauda Ghanyani" w:date="2025-09-11T08:10:22.126Z" w16du:dateUtc="2025-09-11T08:10:22.126Z" w:id="1600773330"/>
          <w:rFonts w:ascii="Microsoft GothicNeo" w:hAnsi="Microsoft GothicNeo" w:eastAsia="Microsoft GothicNeo" w:cs="Microsoft GothicNeo"/>
          <w:noProof w:val="0"/>
          <w:sz w:val="20"/>
          <w:szCs w:val="20"/>
          <w:lang w:val="en-US"/>
        </w:rPr>
      </w:pPr>
      <w:ins w:author="Ume Sauda Ghanyani" w:date="2025-09-11T08:10:22.126Z" w:id="1604032609">
        <w:r w:rsidRPr="3E5A8F79" w:rsidR="1F2B5521">
          <w:rPr>
            <w:rFonts w:ascii="Microsoft GothicNeo" w:hAnsi="Microsoft GothicNeo" w:eastAsia="Microsoft GothicNeo" w:cs="Microsoft GothicNeo"/>
            <w:noProof w:val="0"/>
            <w:sz w:val="20"/>
            <w:szCs w:val="20"/>
            <w:lang w:val="en-US"/>
          </w:rPr>
          <w:t>Metadata JSON is successfully created for each ingested artifact.</w:t>
        </w:r>
      </w:ins>
    </w:p>
    <w:p w:rsidR="1F2B5521" w:rsidP="3E5A8F79" w:rsidRDefault="1F2B5521" w14:paraId="6C91B093" w14:textId="317B1162">
      <w:pPr>
        <w:pStyle w:val="ListParagraph"/>
        <w:numPr>
          <w:ilvl w:val="0"/>
          <w:numId w:val="31"/>
        </w:numPr>
        <w:spacing w:before="240" w:beforeAutospacing="off" w:after="240" w:afterAutospacing="off"/>
        <w:rPr>
          <w:ins w:author="Ume Sauda Ghanyani" w:date="2025-09-11T08:10:22.126Z" w16du:dateUtc="2025-09-11T08:10:22.126Z" w:id="820203778"/>
          <w:rFonts w:ascii="Microsoft GothicNeo" w:hAnsi="Microsoft GothicNeo" w:eastAsia="Microsoft GothicNeo" w:cs="Microsoft GothicNeo"/>
          <w:noProof w:val="0"/>
          <w:sz w:val="20"/>
          <w:szCs w:val="20"/>
          <w:lang w:val="en-US"/>
        </w:rPr>
      </w:pPr>
      <w:ins w:author="Ume Sauda Ghanyani" w:date="2025-09-11T08:10:22.126Z" w:id="1182284497">
        <w:r w:rsidRPr="3E5A8F79" w:rsidR="1F2B5521">
          <w:rPr>
            <w:rFonts w:ascii="Microsoft GothicNeo" w:hAnsi="Microsoft GothicNeo" w:eastAsia="Microsoft GothicNeo" w:cs="Microsoft GothicNeo"/>
            <w:noProof w:val="0"/>
            <w:sz w:val="20"/>
            <w:szCs w:val="20"/>
            <w:lang w:val="en-US"/>
          </w:rPr>
          <w:t>Metadata contains required fields (case ID, type, timestamps, checksum).</w:t>
        </w:r>
      </w:ins>
    </w:p>
    <w:p w:rsidR="1F2B5521" w:rsidP="3E5A8F79" w:rsidRDefault="1F2B5521" w14:paraId="16BFC1F1" w14:textId="4A260AF0">
      <w:pPr>
        <w:pStyle w:val="ListParagraph"/>
        <w:numPr>
          <w:ilvl w:val="0"/>
          <w:numId w:val="31"/>
        </w:numPr>
        <w:spacing w:before="240" w:beforeAutospacing="off" w:after="240" w:afterAutospacing="off"/>
        <w:rPr>
          <w:ins w:author="Ume Sauda Ghanyani" w:date="2025-09-11T08:10:22.126Z" w16du:dateUtc="2025-09-11T08:10:22.126Z" w:id="153088410"/>
          <w:rFonts w:ascii="Microsoft GothicNeo" w:hAnsi="Microsoft GothicNeo" w:eastAsia="Microsoft GothicNeo" w:cs="Microsoft GothicNeo"/>
          <w:noProof w:val="0"/>
          <w:sz w:val="20"/>
          <w:szCs w:val="20"/>
          <w:lang w:val="en-US"/>
        </w:rPr>
      </w:pPr>
      <w:ins w:author="Ume Sauda Ghanyani" w:date="2025-09-11T08:10:22.126Z" w:id="1216236956">
        <w:r w:rsidRPr="3E5A8F79" w:rsidR="1F2B5521">
          <w:rPr>
            <w:rFonts w:ascii="Microsoft GothicNeo" w:hAnsi="Microsoft GothicNeo" w:eastAsia="Microsoft GothicNeo" w:cs="Microsoft GothicNeo"/>
            <w:noProof w:val="0"/>
            <w:sz w:val="20"/>
            <w:szCs w:val="20"/>
            <w:lang w:val="en-US"/>
          </w:rPr>
          <w:t>Extraction failures are logged in DLQ with clear reason codes.</w:t>
        </w:r>
      </w:ins>
    </w:p>
    <w:p w:rsidR="1F2B5521" w:rsidP="3E5A8F79" w:rsidRDefault="1F2B5521" w14:paraId="4E1436F6" w14:textId="5660B79D">
      <w:pPr>
        <w:pStyle w:val="ListParagraph"/>
        <w:numPr>
          <w:ilvl w:val="0"/>
          <w:numId w:val="31"/>
        </w:numPr>
        <w:spacing w:before="240" w:beforeAutospacing="off" w:after="240" w:afterAutospacing="off"/>
        <w:rPr>
          <w:ins w:author="Ume Sauda Ghanyani" w:date="2025-09-11T08:10:22.127Z" w16du:dateUtc="2025-09-11T08:10:22.127Z" w:id="2138564553"/>
          <w:rFonts w:ascii="Microsoft GothicNeo" w:hAnsi="Microsoft GothicNeo" w:eastAsia="Microsoft GothicNeo" w:cs="Microsoft GothicNeo"/>
          <w:noProof w:val="0"/>
          <w:sz w:val="20"/>
          <w:szCs w:val="20"/>
          <w:lang w:val="en-US"/>
        </w:rPr>
      </w:pPr>
      <w:ins w:author="Ume Sauda Ghanyani" w:date="2025-09-11T08:10:22.127Z" w:id="732951670">
        <w:r w:rsidRPr="3E5A8F79" w:rsidR="1F2B5521">
          <w:rPr>
            <w:rFonts w:ascii="Microsoft GothicNeo" w:hAnsi="Microsoft GothicNeo" w:eastAsia="Microsoft GothicNeo" w:cs="Microsoft GothicNeo"/>
            <w:noProof w:val="0"/>
            <w:sz w:val="20"/>
            <w:szCs w:val="20"/>
            <w:lang w:val="en-US"/>
          </w:rPr>
          <w:t>No binary content is written to Raw (only JSON).</w:t>
        </w:r>
      </w:ins>
    </w:p>
    <w:p w:rsidR="3E5A8F79" w:rsidP="3E5A8F79" w:rsidRDefault="3E5A8F79" w14:paraId="15F09168" w14:textId="38C7E82E">
      <w:pPr>
        <w:spacing w:after="0" w:line="240" w:lineRule="auto"/>
        <w:ind w:left="720"/>
        <w:rPr>
          <w:rFonts w:ascii="Microsoft GothicNeo" w:hAnsi="Microsoft GothicNeo" w:eastAsia="Microsoft GothicNeo" w:cs="Microsoft GothicNeo"/>
          <w:sz w:val="20"/>
          <w:szCs w:val="20"/>
        </w:rPr>
      </w:pPr>
    </w:p>
    <w:p w:rsidRPr="0040607D" w:rsidR="0040607D" w:rsidP="0040607D" w:rsidRDefault="0040607D" w14:paraId="363321E2" w14:textId="77777777">
      <w:pPr>
        <w:spacing w:after="0" w:line="240" w:lineRule="auto"/>
        <w:rPr>
          <w:rFonts w:ascii="Microsoft GothicNeo" w:hAnsi="Microsoft GothicNeo" w:eastAsia="Microsoft GothicNeo" w:cs="Microsoft GothicNeo"/>
          <w:sz w:val="20"/>
          <w:szCs w:val="20"/>
        </w:rPr>
      </w:pPr>
    </w:p>
    <w:p w:rsidRPr="0040607D" w:rsidR="0040607D" w:rsidP="00D53D36" w:rsidRDefault="0040607D" w14:paraId="003C9347" w14:textId="77777777">
      <w:pPr>
        <w:pStyle w:val="Heading2"/>
      </w:pPr>
      <w:bookmarkStart w:name="_Toc208313440" w:id="21"/>
      <w:r w:rsidRPr="0040607D">
        <w:t xml:space="preserve">SOLR-1. Index extracted metadata into Apache </w:t>
      </w:r>
      <w:proofErr w:type="spellStart"/>
      <w:r w:rsidRPr="0040607D">
        <w:t>Solr</w:t>
      </w:r>
      <w:bookmarkEnd w:id="21"/>
      <w:proofErr w:type="spellEnd"/>
    </w:p>
    <w:p w:rsidRPr="0040607D" w:rsidR="0040607D" w:rsidP="0040607D" w:rsidRDefault="0040607D" w14:paraId="2EEAC28A" w14:textId="4E003462">
      <w:p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br/>
      </w:r>
      <w:r w:rsidRPr="0040607D">
        <w:rPr>
          <w:rFonts w:ascii="Microsoft GothicNeo" w:hAnsi="Microsoft GothicNeo" w:eastAsia="Microsoft GothicNeo" w:cs="Microsoft GothicNeo"/>
          <w:sz w:val="20"/>
          <w:szCs w:val="20"/>
        </w:rPr>
        <w:t xml:space="preserve">As an Investigator, I want metadata and extracted text ingested into </w:t>
      </w:r>
      <w:proofErr w:type="spellStart"/>
      <w:r w:rsidRPr="0040607D">
        <w:rPr>
          <w:rFonts w:ascii="Microsoft GothicNeo" w:hAnsi="Microsoft GothicNeo" w:eastAsia="Microsoft GothicNeo" w:cs="Microsoft GothicNeo"/>
          <w:sz w:val="20"/>
          <w:szCs w:val="20"/>
        </w:rPr>
        <w:t>Solr</w:t>
      </w:r>
      <w:proofErr w:type="spellEnd"/>
      <w:r w:rsidRPr="0040607D">
        <w:rPr>
          <w:rFonts w:ascii="Microsoft GothicNeo" w:hAnsi="Microsoft GothicNeo" w:eastAsia="Microsoft GothicNeo" w:cs="Microsoft GothicNeo"/>
          <w:sz w:val="20"/>
          <w:szCs w:val="20"/>
        </w:rPr>
        <w:t xml:space="preserve"> so that I can search and filter evidence effectively.</w:t>
      </w:r>
    </w:p>
    <w:p w:rsidRPr="0040607D" w:rsidR="0040607D" w:rsidP="0040607D" w:rsidRDefault="0040607D" w14:paraId="7F36075D" w14:textId="77777777">
      <w:p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b/>
          <w:bCs/>
          <w:sz w:val="20"/>
          <w:szCs w:val="20"/>
        </w:rPr>
        <w:t>Steps</w:t>
      </w:r>
    </w:p>
    <w:p w:rsidRPr="0040607D" w:rsidR="0040607D" w:rsidP="00340AE9" w:rsidRDefault="0040607D" w14:paraId="56C58434" w14:textId="77777777">
      <w:pPr>
        <w:numPr>
          <w:ilvl w:val="0"/>
          <w:numId w:val="22"/>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Take JSON output from Tika extraction.</w:t>
      </w:r>
    </w:p>
    <w:p w:rsidRPr="0040607D" w:rsidR="0040607D" w:rsidP="00340AE9" w:rsidRDefault="0040607D" w14:paraId="726D9DD2" w14:textId="77777777">
      <w:pPr>
        <w:numPr>
          <w:ilvl w:val="0"/>
          <w:numId w:val="22"/>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 xml:space="preserve">Index into a </w:t>
      </w:r>
      <w:proofErr w:type="spellStart"/>
      <w:r w:rsidRPr="0040607D">
        <w:rPr>
          <w:rFonts w:ascii="Microsoft GothicNeo" w:hAnsi="Microsoft GothicNeo" w:eastAsia="Microsoft GothicNeo" w:cs="Microsoft GothicNeo"/>
          <w:sz w:val="20"/>
          <w:szCs w:val="20"/>
        </w:rPr>
        <w:t>Solr</w:t>
      </w:r>
      <w:proofErr w:type="spellEnd"/>
      <w:r w:rsidRPr="0040607D">
        <w:rPr>
          <w:rFonts w:ascii="Microsoft GothicNeo" w:hAnsi="Microsoft GothicNeo" w:eastAsia="Microsoft GothicNeo" w:cs="Microsoft GothicNeo"/>
          <w:sz w:val="20"/>
          <w:szCs w:val="20"/>
        </w:rPr>
        <w:t xml:space="preserve"> core with searchable fields (case ID, type, timestamps, extracted text).</w:t>
      </w:r>
    </w:p>
    <w:p w:rsidRPr="0040607D" w:rsidR="0040607D" w:rsidP="00340AE9" w:rsidRDefault="0040607D" w14:paraId="724C86CF" w14:textId="77777777">
      <w:pPr>
        <w:numPr>
          <w:ilvl w:val="0"/>
          <w:numId w:val="22"/>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 xml:space="preserve">Validate ingestion time from artifact upload to </w:t>
      </w:r>
      <w:proofErr w:type="spellStart"/>
      <w:r w:rsidRPr="0040607D">
        <w:rPr>
          <w:rFonts w:ascii="Microsoft GothicNeo" w:hAnsi="Microsoft GothicNeo" w:eastAsia="Microsoft GothicNeo" w:cs="Microsoft GothicNeo"/>
          <w:sz w:val="20"/>
          <w:szCs w:val="20"/>
        </w:rPr>
        <w:t>Solr</w:t>
      </w:r>
      <w:proofErr w:type="spellEnd"/>
      <w:r w:rsidRPr="0040607D">
        <w:rPr>
          <w:rFonts w:ascii="Microsoft GothicNeo" w:hAnsi="Microsoft GothicNeo" w:eastAsia="Microsoft GothicNeo" w:cs="Microsoft GothicNeo"/>
          <w:sz w:val="20"/>
          <w:szCs w:val="20"/>
        </w:rPr>
        <w:t xml:space="preserve"> visibility.</w:t>
      </w:r>
    </w:p>
    <w:p w:rsidRPr="0040607D" w:rsidR="0040607D" w:rsidP="0040607D" w:rsidRDefault="0040607D" w14:paraId="7CDCA769" w14:textId="77777777">
      <w:p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b/>
          <w:bCs/>
          <w:sz w:val="20"/>
          <w:szCs w:val="20"/>
        </w:rPr>
        <w:t>Acceptance Criteria</w:t>
      </w:r>
    </w:p>
    <w:p w:rsidRPr="0040607D" w:rsidR="0040607D" w:rsidP="00340AE9" w:rsidRDefault="0040607D" w14:paraId="406A252F" w14:textId="77777777">
      <w:pPr>
        <w:numPr>
          <w:ilvl w:val="0"/>
          <w:numId w:val="23"/>
        </w:numPr>
        <w:spacing w:after="0" w:line="240" w:lineRule="auto"/>
        <w:rPr>
          <w:rFonts w:ascii="Microsoft GothicNeo" w:hAnsi="Microsoft GothicNeo" w:eastAsia="Microsoft GothicNeo" w:cs="Microsoft GothicNeo"/>
          <w:sz w:val="20"/>
          <w:szCs w:val="20"/>
        </w:rPr>
      </w:pPr>
      <w:r w:rsidRPr="0040607D">
        <w:rPr>
          <w:rFonts w:ascii="Microsoft GothicNeo" w:hAnsi="Microsoft GothicNeo" w:eastAsia="Microsoft GothicNeo" w:cs="Microsoft GothicNeo"/>
          <w:sz w:val="20"/>
          <w:szCs w:val="20"/>
        </w:rPr>
        <w:t xml:space="preserve">All metadata fields are searchable and </w:t>
      </w:r>
      <w:proofErr w:type="spellStart"/>
      <w:r w:rsidRPr="0040607D">
        <w:rPr>
          <w:rFonts w:ascii="Microsoft GothicNeo" w:hAnsi="Microsoft GothicNeo" w:eastAsia="Microsoft GothicNeo" w:cs="Microsoft GothicNeo"/>
          <w:sz w:val="20"/>
          <w:szCs w:val="20"/>
        </w:rPr>
        <w:t>facetable</w:t>
      </w:r>
      <w:proofErr w:type="spellEnd"/>
      <w:r w:rsidRPr="0040607D">
        <w:rPr>
          <w:rFonts w:ascii="Microsoft GothicNeo" w:hAnsi="Microsoft GothicNeo" w:eastAsia="Microsoft GothicNeo" w:cs="Microsoft GothicNeo"/>
          <w:sz w:val="20"/>
          <w:szCs w:val="20"/>
        </w:rPr>
        <w:t>.</w:t>
      </w:r>
    </w:p>
    <w:p w:rsidR="0040607D" w:rsidP="3E5A8F79" w:rsidRDefault="0040607D" w14:paraId="4FECF0B9" w14:textId="091C6FC5">
      <w:pPr>
        <w:numPr>
          <w:ilvl w:val="0"/>
          <w:numId w:val="23"/>
        </w:numPr>
        <w:spacing w:after="0" w:line="240" w:lineRule="auto"/>
        <w:rPr>
          <w:ins w:author="Ume Sauda Ghanyani" w:date="2025-09-11T08:09:09.804Z" w16du:dateUtc="2025-09-11T08:09:09.804Z" w:id="414131273"/>
          <w:rFonts w:ascii="Microsoft GothicNeo" w:hAnsi="Microsoft GothicNeo" w:eastAsia="Microsoft GothicNeo" w:cs="Microsoft GothicNeo"/>
          <w:sz w:val="20"/>
          <w:szCs w:val="20"/>
        </w:rPr>
      </w:pPr>
      <w:r w:rsidRPr="3E5A8F79" w:rsidR="0040607D">
        <w:rPr>
          <w:rFonts w:ascii="Microsoft GothicNeo" w:hAnsi="Microsoft GothicNeo" w:eastAsia="Microsoft GothicNeo" w:cs="Microsoft GothicNeo"/>
          <w:sz w:val="20"/>
          <w:szCs w:val="20"/>
        </w:rPr>
        <w:t>Ingestion errors are logged and retriable.</w:t>
      </w:r>
    </w:p>
    <w:p w:rsidR="3E5A8F79" w:rsidP="3E5A8F79" w:rsidRDefault="3E5A8F79" w14:paraId="2390EC8A" w14:textId="4B9CA77C">
      <w:pPr>
        <w:pStyle w:val="Heading2"/>
        <w:rPr>
          <w:noProof w:val="0"/>
          <w:lang w:val="en-US"/>
        </w:rPr>
        <w:pPrChange w:author="Ume Sauda Ghanyani" w:date="2025-09-11T08:09:29.493Z">
          <w:pPr/>
        </w:pPrChange>
      </w:pPr>
    </w:p>
    <w:p w:rsidRPr="000B0AE7" w:rsidR="000B0AE7" w:rsidP="00D53D36" w:rsidRDefault="000B0AE7" w14:paraId="446EB367" w14:textId="77777777">
      <w:pPr>
        <w:pStyle w:val="Heading2"/>
      </w:pPr>
      <w:bookmarkStart w:name="_Toc208313441" w:id="22"/>
      <w:r w:rsidR="000B0AE7">
        <w:rPr/>
        <w:t xml:space="preserve">BI-1. </w:t>
      </w:r>
      <w:commentRangeStart w:id="23"/>
      <w:commentRangeStart w:id="1122339145"/>
      <w:r w:rsidR="000B0AE7">
        <w:rPr/>
        <w:t>JupyterHub</w:t>
      </w:r>
      <w:r w:rsidR="000B0AE7">
        <w:rPr/>
        <w:t xml:space="preserve"> multi-user access to Gold</w:t>
      </w:r>
      <w:commentRangeEnd w:id="23"/>
      <w:r>
        <w:rPr>
          <w:rStyle w:val="CommentReference"/>
        </w:rPr>
        <w:commentReference w:id="23"/>
      </w:r>
      <w:commentRangeEnd w:id="1122339145"/>
      <w:r>
        <w:rPr>
          <w:rStyle w:val="CommentReference"/>
        </w:rPr>
        <w:commentReference w:id="1122339145"/>
      </w:r>
      <w:bookmarkEnd w:id="22"/>
    </w:p>
    <w:p w:rsidRPr="000B0AE7" w:rsidR="000B0AE7" w:rsidP="000B0AE7" w:rsidRDefault="000B0AE7" w14:paraId="65E543E4" w14:textId="3D79BD45">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br/>
      </w:r>
      <w:r w:rsidRPr="000B0AE7">
        <w:rPr>
          <w:rFonts w:ascii="Microsoft GothicNeo" w:hAnsi="Microsoft GothicNeo" w:eastAsia="Microsoft GothicNeo" w:cs="Microsoft GothicNeo"/>
          <w:sz w:val="20"/>
          <w:szCs w:val="20"/>
        </w:rPr>
        <w:t xml:space="preserve">As a Data Analyst, I want a private </w:t>
      </w:r>
      <w:proofErr w:type="spellStart"/>
      <w:r w:rsidRPr="000B0AE7">
        <w:rPr>
          <w:rFonts w:ascii="Microsoft GothicNeo" w:hAnsi="Microsoft GothicNeo" w:eastAsia="Microsoft GothicNeo" w:cs="Microsoft GothicNeo"/>
          <w:sz w:val="20"/>
          <w:szCs w:val="20"/>
        </w:rPr>
        <w:t>JupyterHub</w:t>
      </w:r>
      <w:proofErr w:type="spellEnd"/>
      <w:r w:rsidRPr="000B0AE7">
        <w:rPr>
          <w:rFonts w:ascii="Microsoft GothicNeo" w:hAnsi="Microsoft GothicNeo" w:eastAsia="Microsoft GothicNeo" w:cs="Microsoft GothicNeo"/>
          <w:sz w:val="20"/>
          <w:szCs w:val="20"/>
        </w:rPr>
        <w:t xml:space="preserve"> notebook server with secure access to </w:t>
      </w:r>
      <w:proofErr w:type="gramStart"/>
      <w:r w:rsidRPr="000B0AE7">
        <w:rPr>
          <w:rFonts w:ascii="Microsoft GothicNeo" w:hAnsi="Microsoft GothicNeo" w:eastAsia="Microsoft GothicNeo" w:cs="Microsoft GothicNeo"/>
          <w:sz w:val="20"/>
          <w:szCs w:val="20"/>
        </w:rPr>
        <w:t>Gold</w:t>
      </w:r>
      <w:proofErr w:type="gramEnd"/>
      <w:r w:rsidRPr="000B0AE7">
        <w:rPr>
          <w:rFonts w:ascii="Microsoft GothicNeo" w:hAnsi="Microsoft GothicNeo" w:eastAsia="Microsoft GothicNeo" w:cs="Microsoft GothicNeo"/>
          <w:sz w:val="20"/>
          <w:szCs w:val="20"/>
        </w:rPr>
        <w:t xml:space="preserve"> datasets so that I can analyze curated data without risk of modifying it.</w:t>
      </w:r>
    </w:p>
    <w:p w:rsidRPr="000B0AE7" w:rsidR="000B0AE7" w:rsidP="000B0AE7" w:rsidRDefault="000B0AE7" w14:paraId="276A7AFD" w14:textId="77777777">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b/>
          <w:bCs/>
          <w:sz w:val="20"/>
          <w:szCs w:val="20"/>
        </w:rPr>
        <w:t>Steps</w:t>
      </w:r>
    </w:p>
    <w:p w:rsidRPr="000B0AE7" w:rsidR="000B0AE7" w:rsidP="00340AE9" w:rsidRDefault="000B0AE7" w14:paraId="3AFD0ABC" w14:textId="77777777">
      <w:pPr>
        <w:numPr>
          <w:ilvl w:val="0"/>
          <w:numId w:val="18"/>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Configure OAuth authentication and spawn per-user notebook servers with required kernels.</w:t>
      </w:r>
    </w:p>
    <w:p w:rsidRPr="000B0AE7" w:rsidR="000B0AE7" w:rsidP="00340AE9" w:rsidRDefault="000B0AE7" w14:paraId="1891AB6F" w14:textId="77777777">
      <w:pPr>
        <w:numPr>
          <w:ilvl w:val="0"/>
          <w:numId w:val="18"/>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 xml:space="preserve">Mount read-only connections to </w:t>
      </w:r>
      <w:proofErr w:type="gramStart"/>
      <w:r w:rsidRPr="000B0AE7">
        <w:rPr>
          <w:rFonts w:ascii="Microsoft GothicNeo" w:hAnsi="Microsoft GothicNeo" w:eastAsia="Microsoft GothicNeo" w:cs="Microsoft GothicNeo"/>
          <w:sz w:val="20"/>
          <w:szCs w:val="20"/>
        </w:rPr>
        <w:t>Gold</w:t>
      </w:r>
      <w:proofErr w:type="gramEnd"/>
      <w:r w:rsidRPr="000B0AE7">
        <w:rPr>
          <w:rFonts w:ascii="Microsoft GothicNeo" w:hAnsi="Microsoft GothicNeo" w:eastAsia="Microsoft GothicNeo" w:cs="Microsoft GothicNeo"/>
          <w:sz w:val="20"/>
          <w:szCs w:val="20"/>
        </w:rPr>
        <w:t xml:space="preserve"> datasets using vaulted secrets.</w:t>
      </w:r>
    </w:p>
    <w:p w:rsidRPr="000B0AE7" w:rsidR="000B0AE7" w:rsidP="00340AE9" w:rsidRDefault="000B0AE7" w14:paraId="276A92B3" w14:textId="77777777">
      <w:pPr>
        <w:numPr>
          <w:ilvl w:val="0"/>
          <w:numId w:val="18"/>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Run a sample notebook and export results to HTML/PDF.</w:t>
      </w:r>
    </w:p>
    <w:p w:rsidRPr="000B0AE7" w:rsidR="000B0AE7" w:rsidP="000B0AE7" w:rsidRDefault="000B0AE7" w14:paraId="3E8A9A8B" w14:textId="77777777">
      <w:p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b/>
          <w:bCs/>
          <w:sz w:val="20"/>
          <w:szCs w:val="20"/>
        </w:rPr>
        <w:t>Acceptance Criteria</w:t>
      </w:r>
    </w:p>
    <w:p w:rsidRPr="000B0AE7" w:rsidR="000B0AE7" w:rsidP="00340AE9" w:rsidRDefault="000B0AE7" w14:paraId="6657A534" w14:textId="77777777">
      <w:pPr>
        <w:numPr>
          <w:ilvl w:val="0"/>
          <w:numId w:val="19"/>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 xml:space="preserve">A private notebook server spins </w:t>
      </w:r>
      <w:proofErr w:type="gramStart"/>
      <w:r w:rsidRPr="000B0AE7">
        <w:rPr>
          <w:rFonts w:ascii="Microsoft GothicNeo" w:hAnsi="Microsoft GothicNeo" w:eastAsia="Microsoft GothicNeo" w:cs="Microsoft GothicNeo"/>
          <w:sz w:val="20"/>
          <w:szCs w:val="20"/>
        </w:rPr>
        <w:t>up for</w:t>
      </w:r>
      <w:proofErr w:type="gramEnd"/>
      <w:r w:rsidRPr="000B0AE7">
        <w:rPr>
          <w:rFonts w:ascii="Microsoft GothicNeo" w:hAnsi="Microsoft GothicNeo" w:eastAsia="Microsoft GothicNeo" w:cs="Microsoft GothicNeo"/>
          <w:sz w:val="20"/>
          <w:szCs w:val="20"/>
        </w:rPr>
        <w:t xml:space="preserve"> each user with correct kernels.</w:t>
      </w:r>
    </w:p>
    <w:p w:rsidRPr="000B0AE7" w:rsidR="000B0AE7" w:rsidP="00340AE9" w:rsidRDefault="000B0AE7" w14:paraId="4B69AC82" w14:textId="77777777">
      <w:pPr>
        <w:numPr>
          <w:ilvl w:val="0"/>
          <w:numId w:val="19"/>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Read-only access to Gold is enforced; write access is blocked.</w:t>
      </w:r>
    </w:p>
    <w:p w:rsidR="000B0AE7" w:rsidP="00340AE9" w:rsidRDefault="000B0AE7" w14:paraId="300BD14B" w14:textId="77777777">
      <w:pPr>
        <w:numPr>
          <w:ilvl w:val="0"/>
          <w:numId w:val="19"/>
        </w:numPr>
        <w:spacing w:after="0" w:line="240" w:lineRule="auto"/>
        <w:rPr>
          <w:rFonts w:ascii="Microsoft GothicNeo" w:hAnsi="Microsoft GothicNeo" w:eastAsia="Microsoft GothicNeo" w:cs="Microsoft GothicNeo"/>
          <w:sz w:val="20"/>
          <w:szCs w:val="20"/>
        </w:rPr>
      </w:pPr>
      <w:r w:rsidRPr="000B0AE7">
        <w:rPr>
          <w:rFonts w:ascii="Microsoft GothicNeo" w:hAnsi="Microsoft GothicNeo" w:eastAsia="Microsoft GothicNeo" w:cs="Microsoft GothicNeo"/>
          <w:sz w:val="20"/>
          <w:szCs w:val="20"/>
        </w:rPr>
        <w:t xml:space="preserve">Sample notebooks execute successfully and can </w:t>
      </w:r>
      <w:proofErr w:type="gramStart"/>
      <w:r w:rsidRPr="000B0AE7">
        <w:rPr>
          <w:rFonts w:ascii="Microsoft GothicNeo" w:hAnsi="Microsoft GothicNeo" w:eastAsia="Microsoft GothicNeo" w:cs="Microsoft GothicNeo"/>
          <w:sz w:val="20"/>
          <w:szCs w:val="20"/>
        </w:rPr>
        <w:t>export</w:t>
      </w:r>
      <w:proofErr w:type="gramEnd"/>
      <w:r w:rsidRPr="000B0AE7">
        <w:rPr>
          <w:rFonts w:ascii="Microsoft GothicNeo" w:hAnsi="Microsoft GothicNeo" w:eastAsia="Microsoft GothicNeo" w:cs="Microsoft GothicNeo"/>
          <w:sz w:val="20"/>
          <w:szCs w:val="20"/>
        </w:rPr>
        <w:t xml:space="preserve"> to standard formats.</w:t>
      </w:r>
    </w:p>
    <w:p w:rsidRPr="000B0AE7" w:rsidR="00CC4497" w:rsidP="00CC4497" w:rsidRDefault="00CC4497" w14:paraId="03F8ADE7" w14:textId="77777777">
      <w:pPr>
        <w:spacing w:after="0" w:line="240" w:lineRule="auto"/>
        <w:ind w:left="720"/>
        <w:rPr>
          <w:rFonts w:ascii="Microsoft GothicNeo" w:hAnsi="Microsoft GothicNeo" w:eastAsia="Microsoft GothicNeo" w:cs="Microsoft GothicNeo"/>
          <w:sz w:val="20"/>
          <w:szCs w:val="20"/>
        </w:rPr>
      </w:pPr>
    </w:p>
    <w:p w:rsidR="007E2E6F" w:rsidP="007E2E6F" w:rsidRDefault="007E2E6F" w14:paraId="12124238" w14:textId="77777777">
      <w:pPr>
        <w:spacing w:after="0" w:line="240" w:lineRule="auto"/>
        <w:rPr>
          <w:rFonts w:ascii="Microsoft GothicNeo" w:hAnsi="Microsoft GothicNeo" w:eastAsia="Microsoft GothicNeo" w:cs="Microsoft GothicNeo"/>
          <w:b/>
          <w:bCs/>
          <w:sz w:val="20"/>
          <w:szCs w:val="20"/>
        </w:rPr>
      </w:pPr>
    </w:p>
    <w:p w:rsidRPr="007E2E6F" w:rsidR="007E2E6F" w:rsidP="00D53D36" w:rsidRDefault="007E2E6F" w14:paraId="6F299FC1" w14:textId="7EC7DA81">
      <w:pPr>
        <w:pStyle w:val="Heading2"/>
        <w:rPr>
          <w:del w:author="Ume Sauda Ghanyani" w:date="2025-09-11T04:53:43.06Z" w16du:dateUtc="2025-09-11T04:53:43.06Z" w:id="1018716857"/>
        </w:rPr>
      </w:pPr>
      <w:bookmarkStart w:name="_Toc208313442" w:id="24"/>
      <w:del w:author="Ume Sauda Ghanyani" w:date="2025-09-11T04:53:43.061Z" w:id="51921784">
        <w:r w:rsidDel="007E2E6F">
          <w:delText>ML-</w:delText>
        </w:r>
        <w:r w:rsidDel="007E2E6F">
          <w:delText>1</w:delText>
        </w:r>
        <w:r w:rsidDel="007E2E6F">
          <w:delText>. Real-time fraud detection with ensemble models</w:delText>
        </w:r>
      </w:del>
      <w:bookmarkEnd w:id="24"/>
    </w:p>
    <w:p w:rsidRPr="007E2E6F" w:rsidR="007E2E6F" w:rsidP="007E2E6F" w:rsidRDefault="007E2E6F" w14:paraId="2AE2AE91" w14:textId="7DDB3A58">
      <w:pPr>
        <w:spacing w:after="0" w:line="240" w:lineRule="auto"/>
        <w:rPr>
          <w:del w:author="Ume Sauda Ghanyani" w:date="2025-09-11T04:53:43.06Z" w16du:dateUtc="2025-09-11T04:53:43.06Z" w:id="908399795"/>
          <w:rFonts w:ascii="Microsoft GothicNeo" w:hAnsi="Microsoft GothicNeo" w:eastAsia="Microsoft GothicNeo" w:cs="Microsoft GothicNeo"/>
          <w:sz w:val="20"/>
          <w:szCs w:val="20"/>
        </w:rPr>
      </w:pPr>
      <w:del w:author="Ume Sauda Ghanyani" w:date="2025-09-11T04:53:43.06Z" w:id="57927869">
        <w:r>
          <w:br/>
        </w:r>
        <w:r w:rsidRPr="3E5A8F79" w:rsidDel="007E2E6F">
          <w:rPr>
            <w:rFonts w:ascii="Microsoft GothicNeo" w:hAnsi="Microsoft GothicNeo" w:eastAsia="Microsoft GothicNeo" w:cs="Microsoft GothicNeo"/>
            <w:sz w:val="20"/>
            <w:szCs w:val="20"/>
          </w:rPr>
          <w:delText xml:space="preserve">As a Fraud Detection System, </w:delText>
        </w:r>
      </w:del>
      <w:commentRangeStart w:id="1418446868"/>
      <w:commentRangeStart w:id="846111899"/>
      <w:del w:author="Ume Sauda Ghanyani" w:date="2025-09-11T04:53:43.06Z" w:id="1954251662">
        <w:r w:rsidRPr="3E5A8F79" w:rsidDel="007E2E6F">
          <w:rPr>
            <w:rFonts w:ascii="Microsoft GothicNeo" w:hAnsi="Microsoft GothicNeo" w:eastAsia="Microsoft GothicNeo" w:cs="Microsoft GothicNeo"/>
            <w:sz w:val="20"/>
            <w:szCs w:val="20"/>
          </w:rPr>
          <w:delText xml:space="preserve">I want to use multiple </w:delText>
        </w:r>
      </w:del>
      <w:commentRangeStart w:id="1217050807"/>
      <w:commentRangeStart w:id="1433099304"/>
      <w:del w:author="Ume Sauda Ghanyani" w:date="2025-09-11T04:53:43.06Z" w:id="2131995296">
        <w:r w:rsidRPr="3E5A8F79" w:rsidDel="007E2E6F">
          <w:rPr>
            <w:rFonts w:ascii="Microsoft GothicNeo" w:hAnsi="Microsoft GothicNeo" w:eastAsia="Microsoft GothicNeo" w:cs="Microsoft GothicNeo"/>
            <w:sz w:val="20"/>
            <w:szCs w:val="20"/>
          </w:rPr>
          <w:delText xml:space="preserve">ML models </w:delText>
        </w:r>
      </w:del>
      <w:commentRangeEnd w:id="1217050807"/>
      <w:r>
        <w:rPr>
          <w:rStyle w:val="CommentReference"/>
        </w:rPr>
        <w:commentReference w:id="1217050807"/>
      </w:r>
      <w:commentRangeEnd w:id="1433099304"/>
      <w:r>
        <w:rPr>
          <w:rStyle w:val="CommentReference"/>
        </w:rPr>
        <w:commentReference w:id="1433099304"/>
      </w:r>
      <w:del w:author="Ume Sauda Ghanyani" w:date="2025-09-11T04:53:43.06Z" w:id="1660499893">
        <w:r w:rsidRPr="3E5A8F79" w:rsidDel="007E2E6F">
          <w:rPr>
            <w:rFonts w:ascii="Microsoft GothicNeo" w:hAnsi="Microsoft GothicNeo" w:eastAsia="Microsoft GothicNeo" w:cs="Microsoft GothicNeo"/>
            <w:sz w:val="20"/>
            <w:szCs w:val="20"/>
          </w:rPr>
          <w:delText xml:space="preserve">(logistic regression, random forest, </w:delText>
        </w:r>
        <w:r w:rsidRPr="3E5A8F79" w:rsidDel="007E2E6F">
          <w:rPr>
            <w:rFonts w:ascii="Microsoft GothicNeo" w:hAnsi="Microsoft GothicNeo" w:eastAsia="Microsoft GothicNeo" w:cs="Microsoft GothicNeo"/>
            <w:sz w:val="20"/>
            <w:szCs w:val="20"/>
          </w:rPr>
          <w:delText>XGBoost</w:delText>
        </w:r>
        <w:r w:rsidRPr="3E5A8F79" w:rsidDel="007E2E6F">
          <w:rPr>
            <w:rFonts w:ascii="Microsoft GothicNeo" w:hAnsi="Microsoft GothicNeo" w:eastAsia="Microsoft GothicNeo" w:cs="Microsoft GothicNeo"/>
            <w:sz w:val="20"/>
            <w:szCs w:val="20"/>
          </w:rPr>
          <w:delText>/</w:delText>
        </w:r>
        <w:r w:rsidRPr="3E5A8F79" w:rsidDel="007E2E6F">
          <w:rPr>
            <w:rFonts w:ascii="Microsoft GothicNeo" w:hAnsi="Microsoft GothicNeo" w:eastAsia="Microsoft GothicNeo" w:cs="Microsoft GothicNeo"/>
            <w:sz w:val="20"/>
            <w:szCs w:val="20"/>
          </w:rPr>
          <w:delText>LightGBM</w:delText>
        </w:r>
        <w:r w:rsidRPr="3E5A8F79" w:rsidDel="007E2E6F">
          <w:rPr>
            <w:rFonts w:ascii="Microsoft GothicNeo" w:hAnsi="Microsoft GothicNeo" w:eastAsia="Microsoft GothicNeo" w:cs="Microsoft GothicNeo"/>
            <w:sz w:val="20"/>
            <w:szCs w:val="20"/>
          </w:rPr>
          <w:delText>, and a neural network) combined with ensemble learning so that I can evaluate each new transaction in real time and decide whether to approve, review, or block it.</w:delText>
        </w:r>
      </w:del>
      <w:commentRangeEnd w:id="1418446868"/>
      <w:r>
        <w:rPr>
          <w:rStyle w:val="CommentReference"/>
        </w:rPr>
        <w:commentReference w:id="1418446868"/>
      </w:r>
      <w:commentRangeEnd w:id="846111899"/>
      <w:r>
        <w:rPr>
          <w:rStyle w:val="CommentReference"/>
        </w:rPr>
        <w:commentReference w:id="846111899"/>
      </w:r>
    </w:p>
    <w:p w:rsidRPr="007E2E6F" w:rsidR="007E2E6F" w:rsidP="007E2E6F" w:rsidRDefault="007E2E6F" w14:paraId="554FC977" w14:textId="22012252" w14:noSpellErr="1">
      <w:pPr>
        <w:spacing w:after="0" w:line="240" w:lineRule="auto"/>
        <w:rPr>
          <w:del w:author="Ume Sauda Ghanyani" w:date="2025-09-11T04:53:43.06Z" w16du:dateUtc="2025-09-11T04:53:43.06Z" w:id="1046329142"/>
          <w:rFonts w:ascii="Microsoft GothicNeo" w:hAnsi="Microsoft GothicNeo" w:eastAsia="Microsoft GothicNeo" w:cs="Microsoft GothicNeo"/>
          <w:sz w:val="20"/>
          <w:szCs w:val="20"/>
        </w:rPr>
      </w:pPr>
    </w:p>
    <w:p w:rsidRPr="007E2E6F" w:rsidR="007E2E6F" w:rsidP="007E2E6F" w:rsidRDefault="007E2E6F" w14:paraId="70F0BD6F" w14:textId="77777777">
      <w:pPr>
        <w:spacing w:after="0" w:line="240" w:lineRule="auto"/>
        <w:rPr>
          <w:del w:author="Ume Sauda Ghanyani" w:date="2025-09-11T04:53:43.06Z" w16du:dateUtc="2025-09-11T04:53:43.06Z" w:id="916446476"/>
          <w:rFonts w:ascii="Microsoft GothicNeo" w:hAnsi="Microsoft GothicNeo" w:eastAsia="Microsoft GothicNeo" w:cs="Microsoft GothicNeo"/>
          <w:b w:val="1"/>
          <w:bCs w:val="1"/>
          <w:sz w:val="20"/>
          <w:szCs w:val="20"/>
        </w:rPr>
      </w:pPr>
      <w:del w:author="Ume Sauda Ghanyani" w:date="2025-09-11T04:53:43.06Z" w:id="336715729">
        <w:r w:rsidRPr="3E5A8F79" w:rsidDel="007E2E6F">
          <w:rPr>
            <w:rFonts w:ascii="Microsoft GothicNeo" w:hAnsi="Microsoft GothicNeo" w:eastAsia="Microsoft GothicNeo" w:cs="Microsoft GothicNeo"/>
            <w:b w:val="1"/>
            <w:bCs w:val="1"/>
            <w:sz w:val="20"/>
            <w:szCs w:val="20"/>
          </w:rPr>
          <w:delText>Steps</w:delText>
        </w:r>
      </w:del>
    </w:p>
    <w:p w:rsidRPr="007E2E6F" w:rsidR="007E2E6F" w:rsidP="00340AE9" w:rsidRDefault="007E2E6F" w14:paraId="5EA0380B" w14:textId="77777777">
      <w:pPr>
        <w:numPr>
          <w:ilvl w:val="0"/>
          <w:numId w:val="26"/>
        </w:numPr>
        <w:spacing w:after="0" w:line="240" w:lineRule="auto"/>
        <w:rPr>
          <w:del w:author="Ume Sauda Ghanyani" w:date="2025-09-11T04:53:43.06Z" w16du:dateUtc="2025-09-11T04:53:43.06Z" w:id="721321488"/>
          <w:rFonts w:ascii="Microsoft GothicNeo" w:hAnsi="Microsoft GothicNeo" w:eastAsia="Microsoft GothicNeo" w:cs="Microsoft GothicNeo"/>
          <w:sz w:val="20"/>
          <w:szCs w:val="20"/>
        </w:rPr>
      </w:pPr>
      <w:del w:author="Ume Sauda Ghanyani" w:date="2025-09-11T04:53:43.06Z" w:id="2039185355">
        <w:r w:rsidRPr="3E5A8F79" w:rsidDel="007E2E6F">
          <w:rPr>
            <w:rFonts w:ascii="Microsoft GothicNeo" w:hAnsi="Microsoft GothicNeo" w:eastAsia="Microsoft GothicNeo" w:cs="Microsoft GothicNeo"/>
            <w:sz w:val="20"/>
            <w:szCs w:val="20"/>
          </w:rPr>
          <w:delText>Model Training &amp; Registry</w:delText>
        </w:r>
      </w:del>
    </w:p>
    <w:p w:rsidRPr="007E2E6F" w:rsidR="007E2E6F" w:rsidP="00340AE9" w:rsidRDefault="007E2E6F" w14:paraId="4392ED6A" w14:textId="3FB30A43">
      <w:pPr>
        <w:numPr>
          <w:ilvl w:val="1"/>
          <w:numId w:val="26"/>
        </w:numPr>
        <w:spacing w:after="0" w:line="240" w:lineRule="auto"/>
        <w:rPr>
          <w:del w:author="Ume Sauda Ghanyani" w:date="2025-09-11T04:53:43.06Z" w16du:dateUtc="2025-09-11T04:53:43.06Z" w:id="997559574"/>
          <w:rFonts w:ascii="Microsoft GothicNeo" w:hAnsi="Microsoft GothicNeo" w:eastAsia="Microsoft GothicNeo" w:cs="Microsoft GothicNeo"/>
          <w:sz w:val="20"/>
          <w:szCs w:val="20"/>
        </w:rPr>
      </w:pPr>
      <w:del w:author="Ume Sauda Ghanyani" w:date="2025-09-11T04:53:43.06Z" w:id="1727720482">
        <w:r w:rsidRPr="3E5A8F79" w:rsidDel="007E2E6F">
          <w:rPr>
            <w:rFonts w:ascii="Microsoft GothicNeo" w:hAnsi="Microsoft GothicNeo" w:eastAsia="Microsoft GothicNeo" w:cs="Microsoft GothicNeo"/>
            <w:sz w:val="20"/>
            <w:szCs w:val="20"/>
          </w:rPr>
          <w:delText>Train individual models (</w:delText>
        </w:r>
        <w:r w:rsidRPr="3E5A8F79" w:rsidDel="007E2E6F">
          <w:rPr>
            <w:rFonts w:ascii="Microsoft GothicNeo" w:hAnsi="Microsoft GothicNeo" w:eastAsia="Microsoft GothicNeo" w:cs="Microsoft GothicNeo"/>
            <w:sz w:val="20"/>
            <w:szCs w:val="20"/>
          </w:rPr>
          <w:delText>LogReg</w:delText>
        </w:r>
        <w:r w:rsidRPr="3E5A8F79" w:rsidDel="007E2E6F">
          <w:rPr>
            <w:rFonts w:ascii="Microsoft GothicNeo" w:hAnsi="Microsoft GothicNeo" w:eastAsia="Microsoft GothicNeo" w:cs="Microsoft GothicNeo"/>
            <w:sz w:val="20"/>
            <w:szCs w:val="20"/>
          </w:rPr>
          <w:delText xml:space="preserve">, RF, </w:delText>
        </w:r>
        <w:r w:rsidRPr="3E5A8F79" w:rsidDel="007E2E6F">
          <w:rPr>
            <w:rFonts w:ascii="Microsoft GothicNeo" w:hAnsi="Microsoft GothicNeo" w:eastAsia="Microsoft GothicNeo" w:cs="Microsoft GothicNeo"/>
            <w:sz w:val="20"/>
            <w:szCs w:val="20"/>
          </w:rPr>
          <w:delText>XGBoost</w:delText>
        </w:r>
        <w:r w:rsidRPr="3E5A8F79" w:rsidDel="007E2E6F">
          <w:rPr>
            <w:rFonts w:ascii="Microsoft GothicNeo" w:hAnsi="Microsoft GothicNeo" w:eastAsia="Microsoft GothicNeo" w:cs="Microsoft GothicNeo"/>
            <w:sz w:val="20"/>
            <w:szCs w:val="20"/>
          </w:rPr>
          <w:delText>/</w:delText>
        </w:r>
        <w:r w:rsidRPr="3E5A8F79" w:rsidDel="007E2E6F">
          <w:rPr>
            <w:rFonts w:ascii="Microsoft GothicNeo" w:hAnsi="Microsoft GothicNeo" w:eastAsia="Microsoft GothicNeo" w:cs="Microsoft GothicNeo"/>
            <w:sz w:val="20"/>
            <w:szCs w:val="20"/>
          </w:rPr>
          <w:delText>LightGBM</w:delText>
        </w:r>
        <w:r w:rsidRPr="3E5A8F79" w:rsidDel="007E2E6F">
          <w:rPr>
            <w:rFonts w:ascii="Microsoft GothicNeo" w:hAnsi="Microsoft GothicNeo" w:eastAsia="Microsoft GothicNeo" w:cs="Microsoft GothicNeo"/>
            <w:sz w:val="20"/>
            <w:szCs w:val="20"/>
          </w:rPr>
          <w:delText xml:space="preserve">, NN) on fraud data stored in </w:delText>
        </w:r>
        <w:r w:rsidRPr="3E5A8F79" w:rsidDel="00AA62CF">
          <w:rPr>
            <w:rFonts w:ascii="Microsoft GothicNeo" w:hAnsi="Microsoft GothicNeo" w:eastAsia="Microsoft GothicNeo" w:cs="Microsoft GothicNeo"/>
            <w:sz w:val="20"/>
            <w:szCs w:val="20"/>
          </w:rPr>
          <w:delText>Lakehouse</w:delText>
        </w:r>
        <w:r w:rsidRPr="3E5A8F79" w:rsidDel="007E2E6F">
          <w:rPr>
            <w:rFonts w:ascii="Microsoft GothicNeo" w:hAnsi="Microsoft GothicNeo" w:eastAsia="Microsoft GothicNeo" w:cs="Microsoft GothicNeo"/>
            <w:sz w:val="20"/>
            <w:szCs w:val="20"/>
          </w:rPr>
          <w:delText>.</w:delText>
        </w:r>
      </w:del>
    </w:p>
    <w:p w:rsidRPr="007E2E6F" w:rsidR="007E2E6F" w:rsidP="00340AE9" w:rsidRDefault="007E2E6F" w14:paraId="76AAD92A" w14:textId="77777777">
      <w:pPr>
        <w:numPr>
          <w:ilvl w:val="1"/>
          <w:numId w:val="26"/>
        </w:numPr>
        <w:spacing w:after="0" w:line="240" w:lineRule="auto"/>
        <w:rPr>
          <w:del w:author="Ume Sauda Ghanyani" w:date="2025-09-11T04:53:43.06Z" w16du:dateUtc="2025-09-11T04:53:43.06Z" w:id="1430755576"/>
          <w:rFonts w:ascii="Microsoft GothicNeo" w:hAnsi="Microsoft GothicNeo" w:eastAsia="Microsoft GothicNeo" w:cs="Microsoft GothicNeo"/>
          <w:sz w:val="20"/>
          <w:szCs w:val="20"/>
        </w:rPr>
      </w:pPr>
      <w:del w:author="Ume Sauda Ghanyani" w:date="2025-09-11T04:53:43.06Z" w:id="290891898">
        <w:r w:rsidRPr="3E5A8F79" w:rsidDel="007E2E6F">
          <w:rPr>
            <w:rFonts w:ascii="Microsoft GothicNeo" w:hAnsi="Microsoft GothicNeo" w:eastAsia="Microsoft GothicNeo" w:cs="Microsoft GothicNeo"/>
            <w:sz w:val="20"/>
            <w:szCs w:val="20"/>
          </w:rPr>
          <w:delText>Evaluate and tune hyperparameters.</w:delText>
        </w:r>
      </w:del>
    </w:p>
    <w:p w:rsidRPr="007E2E6F" w:rsidR="007E2E6F" w:rsidP="00340AE9" w:rsidRDefault="007E2E6F" w14:paraId="135A2269" w14:textId="27BA1C84">
      <w:pPr>
        <w:numPr>
          <w:ilvl w:val="1"/>
          <w:numId w:val="26"/>
        </w:numPr>
        <w:spacing w:after="0" w:line="240" w:lineRule="auto"/>
        <w:rPr>
          <w:del w:author="Ume Sauda Ghanyani" w:date="2025-09-11T04:53:43.06Z" w16du:dateUtc="2025-09-11T04:53:43.06Z" w:id="223143554"/>
          <w:rFonts w:ascii="Microsoft GothicNeo" w:hAnsi="Microsoft GothicNeo" w:eastAsia="Microsoft GothicNeo" w:cs="Microsoft GothicNeo"/>
          <w:sz w:val="20"/>
          <w:szCs w:val="20"/>
        </w:rPr>
      </w:pPr>
      <w:del w:author="Ume Sauda Ghanyani" w:date="2025-09-11T04:53:43.06Z" w:id="236469119">
        <w:r w:rsidRPr="3E5A8F79" w:rsidDel="007E2E6F">
          <w:rPr>
            <w:rFonts w:ascii="Microsoft GothicNeo" w:hAnsi="Microsoft GothicNeo" w:eastAsia="Microsoft GothicNeo" w:cs="Microsoft GothicNeo"/>
            <w:sz w:val="20"/>
            <w:szCs w:val="20"/>
          </w:rPr>
          <w:delText xml:space="preserve">Register models in the </w:delText>
        </w:r>
        <w:r w:rsidRPr="3E5A8F79" w:rsidDel="007E2E6F">
          <w:rPr>
            <w:rFonts w:ascii="Microsoft GothicNeo" w:hAnsi="Microsoft GothicNeo" w:eastAsia="Microsoft GothicNeo" w:cs="Microsoft GothicNeo"/>
            <w:sz w:val="20"/>
            <w:szCs w:val="20"/>
          </w:rPr>
          <w:delText>MLflow</w:delText>
        </w:r>
        <w:r w:rsidRPr="3E5A8F79" w:rsidDel="007E2E6F">
          <w:rPr>
            <w:rFonts w:ascii="Microsoft GothicNeo" w:hAnsi="Microsoft GothicNeo" w:eastAsia="Microsoft GothicNeo" w:cs="Microsoft GothicNeo"/>
            <w:sz w:val="20"/>
            <w:szCs w:val="20"/>
          </w:rPr>
          <w:delText xml:space="preserve"> model registry with versioning.</w:delText>
        </w:r>
      </w:del>
    </w:p>
    <w:p w:rsidRPr="007E2E6F" w:rsidR="007E2E6F" w:rsidP="00340AE9" w:rsidRDefault="007E2E6F" w14:paraId="03E6DD41" w14:textId="77777777">
      <w:pPr>
        <w:numPr>
          <w:ilvl w:val="0"/>
          <w:numId w:val="26"/>
        </w:numPr>
        <w:spacing w:after="0" w:line="240" w:lineRule="auto"/>
        <w:rPr>
          <w:del w:author="Ume Sauda Ghanyani" w:date="2025-09-11T04:53:43.059Z" w16du:dateUtc="2025-09-11T04:53:43.059Z" w:id="115333574"/>
          <w:rFonts w:ascii="Microsoft GothicNeo" w:hAnsi="Microsoft GothicNeo" w:eastAsia="Microsoft GothicNeo" w:cs="Microsoft GothicNeo"/>
          <w:sz w:val="20"/>
          <w:szCs w:val="20"/>
        </w:rPr>
      </w:pPr>
      <w:del w:author="Ume Sauda Ghanyani" w:date="2025-09-11T04:53:43.059Z" w:id="1049887863">
        <w:r w:rsidRPr="3E5A8F79" w:rsidDel="007E2E6F">
          <w:rPr>
            <w:rFonts w:ascii="Microsoft GothicNeo" w:hAnsi="Microsoft GothicNeo" w:eastAsia="Microsoft GothicNeo" w:cs="Microsoft GothicNeo"/>
            <w:sz w:val="20"/>
            <w:szCs w:val="20"/>
          </w:rPr>
          <w:delText>Ensemble Creation</w:delText>
        </w:r>
      </w:del>
    </w:p>
    <w:p w:rsidRPr="007E2E6F" w:rsidR="007E2E6F" w:rsidP="00340AE9" w:rsidRDefault="007E2E6F" w14:paraId="4AC2C88D" w14:textId="77777777">
      <w:pPr>
        <w:numPr>
          <w:ilvl w:val="1"/>
          <w:numId w:val="26"/>
        </w:numPr>
        <w:spacing w:after="0" w:line="240" w:lineRule="auto"/>
        <w:rPr>
          <w:del w:author="Ume Sauda Ghanyani" w:date="2025-09-11T04:53:43.059Z" w16du:dateUtc="2025-09-11T04:53:43.059Z" w:id="2116279549"/>
          <w:rFonts w:ascii="Microsoft GothicNeo" w:hAnsi="Microsoft GothicNeo" w:eastAsia="Microsoft GothicNeo" w:cs="Microsoft GothicNeo"/>
          <w:sz w:val="20"/>
          <w:szCs w:val="20"/>
        </w:rPr>
      </w:pPr>
      <w:del w:author="Ume Sauda Ghanyani" w:date="2025-09-11T04:53:43.059Z" w:id="2072745525">
        <w:r w:rsidRPr="3E5A8F79" w:rsidDel="007E2E6F">
          <w:rPr>
            <w:rFonts w:ascii="Microsoft GothicNeo" w:hAnsi="Microsoft GothicNeo" w:eastAsia="Microsoft GothicNeo" w:cs="Microsoft GothicNeo"/>
            <w:sz w:val="20"/>
            <w:szCs w:val="20"/>
          </w:rPr>
          <w:delText>Implement an ensemble method (stacking, weighted voting, or blending).</w:delText>
        </w:r>
      </w:del>
    </w:p>
    <w:p w:rsidRPr="007E2E6F" w:rsidR="007E2E6F" w:rsidP="00340AE9" w:rsidRDefault="007E2E6F" w14:paraId="2D949D12" w14:textId="77777777">
      <w:pPr>
        <w:numPr>
          <w:ilvl w:val="1"/>
          <w:numId w:val="26"/>
        </w:numPr>
        <w:spacing w:after="0" w:line="240" w:lineRule="auto"/>
        <w:rPr>
          <w:del w:author="Ume Sauda Ghanyani" w:date="2025-09-11T04:53:43.059Z" w16du:dateUtc="2025-09-11T04:53:43.059Z" w:id="1272043719"/>
          <w:rFonts w:ascii="Microsoft GothicNeo" w:hAnsi="Microsoft GothicNeo" w:eastAsia="Microsoft GothicNeo" w:cs="Microsoft GothicNeo"/>
          <w:sz w:val="20"/>
          <w:szCs w:val="20"/>
        </w:rPr>
      </w:pPr>
      <w:del w:author="Ume Sauda Ghanyani" w:date="2025-09-11T04:53:43.059Z" w:id="902207634">
        <w:r w:rsidRPr="3E5A8F79" w:rsidDel="007E2E6F">
          <w:rPr>
            <w:rFonts w:ascii="Microsoft GothicNeo" w:hAnsi="Microsoft GothicNeo" w:eastAsia="Microsoft GothicNeo" w:cs="Microsoft GothicNeo"/>
            <w:sz w:val="20"/>
            <w:szCs w:val="20"/>
          </w:rPr>
          <w:delText>Benchmark ensemble accuracy vs. individual models.</w:delText>
        </w:r>
      </w:del>
    </w:p>
    <w:p w:rsidRPr="007E2E6F" w:rsidR="007E2E6F" w:rsidP="00340AE9" w:rsidRDefault="007E2E6F" w14:paraId="395A78D5" w14:textId="77777777">
      <w:pPr>
        <w:numPr>
          <w:ilvl w:val="1"/>
          <w:numId w:val="26"/>
        </w:numPr>
        <w:spacing w:after="0" w:line="240" w:lineRule="auto"/>
        <w:rPr>
          <w:del w:author="Ume Sauda Ghanyani" w:date="2025-09-11T04:53:43.059Z" w16du:dateUtc="2025-09-11T04:53:43.059Z" w:id="1908678500"/>
          <w:rFonts w:ascii="Microsoft GothicNeo" w:hAnsi="Microsoft GothicNeo" w:eastAsia="Microsoft GothicNeo" w:cs="Microsoft GothicNeo"/>
          <w:sz w:val="20"/>
          <w:szCs w:val="20"/>
        </w:rPr>
      </w:pPr>
      <w:del w:author="Ume Sauda Ghanyani" w:date="2025-09-11T04:53:43.059Z" w:id="947451469">
        <w:r w:rsidRPr="3E5A8F79" w:rsidDel="007E2E6F">
          <w:rPr>
            <w:rFonts w:ascii="Microsoft GothicNeo" w:hAnsi="Microsoft GothicNeo" w:eastAsia="Microsoft GothicNeo" w:cs="Microsoft GothicNeo"/>
            <w:sz w:val="20"/>
            <w:szCs w:val="20"/>
          </w:rPr>
          <w:delText>Store ensemble model configuration in registry.</w:delText>
        </w:r>
      </w:del>
    </w:p>
    <w:p w:rsidRPr="007E2E6F" w:rsidR="007E2E6F" w:rsidP="00340AE9" w:rsidRDefault="007E2E6F" w14:paraId="5EDA4D2F" w14:textId="77777777">
      <w:pPr>
        <w:numPr>
          <w:ilvl w:val="0"/>
          <w:numId w:val="26"/>
        </w:numPr>
        <w:spacing w:after="0" w:line="240" w:lineRule="auto"/>
        <w:rPr>
          <w:del w:author="Ume Sauda Ghanyani" w:date="2025-09-11T04:53:43.059Z" w16du:dateUtc="2025-09-11T04:53:43.059Z" w:id="46308231"/>
          <w:rFonts w:ascii="Microsoft GothicNeo" w:hAnsi="Microsoft GothicNeo" w:eastAsia="Microsoft GothicNeo" w:cs="Microsoft GothicNeo"/>
          <w:sz w:val="20"/>
          <w:szCs w:val="20"/>
        </w:rPr>
      </w:pPr>
      <w:del w:author="Ume Sauda Ghanyani" w:date="2025-09-11T04:53:43.059Z" w:id="57271432">
        <w:r w:rsidRPr="3E5A8F79" w:rsidDel="007E2E6F">
          <w:rPr>
            <w:rFonts w:ascii="Microsoft GothicNeo" w:hAnsi="Microsoft GothicNeo" w:eastAsia="Microsoft GothicNeo" w:cs="Microsoft GothicNeo"/>
            <w:sz w:val="20"/>
            <w:szCs w:val="20"/>
          </w:rPr>
          <w:delText>Real-Time Scoring</w:delText>
        </w:r>
      </w:del>
    </w:p>
    <w:p w:rsidRPr="007E2E6F" w:rsidR="007E2E6F" w:rsidP="00340AE9" w:rsidRDefault="007E2E6F" w14:paraId="77CFDAB0" w14:textId="77777777">
      <w:pPr>
        <w:numPr>
          <w:ilvl w:val="1"/>
          <w:numId w:val="26"/>
        </w:numPr>
        <w:spacing w:after="0" w:line="240" w:lineRule="auto"/>
        <w:rPr>
          <w:del w:author="Ume Sauda Ghanyani" w:date="2025-09-11T04:53:43.059Z" w16du:dateUtc="2025-09-11T04:53:43.059Z" w:id="1376123864"/>
          <w:rFonts w:ascii="Microsoft GothicNeo" w:hAnsi="Microsoft GothicNeo" w:eastAsia="Microsoft GothicNeo" w:cs="Microsoft GothicNeo"/>
          <w:sz w:val="20"/>
          <w:szCs w:val="20"/>
        </w:rPr>
      </w:pPr>
      <w:del w:author="Ume Sauda Ghanyani" w:date="2025-09-11T04:53:43.059Z" w:id="296006455">
        <w:r w:rsidRPr="3E5A8F79" w:rsidDel="007E2E6F">
          <w:rPr>
            <w:rFonts w:ascii="Microsoft GothicNeo" w:hAnsi="Microsoft GothicNeo" w:eastAsia="Microsoft GothicNeo" w:cs="Microsoft GothicNeo"/>
            <w:sz w:val="20"/>
            <w:szCs w:val="20"/>
          </w:rPr>
          <w:delText>Deploy the ensemble as an API or streaming service (with Spark Structured Streaming / Flink / REST endpoint).</w:delText>
        </w:r>
      </w:del>
    </w:p>
    <w:p w:rsidRPr="007E2E6F" w:rsidR="00AA62CF" w:rsidP="00822BC0" w:rsidRDefault="007E2E6F" w14:paraId="3A45128E" w14:textId="245EDDC5">
      <w:pPr>
        <w:numPr>
          <w:ilvl w:val="1"/>
          <w:numId w:val="26"/>
        </w:numPr>
        <w:spacing w:after="0" w:line="240" w:lineRule="auto"/>
        <w:rPr>
          <w:del w:author="Ume Sauda Ghanyani" w:date="2025-09-11T04:53:43.059Z" w16du:dateUtc="2025-09-11T04:53:43.059Z" w:id="4395548"/>
          <w:rFonts w:ascii="Microsoft GothicNeo" w:hAnsi="Microsoft GothicNeo" w:eastAsia="Microsoft GothicNeo" w:cs="Microsoft GothicNeo"/>
          <w:sz w:val="20"/>
          <w:szCs w:val="20"/>
        </w:rPr>
      </w:pPr>
      <w:del w:author="Ume Sauda Ghanyani" w:date="2025-09-11T04:53:43.059Z" w:id="996473290">
        <w:r w:rsidRPr="3E5A8F79" w:rsidDel="007E2E6F">
          <w:rPr>
            <w:rFonts w:ascii="Microsoft GothicNeo" w:hAnsi="Microsoft GothicNeo" w:eastAsia="Microsoft GothicNeo" w:cs="Microsoft GothicNeo"/>
            <w:sz w:val="20"/>
            <w:szCs w:val="20"/>
          </w:rPr>
          <w:delText>Connect the scoring service to the real-time transaction stream.</w:delText>
        </w:r>
      </w:del>
    </w:p>
    <w:p w:rsidRPr="007E2E6F" w:rsidR="007E2E6F" w:rsidP="00340AE9" w:rsidRDefault="007E2E6F" w14:paraId="64AAC865" w14:textId="77777777">
      <w:pPr>
        <w:numPr>
          <w:ilvl w:val="0"/>
          <w:numId w:val="26"/>
        </w:numPr>
        <w:spacing w:after="0" w:line="240" w:lineRule="auto"/>
        <w:rPr>
          <w:del w:author="Ume Sauda Ghanyani" w:date="2025-09-11T04:53:43.059Z" w16du:dateUtc="2025-09-11T04:53:43.059Z" w:id="1531269591"/>
          <w:rFonts w:ascii="Microsoft GothicNeo" w:hAnsi="Microsoft GothicNeo" w:eastAsia="Microsoft GothicNeo" w:cs="Microsoft GothicNeo"/>
          <w:sz w:val="20"/>
          <w:szCs w:val="20"/>
        </w:rPr>
      </w:pPr>
      <w:del w:author="Ume Sauda Ghanyani" w:date="2025-09-11T04:53:43.059Z" w:id="1102064524">
        <w:r w:rsidRPr="3E5A8F79" w:rsidDel="007E2E6F">
          <w:rPr>
            <w:rFonts w:ascii="Microsoft GothicNeo" w:hAnsi="Microsoft GothicNeo" w:eastAsia="Microsoft GothicNeo" w:cs="Microsoft GothicNeo"/>
            <w:sz w:val="20"/>
            <w:szCs w:val="20"/>
          </w:rPr>
          <w:delText>Decision Logging</w:delText>
        </w:r>
      </w:del>
    </w:p>
    <w:p w:rsidRPr="007E2E6F" w:rsidR="007E2E6F" w:rsidP="00340AE9" w:rsidRDefault="007E2E6F" w14:paraId="06D6BDB6" w14:textId="77777777">
      <w:pPr>
        <w:numPr>
          <w:ilvl w:val="1"/>
          <w:numId w:val="26"/>
        </w:numPr>
        <w:spacing w:after="0" w:line="240" w:lineRule="auto"/>
        <w:rPr>
          <w:del w:author="Ume Sauda Ghanyani" w:date="2025-09-11T04:53:43.059Z" w16du:dateUtc="2025-09-11T04:53:43.059Z" w:id="1732988455"/>
          <w:rFonts w:ascii="Microsoft GothicNeo" w:hAnsi="Microsoft GothicNeo" w:eastAsia="Microsoft GothicNeo" w:cs="Microsoft GothicNeo"/>
          <w:sz w:val="20"/>
          <w:szCs w:val="20"/>
        </w:rPr>
      </w:pPr>
      <w:del w:author="Ume Sauda Ghanyani" w:date="2025-09-11T04:53:43.059Z" w:id="721972956">
        <w:r w:rsidRPr="3E5A8F79" w:rsidDel="007E2E6F">
          <w:rPr>
            <w:rFonts w:ascii="Microsoft GothicNeo" w:hAnsi="Microsoft GothicNeo" w:eastAsia="Microsoft GothicNeo" w:cs="Microsoft GothicNeo"/>
            <w:sz w:val="20"/>
            <w:szCs w:val="20"/>
          </w:rPr>
          <w:delText>Log each scored transaction with:</w:delText>
        </w:r>
      </w:del>
    </w:p>
    <w:p w:rsidRPr="007E2E6F" w:rsidR="007E2E6F" w:rsidP="00340AE9" w:rsidRDefault="007E2E6F" w14:paraId="77389B9F" w14:textId="77777777">
      <w:pPr>
        <w:numPr>
          <w:ilvl w:val="2"/>
          <w:numId w:val="26"/>
        </w:numPr>
        <w:spacing w:after="0" w:line="240" w:lineRule="auto"/>
        <w:rPr>
          <w:del w:author="Ume Sauda Ghanyani" w:date="2025-09-11T04:53:43.058Z" w16du:dateUtc="2025-09-11T04:53:43.058Z" w:id="248313079"/>
          <w:rFonts w:ascii="Microsoft GothicNeo" w:hAnsi="Microsoft GothicNeo" w:eastAsia="Microsoft GothicNeo" w:cs="Microsoft GothicNeo"/>
          <w:sz w:val="20"/>
          <w:szCs w:val="20"/>
        </w:rPr>
      </w:pPr>
      <w:del w:author="Ume Sauda Ghanyani" w:date="2025-09-11T04:53:43.058Z" w:id="1541785339">
        <w:r w:rsidRPr="3E5A8F79" w:rsidDel="007E2E6F">
          <w:rPr>
            <w:rFonts w:ascii="Microsoft GothicNeo" w:hAnsi="Microsoft GothicNeo" w:eastAsia="Microsoft GothicNeo" w:cs="Microsoft GothicNeo"/>
            <w:sz w:val="20"/>
            <w:szCs w:val="20"/>
          </w:rPr>
          <w:delText>Fraud score</w:delText>
        </w:r>
      </w:del>
    </w:p>
    <w:p w:rsidRPr="007E2E6F" w:rsidR="007E2E6F" w:rsidP="00340AE9" w:rsidRDefault="007E2E6F" w14:paraId="51B71EEB" w14:textId="77777777">
      <w:pPr>
        <w:numPr>
          <w:ilvl w:val="2"/>
          <w:numId w:val="26"/>
        </w:numPr>
        <w:spacing w:after="0" w:line="240" w:lineRule="auto"/>
        <w:rPr>
          <w:del w:author="Ume Sauda Ghanyani" w:date="2025-09-11T04:53:43.058Z" w16du:dateUtc="2025-09-11T04:53:43.058Z" w:id="256447229"/>
          <w:rFonts w:ascii="Microsoft GothicNeo" w:hAnsi="Microsoft GothicNeo" w:eastAsia="Microsoft GothicNeo" w:cs="Microsoft GothicNeo"/>
          <w:sz w:val="20"/>
          <w:szCs w:val="20"/>
        </w:rPr>
      </w:pPr>
      <w:del w:author="Ume Sauda Ghanyani" w:date="2025-09-11T04:53:43.058Z" w:id="40875729">
        <w:r w:rsidRPr="3E5A8F79" w:rsidDel="007E2E6F">
          <w:rPr>
            <w:rFonts w:ascii="Microsoft GothicNeo" w:hAnsi="Microsoft GothicNeo" w:eastAsia="Microsoft GothicNeo" w:cs="Microsoft GothicNeo"/>
            <w:sz w:val="20"/>
            <w:szCs w:val="20"/>
          </w:rPr>
          <w:delText>Decision (approve/review/block)</w:delText>
        </w:r>
      </w:del>
    </w:p>
    <w:p w:rsidRPr="007E2E6F" w:rsidR="007E2E6F" w:rsidP="00340AE9" w:rsidRDefault="007E2E6F" w14:paraId="7929F675" w14:textId="77777777">
      <w:pPr>
        <w:numPr>
          <w:ilvl w:val="2"/>
          <w:numId w:val="26"/>
        </w:numPr>
        <w:spacing w:after="0" w:line="240" w:lineRule="auto"/>
        <w:rPr>
          <w:del w:author="Ume Sauda Ghanyani" w:date="2025-09-11T04:53:43.058Z" w16du:dateUtc="2025-09-11T04:53:43.058Z" w:id="1652688822"/>
          <w:rFonts w:ascii="Microsoft GothicNeo" w:hAnsi="Microsoft GothicNeo" w:eastAsia="Microsoft GothicNeo" w:cs="Microsoft GothicNeo"/>
          <w:sz w:val="20"/>
          <w:szCs w:val="20"/>
        </w:rPr>
      </w:pPr>
      <w:del w:author="Ume Sauda Ghanyani" w:date="2025-09-11T04:53:43.058Z" w:id="1618217475">
        <w:r w:rsidRPr="3E5A8F79" w:rsidDel="007E2E6F">
          <w:rPr>
            <w:rFonts w:ascii="Microsoft GothicNeo" w:hAnsi="Microsoft GothicNeo" w:eastAsia="Microsoft GothicNeo" w:cs="Microsoft GothicNeo"/>
            <w:sz w:val="20"/>
            <w:szCs w:val="20"/>
          </w:rPr>
          <w:delText>Model version(s) used</w:delText>
        </w:r>
      </w:del>
    </w:p>
    <w:p w:rsidRPr="007E2E6F" w:rsidR="007E2E6F" w:rsidP="00340AE9" w:rsidRDefault="007E2E6F" w14:paraId="59E0E595" w14:textId="77777777">
      <w:pPr>
        <w:numPr>
          <w:ilvl w:val="2"/>
          <w:numId w:val="26"/>
        </w:numPr>
        <w:spacing w:after="0" w:line="240" w:lineRule="auto"/>
        <w:rPr>
          <w:del w:author="Ume Sauda Ghanyani" w:date="2025-09-11T04:53:43.058Z" w16du:dateUtc="2025-09-11T04:53:43.058Z" w:id="1269498797"/>
          <w:rFonts w:ascii="Microsoft GothicNeo" w:hAnsi="Microsoft GothicNeo" w:eastAsia="Microsoft GothicNeo" w:cs="Microsoft GothicNeo"/>
          <w:sz w:val="20"/>
          <w:szCs w:val="20"/>
        </w:rPr>
      </w:pPr>
      <w:del w:author="Ume Sauda Ghanyani" w:date="2025-09-11T04:53:43.058Z" w:id="1767374027">
        <w:r w:rsidRPr="3E5A8F79" w:rsidDel="007E2E6F">
          <w:rPr>
            <w:rFonts w:ascii="Microsoft GothicNeo" w:hAnsi="Microsoft GothicNeo" w:eastAsia="Microsoft GothicNeo" w:cs="Microsoft GothicNeo"/>
            <w:sz w:val="20"/>
            <w:szCs w:val="20"/>
          </w:rPr>
          <w:delText>Key features contributing to decision</w:delText>
        </w:r>
      </w:del>
    </w:p>
    <w:p w:rsidRPr="007E2E6F" w:rsidR="007E2E6F" w:rsidP="00340AE9" w:rsidRDefault="007E2E6F" w14:paraId="23D4615E" w14:textId="77777777">
      <w:pPr>
        <w:numPr>
          <w:ilvl w:val="1"/>
          <w:numId w:val="26"/>
        </w:numPr>
        <w:spacing w:after="0" w:line="240" w:lineRule="auto"/>
        <w:rPr>
          <w:del w:author="Ume Sauda Ghanyani" w:date="2025-09-11T04:53:43.058Z" w16du:dateUtc="2025-09-11T04:53:43.058Z" w:id="1385176705"/>
          <w:rFonts w:ascii="Microsoft GothicNeo" w:hAnsi="Microsoft GothicNeo" w:eastAsia="Microsoft GothicNeo" w:cs="Microsoft GothicNeo"/>
          <w:sz w:val="20"/>
          <w:szCs w:val="20"/>
        </w:rPr>
      </w:pPr>
      <w:del w:author="Ume Sauda Ghanyani" w:date="2025-09-11T04:53:43.058Z" w:id="464970857">
        <w:r w:rsidRPr="3E5A8F79" w:rsidDel="007E2E6F">
          <w:rPr>
            <w:rFonts w:ascii="Microsoft GothicNeo" w:hAnsi="Microsoft GothicNeo" w:eastAsia="Microsoft GothicNeo" w:cs="Microsoft GothicNeo"/>
            <w:sz w:val="20"/>
            <w:szCs w:val="20"/>
          </w:rPr>
          <w:delText xml:space="preserve">Store logs in an auditable, </w:delText>
        </w:r>
        <w:r w:rsidRPr="3E5A8F79" w:rsidDel="007E2E6F">
          <w:rPr>
            <w:rFonts w:ascii="Microsoft GothicNeo" w:hAnsi="Microsoft GothicNeo" w:eastAsia="Microsoft GothicNeo" w:cs="Microsoft GothicNeo"/>
            <w:sz w:val="20"/>
            <w:szCs w:val="20"/>
          </w:rPr>
          <w:delText>queryable</w:delText>
        </w:r>
        <w:r w:rsidRPr="3E5A8F79" w:rsidDel="007E2E6F">
          <w:rPr>
            <w:rFonts w:ascii="Microsoft GothicNeo" w:hAnsi="Microsoft GothicNeo" w:eastAsia="Microsoft GothicNeo" w:cs="Microsoft GothicNeo"/>
            <w:sz w:val="20"/>
            <w:szCs w:val="20"/>
          </w:rPr>
          <w:delText xml:space="preserve"> location (e.g., Hudi Silver/Gold tables + Elasticsearch).</w:delText>
        </w:r>
      </w:del>
    </w:p>
    <w:p w:rsidRPr="007E2E6F" w:rsidR="007E2E6F" w:rsidP="00340AE9" w:rsidRDefault="007E2E6F" w14:paraId="25A81DA1" w14:textId="77777777">
      <w:pPr>
        <w:numPr>
          <w:ilvl w:val="0"/>
          <w:numId w:val="26"/>
        </w:numPr>
        <w:spacing w:after="0" w:line="240" w:lineRule="auto"/>
        <w:rPr>
          <w:del w:author="Ume Sauda Ghanyani" w:date="2025-09-11T04:53:43.057Z" w16du:dateUtc="2025-09-11T04:53:43.057Z" w:id="64795653"/>
          <w:rFonts w:ascii="Microsoft GothicNeo" w:hAnsi="Microsoft GothicNeo" w:eastAsia="Microsoft GothicNeo" w:cs="Microsoft GothicNeo"/>
          <w:sz w:val="20"/>
          <w:szCs w:val="20"/>
        </w:rPr>
      </w:pPr>
      <w:del w:author="Ume Sauda Ghanyani" w:date="2025-09-11T04:53:43.058Z" w:id="1516491518">
        <w:r w:rsidRPr="3E5A8F79" w:rsidDel="007E2E6F">
          <w:rPr>
            <w:rFonts w:ascii="Microsoft GothicNeo" w:hAnsi="Microsoft GothicNeo" w:eastAsia="Microsoft GothicNeo" w:cs="Microsoft GothicNeo"/>
            <w:sz w:val="20"/>
            <w:szCs w:val="20"/>
          </w:rPr>
          <w:delText>Explainability</w:delText>
        </w:r>
      </w:del>
    </w:p>
    <w:p w:rsidRPr="007E2E6F" w:rsidR="007E2E6F" w:rsidP="00340AE9" w:rsidRDefault="007E2E6F" w14:paraId="3D857218" w14:textId="77777777">
      <w:pPr>
        <w:numPr>
          <w:ilvl w:val="1"/>
          <w:numId w:val="26"/>
        </w:numPr>
        <w:spacing w:after="0" w:line="240" w:lineRule="auto"/>
        <w:rPr>
          <w:del w:author="Ume Sauda Ghanyani" w:date="2025-09-11T04:53:43.057Z" w16du:dateUtc="2025-09-11T04:53:43.057Z" w:id="120853766"/>
          <w:rFonts w:ascii="Microsoft GothicNeo" w:hAnsi="Microsoft GothicNeo" w:eastAsia="Microsoft GothicNeo" w:cs="Microsoft GothicNeo"/>
          <w:sz w:val="20"/>
          <w:szCs w:val="20"/>
        </w:rPr>
      </w:pPr>
      <w:del w:author="Ume Sauda Ghanyani" w:date="2025-09-11T04:53:43.057Z" w:id="1351638017">
        <w:r w:rsidRPr="3E5A8F79" w:rsidDel="007E2E6F">
          <w:rPr>
            <w:rFonts w:ascii="Microsoft GothicNeo" w:hAnsi="Microsoft GothicNeo" w:eastAsia="Microsoft GothicNeo" w:cs="Microsoft GothicNeo"/>
            <w:sz w:val="20"/>
            <w:szCs w:val="20"/>
          </w:rPr>
          <w:delText>Integrate SHAP or LIME to generate top reasons for each decision.</w:delText>
        </w:r>
      </w:del>
    </w:p>
    <w:p w:rsidRPr="007E2E6F" w:rsidR="007E2E6F" w:rsidP="00340AE9" w:rsidRDefault="007E2E6F" w14:paraId="4376DCEF" w14:textId="77777777">
      <w:pPr>
        <w:numPr>
          <w:ilvl w:val="1"/>
          <w:numId w:val="26"/>
        </w:numPr>
        <w:spacing w:after="0" w:line="240" w:lineRule="auto"/>
        <w:rPr>
          <w:del w:author="Ume Sauda Ghanyani" w:date="2025-09-11T04:53:43.057Z" w16du:dateUtc="2025-09-11T04:53:43.057Z" w:id="893914041"/>
          <w:rFonts w:ascii="Microsoft GothicNeo" w:hAnsi="Microsoft GothicNeo" w:eastAsia="Microsoft GothicNeo" w:cs="Microsoft GothicNeo"/>
          <w:sz w:val="20"/>
          <w:szCs w:val="20"/>
        </w:rPr>
      </w:pPr>
      <w:del w:author="Ume Sauda Ghanyani" w:date="2025-09-11T04:53:43.057Z" w:id="2043529730">
        <w:r w:rsidRPr="3E5A8F79" w:rsidDel="007E2E6F">
          <w:rPr>
            <w:rFonts w:ascii="Microsoft GothicNeo" w:hAnsi="Microsoft GothicNeo" w:eastAsia="Microsoft GothicNeo" w:cs="Microsoft GothicNeo"/>
            <w:sz w:val="20"/>
            <w:szCs w:val="20"/>
          </w:rPr>
          <w:delText>Display reasons for analysts when they review flagged cases.</w:delText>
        </w:r>
      </w:del>
    </w:p>
    <w:p w:rsidRPr="007E2E6F" w:rsidR="007E2E6F" w:rsidP="00340AE9" w:rsidRDefault="007E2E6F" w14:paraId="42068AFA" w14:textId="77777777">
      <w:pPr>
        <w:numPr>
          <w:ilvl w:val="1"/>
          <w:numId w:val="26"/>
        </w:numPr>
        <w:spacing w:after="0" w:line="240" w:lineRule="auto"/>
        <w:rPr>
          <w:del w:author="Ume Sauda Ghanyani" w:date="2025-09-11T04:53:43.057Z" w16du:dateUtc="2025-09-11T04:53:43.057Z" w:id="27321283"/>
          <w:rFonts w:ascii="Microsoft GothicNeo" w:hAnsi="Microsoft GothicNeo" w:eastAsia="Microsoft GothicNeo" w:cs="Microsoft GothicNeo"/>
          <w:sz w:val="20"/>
          <w:szCs w:val="20"/>
        </w:rPr>
      </w:pPr>
      <w:del w:author="Ume Sauda Ghanyani" w:date="2025-09-11T04:53:43.057Z" w:id="539938460">
        <w:r w:rsidRPr="3E5A8F79" w:rsidDel="007E2E6F">
          <w:rPr>
            <w:rFonts w:ascii="Microsoft GothicNeo" w:hAnsi="Microsoft GothicNeo" w:eastAsia="Microsoft GothicNeo" w:cs="Microsoft GothicNeo"/>
            <w:sz w:val="20"/>
            <w:szCs w:val="20"/>
          </w:rPr>
          <w:delText>Ensure outputs are understandable (e.g., “Unusual device,” “Risky IP,” “Abnormal amount”).</w:delText>
        </w:r>
      </w:del>
    </w:p>
    <w:p w:rsidRPr="007E2E6F" w:rsidR="007E2E6F" w:rsidP="007E2E6F" w:rsidRDefault="007E2E6F" w14:paraId="100E5D9C" w14:textId="79ADF79C" w14:noSpellErr="1">
      <w:pPr>
        <w:spacing w:after="0" w:line="240" w:lineRule="auto"/>
        <w:rPr>
          <w:del w:author="Ume Sauda Ghanyani" w:date="2025-09-11T04:53:43.057Z" w16du:dateUtc="2025-09-11T04:53:43.057Z" w:id="962030549"/>
          <w:rFonts w:ascii="Microsoft GothicNeo" w:hAnsi="Microsoft GothicNeo" w:eastAsia="Microsoft GothicNeo" w:cs="Microsoft GothicNeo"/>
          <w:sz w:val="20"/>
          <w:szCs w:val="20"/>
        </w:rPr>
      </w:pPr>
    </w:p>
    <w:p w:rsidRPr="007E2E6F" w:rsidR="007E2E6F" w:rsidP="007E2E6F" w:rsidRDefault="007E2E6F" w14:paraId="1229D369" w14:textId="77777777">
      <w:pPr>
        <w:spacing w:after="0" w:line="240" w:lineRule="auto"/>
        <w:rPr>
          <w:del w:author="Ume Sauda Ghanyani" w:date="2025-09-11T04:53:43.057Z" w16du:dateUtc="2025-09-11T04:53:43.057Z" w:id="2040275723"/>
          <w:rFonts w:ascii="Microsoft GothicNeo" w:hAnsi="Microsoft GothicNeo" w:eastAsia="Microsoft GothicNeo" w:cs="Microsoft GothicNeo"/>
          <w:b w:val="1"/>
          <w:bCs w:val="1"/>
          <w:sz w:val="20"/>
          <w:szCs w:val="20"/>
        </w:rPr>
      </w:pPr>
      <w:del w:author="Ume Sauda Ghanyani" w:date="2025-09-11T04:53:43.057Z" w:id="726509854">
        <w:r w:rsidRPr="3E5A8F79" w:rsidDel="007E2E6F">
          <w:rPr>
            <w:rFonts w:ascii="Microsoft GothicNeo" w:hAnsi="Microsoft GothicNeo" w:eastAsia="Microsoft GothicNeo" w:cs="Microsoft GothicNeo"/>
            <w:b w:val="1"/>
            <w:bCs w:val="1"/>
            <w:sz w:val="20"/>
            <w:szCs w:val="20"/>
          </w:rPr>
          <w:delText>Acceptance Criteria</w:delText>
        </w:r>
      </w:del>
    </w:p>
    <w:p w:rsidRPr="007E2E6F" w:rsidR="007E2E6F" w:rsidP="00340AE9" w:rsidRDefault="007E2E6F" w14:paraId="69A01D49" w14:textId="77777777">
      <w:pPr>
        <w:numPr>
          <w:ilvl w:val="0"/>
          <w:numId w:val="27"/>
        </w:numPr>
        <w:spacing w:after="0" w:line="240" w:lineRule="auto"/>
        <w:rPr>
          <w:del w:author="Ume Sauda Ghanyani" w:date="2025-09-11T04:53:43.056Z" w16du:dateUtc="2025-09-11T04:53:43.056Z" w:id="86151629"/>
          <w:rFonts w:ascii="Microsoft GothicNeo" w:hAnsi="Microsoft GothicNeo" w:eastAsia="Microsoft GothicNeo" w:cs="Microsoft GothicNeo"/>
          <w:sz w:val="20"/>
          <w:szCs w:val="20"/>
        </w:rPr>
      </w:pPr>
      <w:del w:author="Ume Sauda Ghanyani" w:date="2025-09-11T04:53:43.056Z" w:id="228890929">
        <w:r w:rsidRPr="3E5A8F79" w:rsidDel="007E2E6F">
          <w:rPr>
            <w:rFonts w:ascii="Microsoft GothicNeo" w:hAnsi="Microsoft GothicNeo" w:eastAsia="Microsoft GothicNeo" w:cs="Microsoft GothicNeo"/>
            <w:sz w:val="20"/>
            <w:szCs w:val="20"/>
          </w:rPr>
          <w:delText>Real-time scoring</w:delText>
        </w:r>
      </w:del>
    </w:p>
    <w:p w:rsidRPr="007E2E6F" w:rsidR="00AA62CF" w:rsidP="00AA62CF" w:rsidRDefault="007E2E6F" w14:paraId="49C1B408" w14:textId="617CE973">
      <w:pPr>
        <w:numPr>
          <w:ilvl w:val="1"/>
          <w:numId w:val="27"/>
        </w:numPr>
        <w:spacing w:after="0" w:line="240" w:lineRule="auto"/>
        <w:rPr>
          <w:del w:author="Ume Sauda Ghanyani" w:date="2025-09-11T04:53:43.056Z" w16du:dateUtc="2025-09-11T04:53:43.056Z" w:id="2092692273"/>
          <w:rFonts w:ascii="Microsoft GothicNeo" w:hAnsi="Microsoft GothicNeo" w:eastAsia="Microsoft GothicNeo" w:cs="Microsoft GothicNeo"/>
          <w:sz w:val="20"/>
          <w:szCs w:val="20"/>
        </w:rPr>
      </w:pPr>
      <w:del w:author="Ume Sauda Ghanyani" w:date="2025-09-11T04:53:43.056Z" w:id="884576296">
        <w:r w:rsidRPr="3E5A8F79" w:rsidDel="007E2E6F">
          <w:rPr>
            <w:rFonts w:ascii="Microsoft GothicNeo" w:hAnsi="Microsoft GothicNeo" w:eastAsia="Microsoft GothicNeo" w:cs="Microsoft GothicNeo"/>
            <w:sz w:val="20"/>
            <w:szCs w:val="20"/>
          </w:rPr>
          <w:delText>Given a new transaction, when the ML service evaluates it, then it returns a fraud score and a decision (approve/review/block) within the required response time.</w:delText>
        </w:r>
      </w:del>
    </w:p>
    <w:p w:rsidRPr="007E2E6F" w:rsidR="007E2E6F" w:rsidP="00340AE9" w:rsidRDefault="007E2E6F" w14:paraId="475582FC" w14:textId="77777777">
      <w:pPr>
        <w:numPr>
          <w:ilvl w:val="0"/>
          <w:numId w:val="27"/>
        </w:numPr>
        <w:spacing w:after="0" w:line="240" w:lineRule="auto"/>
        <w:rPr>
          <w:del w:author="Ume Sauda Ghanyani" w:date="2025-09-11T04:53:43.056Z" w16du:dateUtc="2025-09-11T04:53:43.056Z" w:id="1106372799"/>
          <w:rFonts w:ascii="Microsoft GothicNeo" w:hAnsi="Microsoft GothicNeo" w:eastAsia="Microsoft GothicNeo" w:cs="Microsoft GothicNeo"/>
          <w:sz w:val="20"/>
          <w:szCs w:val="20"/>
        </w:rPr>
      </w:pPr>
      <w:del w:author="Ume Sauda Ghanyani" w:date="2025-09-11T04:53:43.056Z" w:id="1193721431">
        <w:r w:rsidRPr="3E5A8F79" w:rsidDel="007E2E6F">
          <w:rPr>
            <w:rFonts w:ascii="Microsoft GothicNeo" w:hAnsi="Microsoft GothicNeo" w:eastAsia="Microsoft GothicNeo" w:cs="Microsoft GothicNeo"/>
            <w:sz w:val="20"/>
            <w:szCs w:val="20"/>
          </w:rPr>
          <w:delText>Decision logging</w:delText>
        </w:r>
      </w:del>
    </w:p>
    <w:p w:rsidRPr="007E2E6F" w:rsidR="007E2E6F" w:rsidP="00340AE9" w:rsidRDefault="007E2E6F" w14:paraId="368EC6C1" w14:textId="77777777">
      <w:pPr>
        <w:numPr>
          <w:ilvl w:val="1"/>
          <w:numId w:val="27"/>
        </w:numPr>
        <w:spacing w:after="0" w:line="240" w:lineRule="auto"/>
        <w:rPr>
          <w:del w:author="Ume Sauda Ghanyani" w:date="2025-09-11T04:53:43.056Z" w16du:dateUtc="2025-09-11T04:53:43.056Z" w:id="874880600"/>
          <w:rFonts w:ascii="Microsoft GothicNeo" w:hAnsi="Microsoft GothicNeo" w:eastAsia="Microsoft GothicNeo" w:cs="Microsoft GothicNeo"/>
          <w:sz w:val="20"/>
          <w:szCs w:val="20"/>
        </w:rPr>
      </w:pPr>
      <w:del w:author="Ume Sauda Ghanyani" w:date="2025-09-11T04:53:43.056Z" w:id="795258416">
        <w:r w:rsidRPr="3E5A8F79" w:rsidDel="007E2E6F">
          <w:rPr>
            <w:rFonts w:ascii="Microsoft GothicNeo" w:hAnsi="Microsoft GothicNeo" w:eastAsia="Microsoft GothicNeo" w:cs="Microsoft GothicNeo"/>
            <w:sz w:val="20"/>
            <w:szCs w:val="20"/>
          </w:rPr>
          <w:delText>Given a scored transaction, when the decision is stored, then the log includes the fraud score, decision, model version, and key features used.</w:delText>
        </w:r>
      </w:del>
    </w:p>
    <w:p w:rsidRPr="007E2E6F" w:rsidR="007E2E6F" w:rsidP="00340AE9" w:rsidRDefault="007E2E6F" w14:paraId="1E6B9F59" w14:textId="77777777">
      <w:pPr>
        <w:numPr>
          <w:ilvl w:val="0"/>
          <w:numId w:val="27"/>
        </w:numPr>
        <w:spacing w:after="0" w:line="240" w:lineRule="auto"/>
        <w:rPr>
          <w:del w:author="Ume Sauda Ghanyani" w:date="2025-09-11T04:53:43.055Z" w16du:dateUtc="2025-09-11T04:53:43.055Z" w:id="1719912826"/>
          <w:rFonts w:ascii="Microsoft GothicNeo" w:hAnsi="Microsoft GothicNeo" w:eastAsia="Microsoft GothicNeo" w:cs="Microsoft GothicNeo"/>
          <w:sz w:val="20"/>
          <w:szCs w:val="20"/>
        </w:rPr>
      </w:pPr>
      <w:del w:author="Ume Sauda Ghanyani" w:date="2025-09-11T04:53:43.056Z" w:id="1582597589">
        <w:r w:rsidRPr="3E5A8F79" w:rsidDel="007E2E6F">
          <w:rPr>
            <w:rFonts w:ascii="Microsoft GothicNeo" w:hAnsi="Microsoft GothicNeo" w:eastAsia="Microsoft GothicNeo" w:cs="Microsoft GothicNeo"/>
            <w:sz w:val="20"/>
            <w:szCs w:val="20"/>
          </w:rPr>
          <w:delText>Explainability</w:delText>
        </w:r>
      </w:del>
    </w:p>
    <w:p w:rsidRPr="007E2E6F" w:rsidR="007E2E6F" w:rsidP="00340AE9" w:rsidRDefault="007E2E6F" w14:paraId="21CCECE1" w14:textId="77777777">
      <w:pPr>
        <w:numPr>
          <w:ilvl w:val="1"/>
          <w:numId w:val="27"/>
        </w:numPr>
        <w:spacing w:after="0" w:line="240" w:lineRule="auto"/>
        <w:rPr>
          <w:del w:author="Ume Sauda Ghanyani" w:date="2025-09-11T04:53:43.053Z" w16du:dateUtc="2025-09-11T04:53:43.053Z" w:id="123230061"/>
          <w:rFonts w:ascii="Microsoft GothicNeo" w:hAnsi="Microsoft GothicNeo" w:eastAsia="Microsoft GothicNeo" w:cs="Microsoft GothicNeo"/>
          <w:sz w:val="20"/>
          <w:szCs w:val="20"/>
        </w:rPr>
      </w:pPr>
      <w:del w:author="Ume Sauda Ghanyani" w:date="2025-09-11T04:53:43.055Z" w:id="1172340664">
        <w:r w:rsidRPr="3E5A8F79" w:rsidDel="007E2E6F">
          <w:rPr>
            <w:rFonts w:ascii="Microsoft GothicNeo" w:hAnsi="Microsoft GothicNeo" w:eastAsia="Microsoft GothicNeo" w:cs="Microsoft GothicNeo"/>
            <w:sz w:val="20"/>
            <w:szCs w:val="20"/>
          </w:rPr>
          <w:delText>Given an analyst reviewing a flagged transaction, when the system shows details, then it must provide the top reasons influencing the decision.</w:delText>
        </w:r>
      </w:del>
    </w:p>
    <w:p w:rsidRPr="007E2E6F" w:rsidR="00A35B4C" w:rsidP="007E2E6F" w:rsidRDefault="00A35B4C" w14:paraId="03AA5E2C" w14:textId="77777777">
      <w:pPr>
        <w:spacing w:after="0" w:line="240" w:lineRule="auto"/>
        <w:rPr>
          <w:rFonts w:ascii="Microsoft GothicNeo" w:hAnsi="Microsoft GothicNeo" w:eastAsia="Microsoft GothicNeo" w:cs="Microsoft GothicNeo"/>
          <w:sz w:val="20"/>
          <w:szCs w:val="20"/>
        </w:rPr>
      </w:pPr>
    </w:p>
    <w:sectPr w:rsidRPr="007E2E6F" w:rsidR="00A35B4C">
      <w:headerReference w:type="default" r:id="rId15"/>
      <w:footerReference w:type="default" r:id="rId1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G" w:author="Ume Sauda Ghanyani" w:date="2025-09-08T15:29:00Z" w:id="7">
    <w:p w:rsidR="00EA38E1" w:rsidP="00EA38E1" w:rsidRDefault="00EA38E1" w14:paraId="5B334188" w14:textId="77777777">
      <w:pPr>
        <w:pStyle w:val="CommentText"/>
      </w:pPr>
      <w:r>
        <w:rPr>
          <w:rStyle w:val="CommentReference"/>
        </w:rPr>
        <w:annotationRef/>
      </w:r>
      <w:r>
        <w:t>Will define enrichment to some extent in technical specification document (implementation phase)</w:t>
      </w:r>
    </w:p>
  </w:comment>
  <w:comment w:initials="UG" w:author="Ume Sauda Ghanyani" w:date="2025-09-08T15:38:00Z" w:id="23">
    <w:p w:rsidR="005A6585" w:rsidP="005A6585" w:rsidRDefault="005A6585" w14:paraId="6B172894" w14:textId="1D78A4D2">
      <w:pPr>
        <w:pStyle w:val="CommentText"/>
      </w:pPr>
      <w:r>
        <w:rPr>
          <w:rStyle w:val="CommentReference"/>
        </w:rPr>
        <w:annotationRef/>
      </w:r>
      <w:r>
        <w:t>How is multi tenant gold data extracted? Do we have different schemas or column identification.</w:t>
      </w:r>
    </w:p>
  </w:comment>
  <w:comment xmlns:w="http://schemas.openxmlformats.org/wordprocessingml/2006/main" w:initials="sa" w:author="sandy@labuschagnehome.com" w:date="2025-09-09T14:37:04" w:id="350524423">
    <w:p xmlns:w14="http://schemas.microsoft.com/office/word/2010/wordml" xmlns:w="http://schemas.openxmlformats.org/wordprocessingml/2006/main" w:rsidR="069F9F4E" w:rsidRDefault="4B8A37A7" w14:paraId="345E8CD3" w14:textId="0C20E883">
      <w:pPr>
        <w:pStyle w:val="CommentText"/>
      </w:pPr>
      <w:r>
        <w:rPr>
          <w:rStyle w:val="CommentReference"/>
        </w:rPr>
        <w:annotationRef/>
      </w:r>
      <w:r w:rsidRPr="730D4E1C" w:rsidR="6BE6DC59">
        <w:t>The frequency of landing data in the raw layer won't necessarily be daily</w:t>
      </w:r>
    </w:p>
  </w:comment>
  <w:comment xmlns:w="http://schemas.openxmlformats.org/wordprocessingml/2006/main" w:initials="sa" w:author="sandy@labuschagnehome.com" w:date="2025-09-09T14:38:28" w:id="427270334">
    <w:p xmlns:w14="http://schemas.microsoft.com/office/word/2010/wordml" xmlns:w="http://schemas.openxmlformats.org/wordprocessingml/2006/main" w:rsidR="31FC2EF5" w:rsidRDefault="466B63F7" w14:paraId="64EC3A50" w14:textId="15989AC4">
      <w:pPr>
        <w:pStyle w:val="CommentText"/>
      </w:pPr>
      <w:r>
        <w:rPr>
          <w:rStyle w:val="CommentReference"/>
        </w:rPr>
        <w:annotationRef/>
      </w:r>
      <w:r w:rsidRPr="30D38D04" w:rsidR="0DF3CFB4">
        <w:t>What does "window elapses" mean?</w:t>
      </w:r>
    </w:p>
  </w:comment>
  <w:comment xmlns:w="http://schemas.openxmlformats.org/wordprocessingml/2006/main" w:initials="sa" w:author="sandy@labuschagnehome.com" w:date="2025-09-09T14:45:51" w:id="378163647">
    <w:p xmlns:w14="http://schemas.microsoft.com/office/word/2010/wordml" xmlns:w="http://schemas.openxmlformats.org/wordprocessingml/2006/main" w:rsidR="72E0E2B6" w:rsidRDefault="441DAD03" w14:paraId="16A47555" w14:textId="6D49CAB7">
      <w:pPr>
        <w:pStyle w:val="CommentText"/>
      </w:pPr>
      <w:r>
        <w:rPr>
          <w:rStyle w:val="CommentReference"/>
        </w:rPr>
        <w:annotationRef/>
      </w:r>
      <w:r w:rsidRPr="28192371" w:rsidR="6D904150">
        <w:t>On the Data Lakehouse</w:t>
      </w:r>
    </w:p>
  </w:comment>
  <w:comment xmlns:w="http://schemas.openxmlformats.org/wordprocessingml/2006/main" w:initials="sa" w:author="sandy@labuschagnehome.com" w:date="2025-09-09T14:47:55" w:id="1322832036">
    <w:p xmlns:w14="http://schemas.microsoft.com/office/word/2010/wordml" xmlns:w="http://schemas.openxmlformats.org/wordprocessingml/2006/main" w:rsidR="7AF43BBE" w:rsidRDefault="59BCA949" w14:paraId="618F9858" w14:textId="42ED29C3">
      <w:pPr>
        <w:pStyle w:val="CommentText"/>
      </w:pPr>
      <w:r>
        <w:rPr>
          <w:rStyle w:val="CommentReference"/>
        </w:rPr>
        <w:annotationRef/>
      </w:r>
      <w:r w:rsidRPr="019C6955" w:rsidR="7C4303E6">
        <w:t>Is connecting to Apache Superset a different user story?</w:t>
      </w:r>
    </w:p>
  </w:comment>
  <w:comment xmlns:w="http://schemas.openxmlformats.org/wordprocessingml/2006/main" w:initials="sa" w:author="sandy@labuschagnehome.com" w:date="2025-09-09T14:54:02" w:id="1095912760">
    <w:p xmlns:w14="http://schemas.microsoft.com/office/word/2010/wordml" xmlns:w="http://schemas.openxmlformats.org/wordprocessingml/2006/main" w:rsidR="38072757" w:rsidRDefault="4D01FE29" w14:paraId="7413C38A" w14:textId="7D502B10">
      <w:pPr>
        <w:pStyle w:val="CommentText"/>
      </w:pPr>
      <w:r>
        <w:rPr>
          <w:rStyle w:val="CommentReference"/>
        </w:rPr>
        <w:annotationRef/>
      </w:r>
      <w:r w:rsidRPr="07C19285" w:rsidR="5E99C119">
        <w:t>Audit log product guidance document to be provided in the next week (may be later than this).  This is an FYI</w:t>
      </w:r>
    </w:p>
  </w:comment>
  <w:comment xmlns:w="http://schemas.openxmlformats.org/wordprocessingml/2006/main" w:initials="sa" w:author="sandy@labuschagnehome.com" w:date="2025-09-09T15:06:14" w:id="1621389478">
    <w:p xmlns:w14="http://schemas.microsoft.com/office/word/2010/wordml" xmlns:w="http://schemas.openxmlformats.org/wordprocessingml/2006/main" w:rsidR="344D3D47" w:rsidRDefault="0C66C9B8" w14:paraId="0DA44E6D" w14:textId="35CDAA1C">
      <w:pPr>
        <w:pStyle w:val="CommentText"/>
      </w:pPr>
      <w:r>
        <w:rPr>
          <w:rStyle w:val="CommentReference"/>
        </w:rPr>
        <w:annotationRef/>
      </w:r>
      <w:r w:rsidRPr="4CEBE235" w:rsidR="1B4D0FB4">
        <w:t>Storing and retrieving unstructured artifacts is a CIMS user story.  Extracting meta-data from unstructured artificats and ingesting it into the raw layer is a BIAR user story</w:t>
      </w:r>
    </w:p>
  </w:comment>
  <w:comment xmlns:w="http://schemas.openxmlformats.org/wordprocessingml/2006/main" w:initials="sa" w:author="sandy@labuschagnehome.com" w:date="2025-09-09T15:08:28" w:id="97338173">
    <w:p xmlns:w14="http://schemas.microsoft.com/office/word/2010/wordml" xmlns:w="http://schemas.openxmlformats.org/wordprocessingml/2006/main" w:rsidR="515433FC" w:rsidRDefault="6E29064F" w14:paraId="04CBA0E5" w14:textId="0F427B61">
      <w:pPr>
        <w:pStyle w:val="CommentText"/>
      </w:pPr>
      <w:r>
        <w:rPr>
          <w:rStyle w:val="CommentReference"/>
        </w:rPr>
        <w:annotationRef/>
      </w:r>
      <w:r w:rsidRPr="08DCD200" w:rsidR="415C1B9B">
        <w:t>The vector database should store vector embeddings for structured data</w:t>
      </w:r>
    </w:p>
  </w:comment>
  <w:comment xmlns:w="http://schemas.openxmlformats.org/wordprocessingml/2006/main" w:initials="sa" w:author="sandy@labuschagnehome.com" w:date="2025-09-09T15:08:50" w:id="240528815">
    <w:p xmlns:w14="http://schemas.microsoft.com/office/word/2010/wordml" xmlns:w="http://schemas.openxmlformats.org/wordprocessingml/2006/main" w:rsidR="45027173" w:rsidRDefault="10C7B134" w14:paraId="54F5BC9C" w14:textId="0FA4C0B5">
      <w:pPr>
        <w:pStyle w:val="CommentText"/>
      </w:pPr>
      <w:r>
        <w:rPr>
          <w:rStyle w:val="CommentReference"/>
        </w:rPr>
        <w:annotationRef/>
      </w:r>
      <w:r w:rsidRPr="6558434A" w:rsidR="6C444ABB">
        <w:t>Please write out all abbreviations</w:t>
      </w:r>
    </w:p>
  </w:comment>
  <w:comment xmlns:w="http://schemas.openxmlformats.org/wordprocessingml/2006/main" w:initials="sa" w:author="sandy@labuschagnehome.com" w:date="2025-09-09T15:13:29" w:id="1418446868">
    <w:p xmlns:w14="http://schemas.microsoft.com/office/word/2010/wordml" xmlns:w="http://schemas.openxmlformats.org/wordprocessingml/2006/main" w:rsidR="19DE56AD" w:rsidRDefault="3DA10055" w14:paraId="017F8F0F" w14:textId="62ED6B8D">
      <w:pPr>
        <w:pStyle w:val="CommentText"/>
      </w:pPr>
      <w:r>
        <w:rPr>
          <w:rStyle w:val="CommentReference"/>
        </w:rPr>
        <w:annotationRef/>
      </w:r>
      <w:r w:rsidRPr="65D3EF6C" w:rsidR="723B892D">
        <w:t>We are not expecting ML models in BIAR to perform real-time evaluation of transactions</w:t>
      </w:r>
    </w:p>
  </w:comment>
  <w:comment xmlns:w="http://schemas.openxmlformats.org/wordprocessingml/2006/main" w:initials="UG" w:author="Ume Sauda Ghanyani" w:date="2025-09-10T11:08:31" w:id="1258031000">
    <w:p xmlns:w14="http://schemas.microsoft.com/office/word/2010/wordml" xmlns:w="http://schemas.openxmlformats.org/wordprocessingml/2006/main" w:rsidR="68245462" w:rsidRDefault="2C878028" w14:paraId="40995479" w14:textId="0DA8B090">
      <w:pPr>
        <w:pStyle w:val="CommentText"/>
      </w:pPr>
      <w:r>
        <w:rPr>
          <w:rStyle w:val="CommentReference"/>
        </w:rPr>
        <w:annotationRef/>
      </w:r>
      <w:r w:rsidRPr="5A2BB759" w:rsidR="62AED6F0">
        <w:t>We will be delivering curated Gold marts as part of this phase. While integration with BI tools such as Apache Superset is not included in the current scope, consumers are welcome to connect Superset (or their preferred BI tool) to the marts if needed. For now, our focus will remain on enabling access through the JupyterHub user story.</w:t>
      </w:r>
    </w:p>
  </w:comment>
  <w:comment xmlns:w="http://schemas.openxmlformats.org/wordprocessingml/2006/main" w:initials="UG" w:author="Ume Sauda Ghanyani" w:date="2025-09-10T11:11:51" w:id="94814389">
    <w:p xmlns:w14="http://schemas.microsoft.com/office/word/2010/wordml" xmlns:w="http://schemas.openxmlformats.org/wordprocessingml/2006/main" w:rsidR="1C155380" w:rsidRDefault="4E0FD81D" w14:paraId="6ED09602" w14:textId="0FF0D6BC">
      <w:pPr>
        <w:pStyle w:val="CommentText"/>
      </w:pPr>
      <w:r>
        <w:rPr>
          <w:rStyle w:val="CommentReference"/>
        </w:rPr>
        <w:annotationRef/>
      </w:r>
      <w:r w:rsidRPr="2D076654" w:rsidR="6DC9C25C">
        <w:t>removed daily.</w:t>
      </w:r>
    </w:p>
  </w:comment>
  <w:comment xmlns:w="http://schemas.openxmlformats.org/wordprocessingml/2006/main" w:initials="UG" w:author="Ume Sauda Ghanyani" w:date="2025-09-10T11:30:46" w:id="1281136192">
    <w:p xmlns:w14="http://schemas.microsoft.com/office/word/2010/wordml" xmlns:w="http://schemas.openxmlformats.org/wordprocessingml/2006/main" w:rsidR="0DBD83DC" w:rsidRDefault="2C95C53A" w14:paraId="0CFA787D" w14:textId="6BB59295">
      <w:pPr>
        <w:pStyle w:val="CommentText"/>
      </w:pPr>
      <w:r>
        <w:rPr>
          <w:rStyle w:val="CommentReference"/>
        </w:rPr>
        <w:annotationRef/>
      </w:r>
      <w:r w:rsidRPr="7CDC021D" w:rsidR="4CF04D7A">
        <w:t>window elapses mean after the 'timeout happens'.</w:t>
      </w:r>
    </w:p>
  </w:comment>
  <w:comment xmlns:w="http://schemas.openxmlformats.org/wordprocessingml/2006/main" w:initials="UG" w:author="Ume Sauda Ghanyani" w:date="2025-09-10T11:31:16" w:id="1471416371">
    <w:p xmlns:w14="http://schemas.microsoft.com/office/word/2010/wordml" xmlns:w="http://schemas.openxmlformats.org/wordprocessingml/2006/main" w:rsidR="68E6D7DD" w:rsidRDefault="61CF9302" w14:paraId="67AED4AC" w14:textId="4C3FB18A">
      <w:pPr>
        <w:pStyle w:val="CommentText"/>
      </w:pPr>
      <w:r>
        <w:rPr>
          <w:rStyle w:val="CommentReference"/>
        </w:rPr>
        <w:annotationRef/>
      </w:r>
      <w:r w:rsidRPr="3564BB23" w:rsidR="07351BCF">
        <w:t>do you want it to represent as two different user stories?</w:t>
      </w:r>
    </w:p>
    <w:p xmlns:w14="http://schemas.microsoft.com/office/word/2010/wordml" xmlns:w="http://schemas.openxmlformats.org/wordprocessingml/2006/main" w:rsidR="3D3136D7" w:rsidRDefault="15D24F5F" w14:paraId="55218749" w14:textId="65119C9C">
      <w:pPr>
        <w:pStyle w:val="CommentText"/>
      </w:pPr>
    </w:p>
  </w:comment>
  <w:comment xmlns:w="http://schemas.openxmlformats.org/wordprocessingml/2006/main" w:initials="UG" w:author="Ume Sauda Ghanyani" w:date="2025-09-10T11:31:32" w:id="1961114953">
    <w:p xmlns:w14="http://schemas.microsoft.com/office/word/2010/wordml" xmlns:w="http://schemas.openxmlformats.org/wordprocessingml/2006/main" w:rsidR="0F66F054" w:rsidRDefault="10A1A6CA" w14:paraId="64AE0FA2" w14:textId="100B8620">
      <w:pPr>
        <w:pStyle w:val="CommentText"/>
      </w:pPr>
      <w:r>
        <w:rPr>
          <w:rStyle w:val="CommentReference"/>
        </w:rPr>
        <w:annotationRef/>
      </w:r>
      <w:r w:rsidRPr="41AE86CB" w:rsidR="35C14622">
        <w:t>need more elaboration on this</w:t>
      </w:r>
    </w:p>
  </w:comment>
  <w:comment xmlns:w="http://schemas.openxmlformats.org/wordprocessingml/2006/main" w:initials="UG" w:author="Ume Sauda Ghanyani" w:date="2025-09-10T11:33:32" w:id="250754221">
    <w:p xmlns:w14="http://schemas.microsoft.com/office/word/2010/wordml" xmlns:w="http://schemas.openxmlformats.org/wordprocessingml/2006/main" w:rsidR="4C79D248" w:rsidRDefault="7C9C2F0A" w14:paraId="14C14F0E" w14:textId="5A13E6D6">
      <w:pPr>
        <w:pStyle w:val="CommentText"/>
      </w:pPr>
      <w:r>
        <w:rPr>
          <w:rStyle w:val="CommentReference"/>
        </w:rPr>
        <w:annotationRef/>
      </w:r>
      <w:r w:rsidRPr="7F3914C6" w:rsidR="6D140BE4">
        <w:t>K-NN (K- Nearest Neighbours)</w:t>
      </w:r>
    </w:p>
    <w:p xmlns:w14="http://schemas.microsoft.com/office/word/2010/wordml" xmlns:w="http://schemas.openxmlformats.org/wordprocessingml/2006/main" w:rsidR="1B4C37F5" w:rsidRDefault="37AF4E5D" w14:paraId="56ADF47C" w14:textId="2CAF3901">
      <w:pPr>
        <w:pStyle w:val="CommentText"/>
      </w:pPr>
      <w:r w:rsidRPr="27C4E964" w:rsidR="4F55CC65">
        <w:t>DB (Data Base)</w:t>
      </w:r>
    </w:p>
    <w:p xmlns:w14="http://schemas.microsoft.com/office/word/2010/wordml" xmlns:w="http://schemas.openxmlformats.org/wordprocessingml/2006/main" w:rsidR="28E15395" w:rsidRDefault="1C831BCE" w14:paraId="7EE11228" w14:textId="74366980">
      <w:pPr>
        <w:pStyle w:val="CommentText"/>
      </w:pPr>
      <w:r w:rsidRPr="6E42EF53" w:rsidR="04C576EA">
        <w:t>ML (Machine Learning)</w:t>
      </w:r>
    </w:p>
    <w:p xmlns:w14="http://schemas.microsoft.com/office/word/2010/wordml" xmlns:w="http://schemas.openxmlformats.org/wordprocessingml/2006/main" w:rsidR="54EF96AC" w:rsidRDefault="30F53F81" w14:paraId="5E35AF8D" w14:textId="54A89A61">
      <w:pPr>
        <w:pStyle w:val="CommentText"/>
      </w:pPr>
      <w:r w:rsidRPr="42CC313C" w:rsidR="32536F09">
        <w:t>DLQ (Dead Letter Queue)</w:t>
      </w:r>
    </w:p>
  </w:comment>
  <w:comment xmlns:w="http://schemas.openxmlformats.org/wordprocessingml/2006/main" w:initials="sa" w:author="sandy@labuschagnehome.com" w:date="2025-09-10T16:00:54" w:id="486983134">
    <w:p xmlns:w14="http://schemas.microsoft.com/office/word/2010/wordml" xmlns:w="http://schemas.openxmlformats.org/wordprocessingml/2006/main" w:rsidR="4931DD1A" w:rsidRDefault="7753B9A6" w14:paraId="738DCD63" w14:textId="68CB9DAD">
      <w:pPr>
        <w:pStyle w:val="CommentText"/>
      </w:pPr>
      <w:r>
        <w:rPr>
          <w:rStyle w:val="CommentReference"/>
        </w:rPr>
        <w:annotationRef/>
      </w:r>
      <w:r w:rsidRPr="1701F778" w:rsidR="336786B0">
        <w:t>Yes, I think that would be better</w:t>
      </w:r>
    </w:p>
  </w:comment>
  <w:comment xmlns:w="http://schemas.openxmlformats.org/wordprocessingml/2006/main" w:initials="UG" w:author="Ume Sauda Ghanyani" w:date="2025-09-11T09:52:11" w:id="846111899">
    <w:p xmlns:w14="http://schemas.microsoft.com/office/word/2010/wordml" xmlns:w="http://schemas.openxmlformats.org/wordprocessingml/2006/main" w:rsidR="46E1F706" w:rsidRDefault="2194EC5D" w14:paraId="1082D195" w14:textId="4F1C1551">
      <w:pPr>
        <w:pStyle w:val="CommentText"/>
      </w:pPr>
      <w:r>
        <w:rPr>
          <w:rStyle w:val="CommentReference"/>
        </w:rPr>
        <w:annotationRef/>
      </w:r>
      <w:r w:rsidRPr="6B93AD27" w:rsidR="647D643F">
        <w:t>acknowledged.</w:t>
      </w:r>
    </w:p>
  </w:comment>
  <w:comment xmlns:w="http://schemas.openxmlformats.org/wordprocessingml/2006/main" w:initials="sa" w:author="sandy@labuschagnehome.com" w:date="2025-09-11T12:27:24" w:id="1217050807">
    <w:p xmlns:w14="http://schemas.microsoft.com/office/word/2010/wordml" xmlns:w="http://schemas.openxmlformats.org/wordprocessingml/2006/main" w:rsidR="64B8143F" w:rsidRDefault="73A58AD7" w14:paraId="08FF613E" w14:textId="54E09B88">
      <w:pPr>
        <w:pStyle w:val="CommentText"/>
      </w:pPr>
      <w:r>
        <w:rPr>
          <w:rStyle w:val="CommentReference"/>
        </w:rPr>
        <w:annotationRef/>
      </w:r>
      <w:r w:rsidRPr="06B8C823" w:rsidR="10F0162A">
        <w:t>There is this expectation in the BIAR section of the  SOW... 2.5.2 Anomaly detection</w:t>
      </w:r>
    </w:p>
    <w:p xmlns:w14="http://schemas.microsoft.com/office/word/2010/wordml" xmlns:w="http://schemas.openxmlformats.org/wordprocessingml/2006/main" w:rsidR="49681840" w:rsidRDefault="3FCD2974" w14:paraId="56929D53" w14:textId="6C3FCCD1">
      <w:pPr>
        <w:pStyle w:val="CommentText"/>
      </w:pPr>
      <w:r w:rsidRPr="2F77283F" w:rsidR="5091C456">
        <w:t>1. Implement Artificial Intelligence in JupyterLab to identify emerging fraud patterns and suspicious</w:t>
      </w:r>
    </w:p>
    <w:p xmlns:w14="http://schemas.microsoft.com/office/word/2010/wordml" xmlns:w="http://schemas.openxmlformats.org/wordprocessingml/2006/main" w:rsidR="41879F26" w:rsidRDefault="7A551174" w14:paraId="28F1D1F6" w14:textId="6AAF5AA3">
      <w:pPr>
        <w:pStyle w:val="CommentText"/>
      </w:pPr>
      <w:r w:rsidRPr="3AE7FFCC" w:rsidR="68EA467C">
        <w:t>anomalies in the available data.</w:t>
      </w:r>
    </w:p>
    <w:p xmlns:w14="http://schemas.microsoft.com/office/word/2010/wordml" xmlns:w="http://schemas.openxmlformats.org/wordprocessingml/2006/main" w:rsidR="6C7F2A2D" w:rsidRDefault="099E1019" w14:paraId="73916F7E" w14:textId="1CB1FFF3">
      <w:pPr>
        <w:pStyle w:val="CommentText"/>
      </w:pPr>
      <w:r w:rsidRPr="3A88E623" w:rsidR="7610104C">
        <w:t>a. Identify new rules that can be added to Tazama.</w:t>
      </w:r>
    </w:p>
    <w:p xmlns:w14="http://schemas.microsoft.com/office/word/2010/wordml" xmlns:w="http://schemas.openxmlformats.org/wordprocessingml/2006/main" w:rsidR="64D2DCCB" w:rsidRDefault="0FC7F663" w14:paraId="0EACAD39" w14:textId="634AAB10">
      <w:pPr>
        <w:pStyle w:val="CommentText"/>
      </w:pPr>
      <w:r w:rsidRPr="22ED22A5" w:rsidR="305A821C">
        <w:t>b. Identify new typologies that can be configured in Tazama.</w:t>
      </w:r>
    </w:p>
    <w:p xmlns:w14="http://schemas.microsoft.com/office/word/2010/wordml" xmlns:w="http://schemas.openxmlformats.org/wordprocessingml/2006/main" w:rsidR="1544749D" w:rsidRDefault="2058CA17" w14:paraId="7B9CE6F1" w14:textId="7ED88497">
      <w:pPr>
        <w:pStyle w:val="CommentText"/>
      </w:pPr>
      <w:r w:rsidRPr="532FB1A9" w:rsidR="505902C0">
        <w:t>c. AI Agent-based evaluation of the performance of the new rule and/or typology against the</w:t>
      </w:r>
    </w:p>
    <w:p xmlns:w14="http://schemas.microsoft.com/office/word/2010/wordml" xmlns:w="http://schemas.openxmlformats.org/wordprocessingml/2006/main" w:rsidR="5D692EB4" w:rsidRDefault="6E219940" w14:paraId="028A91BF" w14:textId="5E4B26DA">
      <w:pPr>
        <w:pStyle w:val="CommentText"/>
      </w:pPr>
      <w:r w:rsidRPr="2762169A" w:rsidR="69159961">
        <w:t>data.</w:t>
      </w:r>
    </w:p>
  </w:comment>
  <w:comment xmlns:w="http://schemas.openxmlformats.org/wordprocessingml/2006/main" w:initials="UG" w:author="Ume Sauda Ghanyani" w:date="2025-09-11T16:41:37" w:id="1810123272">
    <w:p xmlns:w14="http://schemas.microsoft.com/office/word/2010/wordml" xmlns:w="http://schemas.openxmlformats.org/wordprocessingml/2006/main" w:rsidR="4FBD4674" w:rsidRDefault="6F76AC0D" w14:paraId="186503CB" w14:textId="7A2521B5">
      <w:pPr>
        <w:pStyle w:val="CommentText"/>
      </w:pPr>
      <w:r>
        <w:rPr>
          <w:rStyle w:val="CommentReference"/>
        </w:rPr>
        <w:annotationRef/>
      </w:r>
      <w:r w:rsidRPr="70F438FC" w:rsidR="191FFBE3">
        <w:t>as discussed in the session today, this parked as the backlog user story.</w:t>
      </w:r>
    </w:p>
  </w:comment>
  <w:comment xmlns:w="http://schemas.openxmlformats.org/wordprocessingml/2006/main" w:initials="UG" w:author="Ume Sauda Ghanyani" w:date="2025-09-11T16:41:53" w:id="1122339145">
    <w:p xmlns:w14="http://schemas.microsoft.com/office/word/2010/wordml" xmlns:w="http://schemas.openxmlformats.org/wordprocessingml/2006/main" w:rsidR="30B8CB4E" w:rsidRDefault="0BBEB3CD" w14:paraId="006A327F" w14:textId="02DBD274">
      <w:pPr>
        <w:pStyle w:val="CommentText"/>
      </w:pPr>
      <w:r>
        <w:rPr>
          <w:rStyle w:val="CommentReference"/>
        </w:rPr>
        <w:annotationRef/>
      </w:r>
      <w:r w:rsidRPr="71FE9B18" w:rsidR="1C2F3DDC">
        <w:t>will define in the implementation phase.</w:t>
      </w:r>
    </w:p>
  </w:comment>
  <w:comment xmlns:w="http://schemas.openxmlformats.org/wordprocessingml/2006/main" w:initials="UG" w:author="Ume Sauda Ghanyani" w:date="2025-09-11T16:42:24" w:id="1433099304">
    <w:p xmlns:w14="http://schemas.microsoft.com/office/word/2010/wordml" xmlns:w="http://schemas.openxmlformats.org/wordprocessingml/2006/main" w:rsidR="2C0EA458" w:rsidRDefault="4DA8A385" w14:paraId="2D15EAF2" w14:textId="52DC5375">
      <w:pPr>
        <w:pStyle w:val="CommentText"/>
      </w:pPr>
      <w:r>
        <w:rPr>
          <w:rStyle w:val="CommentReference"/>
        </w:rPr>
        <w:annotationRef/>
      </w:r>
      <w:r w:rsidRPr="4508CBD1" w:rsidR="4A2DE844">
        <w:t>as discussed in today's session, this will be discussed as a seperate topic.</w:t>
      </w:r>
    </w:p>
  </w:comment>
  <w:comment xmlns:w="http://schemas.openxmlformats.org/wordprocessingml/2006/main" w:initials="UG" w:author="Ume Sauda Ghanyani" w:date="2025-09-11T17:16:49" w:id="757992846">
    <w:p xmlns:w14="http://schemas.microsoft.com/office/word/2010/wordml" xmlns:w="http://schemas.openxmlformats.org/wordprocessingml/2006/main" w:rsidR="46E6F05F" w:rsidRDefault="7861A2B7" w14:paraId="0D265866" w14:textId="0AF8DE69">
      <w:pPr>
        <w:pStyle w:val="CommentText"/>
      </w:pPr>
      <w:r>
        <w:rPr>
          <w:rStyle w:val="CommentReference"/>
        </w:rPr>
        <w:annotationRef/>
      </w:r>
      <w:r w:rsidRPr="3204F658" w:rsidR="11DC8C5E">
        <w:t>Vector databases will store raw data as vectors, enabling future use in AI model training — for example, powering semantic search. - discussed in today's feedback session.</w:t>
      </w:r>
    </w:p>
  </w:comment>
</w:comments>
</file>

<file path=word/commentsExtended.xml><?xml version="1.0" encoding="utf-8"?>
<w15:commentsEx xmlns:mc="http://schemas.openxmlformats.org/markup-compatibility/2006" xmlns:w15="http://schemas.microsoft.com/office/word/2012/wordml" mc:Ignorable="w15">
  <w15:commentEx w15:done="0" w15:paraId="5B334188"/>
  <w15:commentEx w15:done="0" w15:paraId="6B172894"/>
  <w15:commentEx w15:done="1" w15:paraId="345E8CD3"/>
  <w15:commentEx w15:done="1" w15:paraId="64EC3A50"/>
  <w15:commentEx w15:done="1" w15:paraId="16A47555"/>
  <w15:commentEx w15:done="1" w15:paraId="618F9858"/>
  <w15:commentEx w15:done="0" w15:paraId="7413C38A"/>
  <w15:commentEx w15:done="1" w15:paraId="0DA44E6D"/>
  <w15:commentEx w15:done="1" w15:paraId="04CBA0E5"/>
  <w15:commentEx w15:done="1" w15:paraId="54F5BC9C"/>
  <w15:commentEx w15:done="1" w15:paraId="017F8F0F"/>
  <w15:commentEx w15:done="1" w15:paraId="40995479" w15:paraIdParent="618F9858"/>
  <w15:commentEx w15:done="1" w15:paraId="6ED09602" w15:paraIdParent="345E8CD3"/>
  <w15:commentEx w15:done="1" w15:paraId="0CFA787D" w15:paraIdParent="64EC3A50"/>
  <w15:commentEx w15:done="1" w15:paraId="55218749" w15:paraIdParent="0DA44E6D"/>
  <w15:commentEx w15:done="1" w15:paraId="64AE0FA2" w15:paraIdParent="04CBA0E5"/>
  <w15:commentEx w15:done="1" w15:paraId="5E35AF8D" w15:paraIdParent="54F5BC9C"/>
  <w15:commentEx w15:done="1" w15:paraId="738DCD63" w15:paraIdParent="0DA44E6D"/>
  <w15:commentEx w15:done="1" w15:paraId="1082D195" w15:paraIdParent="017F8F0F"/>
  <w15:commentEx w15:done="0" w15:paraId="028A91BF"/>
  <w15:commentEx w15:done="0" w15:paraId="186503CB"/>
  <w15:commentEx w15:done="0" w15:paraId="006A327F" w15:paraIdParent="6B172894"/>
  <w15:commentEx w15:done="0" w15:paraId="2D15EAF2" w15:paraIdParent="028A91BF"/>
  <w15:commentEx w15:done="1" w15:paraId="0D265866" w15:paraIdParent="04CBA0E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B58F26" w16cex:dateUtc="2025-09-08T10:29:00Z"/>
  <w16cex:commentExtensible w16cex:durableId="491479F7" w16cex:dateUtc="2025-09-09T12:37:04.446Z"/>
  <w16cex:commentExtensible w16cex:durableId="5AE0FE9C" w16cex:dateUtc="2025-09-08T10:38:00Z"/>
  <w16cex:commentExtensible w16cex:durableId="55F8B3C1" w16cex:dateUtc="2025-09-09T12:38:28.484Z"/>
  <w16cex:commentExtensible w16cex:durableId="2A47AD84" w16cex:dateUtc="2025-09-09T12:45:51.022Z"/>
  <w16cex:commentExtensible w16cex:durableId="3964E150" w16cex:dateUtc="2025-09-09T12:47:55.146Z"/>
  <w16cex:commentExtensible w16cex:durableId="7006D310" w16cex:dateUtc="2025-09-09T12:54:02.615Z"/>
  <w16cex:commentExtensible w16cex:durableId="5B89BF0D" w16cex:dateUtc="2025-09-09T13:06:14.261Z"/>
  <w16cex:commentExtensible w16cex:durableId="738600D7" w16cex:dateUtc="2025-09-09T13:08:28.462Z"/>
  <w16cex:commentExtensible w16cex:durableId="14A55E7C" w16cex:dateUtc="2025-09-09T13:08:50.364Z"/>
  <w16cex:commentExtensible w16cex:durableId="52CD2436" w16cex:dateUtc="2025-09-09T13:13:29.607Z"/>
  <w16cex:commentExtensible w16cex:durableId="36147B34" w16cex:dateUtc="2025-09-10T06:08:31.704Z"/>
  <w16cex:commentExtensible w16cex:durableId="6A7A9902" w16cex:dateUtc="2025-09-10T06:11:51.382Z"/>
  <w16cex:commentExtensible w16cex:durableId="7E8D6FC0" w16cex:dateUtc="2025-09-10T06:30:46.032Z"/>
  <w16cex:commentExtensible w16cex:durableId="710986AC" w16cex:dateUtc="2025-09-10T06:31:16.271Z"/>
  <w16cex:commentExtensible w16cex:durableId="40A1A661" w16cex:dateUtc="2025-09-10T06:31:32.103Z"/>
  <w16cex:commentExtensible w16cex:durableId="161ACDF4" w16cex:dateUtc="2025-09-10T06:33:32.013Z"/>
  <w16cex:commentExtensible w16cex:durableId="5F20D1EA" w16cex:dateUtc="2025-09-10T14:00:54.157Z"/>
  <w16cex:commentExtensible w16cex:durableId="688E1665" w16cex:dateUtc="2025-09-11T04:52:11.595Z"/>
  <w16cex:commentExtensible w16cex:durableId="1521A3CB" w16cex:dateUtc="2025-09-11T10:27:24.784Z"/>
  <w16cex:commentExtensible w16cex:durableId="16AC177E" w16cex:dateUtc="2025-09-11T11:41:37.509Z"/>
  <w16cex:commentExtensible w16cex:durableId="7DB7F483" w16cex:dateUtc="2025-09-11T11:41:53.768Z"/>
  <w16cex:commentExtensible w16cex:durableId="0083B553" w16cex:dateUtc="2025-09-11T11:42:24.077Z"/>
  <w16cex:commentExtensible w16cex:durableId="130F1F80" w16cex:dateUtc="2025-09-11T12:16:49.858Z"/>
</w16cex:commentsExtensible>
</file>

<file path=word/commentsIds.xml><?xml version="1.0" encoding="utf-8"?>
<w16cid:commentsIds xmlns:mc="http://schemas.openxmlformats.org/markup-compatibility/2006" xmlns:w16cid="http://schemas.microsoft.com/office/word/2016/wordml/cid" mc:Ignorable="w16cid">
  <w16cid:commentId w16cid:paraId="5B334188" w16cid:durableId="17B58F26"/>
  <w16cid:commentId w16cid:paraId="6B172894" w16cid:durableId="5AE0FE9C"/>
  <w16cid:commentId w16cid:paraId="345E8CD3" w16cid:durableId="491479F7"/>
  <w16cid:commentId w16cid:paraId="64EC3A50" w16cid:durableId="55F8B3C1"/>
  <w16cid:commentId w16cid:paraId="16A47555" w16cid:durableId="2A47AD84"/>
  <w16cid:commentId w16cid:paraId="618F9858" w16cid:durableId="3964E150"/>
  <w16cid:commentId w16cid:paraId="7413C38A" w16cid:durableId="7006D310"/>
  <w16cid:commentId w16cid:paraId="0DA44E6D" w16cid:durableId="5B89BF0D"/>
  <w16cid:commentId w16cid:paraId="04CBA0E5" w16cid:durableId="738600D7"/>
  <w16cid:commentId w16cid:paraId="54F5BC9C" w16cid:durableId="14A55E7C"/>
  <w16cid:commentId w16cid:paraId="017F8F0F" w16cid:durableId="52CD2436"/>
  <w16cid:commentId w16cid:paraId="40995479" w16cid:durableId="36147B34"/>
  <w16cid:commentId w16cid:paraId="6ED09602" w16cid:durableId="6A7A9902"/>
  <w16cid:commentId w16cid:paraId="0CFA787D" w16cid:durableId="7E8D6FC0"/>
  <w16cid:commentId w16cid:paraId="55218749" w16cid:durableId="710986AC"/>
  <w16cid:commentId w16cid:paraId="64AE0FA2" w16cid:durableId="40A1A661"/>
  <w16cid:commentId w16cid:paraId="5E35AF8D" w16cid:durableId="161ACDF4"/>
  <w16cid:commentId w16cid:paraId="738DCD63" w16cid:durableId="5F20D1EA"/>
  <w16cid:commentId w16cid:paraId="1082D195" w16cid:durableId="688E1665"/>
  <w16cid:commentId w16cid:paraId="028A91BF" w16cid:durableId="1521A3CB"/>
  <w16cid:commentId w16cid:paraId="186503CB" w16cid:durableId="16AC177E"/>
  <w16cid:commentId w16cid:paraId="006A327F" w16cid:durableId="7DB7F483"/>
  <w16cid:commentId w16cid:paraId="2D15EAF2" w16cid:durableId="0083B553"/>
  <w16cid:commentId w16cid:paraId="0D265866" w16cid:durableId="130F1F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A25" w:rsidP="00D957E2" w:rsidRDefault="00500A25" w14:paraId="488DC2F3" w14:textId="77777777">
      <w:pPr>
        <w:spacing w:after="0" w:line="240" w:lineRule="auto"/>
      </w:pPr>
      <w:r>
        <w:separator/>
      </w:r>
    </w:p>
  </w:endnote>
  <w:endnote w:type="continuationSeparator" w:id="0">
    <w:p w:rsidR="00500A25" w:rsidP="00D957E2" w:rsidRDefault="00500A25" w14:paraId="28CFFF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4176B3" w:rsidTr="0D4176B3" w14:paraId="2FE38CB8" w14:textId="77777777">
      <w:trPr>
        <w:trHeight w:val="300"/>
      </w:trPr>
      <w:tc>
        <w:tcPr>
          <w:tcW w:w="3120" w:type="dxa"/>
        </w:tcPr>
        <w:p w:rsidR="0D4176B3" w:rsidP="0D4176B3" w:rsidRDefault="0D4176B3" w14:paraId="1DE72A0E" w14:textId="74F60E8D">
          <w:pPr>
            <w:pStyle w:val="Header"/>
            <w:ind w:left="-115"/>
          </w:pPr>
        </w:p>
      </w:tc>
      <w:tc>
        <w:tcPr>
          <w:tcW w:w="3120" w:type="dxa"/>
        </w:tcPr>
        <w:p w:rsidR="0D4176B3" w:rsidP="0D4176B3" w:rsidRDefault="0D4176B3" w14:paraId="742CDA35" w14:textId="533D527A">
          <w:pPr>
            <w:pStyle w:val="Header"/>
            <w:jc w:val="center"/>
          </w:pPr>
        </w:p>
      </w:tc>
      <w:tc>
        <w:tcPr>
          <w:tcW w:w="3120" w:type="dxa"/>
        </w:tcPr>
        <w:p w:rsidR="0D4176B3" w:rsidP="0D4176B3" w:rsidRDefault="0D4176B3" w14:paraId="7528A3FA" w14:textId="752212B6">
          <w:pPr>
            <w:pStyle w:val="Header"/>
            <w:ind w:right="-115"/>
            <w:jc w:val="right"/>
          </w:pPr>
        </w:p>
      </w:tc>
    </w:tr>
  </w:tbl>
  <w:p w:rsidR="0D4176B3" w:rsidP="0D4176B3" w:rsidRDefault="0D4176B3" w14:paraId="499B73BE" w14:textId="6559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A25" w:rsidP="00D957E2" w:rsidRDefault="00500A25" w14:paraId="5BB9C9B8" w14:textId="77777777">
      <w:pPr>
        <w:spacing w:after="0" w:line="240" w:lineRule="auto"/>
      </w:pPr>
      <w:r>
        <w:separator/>
      </w:r>
    </w:p>
  </w:footnote>
  <w:footnote w:type="continuationSeparator" w:id="0">
    <w:p w:rsidR="00500A25" w:rsidP="00D957E2" w:rsidRDefault="00500A25" w14:paraId="224F68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4176B3" w:rsidTr="0D4176B3" w14:paraId="2181A48F" w14:textId="77777777">
      <w:trPr>
        <w:trHeight w:val="300"/>
      </w:trPr>
      <w:tc>
        <w:tcPr>
          <w:tcW w:w="3120" w:type="dxa"/>
        </w:tcPr>
        <w:p w:rsidR="0D4176B3" w:rsidP="0D4176B3" w:rsidRDefault="0D4176B3" w14:paraId="57921DF0" w14:textId="03E067EC">
          <w:pPr>
            <w:pStyle w:val="Header"/>
            <w:ind w:left="-115"/>
          </w:pPr>
        </w:p>
      </w:tc>
      <w:tc>
        <w:tcPr>
          <w:tcW w:w="3120" w:type="dxa"/>
        </w:tcPr>
        <w:p w:rsidR="0D4176B3" w:rsidP="0D4176B3" w:rsidRDefault="0D4176B3" w14:paraId="1FDC4370" w14:textId="4B1A2CE2">
          <w:pPr>
            <w:pStyle w:val="Header"/>
            <w:jc w:val="center"/>
          </w:pPr>
        </w:p>
      </w:tc>
      <w:tc>
        <w:tcPr>
          <w:tcW w:w="3120" w:type="dxa"/>
        </w:tcPr>
        <w:p w:rsidR="0D4176B3" w:rsidP="0D4176B3" w:rsidRDefault="0D4176B3" w14:paraId="4BA12CCA" w14:textId="120B5C78">
          <w:pPr>
            <w:pStyle w:val="Header"/>
            <w:ind w:right="-115"/>
            <w:jc w:val="right"/>
          </w:pPr>
        </w:p>
      </w:tc>
    </w:tr>
  </w:tbl>
  <w:p w:rsidR="0D4176B3" w:rsidP="0D4176B3" w:rsidRDefault="0D4176B3" w14:paraId="56CF0045" w14:textId="4136E6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1fef3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961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E02DB"/>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C447EC"/>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CB48E7"/>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E40FD5"/>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92545A"/>
    <w:multiLevelType w:val="hybridMultilevel"/>
    <w:tmpl w:val="8574364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3E20197"/>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9E09EC"/>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0834B8"/>
    <w:multiLevelType w:val="hybridMultilevel"/>
    <w:tmpl w:val="C9F655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36051E5"/>
    <w:multiLevelType w:val="multilevel"/>
    <w:tmpl w:val="1040B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9B44DF"/>
    <w:multiLevelType w:val="hybridMultilevel"/>
    <w:tmpl w:val="4A284132"/>
    <w:lvl w:ilvl="0" w:tplc="04090003">
      <w:start w:val="1"/>
      <w:numFmt w:val="bullet"/>
      <w:lvlText w:val="o"/>
      <w:lvlJc w:val="left"/>
      <w:pPr>
        <w:ind w:left="1080" w:hanging="360"/>
      </w:pPr>
      <w:rPr>
        <w:rFonts w:hint="default" w:ascii="Courier New" w:hAnsi="Courier New" w:cs="Courier New"/>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0" w15:restartNumberingAfterBreak="0">
    <w:nsid w:val="28B13BAF"/>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664D66"/>
    <w:multiLevelType w:val="hybridMultilevel"/>
    <w:tmpl w:val="8ECCAB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C48CF"/>
    <w:multiLevelType w:val="multilevel"/>
    <w:tmpl w:val="FEA6B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A0281A"/>
    <w:multiLevelType w:val="hybridMultilevel"/>
    <w:tmpl w:val="4DA2CBA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9D274ED"/>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BF685A"/>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B504CA"/>
    <w:multiLevelType w:val="multilevel"/>
    <w:tmpl w:val="C008A7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BE426E8"/>
    <w:multiLevelType w:val="multilevel"/>
    <w:tmpl w:val="A01E1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39263F"/>
    <w:multiLevelType w:val="multilevel"/>
    <w:tmpl w:val="104C90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A7F0189"/>
    <w:multiLevelType w:val="hybridMultilevel"/>
    <w:tmpl w:val="2CFAC528"/>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5D6B20E5"/>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4E694F"/>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0A559C1"/>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0C17220"/>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11F7FA9"/>
    <w:multiLevelType w:val="multilevel"/>
    <w:tmpl w:val="005054D8"/>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6696E66"/>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72D5912"/>
    <w:multiLevelType w:val="multilevel"/>
    <w:tmpl w:val="2182D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7641078"/>
    <w:multiLevelType w:val="multilevel"/>
    <w:tmpl w:val="608E84D8"/>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216BEB"/>
    <w:multiLevelType w:val="multilevel"/>
    <w:tmpl w:val="CD6430EA"/>
    <w:lvl w:ilvl="0">
      <w:start w:val="1"/>
      <w:numFmt w:val="bullet"/>
      <w:lvlText w:val="o"/>
      <w:lvlJc w:val="left"/>
      <w:pPr>
        <w:tabs>
          <w:tab w:val="num" w:pos="1440"/>
        </w:tabs>
        <w:ind w:left="1440" w:hanging="360"/>
      </w:pPr>
      <w:rPr>
        <w:rFonts w:hint="default" w:ascii="Courier New" w:hAnsi="Courier New" w:cs="Courier New"/>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num w:numId="31">
    <w:abstractNumId w:val="30"/>
  </w:num>
  <w:num w:numId="30">
    <w:abstractNumId w:val="29"/>
  </w:num>
  <w:num w:numId="1" w16cid:durableId="558056759">
    <w:abstractNumId w:val="18"/>
  </w:num>
  <w:num w:numId="2" w16cid:durableId="39021507">
    <w:abstractNumId w:val="19"/>
  </w:num>
  <w:num w:numId="3" w16cid:durableId="1169253040">
    <w:abstractNumId w:val="13"/>
  </w:num>
  <w:num w:numId="4" w16cid:durableId="2123302228">
    <w:abstractNumId w:val="7"/>
  </w:num>
  <w:num w:numId="5" w16cid:durableId="1442803159">
    <w:abstractNumId w:val="9"/>
  </w:num>
  <w:num w:numId="6" w16cid:durableId="275408093">
    <w:abstractNumId w:val="11"/>
  </w:num>
  <w:num w:numId="7" w16cid:durableId="694044132">
    <w:abstractNumId w:val="4"/>
  </w:num>
  <w:num w:numId="8" w16cid:durableId="18941801">
    <w:abstractNumId w:val="15"/>
  </w:num>
  <w:num w:numId="9" w16cid:durableId="1387678397">
    <w:abstractNumId w:val="24"/>
  </w:num>
  <w:num w:numId="10" w16cid:durableId="1339381955">
    <w:abstractNumId w:val="21"/>
  </w:num>
  <w:num w:numId="11" w16cid:durableId="139812587">
    <w:abstractNumId w:val="25"/>
  </w:num>
  <w:num w:numId="12" w16cid:durableId="10030512">
    <w:abstractNumId w:val="22"/>
  </w:num>
  <w:num w:numId="13" w16cid:durableId="18897845">
    <w:abstractNumId w:val="14"/>
  </w:num>
  <w:num w:numId="14" w16cid:durableId="319702146">
    <w:abstractNumId w:val="23"/>
  </w:num>
  <w:num w:numId="15" w16cid:durableId="1212421819">
    <w:abstractNumId w:val="0"/>
  </w:num>
  <w:num w:numId="16" w16cid:durableId="788813829">
    <w:abstractNumId w:val="20"/>
  </w:num>
  <w:num w:numId="17" w16cid:durableId="2130539330">
    <w:abstractNumId w:val="3"/>
  </w:num>
  <w:num w:numId="18" w16cid:durableId="1605110223">
    <w:abstractNumId w:val="1"/>
  </w:num>
  <w:num w:numId="19" w16cid:durableId="152259550">
    <w:abstractNumId w:val="2"/>
  </w:num>
  <w:num w:numId="20" w16cid:durableId="1654139820">
    <w:abstractNumId w:val="26"/>
  </w:num>
  <w:num w:numId="21" w16cid:durableId="1975063573">
    <w:abstractNumId w:val="10"/>
  </w:num>
  <w:num w:numId="22" w16cid:durableId="761951503">
    <w:abstractNumId w:val="5"/>
  </w:num>
  <w:num w:numId="23" w16cid:durableId="1426876844">
    <w:abstractNumId w:val="6"/>
  </w:num>
  <w:num w:numId="24" w16cid:durableId="1895967422">
    <w:abstractNumId w:val="28"/>
  </w:num>
  <w:num w:numId="25" w16cid:durableId="1969776310">
    <w:abstractNumId w:val="27"/>
  </w:num>
  <w:num w:numId="26" w16cid:durableId="847335013">
    <w:abstractNumId w:val="12"/>
  </w:num>
  <w:num w:numId="27" w16cid:durableId="588004355">
    <w:abstractNumId w:val="16"/>
  </w:num>
  <w:num w:numId="28" w16cid:durableId="158498209">
    <w:abstractNumId w:val="8"/>
  </w:num>
  <w:num w:numId="29" w16cid:durableId="1961254078">
    <w:abstractNumId w:val="17"/>
  </w:num>
  <w:numIdMacAtCleanup w:val="27"/>
</w:numbering>
</file>

<file path=word/people.xml><?xml version="1.0" encoding="utf-8"?>
<w15:people xmlns:mc="http://schemas.openxmlformats.org/markup-compatibility/2006" xmlns:w15="http://schemas.microsoft.com/office/word/2012/wordml" mc:Ignorable="w15">
  <w15:person w15:author="Ume Sauda Ghanyani">
    <w15:presenceInfo w15:providerId="AD" w15:userId="S::sauda.ghanyani@paysyslabs.com::33d30c0f-3255-48b1-9fb6-33cd52a3c91f"/>
  </w15:person>
  <w15:person w15:author="sandy@labuschagnehome.com">
    <w15:presenceInfo w15:providerId="AD" w15:userId="S::urn:spo:guest#sandy@labuschagnehome.com::"/>
  </w15:person>
  <w15:person w15:author="sandy@labuschagnehome.com">
    <w15:presenceInfo w15:providerId="AD" w15:userId="S::urn:spo:guest#sandy@labuschagnehome.com::"/>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1C"/>
    <w:rsid w:val="00007265"/>
    <w:rsid w:val="00015E1C"/>
    <w:rsid w:val="00026C49"/>
    <w:rsid w:val="00031A73"/>
    <w:rsid w:val="00056A7C"/>
    <w:rsid w:val="00095095"/>
    <w:rsid w:val="000A2660"/>
    <w:rsid w:val="000B0AE7"/>
    <w:rsid w:val="000DD130"/>
    <w:rsid w:val="000F614A"/>
    <w:rsid w:val="00100716"/>
    <w:rsid w:val="001011EC"/>
    <w:rsid w:val="001230F8"/>
    <w:rsid w:val="00157D88"/>
    <w:rsid w:val="0016208D"/>
    <w:rsid w:val="001739FF"/>
    <w:rsid w:val="001808CD"/>
    <w:rsid w:val="001973EA"/>
    <w:rsid w:val="001E28F3"/>
    <w:rsid w:val="002025E2"/>
    <w:rsid w:val="00213240"/>
    <w:rsid w:val="00284FEC"/>
    <w:rsid w:val="002A20A5"/>
    <w:rsid w:val="002C6168"/>
    <w:rsid w:val="002D5C46"/>
    <w:rsid w:val="00340AE9"/>
    <w:rsid w:val="0034131E"/>
    <w:rsid w:val="003429BF"/>
    <w:rsid w:val="00343407"/>
    <w:rsid w:val="0038342E"/>
    <w:rsid w:val="0038470B"/>
    <w:rsid w:val="00386A3E"/>
    <w:rsid w:val="003B4CE8"/>
    <w:rsid w:val="0040607D"/>
    <w:rsid w:val="00431868"/>
    <w:rsid w:val="004371C1"/>
    <w:rsid w:val="004B4239"/>
    <w:rsid w:val="004E55FE"/>
    <w:rsid w:val="004F27B1"/>
    <w:rsid w:val="004F4FB7"/>
    <w:rsid w:val="00500A25"/>
    <w:rsid w:val="00554A85"/>
    <w:rsid w:val="00565A61"/>
    <w:rsid w:val="00581AA8"/>
    <w:rsid w:val="00591DEA"/>
    <w:rsid w:val="0059325B"/>
    <w:rsid w:val="0059ED09"/>
    <w:rsid w:val="005A6585"/>
    <w:rsid w:val="005B2BE7"/>
    <w:rsid w:val="005C4B82"/>
    <w:rsid w:val="005E7A17"/>
    <w:rsid w:val="00600800"/>
    <w:rsid w:val="00630248"/>
    <w:rsid w:val="00642B95"/>
    <w:rsid w:val="006C4BFF"/>
    <w:rsid w:val="007035C3"/>
    <w:rsid w:val="007232D0"/>
    <w:rsid w:val="00771736"/>
    <w:rsid w:val="00777019"/>
    <w:rsid w:val="007A6380"/>
    <w:rsid w:val="007C48E4"/>
    <w:rsid w:val="007E2E6F"/>
    <w:rsid w:val="00815FEA"/>
    <w:rsid w:val="00822BC0"/>
    <w:rsid w:val="00867C02"/>
    <w:rsid w:val="008A24F2"/>
    <w:rsid w:val="008B5469"/>
    <w:rsid w:val="008B7834"/>
    <w:rsid w:val="00917E17"/>
    <w:rsid w:val="00924CBA"/>
    <w:rsid w:val="009763B2"/>
    <w:rsid w:val="00986869"/>
    <w:rsid w:val="00A21FD8"/>
    <w:rsid w:val="00A35B4C"/>
    <w:rsid w:val="00A4154F"/>
    <w:rsid w:val="00A9070D"/>
    <w:rsid w:val="00AA62CF"/>
    <w:rsid w:val="00AC0F08"/>
    <w:rsid w:val="00AD15EE"/>
    <w:rsid w:val="00AE792E"/>
    <w:rsid w:val="00B14173"/>
    <w:rsid w:val="00BC002F"/>
    <w:rsid w:val="00BC03FA"/>
    <w:rsid w:val="00BE7B6D"/>
    <w:rsid w:val="00BF4C14"/>
    <w:rsid w:val="00C55709"/>
    <w:rsid w:val="00CA343A"/>
    <w:rsid w:val="00CC4497"/>
    <w:rsid w:val="00CC4855"/>
    <w:rsid w:val="00D3406A"/>
    <w:rsid w:val="00D508DE"/>
    <w:rsid w:val="00D53D36"/>
    <w:rsid w:val="00D74AED"/>
    <w:rsid w:val="00D74E45"/>
    <w:rsid w:val="00D90528"/>
    <w:rsid w:val="00D957E2"/>
    <w:rsid w:val="00DD10D6"/>
    <w:rsid w:val="00DE0CDA"/>
    <w:rsid w:val="00DF23E1"/>
    <w:rsid w:val="00E0799B"/>
    <w:rsid w:val="00E23788"/>
    <w:rsid w:val="00E270CC"/>
    <w:rsid w:val="00E5536B"/>
    <w:rsid w:val="00E57C77"/>
    <w:rsid w:val="00EA38E1"/>
    <w:rsid w:val="00EB2D3D"/>
    <w:rsid w:val="00F06F13"/>
    <w:rsid w:val="00F149E7"/>
    <w:rsid w:val="00F151FB"/>
    <w:rsid w:val="00F421EF"/>
    <w:rsid w:val="00F83179"/>
    <w:rsid w:val="00FA197A"/>
    <w:rsid w:val="00FC18E6"/>
    <w:rsid w:val="00FC6BEB"/>
    <w:rsid w:val="00FE7C76"/>
    <w:rsid w:val="010696A9"/>
    <w:rsid w:val="0187B375"/>
    <w:rsid w:val="01C93BF4"/>
    <w:rsid w:val="02C72B1D"/>
    <w:rsid w:val="032A886B"/>
    <w:rsid w:val="03513AF3"/>
    <w:rsid w:val="04003861"/>
    <w:rsid w:val="04438E89"/>
    <w:rsid w:val="04C63C86"/>
    <w:rsid w:val="04D56333"/>
    <w:rsid w:val="04F8202C"/>
    <w:rsid w:val="050948F7"/>
    <w:rsid w:val="05607E6E"/>
    <w:rsid w:val="058E2650"/>
    <w:rsid w:val="05BB3A51"/>
    <w:rsid w:val="05CBAB96"/>
    <w:rsid w:val="0600DFD3"/>
    <w:rsid w:val="0675C3B1"/>
    <w:rsid w:val="0679C0FD"/>
    <w:rsid w:val="06924E4D"/>
    <w:rsid w:val="069C05E7"/>
    <w:rsid w:val="06EA1511"/>
    <w:rsid w:val="07086EF4"/>
    <w:rsid w:val="07304B6F"/>
    <w:rsid w:val="07396E70"/>
    <w:rsid w:val="075CBC63"/>
    <w:rsid w:val="07C6DE49"/>
    <w:rsid w:val="080F483F"/>
    <w:rsid w:val="08729326"/>
    <w:rsid w:val="08A2369D"/>
    <w:rsid w:val="092F47E3"/>
    <w:rsid w:val="096F0A3E"/>
    <w:rsid w:val="0975B6DB"/>
    <w:rsid w:val="09E27FCC"/>
    <w:rsid w:val="0A441E64"/>
    <w:rsid w:val="0AA01FFE"/>
    <w:rsid w:val="0BD3F60E"/>
    <w:rsid w:val="0C29F787"/>
    <w:rsid w:val="0C36C9A9"/>
    <w:rsid w:val="0C49956F"/>
    <w:rsid w:val="0D006853"/>
    <w:rsid w:val="0D4176B3"/>
    <w:rsid w:val="0D699ECB"/>
    <w:rsid w:val="0D86B5F7"/>
    <w:rsid w:val="0D8A69B9"/>
    <w:rsid w:val="0DD9C093"/>
    <w:rsid w:val="0DDD0E5D"/>
    <w:rsid w:val="0E08DFA3"/>
    <w:rsid w:val="0E192B10"/>
    <w:rsid w:val="0E4769E5"/>
    <w:rsid w:val="0E48D67C"/>
    <w:rsid w:val="0EE4F236"/>
    <w:rsid w:val="0F1F394D"/>
    <w:rsid w:val="0FD35628"/>
    <w:rsid w:val="100FCEA3"/>
    <w:rsid w:val="102A30BA"/>
    <w:rsid w:val="104B2413"/>
    <w:rsid w:val="10C5B9A4"/>
    <w:rsid w:val="10DE9AF7"/>
    <w:rsid w:val="1103B58A"/>
    <w:rsid w:val="115A7A10"/>
    <w:rsid w:val="118980DF"/>
    <w:rsid w:val="11B28B9E"/>
    <w:rsid w:val="11E22122"/>
    <w:rsid w:val="1217A491"/>
    <w:rsid w:val="1229BC31"/>
    <w:rsid w:val="12384551"/>
    <w:rsid w:val="12CD589B"/>
    <w:rsid w:val="13171BB5"/>
    <w:rsid w:val="1361F954"/>
    <w:rsid w:val="13868B2B"/>
    <w:rsid w:val="142298AD"/>
    <w:rsid w:val="148FBD2B"/>
    <w:rsid w:val="151138E7"/>
    <w:rsid w:val="158EB60F"/>
    <w:rsid w:val="15AF55A0"/>
    <w:rsid w:val="15B678DD"/>
    <w:rsid w:val="15DE5EB7"/>
    <w:rsid w:val="164F2E8F"/>
    <w:rsid w:val="16520D9F"/>
    <w:rsid w:val="1664A64A"/>
    <w:rsid w:val="16B7F19B"/>
    <w:rsid w:val="16B95E4B"/>
    <w:rsid w:val="16F62794"/>
    <w:rsid w:val="176EFF1F"/>
    <w:rsid w:val="17BBA6DF"/>
    <w:rsid w:val="1807EBE6"/>
    <w:rsid w:val="180FAA44"/>
    <w:rsid w:val="1847C4CD"/>
    <w:rsid w:val="185DDBA9"/>
    <w:rsid w:val="18806634"/>
    <w:rsid w:val="1909B7E0"/>
    <w:rsid w:val="19940897"/>
    <w:rsid w:val="19F79B46"/>
    <w:rsid w:val="1A3CCA56"/>
    <w:rsid w:val="1A456B0F"/>
    <w:rsid w:val="1A95FFC9"/>
    <w:rsid w:val="1AA56694"/>
    <w:rsid w:val="1AEC59E7"/>
    <w:rsid w:val="1B63C2F8"/>
    <w:rsid w:val="1B7B1EE2"/>
    <w:rsid w:val="1BF9AA11"/>
    <w:rsid w:val="1C238030"/>
    <w:rsid w:val="1C7D6338"/>
    <w:rsid w:val="1C85BD9F"/>
    <w:rsid w:val="1C903745"/>
    <w:rsid w:val="1D10EE9B"/>
    <w:rsid w:val="1D257CC2"/>
    <w:rsid w:val="1D3CF6C0"/>
    <w:rsid w:val="1D63C899"/>
    <w:rsid w:val="1D8C324B"/>
    <w:rsid w:val="1E09A0C1"/>
    <w:rsid w:val="1E0B6FAA"/>
    <w:rsid w:val="1E151AB2"/>
    <w:rsid w:val="1E175EBF"/>
    <w:rsid w:val="1E1F6541"/>
    <w:rsid w:val="1EC528DE"/>
    <w:rsid w:val="1EC5F9B0"/>
    <w:rsid w:val="1ECB827E"/>
    <w:rsid w:val="1F2B5521"/>
    <w:rsid w:val="1F9675B5"/>
    <w:rsid w:val="1FDDEFA9"/>
    <w:rsid w:val="20504413"/>
    <w:rsid w:val="208C1091"/>
    <w:rsid w:val="20936D96"/>
    <w:rsid w:val="2124D395"/>
    <w:rsid w:val="2134F768"/>
    <w:rsid w:val="2165A7BC"/>
    <w:rsid w:val="21AA5F4E"/>
    <w:rsid w:val="22DB38C1"/>
    <w:rsid w:val="230AF891"/>
    <w:rsid w:val="23481BBA"/>
    <w:rsid w:val="23A9DFD4"/>
    <w:rsid w:val="23DA3888"/>
    <w:rsid w:val="24098A52"/>
    <w:rsid w:val="24CF1EBE"/>
    <w:rsid w:val="252E392C"/>
    <w:rsid w:val="2537A965"/>
    <w:rsid w:val="25B9AD68"/>
    <w:rsid w:val="25CDE736"/>
    <w:rsid w:val="25ED5F27"/>
    <w:rsid w:val="26291E45"/>
    <w:rsid w:val="265C68BC"/>
    <w:rsid w:val="26601BEA"/>
    <w:rsid w:val="2748C78F"/>
    <w:rsid w:val="278F0DC4"/>
    <w:rsid w:val="27FCF8EC"/>
    <w:rsid w:val="2807B493"/>
    <w:rsid w:val="2817CAEA"/>
    <w:rsid w:val="285F8B16"/>
    <w:rsid w:val="28A24F6F"/>
    <w:rsid w:val="28D18307"/>
    <w:rsid w:val="2904F6BC"/>
    <w:rsid w:val="29841D91"/>
    <w:rsid w:val="298B0D51"/>
    <w:rsid w:val="29F59F64"/>
    <w:rsid w:val="29FDCB50"/>
    <w:rsid w:val="2A2F4055"/>
    <w:rsid w:val="2A5FDE93"/>
    <w:rsid w:val="2AB949AD"/>
    <w:rsid w:val="2B000220"/>
    <w:rsid w:val="2B46392A"/>
    <w:rsid w:val="2B6A06C7"/>
    <w:rsid w:val="2BB7BD45"/>
    <w:rsid w:val="2BD42AD6"/>
    <w:rsid w:val="2C1A4077"/>
    <w:rsid w:val="2C528D5F"/>
    <w:rsid w:val="2C6A964E"/>
    <w:rsid w:val="2C77219D"/>
    <w:rsid w:val="2CC831AD"/>
    <w:rsid w:val="2CDD79A2"/>
    <w:rsid w:val="2CE4E36A"/>
    <w:rsid w:val="2D42D8C9"/>
    <w:rsid w:val="2D79A56A"/>
    <w:rsid w:val="2D97356C"/>
    <w:rsid w:val="2DA8362F"/>
    <w:rsid w:val="2DE5DD27"/>
    <w:rsid w:val="2ED70F22"/>
    <w:rsid w:val="2EF0ACA2"/>
    <w:rsid w:val="2EF3DB96"/>
    <w:rsid w:val="2F067B8D"/>
    <w:rsid w:val="2F9A5FF3"/>
    <w:rsid w:val="2FBD5D51"/>
    <w:rsid w:val="304D2C09"/>
    <w:rsid w:val="30718474"/>
    <w:rsid w:val="30C8DEA4"/>
    <w:rsid w:val="30D790F9"/>
    <w:rsid w:val="30EA6DE2"/>
    <w:rsid w:val="3110520C"/>
    <w:rsid w:val="31131200"/>
    <w:rsid w:val="3135E261"/>
    <w:rsid w:val="31517864"/>
    <w:rsid w:val="3165196F"/>
    <w:rsid w:val="31C75F71"/>
    <w:rsid w:val="31EE8722"/>
    <w:rsid w:val="32059537"/>
    <w:rsid w:val="32247539"/>
    <w:rsid w:val="3236CF0F"/>
    <w:rsid w:val="323FF384"/>
    <w:rsid w:val="337C7696"/>
    <w:rsid w:val="3381404D"/>
    <w:rsid w:val="33A91C51"/>
    <w:rsid w:val="343E93A5"/>
    <w:rsid w:val="34694E9C"/>
    <w:rsid w:val="346C481B"/>
    <w:rsid w:val="3475D8AF"/>
    <w:rsid w:val="34979E29"/>
    <w:rsid w:val="34A2C717"/>
    <w:rsid w:val="35081B90"/>
    <w:rsid w:val="357A8440"/>
    <w:rsid w:val="35AE18A0"/>
    <w:rsid w:val="35AE51DD"/>
    <w:rsid w:val="3607F99C"/>
    <w:rsid w:val="365432BC"/>
    <w:rsid w:val="365C8D17"/>
    <w:rsid w:val="36A352B5"/>
    <w:rsid w:val="37533F33"/>
    <w:rsid w:val="379DDC1F"/>
    <w:rsid w:val="380DF582"/>
    <w:rsid w:val="38455866"/>
    <w:rsid w:val="38C5014E"/>
    <w:rsid w:val="38C58CB9"/>
    <w:rsid w:val="38F2BA7D"/>
    <w:rsid w:val="3948373F"/>
    <w:rsid w:val="39A3B352"/>
    <w:rsid w:val="3A76F510"/>
    <w:rsid w:val="3ABD04FE"/>
    <w:rsid w:val="3ACE921A"/>
    <w:rsid w:val="3AFC4669"/>
    <w:rsid w:val="3B113A54"/>
    <w:rsid w:val="3B1DA9DF"/>
    <w:rsid w:val="3BB4D018"/>
    <w:rsid w:val="3C76F84E"/>
    <w:rsid w:val="3CA7C539"/>
    <w:rsid w:val="3D49C0F9"/>
    <w:rsid w:val="3DF48A76"/>
    <w:rsid w:val="3E2CF7D8"/>
    <w:rsid w:val="3E2EA2F2"/>
    <w:rsid w:val="3E44707D"/>
    <w:rsid w:val="3E5A8F79"/>
    <w:rsid w:val="3E667CB4"/>
    <w:rsid w:val="3E95B102"/>
    <w:rsid w:val="3E9D9B57"/>
    <w:rsid w:val="3EA1A7FC"/>
    <w:rsid w:val="3F906176"/>
    <w:rsid w:val="3FD28FD3"/>
    <w:rsid w:val="3FD3622D"/>
    <w:rsid w:val="40C18E3C"/>
    <w:rsid w:val="413BE62D"/>
    <w:rsid w:val="416C962E"/>
    <w:rsid w:val="417891DE"/>
    <w:rsid w:val="419065AB"/>
    <w:rsid w:val="41C93DED"/>
    <w:rsid w:val="42004244"/>
    <w:rsid w:val="427E5C22"/>
    <w:rsid w:val="42922812"/>
    <w:rsid w:val="42EF8945"/>
    <w:rsid w:val="4305DB27"/>
    <w:rsid w:val="43642D5B"/>
    <w:rsid w:val="437A0B31"/>
    <w:rsid w:val="437D6EE4"/>
    <w:rsid w:val="4394EE7B"/>
    <w:rsid w:val="43F7AC0E"/>
    <w:rsid w:val="4410AEED"/>
    <w:rsid w:val="45769EB1"/>
    <w:rsid w:val="459ABB7C"/>
    <w:rsid w:val="45D575A3"/>
    <w:rsid w:val="46636774"/>
    <w:rsid w:val="4702BF30"/>
    <w:rsid w:val="47356564"/>
    <w:rsid w:val="47598005"/>
    <w:rsid w:val="47662DFF"/>
    <w:rsid w:val="477DC120"/>
    <w:rsid w:val="47E774E3"/>
    <w:rsid w:val="48876ABB"/>
    <w:rsid w:val="48CCD81A"/>
    <w:rsid w:val="492993A9"/>
    <w:rsid w:val="4941578C"/>
    <w:rsid w:val="495D1009"/>
    <w:rsid w:val="49771A3D"/>
    <w:rsid w:val="49A4FE4B"/>
    <w:rsid w:val="49B23F39"/>
    <w:rsid w:val="49D5A4D8"/>
    <w:rsid w:val="49FB028A"/>
    <w:rsid w:val="4A619D2C"/>
    <w:rsid w:val="4B0047B1"/>
    <w:rsid w:val="4B044B0C"/>
    <w:rsid w:val="4BAEC997"/>
    <w:rsid w:val="4C12577A"/>
    <w:rsid w:val="4C22BA03"/>
    <w:rsid w:val="4D066C61"/>
    <w:rsid w:val="4D0FF6E0"/>
    <w:rsid w:val="4D24FC30"/>
    <w:rsid w:val="4D594241"/>
    <w:rsid w:val="4DD0F42B"/>
    <w:rsid w:val="4DD353FE"/>
    <w:rsid w:val="4DF7BE02"/>
    <w:rsid w:val="4E1BCC09"/>
    <w:rsid w:val="4E4E016E"/>
    <w:rsid w:val="4EA59948"/>
    <w:rsid w:val="4EA89084"/>
    <w:rsid w:val="4ED272DA"/>
    <w:rsid w:val="4EF84372"/>
    <w:rsid w:val="4F054E48"/>
    <w:rsid w:val="4F4970D6"/>
    <w:rsid w:val="4F7B12B5"/>
    <w:rsid w:val="4FB8F408"/>
    <w:rsid w:val="4FCD9155"/>
    <w:rsid w:val="4FE0702F"/>
    <w:rsid w:val="504DE705"/>
    <w:rsid w:val="5076913C"/>
    <w:rsid w:val="50F05A4C"/>
    <w:rsid w:val="51260E9D"/>
    <w:rsid w:val="513FEDC0"/>
    <w:rsid w:val="516C79EC"/>
    <w:rsid w:val="520C9057"/>
    <w:rsid w:val="52180461"/>
    <w:rsid w:val="52193FE1"/>
    <w:rsid w:val="52485064"/>
    <w:rsid w:val="52926D10"/>
    <w:rsid w:val="52CDE61F"/>
    <w:rsid w:val="53408733"/>
    <w:rsid w:val="539EC5AC"/>
    <w:rsid w:val="53A08E97"/>
    <w:rsid w:val="53B3FB86"/>
    <w:rsid w:val="546ED583"/>
    <w:rsid w:val="547BCEAD"/>
    <w:rsid w:val="547E7C3A"/>
    <w:rsid w:val="54B88B72"/>
    <w:rsid w:val="552DD946"/>
    <w:rsid w:val="5615E99B"/>
    <w:rsid w:val="564C5688"/>
    <w:rsid w:val="56AB4224"/>
    <w:rsid w:val="56B45A03"/>
    <w:rsid w:val="56B4C08C"/>
    <w:rsid w:val="57417EE0"/>
    <w:rsid w:val="5742AA6A"/>
    <w:rsid w:val="574AFB97"/>
    <w:rsid w:val="575ED816"/>
    <w:rsid w:val="576AD928"/>
    <w:rsid w:val="57840862"/>
    <w:rsid w:val="57E9078D"/>
    <w:rsid w:val="57F9BE87"/>
    <w:rsid w:val="57FFF856"/>
    <w:rsid w:val="580DD362"/>
    <w:rsid w:val="581CA8A8"/>
    <w:rsid w:val="58540F52"/>
    <w:rsid w:val="586C9A7E"/>
    <w:rsid w:val="58857D92"/>
    <w:rsid w:val="58D3DD55"/>
    <w:rsid w:val="5948A83A"/>
    <w:rsid w:val="59A589FE"/>
    <w:rsid w:val="59D3C2C3"/>
    <w:rsid w:val="5A02C769"/>
    <w:rsid w:val="5A335DC0"/>
    <w:rsid w:val="5A437680"/>
    <w:rsid w:val="5A4F6368"/>
    <w:rsid w:val="5AAE8317"/>
    <w:rsid w:val="5ABF8D92"/>
    <w:rsid w:val="5AC41237"/>
    <w:rsid w:val="5B01A7CD"/>
    <w:rsid w:val="5B200B21"/>
    <w:rsid w:val="5B5ACCC2"/>
    <w:rsid w:val="5C3D970C"/>
    <w:rsid w:val="5C9742F5"/>
    <w:rsid w:val="5CA70897"/>
    <w:rsid w:val="5CE01629"/>
    <w:rsid w:val="5D00B8D8"/>
    <w:rsid w:val="5D1A8054"/>
    <w:rsid w:val="5DDE8F34"/>
    <w:rsid w:val="5E1DEA56"/>
    <w:rsid w:val="5EA1E8EF"/>
    <w:rsid w:val="5ED52AF5"/>
    <w:rsid w:val="5F0F722F"/>
    <w:rsid w:val="5FC3D153"/>
    <w:rsid w:val="5FD80B64"/>
    <w:rsid w:val="601E5397"/>
    <w:rsid w:val="6023C23B"/>
    <w:rsid w:val="6055681A"/>
    <w:rsid w:val="607C2189"/>
    <w:rsid w:val="608E054A"/>
    <w:rsid w:val="60D3854B"/>
    <w:rsid w:val="60EBF591"/>
    <w:rsid w:val="610C3C88"/>
    <w:rsid w:val="616A829F"/>
    <w:rsid w:val="62449630"/>
    <w:rsid w:val="624DF3FB"/>
    <w:rsid w:val="62649D0C"/>
    <w:rsid w:val="626C724A"/>
    <w:rsid w:val="628F4199"/>
    <w:rsid w:val="62E95D7D"/>
    <w:rsid w:val="633FA32A"/>
    <w:rsid w:val="63486DD4"/>
    <w:rsid w:val="634FD687"/>
    <w:rsid w:val="63AE3110"/>
    <w:rsid w:val="63E0D4E4"/>
    <w:rsid w:val="642B5D17"/>
    <w:rsid w:val="64B59A1B"/>
    <w:rsid w:val="64DB2F91"/>
    <w:rsid w:val="658C3BD9"/>
    <w:rsid w:val="65C89ED8"/>
    <w:rsid w:val="65DF0984"/>
    <w:rsid w:val="65EC0CBB"/>
    <w:rsid w:val="6643B419"/>
    <w:rsid w:val="66925231"/>
    <w:rsid w:val="6692AE9A"/>
    <w:rsid w:val="66A5F605"/>
    <w:rsid w:val="66DD3928"/>
    <w:rsid w:val="6740152E"/>
    <w:rsid w:val="6776B3F2"/>
    <w:rsid w:val="677CDA76"/>
    <w:rsid w:val="67908ED9"/>
    <w:rsid w:val="6838A38A"/>
    <w:rsid w:val="688069A9"/>
    <w:rsid w:val="68893B53"/>
    <w:rsid w:val="68F9F9D3"/>
    <w:rsid w:val="6967E756"/>
    <w:rsid w:val="696F0DC7"/>
    <w:rsid w:val="69DB40DA"/>
    <w:rsid w:val="6A0A7554"/>
    <w:rsid w:val="6A5E3066"/>
    <w:rsid w:val="6A63446E"/>
    <w:rsid w:val="6A761DDE"/>
    <w:rsid w:val="6AD41B0C"/>
    <w:rsid w:val="6AEABED8"/>
    <w:rsid w:val="6AFBCFB6"/>
    <w:rsid w:val="6B172018"/>
    <w:rsid w:val="6B2C026C"/>
    <w:rsid w:val="6B4941AE"/>
    <w:rsid w:val="6B648EA7"/>
    <w:rsid w:val="6BEB1D7E"/>
    <w:rsid w:val="6C617F39"/>
    <w:rsid w:val="6C84D410"/>
    <w:rsid w:val="6CAA7543"/>
    <w:rsid w:val="6CD737C4"/>
    <w:rsid w:val="6CDA8127"/>
    <w:rsid w:val="6D13B4DA"/>
    <w:rsid w:val="6E0F7768"/>
    <w:rsid w:val="6E95C18F"/>
    <w:rsid w:val="6E97A943"/>
    <w:rsid w:val="6EC3AC71"/>
    <w:rsid w:val="6ED77961"/>
    <w:rsid w:val="6EF5BDCA"/>
    <w:rsid w:val="6F16957E"/>
    <w:rsid w:val="6F92864E"/>
    <w:rsid w:val="6FD02381"/>
    <w:rsid w:val="6FF11020"/>
    <w:rsid w:val="7029FCF9"/>
    <w:rsid w:val="707098FB"/>
    <w:rsid w:val="70BE266D"/>
    <w:rsid w:val="70D10133"/>
    <w:rsid w:val="71138AE7"/>
    <w:rsid w:val="7152DCB6"/>
    <w:rsid w:val="71964DBF"/>
    <w:rsid w:val="71B1FD89"/>
    <w:rsid w:val="71BF8031"/>
    <w:rsid w:val="71E9FC3B"/>
    <w:rsid w:val="72080D1C"/>
    <w:rsid w:val="7214AA9A"/>
    <w:rsid w:val="7228BBF1"/>
    <w:rsid w:val="72290338"/>
    <w:rsid w:val="72747285"/>
    <w:rsid w:val="7282F61F"/>
    <w:rsid w:val="7289ABED"/>
    <w:rsid w:val="72A71097"/>
    <w:rsid w:val="72B96E5E"/>
    <w:rsid w:val="72D81B4B"/>
    <w:rsid w:val="7310673C"/>
    <w:rsid w:val="737EC95C"/>
    <w:rsid w:val="73ADE738"/>
    <w:rsid w:val="73DAC9CC"/>
    <w:rsid w:val="73E05938"/>
    <w:rsid w:val="74726865"/>
    <w:rsid w:val="74CC98DF"/>
    <w:rsid w:val="74D4453A"/>
    <w:rsid w:val="74D7DFA4"/>
    <w:rsid w:val="75BB8E14"/>
    <w:rsid w:val="75D57182"/>
    <w:rsid w:val="75D76480"/>
    <w:rsid w:val="75F0CDD8"/>
    <w:rsid w:val="76483A7F"/>
    <w:rsid w:val="7665DCA1"/>
    <w:rsid w:val="766ABC6D"/>
    <w:rsid w:val="7672AC2C"/>
    <w:rsid w:val="76756C08"/>
    <w:rsid w:val="76C3C737"/>
    <w:rsid w:val="76E8DD8D"/>
    <w:rsid w:val="773E2AA3"/>
    <w:rsid w:val="7768625C"/>
    <w:rsid w:val="78157A0C"/>
    <w:rsid w:val="786865C7"/>
    <w:rsid w:val="78D98D33"/>
    <w:rsid w:val="78DCFF25"/>
    <w:rsid w:val="7904919C"/>
    <w:rsid w:val="7930BD86"/>
    <w:rsid w:val="797AB85A"/>
    <w:rsid w:val="79822252"/>
    <w:rsid w:val="7994F292"/>
    <w:rsid w:val="799F97B8"/>
    <w:rsid w:val="79C4C792"/>
    <w:rsid w:val="79C57076"/>
    <w:rsid w:val="79C68364"/>
    <w:rsid w:val="7AE813E4"/>
    <w:rsid w:val="7B121A93"/>
    <w:rsid w:val="7B9F8A60"/>
    <w:rsid w:val="7BC9A427"/>
    <w:rsid w:val="7C575FB7"/>
    <w:rsid w:val="7C5C0FA6"/>
    <w:rsid w:val="7CE62771"/>
    <w:rsid w:val="7D07D0FE"/>
    <w:rsid w:val="7D0D2E49"/>
    <w:rsid w:val="7D61F379"/>
    <w:rsid w:val="7DB6C379"/>
    <w:rsid w:val="7DBF5D90"/>
    <w:rsid w:val="7DEC3CE7"/>
    <w:rsid w:val="7E11CE74"/>
    <w:rsid w:val="7E5FA0F3"/>
    <w:rsid w:val="7EA1DAD7"/>
    <w:rsid w:val="7EBDE0A1"/>
    <w:rsid w:val="7FC37B96"/>
    <w:rsid w:val="7FE8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AC2F"/>
  <w15:chartTrackingRefBased/>
  <w15:docId w15:val="{F47E5A0C-0C35-476D-8D38-18779FC833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BF4C14"/>
    <w:pPr>
      <w:keepNext/>
      <w:keepLines/>
      <w:spacing w:before="240" w:after="0"/>
      <w:outlineLvl w:val="0"/>
    </w:pPr>
    <w:rPr>
      <w:rFonts w:ascii="Microsoft GothicNeo" w:hAnsi="Microsoft GothicNeo" w:eastAsia="Microsoft GothicNeo" w:cs="Microsoft GothicNeo"/>
      <w:color w:val="2F5496" w:themeColor="accent1" w:themeShade="BF"/>
      <w:sz w:val="24"/>
      <w:szCs w:val="20"/>
    </w:rPr>
  </w:style>
  <w:style w:type="paragraph" w:styleId="Heading2">
    <w:name w:val="heading 2"/>
    <w:basedOn w:val="Normal"/>
    <w:next w:val="Normal"/>
    <w:link w:val="Heading2Char"/>
    <w:autoRedefine/>
    <w:uiPriority w:val="9"/>
    <w:unhideWhenUsed/>
    <w:qFormat/>
    <w:rsid w:val="00D53D36"/>
    <w:pPr>
      <w:keepNext/>
      <w:keepLines/>
      <w:spacing w:before="40" w:after="0"/>
      <w:outlineLvl w:val="1"/>
    </w:pPr>
    <w:rPr>
      <w:rFonts w:ascii="Microsoft GothicNeo" w:hAnsi="Microsoft GothicNeo" w:eastAsia="Microsoft GothicNeo" w:cstheme="majorBidi"/>
      <w:color w:val="2F5496" w:themeColor="accent1" w:themeShade="BF"/>
      <w:sz w:val="20"/>
      <w:szCs w:val="20"/>
    </w:rPr>
  </w:style>
  <w:style w:type="paragraph" w:styleId="Heading3">
    <w:name w:val="heading 3"/>
    <w:basedOn w:val="Normal"/>
    <w:next w:val="Normal"/>
    <w:link w:val="Heading3Char"/>
    <w:uiPriority w:val="9"/>
    <w:unhideWhenUsed/>
    <w:qFormat/>
    <w:rsid w:val="00015E1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5E1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4C14"/>
    <w:rPr>
      <w:rFonts w:ascii="Microsoft GothicNeo" w:hAnsi="Microsoft GothicNeo" w:eastAsia="Microsoft GothicNeo" w:cs="Microsoft GothicNeo"/>
      <w:color w:val="2F5496" w:themeColor="accent1" w:themeShade="BF"/>
      <w:sz w:val="24"/>
      <w:szCs w:val="20"/>
    </w:rPr>
  </w:style>
  <w:style w:type="character" w:styleId="Heading4Char" w:customStyle="1">
    <w:name w:val="Heading 4 Char"/>
    <w:basedOn w:val="DefaultParagraphFont"/>
    <w:link w:val="Heading4"/>
    <w:uiPriority w:val="9"/>
    <w:semiHidden/>
    <w:rsid w:val="00015E1C"/>
    <w:rPr>
      <w:rFonts w:asciiTheme="majorHAnsi" w:hAnsiTheme="majorHAnsi" w:eastAsiaTheme="majorEastAsia" w:cstheme="majorBidi"/>
      <w:i/>
      <w:iCs/>
      <w:color w:val="2F5496" w:themeColor="accent1" w:themeShade="BF"/>
    </w:rPr>
  </w:style>
  <w:style w:type="character" w:styleId="Heading2Char" w:customStyle="1">
    <w:name w:val="Heading 2 Char"/>
    <w:basedOn w:val="DefaultParagraphFont"/>
    <w:link w:val="Heading2"/>
    <w:uiPriority w:val="9"/>
    <w:rsid w:val="00D53D36"/>
    <w:rPr>
      <w:rFonts w:ascii="Microsoft GothicNeo" w:hAnsi="Microsoft GothicNeo" w:eastAsia="Microsoft GothicNeo" w:cstheme="majorBidi"/>
      <w:color w:val="2F5496" w:themeColor="accent1" w:themeShade="BF"/>
      <w:sz w:val="20"/>
      <w:szCs w:val="20"/>
    </w:rPr>
  </w:style>
  <w:style w:type="character" w:styleId="Heading3Char" w:customStyle="1">
    <w:name w:val="Heading 3 Char"/>
    <w:basedOn w:val="DefaultParagraphFont"/>
    <w:link w:val="Heading3"/>
    <w:uiPriority w:val="9"/>
    <w:rsid w:val="00015E1C"/>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D957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957E2"/>
  </w:style>
  <w:style w:type="paragraph" w:styleId="Footer">
    <w:name w:val="footer"/>
    <w:basedOn w:val="Normal"/>
    <w:link w:val="FooterChar"/>
    <w:uiPriority w:val="99"/>
    <w:unhideWhenUsed/>
    <w:rsid w:val="00D957E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57E2"/>
  </w:style>
  <w:style w:type="paragraph" w:styleId="ListParagraph">
    <w:name w:val="List Paragraph"/>
    <w:basedOn w:val="Normal"/>
    <w:uiPriority w:val="34"/>
    <w:qFormat/>
    <w:rsid w:val="00DE0CDA"/>
    <w:pPr>
      <w:ind w:left="720"/>
      <w:contextualSpacing/>
    </w:pPr>
  </w:style>
  <w:style w:type="character" w:styleId="Hyperlink">
    <w:name w:val="Hyperlink"/>
    <w:basedOn w:val="DefaultParagraphFont"/>
    <w:uiPriority w:val="99"/>
    <w:unhideWhenUsed/>
    <w:rsid w:val="18806634"/>
    <w:rPr>
      <w:color w:val="0563C1"/>
      <w:u w:val="single"/>
    </w:rPr>
  </w:style>
  <w:style w:type="paragraph" w:styleId="Title">
    <w:name w:val="Title"/>
    <w:basedOn w:val="Normal"/>
    <w:next w:val="Normal"/>
    <w:link w:val="TitleChar"/>
    <w:uiPriority w:val="10"/>
    <w:qFormat/>
    <w:rsid w:val="34979E29"/>
    <w:pPr>
      <w:spacing w:after="80" w:line="240" w:lineRule="auto"/>
      <w:contextualSpacing/>
    </w:pPr>
    <w:rPr>
      <w:rFonts w:asciiTheme="majorHAnsi" w:hAnsiTheme="majorHAnsi" w:eastAsiaTheme="minorEastAsia" w:cstheme="majorEastAsia"/>
      <w:sz w:val="56"/>
      <w:szCs w:val="56"/>
    </w:rPr>
  </w:style>
  <w:style w:type="paragraph" w:styleId="TOC1">
    <w:name w:val="toc 1"/>
    <w:basedOn w:val="Normal"/>
    <w:next w:val="Normal"/>
    <w:uiPriority w:val="39"/>
    <w:unhideWhenUsed/>
    <w:rsid w:val="0D4176B3"/>
    <w:pPr>
      <w:spacing w:after="100"/>
    </w:pPr>
  </w:style>
  <w:style w:type="paragraph" w:styleId="TOC2">
    <w:name w:val="toc 2"/>
    <w:basedOn w:val="Normal"/>
    <w:next w:val="Normal"/>
    <w:uiPriority w:val="39"/>
    <w:unhideWhenUsed/>
    <w:rsid w:val="0D4176B3"/>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itleChar" w:customStyle="1">
    <w:name w:val="Title Char"/>
    <w:basedOn w:val="DefaultParagraphFont"/>
    <w:link w:val="Title"/>
    <w:uiPriority w:val="10"/>
    <w:rsid w:val="34979E29"/>
    <w:rPr>
      <w:rFonts w:asciiTheme="majorHAnsi" w:hAnsiTheme="majorHAnsi" w:eastAsiaTheme="minorEastAsia" w:cstheme="majorEastAsia"/>
      <w:sz w:val="56"/>
      <w:szCs w:val="56"/>
    </w:rPr>
  </w:style>
  <w:style w:type="paragraph" w:styleId="NoSpacing">
    <w:name w:val="No Spacing"/>
    <w:uiPriority w:val="1"/>
    <w:qFormat/>
    <w:rsid w:val="34979E29"/>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A38E1"/>
    <w:rPr>
      <w:b/>
      <w:bCs/>
    </w:rPr>
  </w:style>
  <w:style w:type="character" w:styleId="CommentSubjectChar" w:customStyle="1">
    <w:name w:val="Comment Subject Char"/>
    <w:basedOn w:val="CommentTextChar"/>
    <w:link w:val="CommentSubject"/>
    <w:uiPriority w:val="99"/>
    <w:semiHidden/>
    <w:rsid w:val="00EA38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080">
      <w:bodyDiv w:val="1"/>
      <w:marLeft w:val="0"/>
      <w:marRight w:val="0"/>
      <w:marTop w:val="0"/>
      <w:marBottom w:val="0"/>
      <w:divBdr>
        <w:top w:val="none" w:sz="0" w:space="0" w:color="auto"/>
        <w:left w:val="none" w:sz="0" w:space="0" w:color="auto"/>
        <w:bottom w:val="none" w:sz="0" w:space="0" w:color="auto"/>
        <w:right w:val="none" w:sz="0" w:space="0" w:color="auto"/>
      </w:divBdr>
    </w:div>
    <w:div w:id="48068094">
      <w:bodyDiv w:val="1"/>
      <w:marLeft w:val="0"/>
      <w:marRight w:val="0"/>
      <w:marTop w:val="0"/>
      <w:marBottom w:val="0"/>
      <w:divBdr>
        <w:top w:val="none" w:sz="0" w:space="0" w:color="auto"/>
        <w:left w:val="none" w:sz="0" w:space="0" w:color="auto"/>
        <w:bottom w:val="none" w:sz="0" w:space="0" w:color="auto"/>
        <w:right w:val="none" w:sz="0" w:space="0" w:color="auto"/>
      </w:divBdr>
    </w:div>
    <w:div w:id="238636741">
      <w:bodyDiv w:val="1"/>
      <w:marLeft w:val="0"/>
      <w:marRight w:val="0"/>
      <w:marTop w:val="0"/>
      <w:marBottom w:val="0"/>
      <w:divBdr>
        <w:top w:val="none" w:sz="0" w:space="0" w:color="auto"/>
        <w:left w:val="none" w:sz="0" w:space="0" w:color="auto"/>
        <w:bottom w:val="none" w:sz="0" w:space="0" w:color="auto"/>
        <w:right w:val="none" w:sz="0" w:space="0" w:color="auto"/>
      </w:divBdr>
    </w:div>
    <w:div w:id="457263349">
      <w:bodyDiv w:val="1"/>
      <w:marLeft w:val="0"/>
      <w:marRight w:val="0"/>
      <w:marTop w:val="0"/>
      <w:marBottom w:val="0"/>
      <w:divBdr>
        <w:top w:val="none" w:sz="0" w:space="0" w:color="auto"/>
        <w:left w:val="none" w:sz="0" w:space="0" w:color="auto"/>
        <w:bottom w:val="none" w:sz="0" w:space="0" w:color="auto"/>
        <w:right w:val="none" w:sz="0" w:space="0" w:color="auto"/>
      </w:divBdr>
    </w:div>
    <w:div w:id="682442593">
      <w:bodyDiv w:val="1"/>
      <w:marLeft w:val="0"/>
      <w:marRight w:val="0"/>
      <w:marTop w:val="0"/>
      <w:marBottom w:val="0"/>
      <w:divBdr>
        <w:top w:val="none" w:sz="0" w:space="0" w:color="auto"/>
        <w:left w:val="none" w:sz="0" w:space="0" w:color="auto"/>
        <w:bottom w:val="none" w:sz="0" w:space="0" w:color="auto"/>
        <w:right w:val="none" w:sz="0" w:space="0" w:color="auto"/>
      </w:divBdr>
    </w:div>
    <w:div w:id="763576586">
      <w:bodyDiv w:val="1"/>
      <w:marLeft w:val="0"/>
      <w:marRight w:val="0"/>
      <w:marTop w:val="0"/>
      <w:marBottom w:val="0"/>
      <w:divBdr>
        <w:top w:val="none" w:sz="0" w:space="0" w:color="auto"/>
        <w:left w:val="none" w:sz="0" w:space="0" w:color="auto"/>
        <w:bottom w:val="none" w:sz="0" w:space="0" w:color="auto"/>
        <w:right w:val="none" w:sz="0" w:space="0" w:color="auto"/>
      </w:divBdr>
    </w:div>
    <w:div w:id="1147211556">
      <w:bodyDiv w:val="1"/>
      <w:marLeft w:val="0"/>
      <w:marRight w:val="0"/>
      <w:marTop w:val="0"/>
      <w:marBottom w:val="0"/>
      <w:divBdr>
        <w:top w:val="none" w:sz="0" w:space="0" w:color="auto"/>
        <w:left w:val="none" w:sz="0" w:space="0" w:color="auto"/>
        <w:bottom w:val="none" w:sz="0" w:space="0" w:color="auto"/>
        <w:right w:val="none" w:sz="0" w:space="0" w:color="auto"/>
      </w:divBdr>
    </w:div>
    <w:div w:id="1283340683">
      <w:bodyDiv w:val="1"/>
      <w:marLeft w:val="0"/>
      <w:marRight w:val="0"/>
      <w:marTop w:val="0"/>
      <w:marBottom w:val="0"/>
      <w:divBdr>
        <w:top w:val="none" w:sz="0" w:space="0" w:color="auto"/>
        <w:left w:val="none" w:sz="0" w:space="0" w:color="auto"/>
        <w:bottom w:val="none" w:sz="0" w:space="0" w:color="auto"/>
        <w:right w:val="none" w:sz="0" w:space="0" w:color="auto"/>
      </w:divBdr>
    </w:div>
    <w:div w:id="1486625231">
      <w:bodyDiv w:val="1"/>
      <w:marLeft w:val="0"/>
      <w:marRight w:val="0"/>
      <w:marTop w:val="0"/>
      <w:marBottom w:val="0"/>
      <w:divBdr>
        <w:top w:val="none" w:sz="0" w:space="0" w:color="auto"/>
        <w:left w:val="none" w:sz="0" w:space="0" w:color="auto"/>
        <w:bottom w:val="none" w:sz="0" w:space="0" w:color="auto"/>
        <w:right w:val="none" w:sz="0" w:space="0" w:color="auto"/>
      </w:divBdr>
    </w:div>
    <w:div w:id="1693217428">
      <w:bodyDiv w:val="1"/>
      <w:marLeft w:val="0"/>
      <w:marRight w:val="0"/>
      <w:marTop w:val="0"/>
      <w:marBottom w:val="0"/>
      <w:divBdr>
        <w:top w:val="none" w:sz="0" w:space="0" w:color="auto"/>
        <w:left w:val="none" w:sz="0" w:space="0" w:color="auto"/>
        <w:bottom w:val="none" w:sz="0" w:space="0" w:color="auto"/>
        <w:right w:val="none" w:sz="0" w:space="0" w:color="auto"/>
      </w:divBdr>
    </w:div>
    <w:div w:id="1765228014">
      <w:bodyDiv w:val="1"/>
      <w:marLeft w:val="0"/>
      <w:marRight w:val="0"/>
      <w:marTop w:val="0"/>
      <w:marBottom w:val="0"/>
      <w:divBdr>
        <w:top w:val="none" w:sz="0" w:space="0" w:color="auto"/>
        <w:left w:val="none" w:sz="0" w:space="0" w:color="auto"/>
        <w:bottom w:val="none" w:sz="0" w:space="0" w:color="auto"/>
        <w:right w:val="none" w:sz="0" w:space="0" w:color="auto"/>
      </w:divBdr>
    </w:div>
    <w:div w:id="1776748476">
      <w:bodyDiv w:val="1"/>
      <w:marLeft w:val="0"/>
      <w:marRight w:val="0"/>
      <w:marTop w:val="0"/>
      <w:marBottom w:val="0"/>
      <w:divBdr>
        <w:top w:val="none" w:sz="0" w:space="0" w:color="auto"/>
        <w:left w:val="none" w:sz="0" w:space="0" w:color="auto"/>
        <w:bottom w:val="none" w:sz="0" w:space="0" w:color="auto"/>
        <w:right w:val="none" w:sz="0" w:space="0" w:color="auto"/>
      </w:divBdr>
    </w:div>
    <w:div w:id="204139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D1CEC-FD70-40CF-A61A-93B764100C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Paysys Labs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Behjet Ansari</dc:creator>
  <keywords/>
  <dc:description/>
  <lastModifiedBy>Ume Sauda Ghanyani</lastModifiedBy>
  <revision>88</revision>
  <dcterms:created xsi:type="dcterms:W3CDTF">2025-09-08T04:13:00.0000000Z</dcterms:created>
  <dcterms:modified xsi:type="dcterms:W3CDTF">2025-11-18T13:18:14.5628531Z</dcterms:modified>
</coreProperties>
</file>