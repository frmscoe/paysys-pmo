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D6D70" w:rsidR="00E668C8" w:rsidP="001602C4" w:rsidRDefault="00C04064" w14:paraId="1FA97F5D" w14:textId="16AB8797">
      <w:pPr>
        <w:pStyle w:val="Title"/>
        <w:spacing w:before="3720"/>
        <w:jc w:val="center"/>
        <w:rPr>
          <w:rFonts w:ascii="DM Sans ExtraBold" w:hAnsi="DM Sans ExtraBold"/>
          <w:sz w:val="144"/>
        </w:rPr>
      </w:pPr>
      <w:r w:rsidRPr="004D6D70">
        <w:rPr>
          <w:rFonts w:ascii="DM Sans ExtraBold" w:hAnsi="DM Sans ExtraBold"/>
          <w:noProof/>
          <w:sz w:val="144"/>
        </w:rPr>
        <w:drawing>
          <wp:inline distT="0" distB="0" distL="0" distR="0" wp14:anchorId="35879CB6" wp14:editId="2677F56D">
            <wp:extent cx="5724525" cy="1171575"/>
            <wp:effectExtent l="0" t="0" r="9525" b="9525"/>
            <wp:docPr id="74325158" name="Picture 1" descr="A green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5158" name="Picture 1" descr="A green letters on a black background&#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4525" cy="1171575"/>
                    </a:xfrm>
                    <a:prstGeom prst="rect">
                      <a:avLst/>
                    </a:prstGeom>
                    <a:noFill/>
                    <a:ln>
                      <a:noFill/>
                    </a:ln>
                  </pic:spPr>
                </pic:pic>
              </a:graphicData>
            </a:graphic>
          </wp:inline>
        </w:drawing>
      </w:r>
    </w:p>
    <w:p w:rsidRPr="004D6D70" w:rsidR="00781D3B" w:rsidP="04F704AE" w:rsidRDefault="0083690F" w14:paraId="5F2645C3" w14:textId="61F68F2B">
      <w:pPr>
        <w:spacing w:before="2880"/>
        <w:jc w:val="center"/>
        <w:rPr>
          <w:b w:val="1"/>
          <w:bCs w:val="1"/>
        </w:rPr>
      </w:pPr>
      <w:r w:rsidRPr="04F704AE" w:rsidR="60CD2537">
        <w:rPr>
          <w:rFonts w:ascii="DM Sans 14pt ExtraLight" w:hAnsi="DM Sans 14pt ExtraLight"/>
          <w:smallCaps w:val="1"/>
        </w:rPr>
        <w:t>Real-Time</w:t>
      </w:r>
      <w:r w:rsidRPr="04F704AE" w:rsidR="709352E2">
        <w:rPr>
          <w:rFonts w:ascii="DM Sans 14pt ExtraLight" w:hAnsi="DM Sans 14pt ExtraLight"/>
          <w:smallCaps w:val="1"/>
        </w:rPr>
        <w:t xml:space="preserve"> </w:t>
      </w:r>
      <w:r w:rsidRPr="04F704AE" w:rsidR="60CD2537">
        <w:rPr>
          <w:rFonts w:ascii="DM Sans 14pt ExtraLight" w:hAnsi="DM Sans 14pt ExtraLight"/>
          <w:smallCaps w:val="1"/>
        </w:rPr>
        <w:t>Open-Source</w:t>
      </w:r>
      <w:r w:rsidRPr="04F704AE" w:rsidR="709352E2">
        <w:rPr>
          <w:rFonts w:ascii="DM Sans 14pt ExtraLight" w:hAnsi="DM Sans 14pt ExtraLight"/>
          <w:smallCaps w:val="1"/>
        </w:rPr>
        <w:t xml:space="preserve"> </w:t>
      </w:r>
      <w:r w:rsidRPr="04F704AE" w:rsidR="60CD2537">
        <w:rPr>
          <w:rFonts w:ascii="DM Sans 14pt ExtraLight" w:hAnsi="DM Sans 14pt ExtraLight"/>
          <w:smallCaps w:val="1"/>
        </w:rPr>
        <w:t>Transaction</w:t>
      </w:r>
      <w:r w:rsidRPr="04F704AE" w:rsidR="709352E2">
        <w:rPr>
          <w:rFonts w:ascii="DM Sans 14pt ExtraLight" w:hAnsi="DM Sans 14pt ExtraLight"/>
          <w:smallCaps w:val="1"/>
        </w:rPr>
        <w:t xml:space="preserve"> </w:t>
      </w:r>
      <w:r w:rsidRPr="04F704AE" w:rsidR="60CD2537">
        <w:rPr>
          <w:rFonts w:ascii="DM Sans 14pt ExtraLight" w:hAnsi="DM Sans 14pt ExtraLight"/>
          <w:smallCaps w:val="1"/>
        </w:rPr>
        <w:t>Monitoring</w:t>
      </w:r>
    </w:p>
    <w:p w:rsidRPr="004D6D70" w:rsidR="00781D3B" w:rsidP="04F704AE" w:rsidRDefault="0083690F" w14:paraId="33D581C4" w14:textId="6933A2F7">
      <w:pPr>
        <w:spacing w:before="2880"/>
        <w:jc w:val="center"/>
        <w:rPr>
          <w:b w:val="1"/>
          <w:bCs w:val="1"/>
        </w:rPr>
      </w:pPr>
    </w:p>
    <w:p w:rsidRPr="004D6D70" w:rsidR="00781D3B" w:rsidP="04F704AE" w:rsidRDefault="0083690F" w14:paraId="7C2C57F2" w14:textId="2B0FEDDB">
      <w:pPr>
        <w:spacing w:before="2880"/>
        <w:jc w:val="center"/>
        <w:rPr>
          <w:b w:val="1"/>
          <w:bCs w:val="1"/>
          <w:sz w:val="44"/>
          <w:szCs w:val="44"/>
        </w:rPr>
      </w:pPr>
      <w:r w:rsidRPr="04F704AE" w:rsidR="530BEBA3">
        <w:rPr>
          <w:b w:val="1"/>
          <w:bCs w:val="1"/>
          <w:sz w:val="48"/>
          <w:szCs w:val="48"/>
        </w:rPr>
        <w:t>Business Intelligence, Analytics and Reporting</w:t>
      </w:r>
    </w:p>
    <w:p w:rsidRPr="00E8784C" w:rsidR="003F3917" w:rsidP="04F704AE" w:rsidRDefault="004A51C5" w14:paraId="75567BA7" w14:textId="2019843B">
      <w:pPr>
        <w:spacing w:before="360"/>
        <w:jc w:val="center"/>
        <w:rPr>
          <w:sz w:val="32"/>
          <w:szCs w:val="32"/>
        </w:rPr>
      </w:pPr>
      <w:r w:rsidRPr="04F704AE" w:rsidR="18FDE72F">
        <w:rPr>
          <w:sz w:val="36"/>
          <w:szCs w:val="36"/>
        </w:rPr>
        <w:t>Product Guidance Document</w:t>
      </w:r>
    </w:p>
    <w:p w:rsidRPr="004D6D70" w:rsidR="003F3917" w:rsidP="004A51C5" w:rsidRDefault="003F3917" w14:paraId="57CF496A" w14:textId="0CDE9936">
      <w:pPr>
        <w:tabs>
          <w:tab w:val="left" w:pos="1134"/>
          <w:tab w:val="right" w:pos="9026"/>
        </w:tabs>
        <w:spacing w:before="1200" w:after="0" w:line="240" w:lineRule="auto"/>
        <w:rPr>
          <w:b w:val="1"/>
          <w:bCs w:val="1"/>
        </w:rPr>
      </w:pPr>
      <w:r w:rsidRPr="04F704AE" w:rsidR="3C570CE8">
        <w:rPr>
          <w:b w:val="1"/>
          <w:bCs w:val="1"/>
        </w:rPr>
        <w:t>Author:</w:t>
      </w:r>
      <w:r w:rsidRPr="04F704AE" w:rsidR="605F5260">
        <w:rPr>
          <w:b w:val="1"/>
          <w:bCs w:val="1"/>
        </w:rPr>
        <w:t xml:space="preserve"> </w:t>
      </w:r>
      <w:r w:rsidRPr="04F704AE" w:rsidR="4C770070">
        <w:rPr>
          <w:b w:val="1"/>
          <w:bCs w:val="1"/>
        </w:rPr>
        <w:t>Sandy Labuschagne</w:t>
      </w:r>
      <w:r w:rsidRPr="04F704AE" w:rsidR="3C570CE8">
        <w:rPr>
          <w:b w:val="1"/>
          <w:bCs w:val="1"/>
        </w:rPr>
        <w:t xml:space="preserve"> - </w:t>
      </w:r>
      <w:r w:rsidRPr="04F704AE" w:rsidR="3C570CE8">
        <w:rPr>
          <w:b w:val="1"/>
          <w:bCs w:val="1"/>
        </w:rPr>
        <w:t>Tazama</w:t>
      </w:r>
    </w:p>
    <w:p w:rsidRPr="004D6D70" w:rsidR="003F3917" w:rsidP="0083690F" w:rsidRDefault="00D33A86" w14:paraId="2D454068" w14:textId="7DF9912C">
      <w:pPr>
        <w:tabs>
          <w:tab w:val="right" w:pos="9026"/>
        </w:tabs>
        <w:spacing w:before="1200" w:after="0"/>
        <w:jc w:val="right"/>
        <w:rPr>
          <w:b/>
          <w:bCs/>
        </w:rPr>
      </w:pPr>
      <w:r>
        <w:rPr>
          <w:b/>
          <w:bCs/>
        </w:rPr>
        <w:t>July</w:t>
      </w:r>
      <w:r w:rsidRPr="004D6D70" w:rsidR="003F3917">
        <w:rPr>
          <w:b/>
          <w:bCs/>
        </w:rPr>
        <w:t xml:space="preserve"> 2025</w:t>
      </w:r>
    </w:p>
    <w:sdt>
      <w:sdtPr>
        <w:id w:val="963850798"/>
        <w:docPartObj>
          <w:docPartGallery w:val="Table of Contents"/>
          <w:docPartUnique/>
        </w:docPartObj>
        <w:rPr>
          <w:rFonts w:ascii="Calibri" w:hAnsi="Calibri" w:eastAsia="游明朝" w:cs="Arial" w:asciiTheme="minorAscii" w:hAnsiTheme="minorAscii" w:eastAsiaTheme="minorEastAsia" w:cstheme="minorBidi"/>
          <w:color w:val="auto"/>
          <w:kern w:val="2"/>
          <w:sz w:val="22"/>
          <w:szCs w:val="22"/>
          <w14:ligatures w14:val="standardContextual"/>
        </w:rPr>
      </w:sdtPr>
      <w:sdtEndPr>
        <w:rPr>
          <w:rFonts w:ascii="Calibri" w:hAnsi="Calibri" w:eastAsia="游明朝" w:cs="Arial" w:asciiTheme="minorAscii" w:hAnsiTheme="minorAscii" w:eastAsiaTheme="minorEastAsia" w:cstheme="minorBidi"/>
          <w:b w:val="1"/>
          <w:bCs w:val="1"/>
          <w:color w:val="auto"/>
          <w:sz w:val="22"/>
          <w:szCs w:val="22"/>
        </w:rPr>
      </w:sdtEndPr>
      <w:sdtContent>
        <w:p w:rsidRPr="004D6D70" w:rsidR="00E668C8" w:rsidP="00BA07C3" w:rsidRDefault="00E668C8" w14:paraId="26F50B90" w14:textId="270FB09D">
          <w:pPr>
            <w:pStyle w:val="TOCHeading"/>
          </w:pPr>
          <w:r w:rsidRPr="004D6D70">
            <w:t>Table</w:t>
          </w:r>
          <w:r w:rsidRPr="004D6D70" w:rsidR="00DF2D86">
            <w:t xml:space="preserve"> </w:t>
          </w:r>
          <w:r w:rsidRPr="004D6D70">
            <w:t>of</w:t>
          </w:r>
          <w:r w:rsidRPr="004D6D70" w:rsidR="00DF2D86">
            <w:t xml:space="preserve"> </w:t>
          </w:r>
          <w:r w:rsidRPr="004D6D70">
            <w:t>Contents</w:t>
          </w:r>
        </w:p>
        <w:p w:rsidR="00D33A86" w:rsidRDefault="00842EE0" w14:paraId="3A15390A" w14:textId="783841C4">
          <w:pPr>
            <w:pStyle w:val="TOC1"/>
            <w:tabs>
              <w:tab w:val="left" w:pos="440"/>
              <w:tab w:val="right" w:leader="dot" w:pos="9016"/>
            </w:tabs>
            <w:rPr>
              <w:rFonts w:eastAsiaTheme="minorEastAsia"/>
              <w:noProof/>
              <w:sz w:val="24"/>
              <w:szCs w:val="24"/>
              <w:lang w:val="en-ZA" w:eastAsia="en-ZA"/>
            </w:rPr>
          </w:pPr>
          <w:r w:rsidRPr="004D6D70">
            <w:fldChar w:fldCharType="begin"/>
          </w:r>
          <w:r w:rsidRPr="004D6D70">
            <w:instrText xml:space="preserve"> TOC \o "1-2" \h \z \u </w:instrText>
          </w:r>
          <w:r w:rsidRPr="004D6D70">
            <w:fldChar w:fldCharType="separate"/>
          </w:r>
          <w:hyperlink w:history="1" w:anchor="_Toc202339018">
            <w:r w:rsidRPr="00833DC6" w:rsidR="00D33A86">
              <w:rPr>
                <w:rStyle w:val="Hyperlink"/>
                <w:noProof/>
              </w:rPr>
              <w:t>1</w:t>
            </w:r>
            <w:r w:rsidR="00D33A86">
              <w:rPr>
                <w:rFonts w:eastAsiaTheme="minorEastAsia"/>
                <w:noProof/>
                <w:sz w:val="24"/>
                <w:szCs w:val="24"/>
                <w:lang w:val="en-ZA" w:eastAsia="en-ZA"/>
              </w:rPr>
              <w:tab/>
            </w:r>
            <w:r w:rsidRPr="00833DC6" w:rsidR="00D33A86">
              <w:rPr>
                <w:rStyle w:val="Hyperlink"/>
                <w:noProof/>
              </w:rPr>
              <w:t>Introduction</w:t>
            </w:r>
            <w:r w:rsidR="00D33A86">
              <w:rPr>
                <w:noProof/>
                <w:webHidden/>
              </w:rPr>
              <w:tab/>
            </w:r>
            <w:r w:rsidR="00D33A86">
              <w:rPr>
                <w:noProof/>
                <w:webHidden/>
              </w:rPr>
              <w:fldChar w:fldCharType="begin"/>
            </w:r>
            <w:r w:rsidR="00D33A86">
              <w:rPr>
                <w:noProof/>
                <w:webHidden/>
              </w:rPr>
              <w:instrText xml:space="preserve"> PAGEREF _Toc202339018 \h </w:instrText>
            </w:r>
            <w:r w:rsidR="00D33A86">
              <w:rPr>
                <w:noProof/>
                <w:webHidden/>
              </w:rPr>
            </w:r>
            <w:r w:rsidR="00D33A86">
              <w:rPr>
                <w:noProof/>
                <w:webHidden/>
              </w:rPr>
              <w:fldChar w:fldCharType="separate"/>
            </w:r>
            <w:r w:rsidR="00D33A86">
              <w:rPr>
                <w:noProof/>
                <w:webHidden/>
              </w:rPr>
              <w:t>3</w:t>
            </w:r>
            <w:r w:rsidR="00D33A86">
              <w:rPr>
                <w:noProof/>
                <w:webHidden/>
              </w:rPr>
              <w:fldChar w:fldCharType="end"/>
            </w:r>
          </w:hyperlink>
        </w:p>
        <w:p w:rsidR="00D33A86" w:rsidRDefault="00D33A86" w14:paraId="5B3A0CD2" w14:textId="2F444DA3">
          <w:pPr>
            <w:pStyle w:val="TOC2"/>
            <w:tabs>
              <w:tab w:val="left" w:pos="960"/>
              <w:tab w:val="right" w:leader="dot" w:pos="9016"/>
            </w:tabs>
            <w:rPr>
              <w:rFonts w:eastAsiaTheme="minorEastAsia"/>
              <w:noProof/>
              <w:sz w:val="24"/>
              <w:szCs w:val="24"/>
              <w:lang w:val="en-ZA" w:eastAsia="en-ZA"/>
            </w:rPr>
          </w:pPr>
          <w:hyperlink w:history="1" w:anchor="_Toc202339019">
            <w:r w:rsidRPr="00833DC6">
              <w:rPr>
                <w:rStyle w:val="Hyperlink"/>
                <w:noProof/>
              </w:rPr>
              <w:t>1.1</w:t>
            </w:r>
            <w:r>
              <w:rPr>
                <w:rFonts w:eastAsiaTheme="minorEastAsia"/>
                <w:noProof/>
                <w:sz w:val="24"/>
                <w:szCs w:val="24"/>
                <w:lang w:val="en-ZA" w:eastAsia="en-ZA"/>
              </w:rPr>
              <w:tab/>
            </w:r>
            <w:r w:rsidRPr="00833DC6">
              <w:rPr>
                <w:rStyle w:val="Hyperlink"/>
                <w:noProof/>
              </w:rPr>
              <w:t>Tazama System Overview</w:t>
            </w:r>
            <w:r>
              <w:rPr>
                <w:noProof/>
                <w:webHidden/>
              </w:rPr>
              <w:tab/>
            </w:r>
            <w:r>
              <w:rPr>
                <w:noProof/>
                <w:webHidden/>
              </w:rPr>
              <w:fldChar w:fldCharType="begin"/>
            </w:r>
            <w:r>
              <w:rPr>
                <w:noProof/>
                <w:webHidden/>
              </w:rPr>
              <w:instrText xml:space="preserve"> PAGEREF _Toc202339019 \h </w:instrText>
            </w:r>
            <w:r>
              <w:rPr>
                <w:noProof/>
                <w:webHidden/>
              </w:rPr>
            </w:r>
            <w:r>
              <w:rPr>
                <w:noProof/>
                <w:webHidden/>
              </w:rPr>
              <w:fldChar w:fldCharType="separate"/>
            </w:r>
            <w:r>
              <w:rPr>
                <w:noProof/>
                <w:webHidden/>
              </w:rPr>
              <w:t>3</w:t>
            </w:r>
            <w:r>
              <w:rPr>
                <w:noProof/>
                <w:webHidden/>
              </w:rPr>
              <w:fldChar w:fldCharType="end"/>
            </w:r>
          </w:hyperlink>
        </w:p>
        <w:p w:rsidR="00D33A86" w:rsidRDefault="00D33A86" w14:paraId="5D0ACC79" w14:textId="77C082C1">
          <w:pPr>
            <w:pStyle w:val="TOC2"/>
            <w:tabs>
              <w:tab w:val="left" w:pos="960"/>
              <w:tab w:val="right" w:leader="dot" w:pos="9016"/>
            </w:tabs>
            <w:rPr>
              <w:rFonts w:eastAsiaTheme="minorEastAsia"/>
              <w:noProof/>
              <w:sz w:val="24"/>
              <w:szCs w:val="24"/>
              <w:lang w:val="en-ZA" w:eastAsia="en-ZA"/>
            </w:rPr>
          </w:pPr>
          <w:hyperlink w:history="1" w:anchor="_Toc202339020">
            <w:r w:rsidRPr="00833DC6">
              <w:rPr>
                <w:rStyle w:val="Hyperlink"/>
                <w:noProof/>
              </w:rPr>
              <w:t>1.2</w:t>
            </w:r>
            <w:r>
              <w:rPr>
                <w:rFonts w:eastAsiaTheme="minorEastAsia"/>
                <w:noProof/>
                <w:sz w:val="24"/>
                <w:szCs w:val="24"/>
                <w:lang w:val="en-ZA" w:eastAsia="en-ZA"/>
              </w:rPr>
              <w:tab/>
            </w:r>
            <w:r w:rsidRPr="00833DC6">
              <w:rPr>
                <w:rStyle w:val="Hyperlink"/>
                <w:noProof/>
              </w:rPr>
              <w:t>BIAR Ecosystem Overview</w:t>
            </w:r>
            <w:r>
              <w:rPr>
                <w:noProof/>
                <w:webHidden/>
              </w:rPr>
              <w:tab/>
            </w:r>
            <w:r>
              <w:rPr>
                <w:noProof/>
                <w:webHidden/>
              </w:rPr>
              <w:fldChar w:fldCharType="begin"/>
            </w:r>
            <w:r>
              <w:rPr>
                <w:noProof/>
                <w:webHidden/>
              </w:rPr>
              <w:instrText xml:space="preserve"> PAGEREF _Toc202339020 \h </w:instrText>
            </w:r>
            <w:r>
              <w:rPr>
                <w:noProof/>
                <w:webHidden/>
              </w:rPr>
            </w:r>
            <w:r>
              <w:rPr>
                <w:noProof/>
                <w:webHidden/>
              </w:rPr>
              <w:fldChar w:fldCharType="separate"/>
            </w:r>
            <w:r>
              <w:rPr>
                <w:noProof/>
                <w:webHidden/>
              </w:rPr>
              <w:t>4</w:t>
            </w:r>
            <w:r>
              <w:rPr>
                <w:noProof/>
                <w:webHidden/>
              </w:rPr>
              <w:fldChar w:fldCharType="end"/>
            </w:r>
          </w:hyperlink>
        </w:p>
        <w:p w:rsidR="00D33A86" w:rsidRDefault="00D33A86" w14:paraId="0253254A" w14:textId="539EC413">
          <w:pPr>
            <w:pStyle w:val="TOC2"/>
            <w:tabs>
              <w:tab w:val="left" w:pos="960"/>
              <w:tab w:val="right" w:leader="dot" w:pos="9016"/>
            </w:tabs>
            <w:rPr>
              <w:rFonts w:eastAsiaTheme="minorEastAsia"/>
              <w:noProof/>
              <w:sz w:val="24"/>
              <w:szCs w:val="24"/>
              <w:lang w:val="en-ZA" w:eastAsia="en-ZA"/>
            </w:rPr>
          </w:pPr>
          <w:hyperlink w:history="1" w:anchor="_Toc202339021">
            <w:r w:rsidRPr="00833DC6">
              <w:rPr>
                <w:rStyle w:val="Hyperlink"/>
                <w:noProof/>
              </w:rPr>
              <w:t>1.3</w:t>
            </w:r>
            <w:r>
              <w:rPr>
                <w:rFonts w:eastAsiaTheme="minorEastAsia"/>
                <w:noProof/>
                <w:sz w:val="24"/>
                <w:szCs w:val="24"/>
                <w:lang w:val="en-ZA" w:eastAsia="en-ZA"/>
              </w:rPr>
              <w:tab/>
            </w:r>
            <w:r w:rsidRPr="00833DC6">
              <w:rPr>
                <w:rStyle w:val="Hyperlink"/>
                <w:noProof/>
              </w:rPr>
              <w:t>Document Purpose</w:t>
            </w:r>
            <w:r>
              <w:rPr>
                <w:noProof/>
                <w:webHidden/>
              </w:rPr>
              <w:tab/>
            </w:r>
            <w:r>
              <w:rPr>
                <w:noProof/>
                <w:webHidden/>
              </w:rPr>
              <w:fldChar w:fldCharType="begin"/>
            </w:r>
            <w:r>
              <w:rPr>
                <w:noProof/>
                <w:webHidden/>
              </w:rPr>
              <w:instrText xml:space="preserve"> PAGEREF _Toc202339021 \h </w:instrText>
            </w:r>
            <w:r>
              <w:rPr>
                <w:noProof/>
                <w:webHidden/>
              </w:rPr>
            </w:r>
            <w:r>
              <w:rPr>
                <w:noProof/>
                <w:webHidden/>
              </w:rPr>
              <w:fldChar w:fldCharType="separate"/>
            </w:r>
            <w:r>
              <w:rPr>
                <w:noProof/>
                <w:webHidden/>
              </w:rPr>
              <w:t>6</w:t>
            </w:r>
            <w:r>
              <w:rPr>
                <w:noProof/>
                <w:webHidden/>
              </w:rPr>
              <w:fldChar w:fldCharType="end"/>
            </w:r>
          </w:hyperlink>
        </w:p>
        <w:p w:rsidR="00D33A86" w:rsidRDefault="00D33A86" w14:paraId="4ACA2781" w14:textId="60D55F7A">
          <w:pPr>
            <w:pStyle w:val="TOC1"/>
            <w:tabs>
              <w:tab w:val="left" w:pos="440"/>
              <w:tab w:val="right" w:leader="dot" w:pos="9016"/>
            </w:tabs>
            <w:rPr>
              <w:rFonts w:eastAsiaTheme="minorEastAsia"/>
              <w:noProof/>
              <w:sz w:val="24"/>
              <w:szCs w:val="24"/>
              <w:lang w:val="en-ZA" w:eastAsia="en-ZA"/>
            </w:rPr>
          </w:pPr>
          <w:hyperlink w:history="1" w:anchor="_Toc202339022">
            <w:r w:rsidRPr="00833DC6">
              <w:rPr>
                <w:rStyle w:val="Hyperlink"/>
                <w:noProof/>
              </w:rPr>
              <w:t>2</w:t>
            </w:r>
            <w:r>
              <w:rPr>
                <w:rFonts w:eastAsiaTheme="minorEastAsia"/>
                <w:noProof/>
                <w:sz w:val="24"/>
                <w:szCs w:val="24"/>
                <w:lang w:val="en-ZA" w:eastAsia="en-ZA"/>
              </w:rPr>
              <w:tab/>
            </w:r>
            <w:r w:rsidRPr="00833DC6">
              <w:rPr>
                <w:rStyle w:val="Hyperlink"/>
                <w:noProof/>
              </w:rPr>
              <w:t>Context</w:t>
            </w:r>
            <w:r>
              <w:rPr>
                <w:noProof/>
                <w:webHidden/>
              </w:rPr>
              <w:tab/>
            </w:r>
            <w:r>
              <w:rPr>
                <w:noProof/>
                <w:webHidden/>
              </w:rPr>
              <w:fldChar w:fldCharType="begin"/>
            </w:r>
            <w:r>
              <w:rPr>
                <w:noProof/>
                <w:webHidden/>
              </w:rPr>
              <w:instrText xml:space="preserve"> PAGEREF _Toc202339022 \h </w:instrText>
            </w:r>
            <w:r>
              <w:rPr>
                <w:noProof/>
                <w:webHidden/>
              </w:rPr>
            </w:r>
            <w:r>
              <w:rPr>
                <w:noProof/>
                <w:webHidden/>
              </w:rPr>
              <w:fldChar w:fldCharType="separate"/>
            </w:r>
            <w:r>
              <w:rPr>
                <w:noProof/>
                <w:webHidden/>
              </w:rPr>
              <w:t>7</w:t>
            </w:r>
            <w:r>
              <w:rPr>
                <w:noProof/>
                <w:webHidden/>
              </w:rPr>
              <w:fldChar w:fldCharType="end"/>
            </w:r>
          </w:hyperlink>
        </w:p>
        <w:p w:rsidR="00D33A86" w:rsidRDefault="00D33A86" w14:paraId="485A4C5E" w14:textId="045544DB">
          <w:pPr>
            <w:pStyle w:val="TOC2"/>
            <w:tabs>
              <w:tab w:val="left" w:pos="960"/>
              <w:tab w:val="right" w:leader="dot" w:pos="9016"/>
            </w:tabs>
            <w:rPr>
              <w:rFonts w:eastAsiaTheme="minorEastAsia"/>
              <w:noProof/>
              <w:sz w:val="24"/>
              <w:szCs w:val="24"/>
              <w:lang w:val="en-ZA" w:eastAsia="en-ZA"/>
            </w:rPr>
          </w:pPr>
          <w:hyperlink w:history="1" w:anchor="_Toc202339023">
            <w:r w:rsidRPr="00833DC6">
              <w:rPr>
                <w:rStyle w:val="Hyperlink"/>
                <w:noProof/>
              </w:rPr>
              <w:t>2.1</w:t>
            </w:r>
            <w:r>
              <w:rPr>
                <w:rFonts w:eastAsiaTheme="minorEastAsia"/>
                <w:noProof/>
                <w:sz w:val="24"/>
                <w:szCs w:val="24"/>
                <w:lang w:val="en-ZA" w:eastAsia="en-ZA"/>
              </w:rPr>
              <w:tab/>
            </w:r>
            <w:r w:rsidRPr="00833DC6">
              <w:rPr>
                <w:rStyle w:val="Hyperlink"/>
                <w:noProof/>
              </w:rPr>
              <w:t>Stakeholders</w:t>
            </w:r>
            <w:r>
              <w:rPr>
                <w:noProof/>
                <w:webHidden/>
              </w:rPr>
              <w:tab/>
            </w:r>
            <w:r>
              <w:rPr>
                <w:noProof/>
                <w:webHidden/>
              </w:rPr>
              <w:fldChar w:fldCharType="begin"/>
            </w:r>
            <w:r>
              <w:rPr>
                <w:noProof/>
                <w:webHidden/>
              </w:rPr>
              <w:instrText xml:space="preserve"> PAGEREF _Toc202339023 \h </w:instrText>
            </w:r>
            <w:r>
              <w:rPr>
                <w:noProof/>
                <w:webHidden/>
              </w:rPr>
            </w:r>
            <w:r>
              <w:rPr>
                <w:noProof/>
                <w:webHidden/>
              </w:rPr>
              <w:fldChar w:fldCharType="separate"/>
            </w:r>
            <w:r>
              <w:rPr>
                <w:noProof/>
                <w:webHidden/>
              </w:rPr>
              <w:t>7</w:t>
            </w:r>
            <w:r>
              <w:rPr>
                <w:noProof/>
                <w:webHidden/>
              </w:rPr>
              <w:fldChar w:fldCharType="end"/>
            </w:r>
          </w:hyperlink>
        </w:p>
        <w:p w:rsidR="00D33A86" w:rsidRDefault="00D33A86" w14:paraId="4B308E16" w14:textId="50F4F187">
          <w:pPr>
            <w:pStyle w:val="TOC2"/>
            <w:tabs>
              <w:tab w:val="left" w:pos="960"/>
              <w:tab w:val="right" w:leader="dot" w:pos="9016"/>
            </w:tabs>
            <w:rPr>
              <w:rFonts w:eastAsiaTheme="minorEastAsia"/>
              <w:noProof/>
              <w:sz w:val="24"/>
              <w:szCs w:val="24"/>
              <w:lang w:val="en-ZA" w:eastAsia="en-ZA"/>
            </w:rPr>
          </w:pPr>
          <w:hyperlink w:history="1" w:anchor="_Toc202339024">
            <w:r w:rsidRPr="00833DC6">
              <w:rPr>
                <w:rStyle w:val="Hyperlink"/>
                <w:noProof/>
              </w:rPr>
              <w:t>2.2</w:t>
            </w:r>
            <w:r>
              <w:rPr>
                <w:rFonts w:eastAsiaTheme="minorEastAsia"/>
                <w:noProof/>
                <w:sz w:val="24"/>
                <w:szCs w:val="24"/>
                <w:lang w:val="en-ZA" w:eastAsia="en-ZA"/>
              </w:rPr>
              <w:tab/>
            </w:r>
            <w:r w:rsidRPr="00833DC6">
              <w:rPr>
                <w:rStyle w:val="Hyperlink"/>
                <w:noProof/>
              </w:rPr>
              <w:t>Business Processes</w:t>
            </w:r>
            <w:r>
              <w:rPr>
                <w:noProof/>
                <w:webHidden/>
              </w:rPr>
              <w:tab/>
            </w:r>
            <w:r>
              <w:rPr>
                <w:noProof/>
                <w:webHidden/>
              </w:rPr>
              <w:fldChar w:fldCharType="begin"/>
            </w:r>
            <w:r>
              <w:rPr>
                <w:noProof/>
                <w:webHidden/>
              </w:rPr>
              <w:instrText xml:space="preserve"> PAGEREF _Toc202339024 \h </w:instrText>
            </w:r>
            <w:r>
              <w:rPr>
                <w:noProof/>
                <w:webHidden/>
              </w:rPr>
            </w:r>
            <w:r>
              <w:rPr>
                <w:noProof/>
                <w:webHidden/>
              </w:rPr>
              <w:fldChar w:fldCharType="separate"/>
            </w:r>
            <w:r>
              <w:rPr>
                <w:noProof/>
                <w:webHidden/>
              </w:rPr>
              <w:t>8</w:t>
            </w:r>
            <w:r>
              <w:rPr>
                <w:noProof/>
                <w:webHidden/>
              </w:rPr>
              <w:fldChar w:fldCharType="end"/>
            </w:r>
          </w:hyperlink>
        </w:p>
        <w:p w:rsidR="00D33A86" w:rsidRDefault="00D33A86" w14:paraId="20C7B6F7" w14:textId="17D8C534">
          <w:pPr>
            <w:pStyle w:val="TOC2"/>
            <w:tabs>
              <w:tab w:val="left" w:pos="960"/>
              <w:tab w:val="right" w:leader="dot" w:pos="9016"/>
            </w:tabs>
            <w:rPr>
              <w:rFonts w:eastAsiaTheme="minorEastAsia"/>
              <w:noProof/>
              <w:sz w:val="24"/>
              <w:szCs w:val="24"/>
              <w:lang w:val="en-ZA" w:eastAsia="en-ZA"/>
            </w:rPr>
          </w:pPr>
          <w:hyperlink w:history="1" w:anchor="_Toc202339025">
            <w:r w:rsidRPr="00833DC6">
              <w:rPr>
                <w:rStyle w:val="Hyperlink"/>
                <w:noProof/>
              </w:rPr>
              <w:t>2.3</w:t>
            </w:r>
            <w:r>
              <w:rPr>
                <w:rFonts w:eastAsiaTheme="minorEastAsia"/>
                <w:noProof/>
                <w:sz w:val="24"/>
                <w:szCs w:val="24"/>
                <w:lang w:val="en-ZA" w:eastAsia="en-ZA"/>
              </w:rPr>
              <w:tab/>
            </w:r>
            <w:r w:rsidRPr="00833DC6">
              <w:rPr>
                <w:rStyle w:val="Hyperlink"/>
                <w:noProof/>
              </w:rPr>
              <w:t>Data Product Classes</w:t>
            </w:r>
            <w:r>
              <w:rPr>
                <w:noProof/>
                <w:webHidden/>
              </w:rPr>
              <w:tab/>
            </w:r>
            <w:r>
              <w:rPr>
                <w:noProof/>
                <w:webHidden/>
              </w:rPr>
              <w:fldChar w:fldCharType="begin"/>
            </w:r>
            <w:r>
              <w:rPr>
                <w:noProof/>
                <w:webHidden/>
              </w:rPr>
              <w:instrText xml:space="preserve"> PAGEREF _Toc202339025 \h </w:instrText>
            </w:r>
            <w:r>
              <w:rPr>
                <w:noProof/>
                <w:webHidden/>
              </w:rPr>
            </w:r>
            <w:r>
              <w:rPr>
                <w:noProof/>
                <w:webHidden/>
              </w:rPr>
              <w:fldChar w:fldCharType="separate"/>
            </w:r>
            <w:r>
              <w:rPr>
                <w:noProof/>
                <w:webHidden/>
              </w:rPr>
              <w:t>10</w:t>
            </w:r>
            <w:r>
              <w:rPr>
                <w:noProof/>
                <w:webHidden/>
              </w:rPr>
              <w:fldChar w:fldCharType="end"/>
            </w:r>
          </w:hyperlink>
        </w:p>
        <w:p w:rsidR="00D33A86" w:rsidRDefault="00D33A86" w14:paraId="28C2D475" w14:textId="3A90D310">
          <w:pPr>
            <w:pStyle w:val="TOC2"/>
            <w:tabs>
              <w:tab w:val="left" w:pos="960"/>
              <w:tab w:val="right" w:leader="dot" w:pos="9016"/>
            </w:tabs>
            <w:rPr>
              <w:rFonts w:eastAsiaTheme="minorEastAsia"/>
              <w:noProof/>
              <w:sz w:val="24"/>
              <w:szCs w:val="24"/>
              <w:lang w:val="en-ZA" w:eastAsia="en-ZA"/>
            </w:rPr>
          </w:pPr>
          <w:hyperlink w:history="1" w:anchor="_Toc202339026">
            <w:r w:rsidRPr="00833DC6">
              <w:rPr>
                <w:rStyle w:val="Hyperlink"/>
                <w:noProof/>
              </w:rPr>
              <w:t>2.4</w:t>
            </w:r>
            <w:r>
              <w:rPr>
                <w:rFonts w:eastAsiaTheme="minorEastAsia"/>
                <w:noProof/>
                <w:sz w:val="24"/>
                <w:szCs w:val="24"/>
                <w:lang w:val="en-ZA" w:eastAsia="en-ZA"/>
              </w:rPr>
              <w:tab/>
            </w:r>
            <w:r w:rsidRPr="00833DC6">
              <w:rPr>
                <w:rStyle w:val="Hyperlink"/>
                <w:noProof/>
              </w:rPr>
              <w:t>Information Delivery Tools</w:t>
            </w:r>
            <w:r>
              <w:rPr>
                <w:noProof/>
                <w:webHidden/>
              </w:rPr>
              <w:tab/>
            </w:r>
            <w:r>
              <w:rPr>
                <w:noProof/>
                <w:webHidden/>
              </w:rPr>
              <w:fldChar w:fldCharType="begin"/>
            </w:r>
            <w:r>
              <w:rPr>
                <w:noProof/>
                <w:webHidden/>
              </w:rPr>
              <w:instrText xml:space="preserve"> PAGEREF _Toc202339026 \h </w:instrText>
            </w:r>
            <w:r>
              <w:rPr>
                <w:noProof/>
                <w:webHidden/>
              </w:rPr>
            </w:r>
            <w:r>
              <w:rPr>
                <w:noProof/>
                <w:webHidden/>
              </w:rPr>
              <w:fldChar w:fldCharType="separate"/>
            </w:r>
            <w:r>
              <w:rPr>
                <w:noProof/>
                <w:webHidden/>
              </w:rPr>
              <w:t>10</w:t>
            </w:r>
            <w:r>
              <w:rPr>
                <w:noProof/>
                <w:webHidden/>
              </w:rPr>
              <w:fldChar w:fldCharType="end"/>
            </w:r>
          </w:hyperlink>
        </w:p>
        <w:p w:rsidR="00D33A86" w:rsidRDefault="00D33A86" w14:paraId="555D6538" w14:textId="04EB8459">
          <w:pPr>
            <w:pStyle w:val="TOC1"/>
            <w:tabs>
              <w:tab w:val="left" w:pos="440"/>
              <w:tab w:val="right" w:leader="dot" w:pos="9016"/>
            </w:tabs>
            <w:rPr>
              <w:rFonts w:eastAsiaTheme="minorEastAsia"/>
              <w:noProof/>
              <w:sz w:val="24"/>
              <w:szCs w:val="24"/>
              <w:lang w:val="en-ZA" w:eastAsia="en-ZA"/>
            </w:rPr>
          </w:pPr>
          <w:hyperlink w:history="1" w:anchor="_Toc202339027">
            <w:r w:rsidRPr="00833DC6">
              <w:rPr>
                <w:rStyle w:val="Hyperlink"/>
                <w:noProof/>
              </w:rPr>
              <w:t>3</w:t>
            </w:r>
            <w:r>
              <w:rPr>
                <w:rFonts w:eastAsiaTheme="minorEastAsia"/>
                <w:noProof/>
                <w:sz w:val="24"/>
                <w:szCs w:val="24"/>
                <w:lang w:val="en-ZA" w:eastAsia="en-ZA"/>
              </w:rPr>
              <w:tab/>
            </w:r>
            <w:r w:rsidRPr="00833DC6">
              <w:rPr>
                <w:rStyle w:val="Hyperlink"/>
                <w:noProof/>
              </w:rPr>
              <w:t>BIAR Conceptual Design</w:t>
            </w:r>
            <w:r>
              <w:rPr>
                <w:noProof/>
                <w:webHidden/>
              </w:rPr>
              <w:tab/>
            </w:r>
            <w:r>
              <w:rPr>
                <w:noProof/>
                <w:webHidden/>
              </w:rPr>
              <w:fldChar w:fldCharType="begin"/>
            </w:r>
            <w:r>
              <w:rPr>
                <w:noProof/>
                <w:webHidden/>
              </w:rPr>
              <w:instrText xml:space="preserve"> PAGEREF _Toc202339027 \h </w:instrText>
            </w:r>
            <w:r>
              <w:rPr>
                <w:noProof/>
                <w:webHidden/>
              </w:rPr>
            </w:r>
            <w:r>
              <w:rPr>
                <w:noProof/>
                <w:webHidden/>
              </w:rPr>
              <w:fldChar w:fldCharType="separate"/>
            </w:r>
            <w:r>
              <w:rPr>
                <w:noProof/>
                <w:webHidden/>
              </w:rPr>
              <w:t>13</w:t>
            </w:r>
            <w:r>
              <w:rPr>
                <w:noProof/>
                <w:webHidden/>
              </w:rPr>
              <w:fldChar w:fldCharType="end"/>
            </w:r>
          </w:hyperlink>
        </w:p>
        <w:p w:rsidR="00D33A86" w:rsidRDefault="00D33A86" w14:paraId="7B00F194" w14:textId="09D185D3">
          <w:pPr>
            <w:pStyle w:val="TOC1"/>
            <w:tabs>
              <w:tab w:val="left" w:pos="440"/>
              <w:tab w:val="right" w:leader="dot" w:pos="9016"/>
            </w:tabs>
            <w:rPr>
              <w:rFonts w:eastAsiaTheme="minorEastAsia"/>
              <w:noProof/>
              <w:sz w:val="24"/>
              <w:szCs w:val="24"/>
              <w:lang w:val="en-ZA" w:eastAsia="en-ZA"/>
            </w:rPr>
          </w:pPr>
          <w:hyperlink w:history="1" w:anchor="_Toc202339028">
            <w:r w:rsidRPr="00833DC6">
              <w:rPr>
                <w:rStyle w:val="Hyperlink"/>
                <w:noProof/>
              </w:rPr>
              <w:t>4</w:t>
            </w:r>
            <w:r>
              <w:rPr>
                <w:rFonts w:eastAsiaTheme="minorEastAsia"/>
                <w:noProof/>
                <w:sz w:val="24"/>
                <w:szCs w:val="24"/>
                <w:lang w:val="en-ZA" w:eastAsia="en-ZA"/>
              </w:rPr>
              <w:tab/>
            </w:r>
            <w:r w:rsidRPr="00833DC6">
              <w:rPr>
                <w:rStyle w:val="Hyperlink"/>
                <w:noProof/>
              </w:rPr>
              <w:t>Principles and Guidance</w:t>
            </w:r>
            <w:r>
              <w:rPr>
                <w:noProof/>
                <w:webHidden/>
              </w:rPr>
              <w:tab/>
            </w:r>
            <w:r>
              <w:rPr>
                <w:noProof/>
                <w:webHidden/>
              </w:rPr>
              <w:fldChar w:fldCharType="begin"/>
            </w:r>
            <w:r>
              <w:rPr>
                <w:noProof/>
                <w:webHidden/>
              </w:rPr>
              <w:instrText xml:space="preserve"> PAGEREF _Toc202339028 \h </w:instrText>
            </w:r>
            <w:r>
              <w:rPr>
                <w:noProof/>
                <w:webHidden/>
              </w:rPr>
            </w:r>
            <w:r>
              <w:rPr>
                <w:noProof/>
                <w:webHidden/>
              </w:rPr>
              <w:fldChar w:fldCharType="separate"/>
            </w:r>
            <w:r>
              <w:rPr>
                <w:noProof/>
                <w:webHidden/>
              </w:rPr>
              <w:t>14</w:t>
            </w:r>
            <w:r>
              <w:rPr>
                <w:noProof/>
                <w:webHidden/>
              </w:rPr>
              <w:fldChar w:fldCharType="end"/>
            </w:r>
          </w:hyperlink>
        </w:p>
        <w:p w:rsidR="00D33A86" w:rsidRDefault="00D33A86" w14:paraId="6E40AB9B" w14:textId="2DA27F51">
          <w:pPr>
            <w:pStyle w:val="TOC1"/>
            <w:tabs>
              <w:tab w:val="right" w:leader="dot" w:pos="9016"/>
            </w:tabs>
            <w:rPr>
              <w:rFonts w:eastAsiaTheme="minorEastAsia"/>
              <w:noProof/>
              <w:sz w:val="24"/>
              <w:szCs w:val="24"/>
              <w:lang w:val="en-ZA" w:eastAsia="en-ZA"/>
            </w:rPr>
          </w:pPr>
          <w:hyperlink w:history="1" w:anchor="_Toc202339029">
            <w:r w:rsidRPr="00833DC6">
              <w:rPr>
                <w:rStyle w:val="Hyperlink"/>
                <w:noProof/>
              </w:rPr>
              <w:t>Appendix A: Layered Architectural Pattern</w:t>
            </w:r>
            <w:r>
              <w:rPr>
                <w:noProof/>
                <w:webHidden/>
              </w:rPr>
              <w:tab/>
            </w:r>
            <w:r>
              <w:rPr>
                <w:noProof/>
                <w:webHidden/>
              </w:rPr>
              <w:fldChar w:fldCharType="begin"/>
            </w:r>
            <w:r>
              <w:rPr>
                <w:noProof/>
                <w:webHidden/>
              </w:rPr>
              <w:instrText xml:space="preserve"> PAGEREF _Toc202339029 \h </w:instrText>
            </w:r>
            <w:r>
              <w:rPr>
                <w:noProof/>
                <w:webHidden/>
              </w:rPr>
            </w:r>
            <w:r>
              <w:rPr>
                <w:noProof/>
                <w:webHidden/>
              </w:rPr>
              <w:fldChar w:fldCharType="separate"/>
            </w:r>
            <w:r>
              <w:rPr>
                <w:noProof/>
                <w:webHidden/>
              </w:rPr>
              <w:t>18</w:t>
            </w:r>
            <w:r>
              <w:rPr>
                <w:noProof/>
                <w:webHidden/>
              </w:rPr>
              <w:fldChar w:fldCharType="end"/>
            </w:r>
          </w:hyperlink>
        </w:p>
        <w:p w:rsidRPr="004D6D70" w:rsidR="00E668C8" w:rsidRDefault="00842EE0" w14:paraId="21C95254" w14:textId="4204486D">
          <w:r w:rsidRPr="004D6D70">
            <w:fldChar w:fldCharType="end"/>
          </w:r>
        </w:p>
      </w:sdtContent>
    </w:sdt>
    <w:p w:rsidRPr="004D6D70" w:rsidR="00E668C8" w:rsidRDefault="00E668C8" w14:paraId="189CFBC0" w14:textId="77777777">
      <w:pPr>
        <w:rPr>
          <w:rFonts w:asciiTheme="majorHAnsi" w:hAnsiTheme="majorHAnsi"/>
          <w:color w:val="2F5496" w:themeColor="accent1" w:themeShade="BF"/>
          <w:sz w:val="32"/>
        </w:rPr>
      </w:pPr>
      <w:r w:rsidRPr="004D6D70">
        <w:br w:type="page"/>
      </w:r>
    </w:p>
    <w:p w:rsidRPr="004D6D70" w:rsidR="004964D2" w:rsidP="004964D2" w:rsidRDefault="00F55FC5" w14:paraId="3FD4EB27" w14:textId="4765B175">
      <w:pPr>
        <w:pStyle w:val="Heading1"/>
      </w:pPr>
      <w:bookmarkStart w:name="_Toc195118162" w:id="0"/>
      <w:bookmarkStart w:name="_Toc189764681" w:id="1"/>
      <w:bookmarkStart w:name="_Toc202339018" w:id="2"/>
      <w:r w:rsidRPr="004D6D70">
        <w:t>Introduction</w:t>
      </w:r>
      <w:bookmarkEnd w:id="0"/>
      <w:bookmarkEnd w:id="2"/>
    </w:p>
    <w:p w:rsidRPr="00906091" w:rsidR="00070D51" w:rsidP="00070D51" w:rsidRDefault="00F56D07" w14:paraId="40D4E544" w14:textId="51B2D2E6">
      <w:pPr>
        <w:pStyle w:val="Heading2"/>
      </w:pPr>
      <w:bookmarkStart w:name="_Toc196869832" w:id="3"/>
      <w:bookmarkStart w:name="_Toc197549420" w:id="4"/>
      <w:bookmarkStart w:name="_Toc202339019" w:id="5"/>
      <w:r>
        <w:t>Tazama</w:t>
      </w:r>
      <w:r w:rsidRPr="00906091" w:rsidR="00070D51">
        <w:t xml:space="preserve"> System Overview</w:t>
      </w:r>
      <w:bookmarkEnd w:id="3"/>
      <w:bookmarkEnd w:id="4"/>
      <w:bookmarkEnd w:id="5"/>
    </w:p>
    <w:p w:rsidRPr="00906091" w:rsidR="00070D51" w:rsidP="00070D51" w:rsidRDefault="00070D51" w14:paraId="426C3DCA" w14:textId="5D39FA8F">
      <w:r w:rsidRPr="00906091">
        <w:t xml:space="preserve">The Tazama Transaction Monitoring </w:t>
      </w:r>
      <w:r w:rsidRPr="00906091" w:rsidR="00D33A86">
        <w:t>System</w:t>
      </w:r>
      <w:r w:rsidR="00D33A86">
        <w:t xml:space="preserve"> (</w:t>
      </w:r>
      <w:r w:rsidR="003C5FD8">
        <w:t>TMS)</w:t>
      </w:r>
      <w:r w:rsidRPr="00906091">
        <w:t xml:space="preserve"> is a rules-based forward-chaining inference engine that ingests transaction data as JSON-formatted ISO20022 messages and evaluates the data in real-time. Tazama uses a number of pre-built and configured rule processors to look for fraud and money-laundering </w:t>
      </w:r>
      <w:r>
        <w:t>behavior</w:t>
      </w:r>
      <w:r w:rsidRPr="00906091">
        <w:t>s. Rule results are summarized into fraud and money-laundering scenarios (known as typologies) and the system is able to block or flag transactions if typologies breach configured thresholds.</w:t>
      </w:r>
    </w:p>
    <w:p w:rsidRPr="00906091" w:rsidR="00070D51" w:rsidP="00070D51" w:rsidRDefault="00070D51" w14:paraId="4D8B514A" w14:textId="77777777">
      <w:pPr>
        <w:jc w:val="center"/>
      </w:pPr>
      <w:r w:rsidRPr="00906091">
        <w:rPr>
          <w:noProof/>
        </w:rPr>
        <w:drawing>
          <wp:inline distT="0" distB="0" distL="0" distR="0" wp14:anchorId="4FB3E9E2" wp14:editId="44205ED0">
            <wp:extent cx="4380344" cy="1290663"/>
            <wp:effectExtent l="0" t="0" r="1270" b="0"/>
            <wp:docPr id="894173493" name="Picture 1"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3493" name="Picture 1" descr="A diagram of a hous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44532" cy="1309576"/>
                    </a:xfrm>
                    <a:prstGeom prst="rect">
                      <a:avLst/>
                    </a:prstGeom>
                    <a:noFill/>
                  </pic:spPr>
                </pic:pic>
              </a:graphicData>
            </a:graphic>
          </wp:inline>
        </w:drawing>
      </w:r>
    </w:p>
    <w:p w:rsidRPr="00906091" w:rsidR="00070D51" w:rsidP="00070D51" w:rsidRDefault="00070D51" w14:paraId="74BA54BA" w14:textId="77777777">
      <w:r w:rsidRPr="00906091">
        <w:t>The core detection capability within the platform is distributed across 3 distinct steps in the end-to-end evaluation flow.</w:t>
      </w:r>
    </w:p>
    <w:p w:rsidRPr="00906091" w:rsidR="00070D51" w:rsidP="00070D51" w:rsidRDefault="00070D51" w14:paraId="2B516366" w14:textId="77777777">
      <w:pPr>
        <w:jc w:val="center"/>
      </w:pPr>
      <w:r w:rsidRPr="00906091">
        <w:rPr>
          <w:noProof/>
        </w:rPr>
        <w:drawing>
          <wp:inline distT="0" distB="0" distL="0" distR="0" wp14:anchorId="28E237FE" wp14:editId="098ACA5E">
            <wp:extent cx="4584301" cy="4333164"/>
            <wp:effectExtent l="0" t="0" r="6985" b="0"/>
            <wp:docPr id="1681227325"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27325" name="Picture 2" descr="A diagram of a company&#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4745" cy="4343036"/>
                    </a:xfrm>
                    <a:prstGeom prst="rect">
                      <a:avLst/>
                    </a:prstGeom>
                    <a:noFill/>
                  </pic:spPr>
                </pic:pic>
              </a:graphicData>
            </a:graphic>
          </wp:inline>
        </w:drawing>
      </w:r>
    </w:p>
    <w:p w:rsidRPr="00906091" w:rsidR="00070D51" w:rsidP="00070D51" w:rsidRDefault="00070D51" w14:paraId="6C5F1565" w14:textId="77777777">
      <w:r w:rsidRPr="00906091">
        <w:t xml:space="preserve">Once data is ingested into the transaction history by the TMS API, the Event Director (ED) performs an initial </w:t>
      </w:r>
      <w:r>
        <w:t>"</w:t>
      </w:r>
      <w:r w:rsidRPr="00906091">
        <w:t>triage</w:t>
      </w:r>
      <w:r>
        <w:t>"</w:t>
      </w:r>
      <w:r w:rsidRPr="00906091">
        <w:t xml:space="preserve"> step to determine if the transaction should be inspected by the platform, and in what way. Currently this is a very simple decision based on the transaction type only (i.e. pain.001, </w:t>
      </w:r>
      <w:r w:rsidRPr="00906091">
        <w:t>pain.013, pacs.008 and pacs.002), though we envisage that the decision-making here can be more complex in the future by inspecting attributes contained in the message. For now, the ED uses the transaction type to select the typologies that are to be evaluated and triggers the rules required by the typologies. The ED routing is configured via a network map that defines the hierarchy of typologies and rules.</w:t>
      </w:r>
    </w:p>
    <w:p w:rsidRPr="00906091" w:rsidR="00070D51" w:rsidP="00070D51" w:rsidRDefault="00070D51" w14:paraId="16C4BFA0" w14:textId="77777777">
      <w:r w:rsidRPr="00906091">
        <w:rPr>
          <w:noProof/>
        </w:rPr>
        <w:drawing>
          <wp:anchor distT="0" distB="0" distL="114300" distR="114300" simplePos="0" relativeHeight="251656192" behindDoc="1" locked="0" layoutInCell="1" allowOverlap="1" wp14:anchorId="2C822961" wp14:editId="34498697">
            <wp:simplePos x="0" y="0"/>
            <wp:positionH relativeFrom="margin">
              <wp:posOffset>3308985</wp:posOffset>
            </wp:positionH>
            <wp:positionV relativeFrom="paragraph">
              <wp:posOffset>48810</wp:posOffset>
            </wp:positionV>
            <wp:extent cx="2409825" cy="1675130"/>
            <wp:effectExtent l="0" t="0" r="9525" b="1270"/>
            <wp:wrapTight wrapText="bothSides">
              <wp:wrapPolygon edited="0">
                <wp:start x="683" y="0"/>
                <wp:lineTo x="0" y="983"/>
                <wp:lineTo x="0" y="20388"/>
                <wp:lineTo x="683" y="21371"/>
                <wp:lineTo x="20832" y="21371"/>
                <wp:lineTo x="21515" y="20388"/>
                <wp:lineTo x="21515" y="983"/>
                <wp:lineTo x="20832" y="0"/>
                <wp:lineTo x="683" y="0"/>
              </wp:wrapPolygon>
            </wp:wrapTight>
            <wp:docPr id="448665392" name="Picture 3" descr="A diagram of 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65392" name="Picture 3" descr="A diagram of a diagram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09825" cy="1675130"/>
                    </a:xfrm>
                    <a:prstGeom prst="rect">
                      <a:avLst/>
                    </a:prstGeom>
                    <a:noFill/>
                  </pic:spPr>
                </pic:pic>
              </a:graphicData>
            </a:graphic>
            <wp14:sizeRelH relativeFrom="page">
              <wp14:pctWidth>0</wp14:pctWidth>
            </wp14:sizeRelH>
            <wp14:sizeRelV relativeFrom="page">
              <wp14:pctHeight>0</wp14:pctHeight>
            </wp14:sizeRelV>
          </wp:anchor>
        </w:drawing>
      </w:r>
      <w:r w:rsidRPr="00906091">
        <w:t xml:space="preserve">Each rule processor that receives the trigger payload from the Event Director evaluates the transaction and the historical </w:t>
      </w:r>
      <w:r>
        <w:t>behavior</w:t>
      </w:r>
      <w:r w:rsidRPr="00906091">
        <w:t xml:space="preserve"> of the transaction participants according to the rule’s specification and configuration. Rule processors are driven by a combination of parameters and result category specifications to determine only one of a configurable set of related outcomes. The rule outcome is then submitted to the typology processor for scoring.</w:t>
      </w:r>
    </w:p>
    <w:p w:rsidRPr="00906091" w:rsidR="00070D51" w:rsidP="00070D51" w:rsidRDefault="00070D51" w14:paraId="14F82163" w14:textId="77777777">
      <w:r w:rsidRPr="00906091">
        <w:rPr>
          <w:noProof/>
        </w:rPr>
        <w:drawing>
          <wp:anchor distT="0" distB="0" distL="114300" distR="114300" simplePos="0" relativeHeight="251659264" behindDoc="0" locked="0" layoutInCell="1" allowOverlap="1" wp14:anchorId="225D84C8" wp14:editId="78BBAFA4">
            <wp:simplePos x="0" y="0"/>
            <wp:positionH relativeFrom="column">
              <wp:posOffset>0</wp:posOffset>
            </wp:positionH>
            <wp:positionV relativeFrom="paragraph">
              <wp:posOffset>638905</wp:posOffset>
            </wp:positionV>
            <wp:extent cx="3711575" cy="1775460"/>
            <wp:effectExtent l="0" t="0" r="3175" b="0"/>
            <wp:wrapSquare wrapText="bothSides"/>
            <wp:docPr id="756109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11575" cy="1775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06091">
        <w:t xml:space="preserve">The typology processor assigns a weighting to each rule outcome as it is received based on the rule’s parent typologies’ configurations. Once all the rule results for a specific typology have been received, the typology adds all the weighted scores together to form the typology score. The typology score can be evaluated against an </w:t>
      </w:r>
      <w:r>
        <w:t>"</w:t>
      </w:r>
      <w:r w:rsidRPr="00906091">
        <w:t>interdiction</w:t>
      </w:r>
      <w:r>
        <w:t>"</w:t>
      </w:r>
      <w:r w:rsidRPr="00906091">
        <w:t xml:space="preserve"> threshold to determine if the client system should be instructed to block a transaction </w:t>
      </w:r>
      <w:r>
        <w:t>"</w:t>
      </w:r>
      <w:r w:rsidRPr="00906091">
        <w:t>in flight</w:t>
      </w:r>
      <w:r>
        <w:t>"</w:t>
      </w:r>
      <w:r w:rsidRPr="00906091">
        <w:t>. The typology configuration also contains an investigation threshold that will trigger a review or investigation process at the end of the transaction evaluation.</w:t>
      </w:r>
    </w:p>
    <w:p w:rsidRPr="00906091" w:rsidR="00070D51" w:rsidP="00B340C0" w:rsidRDefault="00070D51" w14:paraId="0E2598A7" w14:textId="77777777">
      <w:r w:rsidRPr="00906091">
        <w:t>Once these three steps are complete, the evaluation of the transaction is wrapped up in the Transaction Aggregation and Decisioning Processor where the results from typologies are combined and reviewed to determine if an investigation alert should be sent to the Case Management System. If any typology had breached either its investigation or interdiction threshold, the system would trigger an investigation alert for that transaction.</w:t>
      </w:r>
    </w:p>
    <w:p w:rsidR="00070D51" w:rsidP="00070D51" w:rsidRDefault="00070D51" w14:paraId="535DEF4C" w14:textId="77777777">
      <w:r w:rsidRPr="00906091">
        <w:t>The Tazama system is currently provided as a software engine and as such is generally implemented as a back-end service that taps into transaction flows.</w:t>
      </w:r>
    </w:p>
    <w:p w:rsidR="00CC4786" w:rsidP="00CC4786" w:rsidRDefault="00B20A5B" w14:paraId="4A8AAD21" w14:textId="5CEAFF05">
      <w:pPr>
        <w:pStyle w:val="Heading2"/>
      </w:pPr>
      <w:bookmarkStart w:name="_Toc202339020" w:id="6"/>
      <w:r>
        <w:t>BIAR</w:t>
      </w:r>
      <w:r w:rsidR="004864D6">
        <w:t xml:space="preserve"> </w:t>
      </w:r>
      <w:r w:rsidR="00CC4786">
        <w:t>Ecosystem Overview</w:t>
      </w:r>
      <w:bookmarkEnd w:id="6"/>
    </w:p>
    <w:p w:rsidR="00CC4786" w:rsidP="00CC4786" w:rsidRDefault="00CD2E0B" w14:paraId="2D584EC8" w14:textId="42743532">
      <w:r>
        <w:t xml:space="preserve">The Tazama </w:t>
      </w:r>
      <w:r w:rsidR="00DB2183">
        <w:t>TMS</w:t>
      </w:r>
      <w:r>
        <w:t xml:space="preserve"> is intended as a core component of a wider ecosystem that </w:t>
      </w:r>
      <w:r w:rsidR="00E73ECF">
        <w:t xml:space="preserve">comprises of several components designed to combine into a comprehensive fraud and money-laundering management </w:t>
      </w:r>
      <w:r w:rsidR="004A25EC">
        <w:t>ecosystem.</w:t>
      </w:r>
      <w:r w:rsidR="0084658E">
        <w:t xml:space="preserve"> A number of these new components are currently under development.</w:t>
      </w:r>
      <w:r w:rsidR="00E255C8">
        <w:t xml:space="preserve">  This wider ecosystem</w:t>
      </w:r>
      <w:r w:rsidR="00DB2183">
        <w:t xml:space="preserve"> shown in the diagram below</w:t>
      </w:r>
      <w:r w:rsidR="00E255C8">
        <w:t xml:space="preserve"> includes the Business Intelligence, Analytics and Reporting (BIAR) module and the Data Lakehouse</w:t>
      </w:r>
      <w:r w:rsidR="0070427F">
        <w:t xml:space="preserve"> which make up the BIAR ecosystem</w:t>
      </w:r>
      <w:r w:rsidR="00DB2183">
        <w:t>.</w:t>
      </w:r>
    </w:p>
    <w:p w:rsidR="00917BBE" w:rsidP="00E255C8" w:rsidRDefault="00EF1987" w14:paraId="02BABEF7" w14:textId="77777777">
      <w:r w:rsidRPr="00EF1987">
        <w:rPr>
          <w:noProof/>
        </w:rPr>
        <w:drawing>
          <wp:inline distT="0" distB="0" distL="0" distR="0" wp14:anchorId="00BD2FC8" wp14:editId="23933A89">
            <wp:extent cx="5731510" cy="2786380"/>
            <wp:effectExtent l="0" t="0" r="2540" b="0"/>
            <wp:docPr id="2004903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786380"/>
                    </a:xfrm>
                    <a:prstGeom prst="rect">
                      <a:avLst/>
                    </a:prstGeom>
                    <a:noFill/>
                    <a:ln>
                      <a:noFill/>
                    </a:ln>
                  </pic:spPr>
                </pic:pic>
              </a:graphicData>
            </a:graphic>
          </wp:inline>
        </w:drawing>
      </w:r>
      <w:bookmarkStart w:name="_Toc196869833" w:id="7"/>
      <w:bookmarkStart w:name="_Toc197549421" w:id="8"/>
    </w:p>
    <w:p w:rsidRPr="00E255C8" w:rsidR="00E255C8" w:rsidP="00B340C0" w:rsidRDefault="00E255C8" w14:paraId="1169AC7B" w14:textId="610A22BC">
      <w:r w:rsidRPr="00E255C8">
        <w:t>The</w:t>
      </w:r>
      <w:r w:rsidR="0070427F">
        <w:t xml:space="preserve"> </w:t>
      </w:r>
      <w:r w:rsidRPr="00E255C8">
        <w:t>purpose</w:t>
      </w:r>
      <w:r w:rsidR="0070427F">
        <w:t xml:space="preserve"> of the BIAR ecosystem</w:t>
      </w:r>
      <w:r w:rsidRPr="00E255C8">
        <w:t xml:space="preserve"> is to unlock the full value of data collected through core fraud detection</w:t>
      </w:r>
      <w:r w:rsidR="00DB2183">
        <w:t xml:space="preserve">, </w:t>
      </w:r>
      <w:r w:rsidRPr="00E255C8">
        <w:t>transaction monitoring operations</w:t>
      </w:r>
      <w:r>
        <w:t xml:space="preserve"> and case and investigation management</w:t>
      </w:r>
      <w:r w:rsidRPr="00E255C8">
        <w:t>, by enabling timely insights, evidence generation, decision support, and regulatory compliance.</w:t>
      </w:r>
    </w:p>
    <w:p w:rsidRPr="00BE66F2" w:rsidR="00E255C8" w:rsidP="00B340C0" w:rsidRDefault="00E255C8" w14:paraId="1E0AB086" w14:textId="77777777">
      <w:pPr>
        <w:rPr>
          <w:b/>
          <w:bCs/>
          <w:u w:val="single"/>
        </w:rPr>
      </w:pPr>
      <w:r w:rsidRPr="00BE66F2">
        <w:rPr>
          <w:b/>
          <w:bCs/>
          <w:u w:val="single"/>
        </w:rPr>
        <w:t>Data Lakehouse</w:t>
      </w:r>
    </w:p>
    <w:p w:rsidRPr="00E255C8" w:rsidR="00E255C8" w:rsidP="00B340C0" w:rsidRDefault="00E255C8" w14:paraId="1B22B3E3" w14:textId="4A82DFFC">
      <w:r w:rsidRPr="00E255C8">
        <w:t>Tazama will implement a Data Lakehouse architecture rather than a traditional data warehouse or data lake. This design combines the scalability and flexibility of data lakes with the transactional reliability and performance of data warehouses—providing a unified foundation that supports real-time analytics, machine learning, and BI use cases.</w:t>
      </w:r>
    </w:p>
    <w:p w:rsidRPr="00E255C8" w:rsidR="00E255C8" w:rsidP="00B340C0" w:rsidRDefault="00E255C8" w14:paraId="1D5BCF94" w14:textId="144E3A3C">
      <w:r w:rsidRPr="00E255C8">
        <w:t>The Data Lakehouse will ingest data from the following sources:</w:t>
      </w:r>
    </w:p>
    <w:p w:rsidRPr="00E255C8" w:rsidR="00E255C8" w:rsidP="004F6975" w:rsidRDefault="00E255C8" w14:paraId="66371883" w14:textId="6F4A60C1">
      <w:pPr>
        <w:pStyle w:val="ListParagraph"/>
        <w:numPr>
          <w:ilvl w:val="0"/>
          <w:numId w:val="12"/>
        </w:numPr>
      </w:pPr>
      <w:r w:rsidRPr="00E255C8">
        <w:t xml:space="preserve">Transaction Monitoring System (TMS) ODS </w:t>
      </w:r>
    </w:p>
    <w:p w:rsidRPr="00E255C8" w:rsidR="00E255C8" w:rsidP="004F6975" w:rsidRDefault="00E255C8" w14:paraId="6AB438D2" w14:textId="0C067886">
      <w:pPr>
        <w:pStyle w:val="ListParagraph"/>
        <w:numPr>
          <w:ilvl w:val="0"/>
          <w:numId w:val="12"/>
        </w:numPr>
      </w:pPr>
      <w:r w:rsidRPr="00E255C8">
        <w:t>Case and Investigation Management System (CIMS) ODS</w:t>
      </w:r>
    </w:p>
    <w:p w:rsidRPr="00E255C8" w:rsidR="00E255C8" w:rsidP="004F6975" w:rsidRDefault="00E255C8" w14:paraId="1EF4CB53" w14:textId="6CD03ECF">
      <w:pPr>
        <w:pStyle w:val="ListParagraph"/>
        <w:numPr>
          <w:ilvl w:val="0"/>
          <w:numId w:val="12"/>
        </w:numPr>
      </w:pPr>
      <w:r w:rsidRPr="00E255C8">
        <w:t xml:space="preserve">Metadata from CIMS Unstructured Documents </w:t>
      </w:r>
    </w:p>
    <w:p w:rsidR="00E255C8" w:rsidP="004F6975" w:rsidRDefault="00E255C8" w14:paraId="3028EC5F" w14:textId="7D421FF0">
      <w:pPr>
        <w:pStyle w:val="ListParagraph"/>
        <w:numPr>
          <w:ilvl w:val="0"/>
          <w:numId w:val="12"/>
        </w:numPr>
      </w:pPr>
      <w:r w:rsidRPr="00E255C8">
        <w:t xml:space="preserve">External Data Sources </w:t>
      </w:r>
    </w:p>
    <w:p w:rsidRPr="00E255C8" w:rsidR="00E255C8" w:rsidP="00B340C0" w:rsidRDefault="00E255C8" w14:paraId="2D00BB59" w14:textId="394C4C94">
      <w:r w:rsidRPr="00E255C8">
        <w:t xml:space="preserve">The </w:t>
      </w:r>
      <w:r w:rsidR="00E8784C">
        <w:t xml:space="preserve">Data </w:t>
      </w:r>
      <w:r w:rsidRPr="00E255C8">
        <w:t>Lakehouse will serve as a central analytical repository, providing curated data to:</w:t>
      </w:r>
    </w:p>
    <w:p w:rsidRPr="00E255C8" w:rsidR="00E255C8" w:rsidP="004F6975" w:rsidRDefault="00E255C8" w14:paraId="10202013" w14:textId="77777777">
      <w:pPr>
        <w:pStyle w:val="ListParagraph"/>
        <w:numPr>
          <w:ilvl w:val="0"/>
          <w:numId w:val="13"/>
        </w:numPr>
      </w:pPr>
      <w:r w:rsidRPr="00E255C8">
        <w:t>The Investigation Module for advanced analytics and visualizations</w:t>
      </w:r>
    </w:p>
    <w:p w:rsidRPr="00E255C8" w:rsidR="00E255C8" w:rsidP="004F6975" w:rsidRDefault="00E255C8" w14:paraId="3B7B2B1B" w14:textId="233E5A5E">
      <w:pPr>
        <w:pStyle w:val="ListParagraph"/>
        <w:numPr>
          <w:ilvl w:val="0"/>
          <w:numId w:val="13"/>
        </w:numPr>
      </w:pPr>
      <w:r w:rsidRPr="00E255C8">
        <w:t xml:space="preserve">The BIAR </w:t>
      </w:r>
      <w:r w:rsidR="0070427F">
        <w:t>module</w:t>
      </w:r>
      <w:r w:rsidRPr="00E255C8">
        <w:t xml:space="preserve"> for dashboards, reports, and predictive models</w:t>
      </w:r>
    </w:p>
    <w:p w:rsidR="00E255C8" w:rsidP="004F6975" w:rsidRDefault="00E255C8" w14:paraId="7F31791B" w14:textId="77777777">
      <w:pPr>
        <w:pStyle w:val="ListParagraph"/>
        <w:numPr>
          <w:ilvl w:val="0"/>
          <w:numId w:val="13"/>
        </w:numPr>
      </w:pPr>
      <w:r w:rsidRPr="00E255C8">
        <w:t>The Simulation Sandbox for rule evaluation and historical replay</w:t>
      </w:r>
    </w:p>
    <w:p w:rsidRPr="00E255C8" w:rsidR="00DB2183" w:rsidP="00B340C0" w:rsidRDefault="00DB2183" w14:paraId="5CD67A8C" w14:textId="77777777"/>
    <w:p w:rsidRPr="00BE66F2" w:rsidR="00E255C8" w:rsidP="00B340C0" w:rsidRDefault="00E255C8" w14:paraId="27FFF9E5" w14:textId="02143EB5">
      <w:pPr>
        <w:rPr>
          <w:b/>
          <w:bCs/>
          <w:u w:val="single"/>
        </w:rPr>
      </w:pPr>
      <w:r w:rsidRPr="00BE66F2">
        <w:rPr>
          <w:b/>
          <w:bCs/>
          <w:u w:val="single"/>
        </w:rPr>
        <w:t xml:space="preserve">BIAR </w:t>
      </w:r>
      <w:r w:rsidR="0070427F">
        <w:rPr>
          <w:b/>
          <w:bCs/>
          <w:u w:val="single"/>
        </w:rPr>
        <w:t>module</w:t>
      </w:r>
    </w:p>
    <w:p w:rsidRPr="00E255C8" w:rsidR="00E255C8" w:rsidP="00B340C0" w:rsidRDefault="00E255C8" w14:paraId="22228E0D" w14:textId="181CD40F">
      <w:r w:rsidRPr="00E255C8">
        <w:t xml:space="preserve">The BIAR </w:t>
      </w:r>
      <w:r w:rsidR="0070427F">
        <w:t>module</w:t>
      </w:r>
      <w:r w:rsidRPr="00E255C8">
        <w:t xml:space="preserve"> will be built around JupyterLab, a leading open-source environment for data science, artificial intelligence, and machine learning. It enables flexible, notebook-driven exploration, advanced analytics, and model development by technical users.</w:t>
      </w:r>
    </w:p>
    <w:p w:rsidRPr="00E255C8" w:rsidR="00E255C8" w:rsidP="00B340C0" w:rsidRDefault="00E255C8" w14:paraId="22B0439E" w14:textId="054C19A8">
      <w:r w:rsidRPr="00E255C8">
        <w:t xml:space="preserve">To support broader, non-technical audiences, a self-service </w:t>
      </w:r>
      <w:r w:rsidR="00423063">
        <w:t>Business Intelligence (BI)</w:t>
      </w:r>
      <w:r w:rsidRPr="00E255C8">
        <w:t xml:space="preserve"> tool—Apache Superset—will be deployed alongside JupyterLab. Superset enables drag-and-drop dashboarding, ad hoc exploration, and report sharing through a secure, role-based interface.</w:t>
      </w:r>
    </w:p>
    <w:p w:rsidRPr="00E255C8" w:rsidR="00E255C8" w:rsidP="0070427F" w:rsidRDefault="00E255C8" w14:paraId="5F1ED565" w14:textId="77777777">
      <w:pPr>
        <w:keepNext/>
      </w:pPr>
      <w:r w:rsidRPr="00E255C8">
        <w:t>The BIAR ecosystem will support:</w:t>
      </w:r>
    </w:p>
    <w:p w:rsidRPr="00E255C8" w:rsidR="00E255C8" w:rsidP="004F6975" w:rsidRDefault="00E255C8" w14:paraId="3CED6B18" w14:textId="1B61FAD7">
      <w:pPr>
        <w:pStyle w:val="ListParagraph"/>
        <w:keepNext/>
        <w:numPr>
          <w:ilvl w:val="0"/>
          <w:numId w:val="14"/>
        </w:numPr>
      </w:pPr>
      <w:r w:rsidRPr="00E255C8">
        <w:t xml:space="preserve">Operational </w:t>
      </w:r>
      <w:r w:rsidR="005C55A6">
        <w:t>m</w:t>
      </w:r>
      <w:r w:rsidRPr="00E255C8">
        <w:t>onitoring – dashboards and KPIs for real-time oversight</w:t>
      </w:r>
    </w:p>
    <w:p w:rsidRPr="00E255C8" w:rsidR="00E255C8" w:rsidP="004F6975" w:rsidRDefault="00E255C8" w14:paraId="7B3244AB" w14:textId="0495E39C">
      <w:pPr>
        <w:pStyle w:val="ListParagraph"/>
        <w:keepNext/>
        <w:numPr>
          <w:ilvl w:val="0"/>
          <w:numId w:val="14"/>
        </w:numPr>
      </w:pPr>
      <w:r w:rsidRPr="00E255C8">
        <w:t xml:space="preserve">Regulatory </w:t>
      </w:r>
      <w:r w:rsidR="005C55A6">
        <w:t>r</w:t>
      </w:r>
      <w:r w:rsidRPr="00E255C8">
        <w:t>eporting – scheduled and auditable reports for compliance</w:t>
      </w:r>
    </w:p>
    <w:p w:rsidRPr="00E255C8" w:rsidR="00E255C8" w:rsidP="004F6975" w:rsidRDefault="00E255C8" w14:paraId="528142DD" w14:textId="431D9BB5">
      <w:pPr>
        <w:pStyle w:val="ListParagraph"/>
        <w:keepNext w:val="1"/>
        <w:numPr>
          <w:ilvl w:val="0"/>
          <w:numId w:val="14"/>
        </w:numPr>
        <w:rPr/>
      </w:pPr>
      <w:commentRangeStart w:id="973710989"/>
      <w:commentRangeStart w:id="2025456779"/>
      <w:r w:rsidR="321665D2">
        <w:rPr/>
        <w:t xml:space="preserve">Data </w:t>
      </w:r>
      <w:r w:rsidR="6E8FFE5E">
        <w:rPr/>
        <w:t>e</w:t>
      </w:r>
      <w:r w:rsidR="321665D2">
        <w:rPr/>
        <w:t xml:space="preserve">xploration and </w:t>
      </w:r>
      <w:r w:rsidR="6E8FFE5E">
        <w:rPr/>
        <w:t>f</w:t>
      </w:r>
      <w:r w:rsidR="321665D2">
        <w:rPr/>
        <w:t xml:space="preserve">eature </w:t>
      </w:r>
      <w:r w:rsidR="6E8FFE5E">
        <w:rPr/>
        <w:t>e</w:t>
      </w:r>
      <w:r w:rsidR="321665D2">
        <w:rPr/>
        <w:t>ngineering – via notebooks and datasets</w:t>
      </w:r>
    </w:p>
    <w:p w:rsidRPr="00E255C8" w:rsidR="00E255C8" w:rsidP="004F6975" w:rsidRDefault="00E255C8" w14:paraId="43EF041B" w14:textId="14C8905A">
      <w:pPr>
        <w:pStyle w:val="ListParagraph"/>
        <w:keepNext w:val="1"/>
        <w:numPr>
          <w:ilvl w:val="0"/>
          <w:numId w:val="14"/>
        </w:numPr>
        <w:rPr/>
      </w:pPr>
      <w:commentRangeStart w:id="779448877"/>
      <w:r w:rsidR="321665D2">
        <w:rPr/>
        <w:t xml:space="preserve">Model </w:t>
      </w:r>
      <w:r w:rsidR="6E8FFE5E">
        <w:rPr/>
        <w:t>d</w:t>
      </w:r>
      <w:r w:rsidR="321665D2">
        <w:rPr/>
        <w:t xml:space="preserve">evelopment and </w:t>
      </w:r>
      <w:r w:rsidR="6E8FFE5E">
        <w:rPr/>
        <w:t>s</w:t>
      </w:r>
      <w:r w:rsidR="321665D2">
        <w:rPr/>
        <w:t xml:space="preserve">coring – using integrated </w:t>
      </w:r>
      <w:r w:rsidR="27DF9102">
        <w:rPr/>
        <w:t>Machine Learning (ML)</w:t>
      </w:r>
      <w:r w:rsidR="321665D2">
        <w:rPr/>
        <w:t xml:space="preserve"> tooling</w:t>
      </w:r>
      <w:commentRangeEnd w:id="779448877"/>
      <w:r>
        <w:rPr>
          <w:rStyle w:val="CommentReference"/>
        </w:rPr>
        <w:commentReference w:id="779448877"/>
      </w:r>
    </w:p>
    <w:p w:rsidRPr="00E255C8" w:rsidR="00E255C8" w:rsidP="004F6975" w:rsidRDefault="00E255C8" w14:paraId="437D6842" w14:textId="45366450">
      <w:pPr>
        <w:pStyle w:val="ListParagraph"/>
        <w:keepNext w:val="1"/>
        <w:numPr>
          <w:ilvl w:val="0"/>
          <w:numId w:val="14"/>
        </w:numPr>
        <w:rPr/>
      </w:pPr>
      <w:r w:rsidR="321665D2">
        <w:rPr/>
        <w:t xml:space="preserve">Collaboration and </w:t>
      </w:r>
      <w:r w:rsidR="6E8FFE5E">
        <w:rPr/>
        <w:t>k</w:t>
      </w:r>
      <w:r w:rsidR="321665D2">
        <w:rPr/>
        <w:t xml:space="preserve">nowledge </w:t>
      </w:r>
      <w:r w:rsidR="6E8FFE5E">
        <w:rPr/>
        <w:t>s</w:t>
      </w:r>
      <w:r w:rsidR="321665D2">
        <w:rPr/>
        <w:t>haring – through reusable, curated data products</w:t>
      </w:r>
      <w:commentRangeEnd w:id="973710989"/>
      <w:r>
        <w:rPr>
          <w:rStyle w:val="CommentReference"/>
        </w:rPr>
        <w:commentReference w:id="973710989"/>
      </w:r>
      <w:commentRangeEnd w:id="2025456779"/>
      <w:r>
        <w:rPr>
          <w:rStyle w:val="CommentReference"/>
        </w:rPr>
        <w:commentReference w:id="2025456779"/>
      </w:r>
    </w:p>
    <w:p w:rsidRPr="00E255C8" w:rsidR="00E255C8" w:rsidP="00B340C0" w:rsidRDefault="00E255C8" w14:paraId="3D158DC2" w14:textId="1D192432">
      <w:r w:rsidRPr="00E255C8">
        <w:t xml:space="preserve">Together, the </w:t>
      </w:r>
      <w:r w:rsidR="00E8784C">
        <w:t xml:space="preserve">Data </w:t>
      </w:r>
      <w:r w:rsidRPr="00E255C8">
        <w:t xml:space="preserve">Lakehouse and BIAR </w:t>
      </w:r>
      <w:r w:rsidR="0070427F">
        <w:t>module</w:t>
      </w:r>
      <w:r w:rsidRPr="00E255C8">
        <w:t xml:space="preserve"> will deliver a scalable, extensible </w:t>
      </w:r>
      <w:r w:rsidR="00BF2E3D">
        <w:t>ecosystem</w:t>
      </w:r>
      <w:r w:rsidRPr="00E255C8">
        <w:t xml:space="preserve"> aligned with Tazama’s mission to make fraud detection accessible</w:t>
      </w:r>
      <w:r w:rsidR="00DB2183">
        <w:t xml:space="preserve"> and</w:t>
      </w:r>
      <w:r w:rsidRPr="00E255C8">
        <w:t xml:space="preserve"> cost-effective</w:t>
      </w:r>
      <w:r w:rsidR="00F72E4D">
        <w:t xml:space="preserve"> in order</w:t>
      </w:r>
      <w:r w:rsidRPr="00DB2183" w:rsidR="00DB2183">
        <w:t xml:space="preserve"> to promote </w:t>
      </w:r>
      <w:r w:rsidRPr="00B340C0" w:rsidR="00DB2183">
        <w:t>financial inclusion and trust</w:t>
      </w:r>
      <w:r w:rsidRPr="00DB2183" w:rsidR="00DB2183">
        <w:t xml:space="preserve"> by providing a scalable, flexible, and intelligent </w:t>
      </w:r>
      <w:r w:rsidR="00F72E4D">
        <w:t xml:space="preserve">fraud and money-laundering </w:t>
      </w:r>
      <w:r w:rsidRPr="00DB2183" w:rsidR="00DB2183">
        <w:t>monitoring framework</w:t>
      </w:r>
      <w:r w:rsidR="0070427F">
        <w:t>.</w:t>
      </w:r>
    </w:p>
    <w:p w:rsidRPr="00906091" w:rsidR="00070D51" w:rsidP="00070D51" w:rsidRDefault="00070D51" w14:paraId="55B20C07" w14:textId="77777777">
      <w:pPr>
        <w:pStyle w:val="Heading2"/>
      </w:pPr>
      <w:bookmarkStart w:name="_Toc202339021" w:id="9"/>
      <w:r w:rsidRPr="00906091">
        <w:t>Document Purpose</w:t>
      </w:r>
      <w:bookmarkEnd w:id="7"/>
      <w:bookmarkEnd w:id="8"/>
      <w:bookmarkEnd w:id="9"/>
    </w:p>
    <w:p w:rsidR="00070D51" w:rsidP="00070D51" w:rsidRDefault="005065B5" w14:paraId="2F5AF69E" w14:textId="2CB2314A">
      <w:r>
        <w:t xml:space="preserve">The purpose of this document is to provide an overview of the </w:t>
      </w:r>
      <w:r w:rsidR="00C8123A">
        <w:t>principles and guideli</w:t>
      </w:r>
      <w:r w:rsidR="001A04F2">
        <w:t>nes</w:t>
      </w:r>
      <w:r w:rsidR="008E2CA9">
        <w:t xml:space="preserve"> for the </w:t>
      </w:r>
      <w:r w:rsidR="00C22E9A">
        <w:t>BIAR</w:t>
      </w:r>
      <w:r w:rsidR="00423063">
        <w:t xml:space="preserve"> </w:t>
      </w:r>
      <w:r w:rsidR="00170AF8">
        <w:t xml:space="preserve">ecosystem </w:t>
      </w:r>
      <w:r w:rsidR="008E2CA9">
        <w:t>to aid in the design and development of th</w:t>
      </w:r>
      <w:r w:rsidR="00861EF2">
        <w:t>ese</w:t>
      </w:r>
      <w:r w:rsidR="008E2CA9">
        <w:t xml:space="preserve"> component</w:t>
      </w:r>
      <w:r w:rsidR="00861EF2">
        <w:t>s</w:t>
      </w:r>
      <w:r w:rsidR="008E2CA9">
        <w:t xml:space="preserve"> in the </w:t>
      </w:r>
      <w:r w:rsidR="008E1777">
        <w:t xml:space="preserve">broader </w:t>
      </w:r>
      <w:r w:rsidR="008E2CA9">
        <w:t>Tazama ecosystem.</w:t>
      </w:r>
      <w:r w:rsidR="008E7854">
        <w:t xml:space="preserve">  </w:t>
      </w:r>
    </w:p>
    <w:p w:rsidR="006E12D2" w:rsidP="00070D51" w:rsidRDefault="006E12D2" w14:paraId="095CB2E1" w14:textId="77777777"/>
    <w:p w:rsidRPr="00906091" w:rsidR="006E12D2" w:rsidP="00070D51" w:rsidRDefault="006E12D2" w14:paraId="0C59C189" w14:textId="77777777"/>
    <w:p w:rsidR="00F56D07" w:rsidP="0074123C" w:rsidRDefault="00F56D07" w14:paraId="259C0D54" w14:textId="77777777">
      <w:pPr>
        <w:pStyle w:val="Heading1"/>
      </w:pPr>
      <w:bookmarkStart w:name="_Toc202339022" w:id="10"/>
      <w:r>
        <w:t>Context</w:t>
      </w:r>
      <w:bookmarkEnd w:id="10"/>
    </w:p>
    <w:p w:rsidR="0074123C" w:rsidP="00F56D07" w:rsidRDefault="0074123C" w14:paraId="1734B77E" w14:textId="6F04C8E6">
      <w:pPr>
        <w:pStyle w:val="Heading2"/>
      </w:pPr>
      <w:bookmarkStart w:name="_Toc202339023" w:id="11"/>
      <w:r>
        <w:t>Stakeholders</w:t>
      </w:r>
      <w:bookmarkEnd w:id="11"/>
      <w:r>
        <w:t xml:space="preserve">  </w:t>
      </w:r>
    </w:p>
    <w:p w:rsidRPr="00DB2183" w:rsidR="00DB2183" w:rsidP="00DB2183" w:rsidRDefault="00DB2183" w14:paraId="3FB596D4" w14:textId="1FEB1361">
      <w:r w:rsidR="1D72FDC6">
        <w:rPr/>
        <w:t>The following table describes the stakeholders in the BIAR ecosystem</w:t>
      </w:r>
      <w:r w:rsidR="253A5B8A">
        <w:rPr/>
        <w:t xml:space="preserve">, </w:t>
      </w:r>
      <w:r w:rsidR="1D72FDC6">
        <w:rPr/>
        <w:t xml:space="preserve">their primary responsibilities, and the data products that </w:t>
      </w:r>
      <w:del w:author="sandy@labuschagnehome.com" w:date="2025-07-16T17:23:42.322Z" w:id="1382638475">
        <w:r w:rsidDel="1D72FDC6">
          <w:delText xml:space="preserve">they </w:delText>
        </w:r>
      </w:del>
      <w:ins w:author="sandy@labuschagnehome.com" w:date="2025-07-16T17:23:51.103Z" w:id="1647232262">
        <w:r w:rsidR="38D84877">
          <w:t xml:space="preserve">are expected to </w:t>
        </w:r>
      </w:ins>
      <w:r w:rsidR="1D72FDC6">
        <w:rPr/>
        <w:t>interact with.</w:t>
      </w:r>
    </w:p>
    <w:tbl>
      <w:tblPr>
        <w:tblStyle w:val="TableGrid"/>
        <w:tblW w:w="9322" w:type="dxa"/>
        <w:tblInd w:w="-113" w:type="dxa"/>
        <w:tblLook w:val="04A0" w:firstRow="1" w:lastRow="0" w:firstColumn="1" w:lastColumn="0" w:noHBand="0" w:noVBand="1"/>
      </w:tblPr>
      <w:tblGrid>
        <w:gridCol w:w="419"/>
        <w:gridCol w:w="1575"/>
        <w:gridCol w:w="1380"/>
        <w:gridCol w:w="2835"/>
        <w:gridCol w:w="3113"/>
      </w:tblGrid>
      <w:tr w:rsidRPr="00B25027" w:rsidR="000125F6" w:rsidTr="04F704AE" w14:paraId="1AD7B5A6" w14:textId="77777777">
        <w:trPr>
          <w:trHeight w:val="288"/>
        </w:trPr>
        <w:tc>
          <w:tcPr>
            <w:tcW w:w="419" w:type="dxa"/>
            <w:tcMar/>
          </w:tcPr>
          <w:p w:rsidRPr="001073CE" w:rsidR="000125F6" w:rsidP="00B23FA8" w:rsidRDefault="000125F6" w14:paraId="0C6D9553" w14:textId="7C28B56C">
            <w:pPr>
              <w:jc w:val="center"/>
              <w:rPr>
                <w:rFonts w:ascii="Calibri" w:hAnsi="Calibri" w:eastAsia="Times New Roman" w:cs="Calibri"/>
                <w:b/>
                <w:bCs/>
                <w:color w:val="000000"/>
                <w:kern w:val="0"/>
                <w:sz w:val="20"/>
                <w:szCs w:val="20"/>
                <w:lang w:val="en-ZA" w:eastAsia="en-ZA"/>
                <w14:ligatures w14:val="none"/>
              </w:rPr>
            </w:pPr>
            <w:r w:rsidRPr="001073CE">
              <w:rPr>
                <w:rFonts w:ascii="Calibri" w:hAnsi="Calibri" w:eastAsia="Times New Roman" w:cs="Calibri"/>
                <w:b/>
                <w:bCs/>
                <w:color w:val="000000"/>
                <w:kern w:val="0"/>
                <w:sz w:val="20"/>
                <w:szCs w:val="20"/>
                <w:lang w:val="en-ZA" w:eastAsia="en-ZA"/>
                <w14:ligatures w14:val="none"/>
              </w:rPr>
              <w:t>#</w:t>
            </w:r>
          </w:p>
        </w:tc>
        <w:tc>
          <w:tcPr>
            <w:tcW w:w="1575" w:type="dxa"/>
            <w:noWrap/>
            <w:tcMar/>
            <w:hideMark/>
          </w:tcPr>
          <w:p w:rsidRPr="001073CE" w:rsidR="000125F6" w:rsidP="00B23FA8" w:rsidRDefault="000125F6" w14:paraId="5C7026BA" w14:textId="1BCC6C90">
            <w:pPr>
              <w:jc w:val="center"/>
              <w:rPr>
                <w:rFonts w:ascii="Calibri" w:hAnsi="Calibri" w:eastAsia="Times New Roman" w:cs="Calibri"/>
                <w:b/>
                <w:bCs/>
                <w:color w:val="000000"/>
                <w:kern w:val="0"/>
                <w:sz w:val="20"/>
                <w:szCs w:val="20"/>
                <w:lang w:val="en-ZA" w:eastAsia="en-ZA"/>
                <w14:ligatures w14:val="none"/>
              </w:rPr>
            </w:pPr>
            <w:r w:rsidRPr="001073CE">
              <w:rPr>
                <w:rFonts w:ascii="Calibri" w:hAnsi="Calibri" w:eastAsia="Times New Roman" w:cs="Calibri"/>
                <w:b/>
                <w:bCs/>
                <w:color w:val="000000"/>
                <w:kern w:val="0"/>
                <w:sz w:val="20"/>
                <w:szCs w:val="20"/>
                <w:lang w:val="en-ZA" w:eastAsia="en-ZA"/>
                <w14:ligatures w14:val="none"/>
              </w:rPr>
              <w:t>Role</w:t>
            </w:r>
          </w:p>
        </w:tc>
        <w:tc>
          <w:tcPr>
            <w:tcW w:w="1380" w:type="dxa"/>
            <w:noWrap/>
            <w:tcMar/>
            <w:hideMark/>
          </w:tcPr>
          <w:p w:rsidRPr="001073CE" w:rsidR="000125F6" w:rsidP="000125F6" w:rsidRDefault="000125F6" w14:paraId="558A9220" w14:textId="66EF65A9">
            <w:pPr>
              <w:rPr>
                <w:rFonts w:ascii="Calibri" w:hAnsi="Calibri" w:eastAsia="Times New Roman" w:cs="Calibri"/>
                <w:b/>
                <w:bCs/>
                <w:color w:val="000000"/>
                <w:kern w:val="0"/>
                <w:sz w:val="20"/>
                <w:szCs w:val="20"/>
                <w:lang w:val="en-ZA" w:eastAsia="en-ZA"/>
                <w14:ligatures w14:val="none"/>
              </w:rPr>
            </w:pPr>
            <w:r w:rsidRPr="001073CE">
              <w:rPr>
                <w:rFonts w:ascii="Calibri" w:hAnsi="Calibri" w:eastAsia="Times New Roman" w:cs="Calibri"/>
                <w:b/>
                <w:bCs/>
                <w:color w:val="000000"/>
                <w:kern w:val="0"/>
                <w:sz w:val="20"/>
                <w:szCs w:val="20"/>
                <w:lang w:val="en-ZA" w:eastAsia="en-ZA"/>
                <w14:ligatures w14:val="none"/>
              </w:rPr>
              <w:t>Data products</w:t>
            </w:r>
          </w:p>
        </w:tc>
        <w:tc>
          <w:tcPr>
            <w:tcW w:w="2835" w:type="dxa"/>
            <w:tcMar/>
          </w:tcPr>
          <w:p w:rsidRPr="001073CE" w:rsidR="000125F6" w:rsidP="00B23FA8" w:rsidRDefault="000125F6" w14:paraId="4014A653" w14:textId="77777777">
            <w:pPr>
              <w:jc w:val="center"/>
              <w:rPr>
                <w:rFonts w:ascii="Calibri" w:hAnsi="Calibri" w:eastAsia="Times New Roman" w:cs="Calibri"/>
                <w:b/>
                <w:bCs/>
                <w:color w:val="000000"/>
                <w:kern w:val="0"/>
                <w:sz w:val="20"/>
                <w:szCs w:val="20"/>
                <w:lang w:val="en-ZA" w:eastAsia="en-ZA"/>
                <w14:ligatures w14:val="none"/>
              </w:rPr>
            </w:pPr>
            <w:r w:rsidRPr="001073CE">
              <w:rPr>
                <w:b/>
                <w:bCs/>
                <w:sz w:val="20"/>
                <w:szCs w:val="20"/>
                <w:lang w:val="en-ZA"/>
              </w:rPr>
              <w:t>Primary Responsibilities</w:t>
            </w:r>
          </w:p>
        </w:tc>
        <w:tc>
          <w:tcPr>
            <w:tcW w:w="3113" w:type="dxa"/>
            <w:noWrap/>
            <w:tcMar/>
            <w:hideMark/>
          </w:tcPr>
          <w:p w:rsidRPr="001073CE" w:rsidR="000125F6" w:rsidP="00B23FA8" w:rsidRDefault="000125F6" w14:paraId="733D89AD" w14:textId="77777777">
            <w:pPr>
              <w:jc w:val="center"/>
              <w:rPr>
                <w:rFonts w:ascii="Calibri" w:hAnsi="Calibri" w:eastAsia="Times New Roman" w:cs="Calibri"/>
                <w:b/>
                <w:bCs/>
                <w:color w:val="000000"/>
                <w:kern w:val="0"/>
                <w:sz w:val="20"/>
                <w:szCs w:val="20"/>
                <w:lang w:val="en-ZA" w:eastAsia="en-ZA"/>
                <w14:ligatures w14:val="none"/>
              </w:rPr>
            </w:pPr>
            <w:r w:rsidRPr="001073CE">
              <w:rPr>
                <w:rFonts w:ascii="Calibri" w:hAnsi="Calibri" w:eastAsia="Times New Roman" w:cs="Calibri"/>
                <w:b/>
                <w:bCs/>
                <w:color w:val="000000"/>
                <w:kern w:val="0"/>
                <w:sz w:val="20"/>
                <w:szCs w:val="20"/>
                <w:lang w:val="en-ZA" w:eastAsia="en-ZA"/>
                <w14:ligatures w14:val="none"/>
              </w:rPr>
              <w:t>Examples</w:t>
            </w:r>
          </w:p>
        </w:tc>
      </w:tr>
      <w:tr w:rsidRPr="00B25027" w:rsidR="000125F6" w:rsidTr="04F704AE" w14:paraId="34BB05B2" w14:textId="77777777">
        <w:trPr>
          <w:trHeight w:val="288"/>
        </w:trPr>
        <w:tc>
          <w:tcPr>
            <w:tcW w:w="419" w:type="dxa"/>
            <w:tcMar/>
          </w:tcPr>
          <w:p w:rsidRPr="001073CE" w:rsidR="000125F6" w:rsidP="00B23FA8" w:rsidRDefault="000125F6" w14:paraId="330808F5" w14:textId="533433E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1</w:t>
            </w:r>
          </w:p>
        </w:tc>
        <w:tc>
          <w:tcPr>
            <w:tcW w:w="1575" w:type="dxa"/>
            <w:noWrap/>
            <w:tcMar/>
            <w:hideMark/>
          </w:tcPr>
          <w:p w:rsidRPr="001073CE" w:rsidR="000125F6" w:rsidP="00B23FA8" w:rsidRDefault="000125F6" w14:paraId="60606843" w14:textId="3E85EDFE">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Investigator/ Fraud Analyst</w:t>
            </w:r>
          </w:p>
        </w:tc>
        <w:tc>
          <w:tcPr>
            <w:tcW w:w="1380" w:type="dxa"/>
            <w:noWrap/>
            <w:tcMar/>
            <w:hideMark/>
          </w:tcPr>
          <w:p w:rsidRPr="001073CE" w:rsidR="000125F6" w:rsidP="00B23FA8" w:rsidRDefault="000125F6" w14:paraId="6D8CACB3"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Dashboards</w:t>
            </w:r>
          </w:p>
          <w:p w:rsidRPr="001073CE" w:rsidR="000125F6" w:rsidP="00B23FA8" w:rsidRDefault="000125F6" w14:paraId="48CA517A"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Visualizations</w:t>
            </w:r>
          </w:p>
          <w:p w:rsidRPr="001073CE" w:rsidR="000125F6" w:rsidP="00B23FA8" w:rsidRDefault="000125F6" w14:paraId="14A4984E"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Reports</w:t>
            </w:r>
          </w:p>
          <w:p w:rsidRPr="001073CE" w:rsidR="000125F6" w:rsidP="00B23FA8" w:rsidRDefault="000125F6" w14:paraId="097399CB" w14:textId="77777777">
            <w:pPr>
              <w:ind w:left="103"/>
              <w:rPr>
                <w:rFonts w:ascii="Calibri" w:hAnsi="Calibri" w:eastAsia="Times New Roman" w:cs="Calibri"/>
                <w:color w:val="000000"/>
                <w:kern w:val="0"/>
                <w:sz w:val="20"/>
                <w:szCs w:val="20"/>
                <w:lang w:val="en-ZA" w:eastAsia="en-ZA"/>
                <w14:ligatures w14:val="none"/>
              </w:rPr>
            </w:pPr>
          </w:p>
        </w:tc>
        <w:tc>
          <w:tcPr>
            <w:tcW w:w="2835" w:type="dxa"/>
            <w:tcMar/>
          </w:tcPr>
          <w:p w:rsidRPr="001073CE" w:rsidR="000125F6" w:rsidP="00B23FA8" w:rsidRDefault="000125F6" w14:paraId="32DFAFBA" w14:textId="77777777">
            <w:pPr>
              <w:rPr>
                <w:sz w:val="20"/>
                <w:szCs w:val="20"/>
                <w:lang w:val="en-ZA"/>
              </w:rPr>
            </w:pPr>
            <w:r w:rsidRPr="001073CE">
              <w:rPr>
                <w:sz w:val="20"/>
                <w:szCs w:val="20"/>
                <w:lang w:val="en-ZA"/>
              </w:rPr>
              <w:t>Use dashboards and reports for analysis and evidence gathering</w:t>
            </w:r>
          </w:p>
          <w:p w:rsidRPr="001073CE" w:rsidR="000125F6" w:rsidP="04F704AE" w:rsidRDefault="000125F6" w14:paraId="7F2A757E" w14:textId="1DE64A90">
            <w:pPr>
              <w:rPr>
                <w:ins w:author="sandy@labuschagnehome.com" w:date="2025-07-16T17:24:21.845Z" w16du:dateUtc="2025-07-16T17:24:21.845Z" w:id="1919929738"/>
                <w:rFonts w:ascii="Calibri" w:hAnsi="Calibri" w:eastAsia="Times New Roman" w:cs="Calibri"/>
                <w:color w:val="000000" w:themeColor="text1" w:themeTint="FF" w:themeShade="FF"/>
                <w:sz w:val="20"/>
                <w:szCs w:val="20"/>
                <w:lang w:val="en-ZA" w:eastAsia="en-ZA"/>
              </w:rPr>
            </w:pPr>
            <w:r w:rsidRPr="04F704AE" w:rsidR="4612D5F0">
              <w:rPr>
                <w:sz w:val="20"/>
                <w:szCs w:val="20"/>
                <w:lang w:val="en-ZA"/>
              </w:rPr>
              <w:t>Submit data queries or feedback</w:t>
            </w:r>
            <w:r>
              <w:br/>
            </w:r>
            <w:r w:rsidRPr="04F704AE" w:rsidR="4612D5F0">
              <w:rPr>
                <w:sz w:val="20"/>
                <w:szCs w:val="20"/>
                <w:lang w:val="en-ZA"/>
              </w:rPr>
              <w:t>Interact with alerts/ cases/ investigations</w:t>
            </w:r>
          </w:p>
          <w:p w:rsidRPr="001073CE" w:rsidR="000125F6" w:rsidP="04F704AE" w:rsidRDefault="000125F6" w14:paraId="4A654823" w14:textId="4E48C948">
            <w:pPr>
              <w:rPr>
                <w:kern w:val="0"/>
                <w:sz w:val="20"/>
                <w:szCs w:val="20"/>
                <w:lang w:val="en-ZA"/>
                <w14:ligatures w14:val="none"/>
              </w:rPr>
            </w:pPr>
            <w:ins w:author="sandy@labuschagnehome.com" w:date="2025-07-16T17:24:50.41Z" w:id="41897626">
              <w:r w:rsidRPr="04F704AE" w:rsidR="5533D508">
                <w:rPr>
                  <w:sz w:val="20"/>
                  <w:szCs w:val="20"/>
                  <w:lang w:val="en-ZA"/>
                </w:rPr>
                <w:t>Structured or goal-driven data exploration</w:t>
              </w:r>
            </w:ins>
          </w:p>
        </w:tc>
        <w:tc>
          <w:tcPr>
            <w:tcW w:w="3113" w:type="dxa"/>
            <w:noWrap/>
            <w:tcMar/>
            <w:hideMark/>
          </w:tcPr>
          <w:p w:rsidRPr="001073CE" w:rsidR="000125F6" w:rsidP="00B23FA8" w:rsidRDefault="000125F6" w14:paraId="2A8D5131"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Network visualization of linked accounts</w:t>
            </w:r>
          </w:p>
          <w:p w:rsidRPr="001073CE" w:rsidR="000125F6" w:rsidP="00B23FA8" w:rsidRDefault="000125F6" w14:paraId="0A707C8D"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Prior transactions for customer or account</w:t>
            </w:r>
          </w:p>
          <w:p w:rsidRPr="001073CE" w:rsidR="000125F6" w:rsidP="00B23FA8" w:rsidRDefault="000125F6" w14:paraId="1866E619"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Transaction Patterns</w:t>
            </w:r>
          </w:p>
          <w:p w:rsidRPr="001073CE" w:rsidR="000125F6" w:rsidP="00B23FA8" w:rsidRDefault="000125F6" w14:paraId="61E30039"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Geographic transaction footprint</w:t>
            </w:r>
          </w:p>
          <w:p w:rsidRPr="001073CE" w:rsidR="000125F6" w:rsidP="00B23FA8" w:rsidRDefault="000125F6" w14:paraId="1AD9E88C" w14:textId="28553DA8">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Fraud trend analysis dashboard</w:t>
            </w:r>
          </w:p>
        </w:tc>
      </w:tr>
      <w:tr w:rsidRPr="00B25027" w:rsidR="000125F6" w:rsidTr="04F704AE" w14:paraId="42941FE0" w14:textId="77777777">
        <w:trPr>
          <w:trHeight w:val="288"/>
        </w:trPr>
        <w:tc>
          <w:tcPr>
            <w:tcW w:w="419" w:type="dxa"/>
            <w:tcMar/>
          </w:tcPr>
          <w:p w:rsidRPr="001073CE" w:rsidR="000125F6" w:rsidP="00B23FA8" w:rsidRDefault="000125F6" w14:paraId="32412328" w14:textId="14B7F492">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2</w:t>
            </w:r>
          </w:p>
        </w:tc>
        <w:tc>
          <w:tcPr>
            <w:tcW w:w="1575" w:type="dxa"/>
            <w:noWrap/>
            <w:tcMar/>
            <w:hideMark/>
          </w:tcPr>
          <w:p w:rsidRPr="001073CE" w:rsidR="000125F6" w:rsidP="00B23FA8" w:rsidRDefault="000125F6" w14:paraId="05D65868" w14:textId="05EB62FC">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Data Analyst/ Data Engineer</w:t>
            </w:r>
          </w:p>
        </w:tc>
        <w:tc>
          <w:tcPr>
            <w:tcW w:w="1380" w:type="dxa"/>
            <w:noWrap/>
            <w:tcMar/>
            <w:hideMark/>
          </w:tcPr>
          <w:p w:rsidRPr="001073CE" w:rsidR="000125F6" w:rsidP="00B23FA8" w:rsidRDefault="000125F6" w14:paraId="0B0A3FFD"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Dashboards</w:t>
            </w:r>
          </w:p>
          <w:p w:rsidRPr="001073CE" w:rsidR="000125F6" w:rsidP="00B23FA8" w:rsidRDefault="000125F6" w14:paraId="234574D9"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Visualizations</w:t>
            </w:r>
          </w:p>
          <w:p w:rsidRPr="001073CE" w:rsidR="000125F6" w:rsidP="00B23FA8" w:rsidRDefault="000125F6" w14:paraId="3AA07B8E"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 xml:space="preserve">Notebooks </w:t>
            </w:r>
          </w:p>
          <w:p w:rsidRPr="001073CE" w:rsidR="000125F6" w:rsidP="00B23FA8" w:rsidRDefault="000125F6" w14:paraId="39B0BE71"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Data sets</w:t>
            </w:r>
          </w:p>
          <w:p w:rsidRPr="001073CE" w:rsidR="000125F6" w:rsidP="00B23FA8" w:rsidRDefault="000125F6" w14:paraId="4C86D64F"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Data pipelines</w:t>
            </w:r>
          </w:p>
        </w:tc>
        <w:tc>
          <w:tcPr>
            <w:tcW w:w="2835" w:type="dxa"/>
            <w:tcMar/>
          </w:tcPr>
          <w:p w:rsidRPr="001073CE" w:rsidR="000125F6" w:rsidP="00B23FA8" w:rsidRDefault="000125F6" w14:paraId="6BD865B2" w14:textId="77777777">
            <w:pPr>
              <w:rPr>
                <w:sz w:val="20"/>
                <w:szCs w:val="20"/>
                <w:lang w:val="en-ZA"/>
              </w:rPr>
            </w:pPr>
            <w:r w:rsidRPr="001073CE">
              <w:rPr>
                <w:rFonts w:ascii="Calibri" w:hAnsi="Calibri" w:eastAsia="Times New Roman" w:cs="Calibri"/>
                <w:color w:val="000000"/>
                <w:kern w:val="0"/>
                <w:sz w:val="20"/>
                <w:szCs w:val="20"/>
                <w:lang w:val="en-ZA" w:eastAsia="en-ZA"/>
                <w14:ligatures w14:val="none"/>
              </w:rPr>
              <w:t>Ingest, transform, and manage data pipelines</w:t>
            </w:r>
          </w:p>
          <w:p w:rsidRPr="001073CE" w:rsidR="000125F6" w:rsidP="00B23FA8" w:rsidRDefault="000125F6" w14:paraId="67C24510" w14:textId="77777777">
            <w:pPr>
              <w:rPr>
                <w:sz w:val="20"/>
                <w:szCs w:val="20"/>
                <w:lang w:val="en-ZA"/>
              </w:rPr>
            </w:pPr>
            <w:r w:rsidRPr="001073CE">
              <w:rPr>
                <w:rFonts w:ascii="Calibri" w:hAnsi="Calibri" w:eastAsia="Times New Roman" w:cs="Calibri"/>
                <w:color w:val="000000"/>
                <w:kern w:val="0"/>
                <w:sz w:val="20"/>
                <w:szCs w:val="20"/>
                <w:lang w:val="en-ZA" w:eastAsia="en-ZA"/>
                <w14:ligatures w14:val="none"/>
              </w:rPr>
              <w:t>Develop curated gold tables</w:t>
            </w:r>
            <w:r w:rsidRPr="001073CE">
              <w:rPr>
                <w:sz w:val="20"/>
                <w:szCs w:val="20"/>
                <w:lang w:val="en-ZA"/>
              </w:rPr>
              <w:br/>
            </w:r>
            <w:r w:rsidRPr="001073CE">
              <w:rPr>
                <w:sz w:val="20"/>
                <w:szCs w:val="20"/>
                <w:lang w:val="en-ZA"/>
              </w:rPr>
              <w:t>Manage data models</w:t>
            </w:r>
          </w:p>
        </w:tc>
        <w:tc>
          <w:tcPr>
            <w:tcW w:w="3113" w:type="dxa"/>
            <w:noWrap/>
            <w:tcMar/>
            <w:hideMark/>
          </w:tcPr>
          <w:p w:rsidRPr="001073CE" w:rsidR="000125F6" w:rsidP="00B23FA8" w:rsidRDefault="000125F6" w14:paraId="22E06A21"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Jupyter exploration notebook</w:t>
            </w:r>
          </w:p>
          <w:p w:rsidRPr="001073CE" w:rsidR="000125F6" w:rsidP="00B23FA8" w:rsidRDefault="000125F6" w14:paraId="16543C5F" w14:textId="3C6187C1">
            <w:pPr>
              <w:rPr>
                <w:sz w:val="20"/>
                <w:szCs w:val="20"/>
                <w:lang w:val="en-ZA"/>
              </w:rPr>
            </w:pPr>
            <w:r w:rsidRPr="001073CE">
              <w:rPr>
                <w:rFonts w:ascii="Calibri" w:hAnsi="Calibri" w:eastAsia="Times New Roman" w:cs="Calibri"/>
                <w:color w:val="000000"/>
                <w:kern w:val="0"/>
                <w:sz w:val="20"/>
                <w:szCs w:val="20"/>
                <w:lang w:val="en-ZA" w:eastAsia="en-ZA"/>
                <w14:ligatures w14:val="none"/>
              </w:rPr>
              <w:t xml:space="preserve">Data products </w:t>
            </w:r>
            <w:r w:rsidR="00423063">
              <w:rPr>
                <w:rFonts w:ascii="Calibri" w:hAnsi="Calibri" w:eastAsia="Times New Roman" w:cs="Calibri"/>
                <w:color w:val="000000"/>
                <w:kern w:val="0"/>
                <w:sz w:val="20"/>
                <w:szCs w:val="20"/>
                <w:lang w:val="en-ZA" w:eastAsia="en-ZA"/>
                <w14:ligatures w14:val="none"/>
              </w:rPr>
              <w:t>(</w:t>
            </w:r>
            <w:r w:rsidRPr="001073CE">
              <w:rPr>
                <w:rFonts w:ascii="Calibri" w:hAnsi="Calibri" w:eastAsia="Times New Roman" w:cs="Calibri"/>
                <w:color w:val="000000"/>
                <w:kern w:val="0"/>
                <w:sz w:val="20"/>
                <w:szCs w:val="20"/>
                <w:lang w:val="en-ZA" w:eastAsia="en-ZA"/>
                <w14:ligatures w14:val="none"/>
              </w:rPr>
              <w:t xml:space="preserve">e.g. </w:t>
            </w:r>
            <w:r w:rsidRPr="001073CE">
              <w:rPr>
                <w:sz w:val="20"/>
                <w:szCs w:val="20"/>
                <w:lang w:val="en-ZA"/>
              </w:rPr>
              <w:t>dashboards, reports, data sets and visualizations</w:t>
            </w:r>
            <w:r w:rsidR="00423063">
              <w:rPr>
                <w:sz w:val="20"/>
                <w:szCs w:val="20"/>
                <w:lang w:val="en-ZA"/>
              </w:rPr>
              <w:t>)</w:t>
            </w:r>
          </w:p>
          <w:p w:rsidRPr="001073CE" w:rsidR="000125F6" w:rsidP="00B23FA8" w:rsidRDefault="000125F6" w14:paraId="389CCDD2"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Curated transaction dataset</w:t>
            </w:r>
          </w:p>
          <w:p w:rsidRPr="001073CE" w:rsidR="000125F6" w:rsidP="00B23FA8" w:rsidRDefault="000125F6" w14:paraId="7290CBCD"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Batch data feed</w:t>
            </w:r>
          </w:p>
          <w:p w:rsidRPr="001073CE" w:rsidR="000125F6" w:rsidP="00B23FA8" w:rsidRDefault="000125F6" w14:paraId="063DD760" w14:textId="71C1E34B">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Enriched customer data view</w:t>
            </w:r>
          </w:p>
          <w:p w:rsidRPr="001073CE" w:rsidR="000125F6" w:rsidP="00B23FA8" w:rsidRDefault="000125F6" w14:paraId="37E7617F" w14:textId="640D34F9">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Real-time analytics</w:t>
            </w:r>
          </w:p>
        </w:tc>
      </w:tr>
      <w:tr w:rsidRPr="00CA21A8" w:rsidR="000125F6" w:rsidTr="04F704AE" w14:paraId="72F6613F" w14:textId="77777777">
        <w:trPr>
          <w:trHeight w:val="1503"/>
        </w:trPr>
        <w:tc>
          <w:tcPr>
            <w:tcW w:w="419" w:type="dxa"/>
            <w:tcMar/>
          </w:tcPr>
          <w:p w:rsidRPr="001073CE" w:rsidR="000125F6" w:rsidP="00B23FA8" w:rsidRDefault="000125F6" w14:paraId="4D1835E5" w14:textId="702E3BBC">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3</w:t>
            </w:r>
          </w:p>
        </w:tc>
        <w:tc>
          <w:tcPr>
            <w:tcW w:w="1575" w:type="dxa"/>
            <w:noWrap/>
            <w:tcMar/>
            <w:hideMark/>
          </w:tcPr>
          <w:p w:rsidRPr="001073CE" w:rsidR="000125F6" w:rsidP="00B23FA8" w:rsidRDefault="000125F6" w14:paraId="4797ACF1" w14:textId="14D511CA">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 xml:space="preserve">Data Scientist/ </w:t>
            </w:r>
            <w:r w:rsidRPr="001073CE">
              <w:rPr>
                <w:sz w:val="20"/>
                <w:szCs w:val="20"/>
                <w:lang w:val="en-ZA"/>
              </w:rPr>
              <w:t>ML Engineer</w:t>
            </w:r>
          </w:p>
        </w:tc>
        <w:tc>
          <w:tcPr>
            <w:tcW w:w="1380" w:type="dxa"/>
            <w:noWrap/>
            <w:tcMar/>
            <w:hideMark/>
          </w:tcPr>
          <w:p w:rsidRPr="001073CE" w:rsidR="000125F6" w:rsidP="00B23FA8" w:rsidRDefault="000125F6" w14:paraId="20D267DA" w14:textId="5DEDC722">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Analytics</w:t>
            </w:r>
          </w:p>
          <w:p w:rsidRPr="001073CE" w:rsidR="000125F6" w:rsidP="00B23FA8" w:rsidRDefault="000125F6" w14:paraId="42E6E8EB"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Notebooks</w:t>
            </w:r>
          </w:p>
          <w:p w:rsidRPr="001073CE" w:rsidR="000125F6" w:rsidP="00B23FA8" w:rsidRDefault="000125F6" w14:paraId="2F82473B"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Model Outputs</w:t>
            </w:r>
          </w:p>
          <w:p w:rsidRPr="001073CE" w:rsidR="000125F6" w:rsidP="00B23FA8" w:rsidRDefault="000125F6" w14:paraId="33F35D54"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Data Sets</w:t>
            </w:r>
          </w:p>
          <w:p w:rsidRPr="001073CE" w:rsidR="000125F6" w:rsidP="00B23FA8" w:rsidRDefault="000125F6" w14:paraId="1A503084"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Features</w:t>
            </w:r>
          </w:p>
        </w:tc>
        <w:tc>
          <w:tcPr>
            <w:tcW w:w="2835" w:type="dxa"/>
            <w:tcMar/>
          </w:tcPr>
          <w:p w:rsidRPr="001073CE" w:rsidR="000125F6" w:rsidP="00B23FA8" w:rsidRDefault="000125F6" w14:paraId="1161F8FE" w14:textId="77777777">
            <w:pPr>
              <w:rPr>
                <w:sz w:val="20"/>
                <w:szCs w:val="20"/>
                <w:lang w:val="en-ZA"/>
              </w:rPr>
            </w:pPr>
            <w:r w:rsidRPr="001073CE">
              <w:rPr>
                <w:rFonts w:ascii="Calibri" w:hAnsi="Calibri" w:eastAsia="Times New Roman" w:cs="Calibri"/>
                <w:color w:val="000000"/>
                <w:kern w:val="0"/>
                <w:sz w:val="20"/>
                <w:szCs w:val="20"/>
                <w:lang w:val="en-ZA" w:eastAsia="en-ZA"/>
                <w14:ligatures w14:val="none"/>
              </w:rPr>
              <w:t>Conduct exploratory data analysis</w:t>
            </w:r>
            <w:r w:rsidRPr="001073CE">
              <w:rPr>
                <w:sz w:val="20"/>
                <w:szCs w:val="20"/>
                <w:lang w:val="en-ZA"/>
              </w:rPr>
              <w:t xml:space="preserve"> </w:t>
            </w:r>
          </w:p>
          <w:p w:rsidRPr="001073CE" w:rsidR="000125F6" w:rsidP="00B23FA8" w:rsidRDefault="000125F6" w14:paraId="7699F539" w14:textId="77777777">
            <w:pPr>
              <w:rPr>
                <w:sz w:val="20"/>
                <w:szCs w:val="20"/>
                <w:lang w:val="en-ZA"/>
              </w:rPr>
            </w:pPr>
            <w:r w:rsidRPr="001073CE">
              <w:rPr>
                <w:sz w:val="20"/>
                <w:szCs w:val="20"/>
                <w:lang w:val="en-ZA"/>
              </w:rPr>
              <w:t xml:space="preserve">Develop and deploy ML models and analyses </w:t>
            </w:r>
          </w:p>
          <w:p w:rsidRPr="001073CE" w:rsidR="000125F6" w:rsidP="00B23FA8" w:rsidRDefault="000125F6" w14:paraId="0B617A74" w14:textId="5F1E9BBD">
            <w:pPr>
              <w:rPr>
                <w:rFonts w:ascii="Calibri" w:hAnsi="Calibri" w:eastAsia="Times New Roman" w:cs="Calibri"/>
                <w:color w:val="000000"/>
                <w:kern w:val="0"/>
                <w:sz w:val="20"/>
                <w:szCs w:val="20"/>
                <w:lang w:val="en-ZA" w:eastAsia="en-ZA"/>
                <w14:ligatures w14:val="none"/>
              </w:rPr>
            </w:pPr>
            <w:r w:rsidRPr="001073CE">
              <w:rPr>
                <w:sz w:val="20"/>
                <w:szCs w:val="20"/>
                <w:lang w:val="en-ZA"/>
              </w:rPr>
              <w:t>Monitor models and performance</w:t>
            </w:r>
          </w:p>
        </w:tc>
        <w:tc>
          <w:tcPr>
            <w:tcW w:w="3113" w:type="dxa"/>
            <w:noWrap/>
            <w:tcMar/>
            <w:hideMark/>
          </w:tcPr>
          <w:p w:rsidRPr="001073CE" w:rsidR="000125F6" w:rsidP="00B23FA8" w:rsidRDefault="000125F6" w14:paraId="35A3799A"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Model training notebook</w:t>
            </w:r>
          </w:p>
          <w:p w:rsidRPr="001073CE" w:rsidR="000125F6" w:rsidP="00B23FA8" w:rsidRDefault="000125F6" w14:paraId="5B7CCB08"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Dataset for anomaly detection</w:t>
            </w:r>
          </w:p>
          <w:p w:rsidRPr="001073CE" w:rsidR="000125F6" w:rsidP="00B23FA8" w:rsidRDefault="000125F6" w14:paraId="5D85D3B0"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Classification model output table</w:t>
            </w:r>
          </w:p>
          <w:p w:rsidRPr="001073CE" w:rsidR="000125F6" w:rsidP="00B23FA8" w:rsidRDefault="000125F6" w14:paraId="1DC6E407" w14:textId="3C8F6FC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Rule effectiveness dashboard</w:t>
            </w:r>
          </w:p>
          <w:p w:rsidRPr="001073CE" w:rsidR="000125F6" w:rsidP="00B23FA8" w:rsidRDefault="000125F6" w14:paraId="7216E259" w14:textId="3DC2CC4F">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False positive analysis dashboard</w:t>
            </w:r>
          </w:p>
        </w:tc>
      </w:tr>
      <w:tr w:rsidRPr="00B25027" w:rsidR="000125F6" w:rsidTr="04F704AE" w14:paraId="31992EBB" w14:textId="77777777">
        <w:trPr>
          <w:trHeight w:val="288"/>
        </w:trPr>
        <w:tc>
          <w:tcPr>
            <w:tcW w:w="419" w:type="dxa"/>
            <w:tcMar/>
          </w:tcPr>
          <w:p w:rsidRPr="001073CE" w:rsidR="000125F6" w:rsidP="00B23FA8" w:rsidRDefault="000125F6" w14:paraId="1C3AC46D" w14:textId="38B68C11">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4</w:t>
            </w:r>
          </w:p>
        </w:tc>
        <w:tc>
          <w:tcPr>
            <w:tcW w:w="1575" w:type="dxa"/>
            <w:noWrap/>
            <w:tcMar/>
          </w:tcPr>
          <w:p w:rsidRPr="001073CE" w:rsidR="000125F6" w:rsidP="00B23FA8" w:rsidRDefault="000125F6" w14:paraId="70FDA3E5" w14:textId="7B58E449">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Supervisor</w:t>
            </w:r>
          </w:p>
        </w:tc>
        <w:tc>
          <w:tcPr>
            <w:tcW w:w="1380" w:type="dxa"/>
            <w:noWrap/>
            <w:tcMar/>
          </w:tcPr>
          <w:p w:rsidRPr="001073CE" w:rsidR="000125F6" w:rsidP="00B23FA8" w:rsidRDefault="000125F6" w14:paraId="4D858BB1"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Dashboards</w:t>
            </w:r>
          </w:p>
          <w:p w:rsidRPr="001073CE" w:rsidR="000125F6" w:rsidP="00B23FA8" w:rsidRDefault="000125F6" w14:paraId="174CD6C0"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Reports</w:t>
            </w:r>
          </w:p>
        </w:tc>
        <w:tc>
          <w:tcPr>
            <w:tcW w:w="2835" w:type="dxa"/>
            <w:tcMar/>
          </w:tcPr>
          <w:p w:rsidRPr="001073CE" w:rsidR="000125F6" w:rsidP="00B23FA8" w:rsidRDefault="000125F6" w14:paraId="79D7483B" w14:textId="77777777">
            <w:pPr>
              <w:rPr>
                <w:sz w:val="20"/>
                <w:szCs w:val="20"/>
                <w:lang w:val="en-ZA"/>
              </w:rPr>
            </w:pPr>
            <w:r w:rsidRPr="001073CE">
              <w:rPr>
                <w:sz w:val="20"/>
                <w:szCs w:val="20"/>
                <w:lang w:val="en-ZA"/>
              </w:rPr>
              <w:t>Review reports</w:t>
            </w:r>
          </w:p>
          <w:p w:rsidRPr="001073CE" w:rsidR="000125F6" w:rsidP="00B23FA8" w:rsidRDefault="000125F6" w14:paraId="52FB0062" w14:textId="77777777">
            <w:pPr>
              <w:rPr>
                <w:sz w:val="20"/>
                <w:szCs w:val="20"/>
                <w:lang w:val="en-ZA"/>
              </w:rPr>
            </w:pPr>
            <w:r w:rsidRPr="001073CE">
              <w:rPr>
                <w:sz w:val="20"/>
                <w:szCs w:val="20"/>
                <w:lang w:val="en-ZA"/>
              </w:rPr>
              <w:t>Monitor team performance</w:t>
            </w:r>
          </w:p>
          <w:p w:rsidRPr="001073CE" w:rsidR="000125F6" w:rsidP="00B23FA8" w:rsidRDefault="000125F6" w14:paraId="024AA0AC" w14:textId="77777777">
            <w:pPr>
              <w:rPr>
                <w:sz w:val="20"/>
                <w:szCs w:val="20"/>
                <w:lang w:val="en-ZA"/>
              </w:rPr>
            </w:pPr>
            <w:r w:rsidRPr="001073CE">
              <w:rPr>
                <w:sz w:val="20"/>
                <w:szCs w:val="20"/>
                <w:lang w:val="en-ZA"/>
              </w:rPr>
              <w:t>Review investigation workflows and case handling quality</w:t>
            </w:r>
          </w:p>
        </w:tc>
        <w:tc>
          <w:tcPr>
            <w:tcW w:w="3113" w:type="dxa"/>
            <w:noWrap/>
            <w:tcMar/>
          </w:tcPr>
          <w:p w:rsidRPr="001073CE" w:rsidR="000125F6" w:rsidP="00B23FA8" w:rsidRDefault="000125F6" w14:paraId="04029DA3" w14:textId="39C44B5C">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Case &amp; investigations summary dashboard</w:t>
            </w:r>
          </w:p>
          <w:p w:rsidRPr="001073CE" w:rsidR="000125F6" w:rsidP="00B23FA8" w:rsidRDefault="000125F6" w14:paraId="17324B91" w14:textId="66D827C8">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Case Tracking dashboard</w:t>
            </w:r>
          </w:p>
          <w:p w:rsidRPr="001073CE" w:rsidR="000125F6" w:rsidP="00B23FA8" w:rsidRDefault="000125F6" w14:paraId="73661DB4"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Suspicious Activity Report (SAR)</w:t>
            </w:r>
          </w:p>
          <w:p w:rsidRPr="001073CE" w:rsidR="000125F6" w:rsidP="00B23FA8" w:rsidRDefault="000125F6" w14:paraId="2F8E68A9"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Investigation Turnaround Time Report</w:t>
            </w:r>
          </w:p>
          <w:p w:rsidRPr="001073CE" w:rsidR="000125F6" w:rsidP="00B23FA8" w:rsidRDefault="000125F6" w14:paraId="0551E3B4" w14:textId="6B394ED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Investigator case workload dashboard</w:t>
            </w:r>
          </w:p>
        </w:tc>
      </w:tr>
      <w:tr w:rsidRPr="00B25027" w:rsidR="000125F6" w:rsidTr="04F704AE" w14:paraId="01287A0E" w14:textId="77777777">
        <w:trPr>
          <w:trHeight w:val="288"/>
        </w:trPr>
        <w:tc>
          <w:tcPr>
            <w:tcW w:w="419" w:type="dxa"/>
            <w:tcMar/>
          </w:tcPr>
          <w:p w:rsidRPr="001073CE" w:rsidR="000125F6" w:rsidP="00B23FA8" w:rsidRDefault="000125F6" w14:paraId="05DE4B77" w14:textId="4E2829E3">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5</w:t>
            </w:r>
          </w:p>
        </w:tc>
        <w:tc>
          <w:tcPr>
            <w:tcW w:w="1575" w:type="dxa"/>
            <w:noWrap/>
            <w:tcMar/>
            <w:hideMark/>
          </w:tcPr>
          <w:p w:rsidRPr="001073CE" w:rsidR="000125F6" w:rsidP="00B23FA8" w:rsidRDefault="000125F6" w14:paraId="5CA29A91" w14:textId="7E93C44A">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Compliance Officer</w:t>
            </w:r>
          </w:p>
        </w:tc>
        <w:tc>
          <w:tcPr>
            <w:tcW w:w="1380" w:type="dxa"/>
            <w:noWrap/>
            <w:tcMar/>
            <w:hideMark/>
          </w:tcPr>
          <w:p w:rsidRPr="001073CE" w:rsidR="000125F6" w:rsidP="00B23FA8" w:rsidRDefault="000125F6" w14:paraId="65109653"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Reports</w:t>
            </w:r>
          </w:p>
          <w:p w:rsidRPr="001073CE" w:rsidR="000125F6" w:rsidP="00B23FA8" w:rsidRDefault="000125F6" w14:paraId="4863CC56"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Dashboards</w:t>
            </w:r>
          </w:p>
          <w:p w:rsidRPr="001073CE" w:rsidR="000125F6" w:rsidP="00B23FA8" w:rsidRDefault="000125F6" w14:paraId="37A2E572"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Visualizations</w:t>
            </w:r>
          </w:p>
        </w:tc>
        <w:tc>
          <w:tcPr>
            <w:tcW w:w="2835" w:type="dxa"/>
            <w:tcMar/>
          </w:tcPr>
          <w:p w:rsidRPr="001073CE" w:rsidR="000125F6" w:rsidP="00B23FA8" w:rsidRDefault="000125F6" w14:paraId="7F4916F5" w14:textId="77777777">
            <w:pPr>
              <w:rPr>
                <w:rFonts w:ascii="Calibri" w:hAnsi="Calibri" w:eastAsia="Times New Roman" w:cs="Calibri"/>
                <w:color w:val="000000"/>
                <w:kern w:val="0"/>
                <w:sz w:val="20"/>
                <w:szCs w:val="20"/>
                <w:lang w:val="en-ZA" w:eastAsia="en-ZA"/>
                <w14:ligatures w14:val="none"/>
              </w:rPr>
            </w:pPr>
            <w:r w:rsidRPr="001073CE">
              <w:rPr>
                <w:sz w:val="20"/>
                <w:szCs w:val="20"/>
                <w:lang w:val="en-ZA"/>
              </w:rPr>
              <w:t>Ensure RBAC, data masking, and audit trails in place</w:t>
            </w:r>
            <w:r w:rsidRPr="001073CE">
              <w:rPr>
                <w:sz w:val="20"/>
                <w:szCs w:val="20"/>
                <w:lang w:val="en-ZA"/>
              </w:rPr>
              <w:br/>
            </w:r>
            <w:r w:rsidRPr="001073CE">
              <w:rPr>
                <w:rFonts w:ascii="Calibri" w:hAnsi="Calibri" w:eastAsia="Times New Roman" w:cs="Calibri"/>
                <w:color w:val="000000"/>
                <w:kern w:val="0"/>
                <w:sz w:val="20"/>
                <w:szCs w:val="20"/>
                <w:lang w:val="en-ZA" w:eastAsia="en-ZA"/>
                <w14:ligatures w14:val="none"/>
              </w:rPr>
              <w:t>Ensure compliance with regulatory obligations</w:t>
            </w:r>
          </w:p>
          <w:p w:rsidRPr="001073CE" w:rsidR="000125F6" w:rsidP="00B23FA8" w:rsidRDefault="000125F6" w14:paraId="3202BF53"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Review flagged transactions and file reports</w:t>
            </w:r>
          </w:p>
        </w:tc>
        <w:tc>
          <w:tcPr>
            <w:tcW w:w="3113" w:type="dxa"/>
            <w:noWrap/>
            <w:tcMar/>
            <w:hideMark/>
          </w:tcPr>
          <w:p w:rsidRPr="001073CE" w:rsidR="000125F6" w:rsidP="00B23FA8" w:rsidRDefault="00423063" w14:paraId="2E72929E" w14:textId="1F50535A">
            <w:pPr>
              <w:rPr>
                <w:rFonts w:ascii="Calibri" w:hAnsi="Calibri" w:eastAsia="Times New Roman" w:cs="Calibri"/>
                <w:color w:val="000000"/>
                <w:kern w:val="0"/>
                <w:sz w:val="20"/>
                <w:szCs w:val="20"/>
                <w:lang w:val="en-ZA" w:eastAsia="en-ZA"/>
                <w14:ligatures w14:val="none"/>
              </w:rPr>
            </w:pPr>
            <w:r>
              <w:rPr>
                <w:rFonts w:ascii="Calibri" w:hAnsi="Calibri" w:eastAsia="Times New Roman" w:cs="Calibri"/>
                <w:color w:val="000000"/>
                <w:kern w:val="0"/>
                <w:sz w:val="20"/>
                <w:szCs w:val="20"/>
                <w:lang w:val="en-ZA" w:eastAsia="en-ZA"/>
                <w14:ligatures w14:val="none"/>
              </w:rPr>
              <w:t>Suspicious Transaction Report (</w:t>
            </w:r>
            <w:r w:rsidRPr="001073CE" w:rsidR="000125F6">
              <w:rPr>
                <w:rFonts w:ascii="Calibri" w:hAnsi="Calibri" w:eastAsia="Times New Roman" w:cs="Calibri"/>
                <w:color w:val="000000"/>
                <w:kern w:val="0"/>
                <w:sz w:val="20"/>
                <w:szCs w:val="20"/>
                <w:lang w:val="en-ZA" w:eastAsia="en-ZA"/>
                <w14:ligatures w14:val="none"/>
              </w:rPr>
              <w:t>STR</w:t>
            </w:r>
            <w:r>
              <w:rPr>
                <w:rFonts w:ascii="Calibri" w:hAnsi="Calibri" w:eastAsia="Times New Roman" w:cs="Calibri"/>
                <w:color w:val="000000"/>
                <w:kern w:val="0"/>
                <w:sz w:val="20"/>
                <w:szCs w:val="20"/>
                <w:lang w:val="en-ZA" w:eastAsia="en-ZA"/>
                <w14:ligatures w14:val="none"/>
              </w:rPr>
              <w:t xml:space="preserve">) </w:t>
            </w:r>
          </w:p>
          <w:p w:rsidRPr="001073CE" w:rsidR="00423063" w:rsidP="00423063" w:rsidRDefault="00423063" w14:paraId="5127FDC0"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Suspicious Activity Report (SAR)</w:t>
            </w:r>
          </w:p>
          <w:p w:rsidRPr="001073CE" w:rsidR="000125F6" w:rsidP="00B23FA8" w:rsidRDefault="000125F6" w14:paraId="5E464CCA"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 xml:space="preserve">Compliance dashboard </w:t>
            </w:r>
          </w:p>
          <w:p w:rsidRPr="001073CE" w:rsidR="000125F6" w:rsidP="00B23FA8" w:rsidRDefault="000125F6" w14:paraId="49FCC543"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Reportable jurisdiction heatmap</w:t>
            </w:r>
          </w:p>
        </w:tc>
      </w:tr>
      <w:tr w:rsidRPr="00B25027" w:rsidR="000125F6" w:rsidTr="04F704AE" w14:paraId="50D259BD" w14:textId="77777777">
        <w:trPr>
          <w:trHeight w:val="288"/>
        </w:trPr>
        <w:tc>
          <w:tcPr>
            <w:tcW w:w="419" w:type="dxa"/>
            <w:tcMar/>
          </w:tcPr>
          <w:p w:rsidRPr="001073CE" w:rsidR="000125F6" w:rsidP="00B23FA8" w:rsidRDefault="000125F6" w14:paraId="79E9AA80" w14:textId="75DBCEC4">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6</w:t>
            </w:r>
          </w:p>
        </w:tc>
        <w:tc>
          <w:tcPr>
            <w:tcW w:w="1575" w:type="dxa"/>
            <w:noWrap/>
            <w:tcMar/>
            <w:hideMark/>
          </w:tcPr>
          <w:p w:rsidRPr="001073CE" w:rsidR="000125F6" w:rsidP="00B23FA8" w:rsidRDefault="000125F6" w14:paraId="08DF0EFB" w14:textId="101C35EA">
            <w:pPr>
              <w:rPr>
                <w:rFonts w:ascii="Calibri" w:hAnsi="Calibri" w:eastAsia="Times New Roman" w:cs="Calibri"/>
                <w:color w:val="000000"/>
                <w:kern w:val="0"/>
                <w:sz w:val="20"/>
                <w:szCs w:val="20"/>
                <w:lang w:val="en-ZA" w:eastAsia="en-ZA"/>
                <w14:ligatures w14:val="none"/>
              </w:rPr>
            </w:pPr>
            <w:r w:rsidRPr="001073CE" w:rsidR="4612D5F0">
              <w:rPr>
                <w:rFonts w:ascii="Calibri" w:hAnsi="Calibri" w:eastAsia="Times New Roman" w:cs="Calibri"/>
                <w:color w:val="000000"/>
                <w:kern w:val="0"/>
                <w:sz w:val="20"/>
                <w:szCs w:val="20"/>
                <w:lang w:val="en-ZA" w:eastAsia="en-ZA"/>
                <w14:ligatures w14:val="none"/>
              </w:rPr>
              <w:t xml:space="preserve">Executive </w:t>
            </w:r>
            <w:ins w:author="sandy@labuschagnehome.com" w:date="2025-07-16T17:25:21.851Z" w:id="1520383402">
              <w:r w:rsidRPr="001073CE" w:rsidR="4DF92851">
                <w:rPr>
                  <w:rFonts w:ascii="Calibri" w:hAnsi="Calibri" w:eastAsia="Times New Roman" w:cs="Calibri"/>
                  <w:color w:val="000000"/>
                  <w:kern w:val="0"/>
                  <w:sz w:val="20"/>
                  <w:szCs w:val="20"/>
                  <w:lang w:val="en-ZA" w:eastAsia="en-ZA"/>
                  <w14:ligatures w14:val="none"/>
                </w:rPr>
                <w:t xml:space="preserve">/ Manager</w:t>
              </w:r>
            </w:ins>
          </w:p>
        </w:tc>
        <w:tc>
          <w:tcPr>
            <w:tcW w:w="1380" w:type="dxa"/>
            <w:noWrap/>
            <w:tcMar/>
            <w:hideMark/>
          </w:tcPr>
          <w:p w:rsidRPr="001073CE" w:rsidR="000125F6" w:rsidP="00B23FA8" w:rsidRDefault="000125F6" w14:paraId="704E66E2"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Reports, Dashboards</w:t>
            </w:r>
          </w:p>
        </w:tc>
        <w:tc>
          <w:tcPr>
            <w:tcW w:w="2835" w:type="dxa"/>
            <w:tcMar/>
          </w:tcPr>
          <w:p w:rsidRPr="001073CE" w:rsidR="000125F6" w:rsidP="00B23FA8" w:rsidRDefault="000125F6" w14:paraId="0ACDDE2F"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Monitor overall performance and risk trends at a high level</w:t>
            </w:r>
          </w:p>
          <w:p w:rsidRPr="001073CE" w:rsidR="000125F6" w:rsidP="00B23FA8" w:rsidRDefault="000125F6" w14:paraId="16D16680"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Make strategic decisions</w:t>
            </w:r>
          </w:p>
        </w:tc>
        <w:tc>
          <w:tcPr>
            <w:tcW w:w="3113" w:type="dxa"/>
            <w:noWrap/>
            <w:tcMar/>
            <w:hideMark/>
          </w:tcPr>
          <w:p w:rsidRPr="001073CE" w:rsidR="000125F6" w:rsidP="00B23FA8" w:rsidRDefault="000125F6" w14:paraId="47148D03" w14:textId="0BA59B9C">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Executive overview dashboard</w:t>
            </w:r>
          </w:p>
          <w:p w:rsidRPr="001073CE" w:rsidR="000125F6" w:rsidP="00B23FA8" w:rsidRDefault="000125F6" w14:paraId="7A560387" w14:textId="3736A3C8">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Management dashboard</w:t>
            </w:r>
          </w:p>
        </w:tc>
      </w:tr>
      <w:tr w:rsidRPr="00B25027" w:rsidR="000125F6" w:rsidTr="04F704AE" w14:paraId="5ED3AAC6" w14:textId="77777777">
        <w:trPr>
          <w:trHeight w:val="288"/>
        </w:trPr>
        <w:tc>
          <w:tcPr>
            <w:tcW w:w="419" w:type="dxa"/>
            <w:tcMar/>
          </w:tcPr>
          <w:p w:rsidRPr="001073CE" w:rsidR="000125F6" w:rsidP="00B23FA8" w:rsidRDefault="000125F6" w14:paraId="5AEF7424" w14:textId="0C982539">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7</w:t>
            </w:r>
          </w:p>
        </w:tc>
        <w:tc>
          <w:tcPr>
            <w:tcW w:w="1575" w:type="dxa"/>
            <w:noWrap/>
            <w:tcMar/>
            <w:hideMark/>
          </w:tcPr>
          <w:p w:rsidRPr="001073CE" w:rsidR="000125F6" w:rsidP="00B23FA8" w:rsidRDefault="000125F6" w14:paraId="30C97FB4" w14:textId="76A960B2">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Auditor</w:t>
            </w:r>
          </w:p>
        </w:tc>
        <w:tc>
          <w:tcPr>
            <w:tcW w:w="1380" w:type="dxa"/>
            <w:noWrap/>
            <w:tcMar/>
            <w:hideMark/>
          </w:tcPr>
          <w:p w:rsidRPr="001073CE" w:rsidR="000125F6" w:rsidP="00B23FA8" w:rsidRDefault="000125F6" w14:paraId="3D34E047"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Reports</w:t>
            </w:r>
          </w:p>
          <w:p w:rsidRPr="001073CE" w:rsidR="000125F6" w:rsidP="00B23FA8" w:rsidRDefault="000125F6" w14:paraId="308CCD00"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Model Outputs</w:t>
            </w:r>
          </w:p>
        </w:tc>
        <w:tc>
          <w:tcPr>
            <w:tcW w:w="2835" w:type="dxa"/>
            <w:tcMar/>
          </w:tcPr>
          <w:p w:rsidRPr="001073CE" w:rsidR="000125F6" w:rsidP="00B23FA8" w:rsidRDefault="000125F6" w14:paraId="24A13E3C" w14:textId="77777777">
            <w:pPr>
              <w:rPr>
                <w:rFonts w:ascii="Calibri" w:hAnsi="Calibri" w:eastAsia="Times New Roman" w:cs="Calibri"/>
                <w:sz w:val="20"/>
                <w:szCs w:val="20"/>
                <w:lang w:val="en-ZA" w:eastAsia="en-ZA"/>
              </w:rPr>
            </w:pPr>
            <w:r w:rsidRPr="001073CE">
              <w:rPr>
                <w:rFonts w:ascii="Calibri" w:hAnsi="Calibri" w:eastAsia="Times New Roman" w:cs="Calibri"/>
                <w:sz w:val="20"/>
                <w:szCs w:val="20"/>
                <w:lang w:val="en-ZA" w:eastAsia="en-ZA"/>
              </w:rPr>
              <w:t>Review data integrity, system behavior, and audit logs for internal and external audits</w:t>
            </w:r>
          </w:p>
        </w:tc>
        <w:tc>
          <w:tcPr>
            <w:tcW w:w="3113" w:type="dxa"/>
            <w:noWrap/>
            <w:tcMar/>
            <w:hideMark/>
          </w:tcPr>
          <w:p w:rsidRPr="001073CE" w:rsidR="000125F6" w:rsidP="00B23FA8" w:rsidRDefault="000125F6" w14:paraId="58DD5757"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System access log report</w:t>
            </w:r>
          </w:p>
          <w:p w:rsidRPr="001073CE" w:rsidR="000125F6" w:rsidP="00B23FA8" w:rsidRDefault="000125F6" w14:paraId="3E6C92C0"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Model version audit view</w:t>
            </w:r>
          </w:p>
          <w:p w:rsidRPr="001073CE" w:rsidR="000125F6" w:rsidP="00B23FA8" w:rsidRDefault="000125F6" w14:paraId="6646AA09"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Case audit summary</w:t>
            </w:r>
          </w:p>
          <w:p w:rsidRPr="001073CE" w:rsidR="000125F6" w:rsidP="00B23FA8" w:rsidRDefault="000125F6" w14:paraId="3FF616C0"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Data change history</w:t>
            </w:r>
          </w:p>
        </w:tc>
      </w:tr>
      <w:tr w:rsidRPr="00B25027" w:rsidR="000125F6" w:rsidTr="04F704AE" w14:paraId="610A20C6" w14:textId="77777777">
        <w:trPr>
          <w:trHeight w:val="288"/>
        </w:trPr>
        <w:tc>
          <w:tcPr>
            <w:tcW w:w="419" w:type="dxa"/>
            <w:tcMar/>
          </w:tcPr>
          <w:p w:rsidRPr="001073CE" w:rsidR="000125F6" w:rsidP="00B23FA8" w:rsidRDefault="000125F6" w14:paraId="124A5261" w14:textId="43D8C476">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8</w:t>
            </w:r>
          </w:p>
        </w:tc>
        <w:tc>
          <w:tcPr>
            <w:tcW w:w="1575" w:type="dxa"/>
            <w:noWrap/>
            <w:tcMar/>
            <w:hideMark/>
          </w:tcPr>
          <w:p w:rsidRPr="001073CE" w:rsidR="000125F6" w:rsidP="00B23FA8" w:rsidRDefault="000125F6" w14:paraId="794B64C3" w14:textId="73C972E9">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 xml:space="preserve">Regulator </w:t>
            </w:r>
          </w:p>
        </w:tc>
        <w:tc>
          <w:tcPr>
            <w:tcW w:w="1380" w:type="dxa"/>
            <w:noWrap/>
            <w:tcMar/>
            <w:hideMark/>
          </w:tcPr>
          <w:p w:rsidRPr="001073CE" w:rsidR="000125F6" w:rsidP="00B23FA8" w:rsidRDefault="000125F6" w14:paraId="5C659030"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 xml:space="preserve">Reports </w:t>
            </w:r>
          </w:p>
          <w:p w:rsidRPr="001073CE" w:rsidR="000125F6" w:rsidP="00B23FA8" w:rsidRDefault="000125F6" w14:paraId="3F596B50" w14:textId="77777777">
            <w:pPr>
              <w:rPr>
                <w:rFonts w:ascii="Calibri" w:hAnsi="Calibri" w:eastAsia="Times New Roman" w:cs="Calibri"/>
                <w:color w:val="000000"/>
                <w:kern w:val="0"/>
                <w:sz w:val="20"/>
                <w:szCs w:val="20"/>
                <w:lang w:val="en-ZA" w:eastAsia="en-ZA"/>
                <w14:ligatures w14:val="none"/>
              </w:rPr>
            </w:pPr>
          </w:p>
        </w:tc>
        <w:tc>
          <w:tcPr>
            <w:tcW w:w="2835" w:type="dxa"/>
            <w:tcMar/>
          </w:tcPr>
          <w:p w:rsidRPr="001073CE" w:rsidR="000125F6" w:rsidP="00B23FA8" w:rsidRDefault="000125F6" w14:paraId="6476A8CA" w14:textId="50B6C1E1">
            <w:pPr>
              <w:rPr>
                <w:rFonts w:ascii="Calibri" w:hAnsi="Calibri" w:eastAsia="Times New Roman" w:cs="Calibri"/>
                <w:sz w:val="20"/>
                <w:szCs w:val="20"/>
                <w:lang w:val="en-ZA" w:eastAsia="en-ZA"/>
              </w:rPr>
            </w:pPr>
            <w:r w:rsidRPr="001073CE">
              <w:rPr>
                <w:rFonts w:ascii="Calibri" w:hAnsi="Calibri" w:eastAsia="Times New Roman" w:cs="Calibri"/>
                <w:sz w:val="20"/>
                <w:szCs w:val="20"/>
                <w:lang w:val="en-ZA" w:eastAsia="en-ZA"/>
              </w:rPr>
              <w:t xml:space="preserve">Request and review reports </w:t>
            </w:r>
          </w:p>
          <w:p w:rsidRPr="001073CE" w:rsidR="000125F6" w:rsidP="00B23FA8" w:rsidRDefault="000125F6" w14:paraId="2FB5BA9C" w14:textId="77777777">
            <w:pPr>
              <w:rPr>
                <w:rFonts w:ascii="Calibri" w:hAnsi="Calibri" w:eastAsia="Times New Roman" w:cs="Calibri"/>
                <w:sz w:val="20"/>
                <w:szCs w:val="20"/>
                <w:lang w:val="en-ZA" w:eastAsia="en-ZA"/>
              </w:rPr>
            </w:pPr>
            <w:r w:rsidRPr="001073CE">
              <w:rPr>
                <w:rFonts w:ascii="Calibri" w:hAnsi="Calibri" w:eastAsia="Times New Roman" w:cs="Calibri"/>
                <w:sz w:val="20"/>
                <w:szCs w:val="20"/>
                <w:lang w:val="en-ZA" w:eastAsia="en-ZA"/>
              </w:rPr>
              <w:t>Validate compliance with regulations</w:t>
            </w:r>
          </w:p>
          <w:p w:rsidRPr="001073CE" w:rsidR="000125F6" w:rsidP="00B23FA8" w:rsidRDefault="000125F6" w14:paraId="338B8761" w14:textId="77777777">
            <w:pPr>
              <w:rPr>
                <w:rFonts w:ascii="Calibri" w:hAnsi="Calibri" w:eastAsia="Times New Roman" w:cs="Calibri"/>
                <w:sz w:val="20"/>
                <w:szCs w:val="20"/>
                <w:lang w:val="en-ZA" w:eastAsia="en-ZA"/>
              </w:rPr>
            </w:pPr>
            <w:r w:rsidRPr="001073CE">
              <w:rPr>
                <w:rFonts w:ascii="Calibri" w:hAnsi="Calibri" w:eastAsia="Times New Roman" w:cs="Calibri"/>
                <w:sz w:val="20"/>
                <w:szCs w:val="20"/>
                <w:lang w:val="en-ZA" w:eastAsia="en-ZA"/>
              </w:rPr>
              <w:t xml:space="preserve">Review reports of suspicious behaviour  </w:t>
            </w:r>
          </w:p>
        </w:tc>
        <w:tc>
          <w:tcPr>
            <w:tcW w:w="3113" w:type="dxa"/>
            <w:noWrap/>
            <w:tcMar/>
            <w:hideMark/>
          </w:tcPr>
          <w:p w:rsidRPr="001073CE" w:rsidR="000125F6" w:rsidP="00B23FA8" w:rsidRDefault="000125F6" w14:paraId="0AD56DA2" w14:textId="77777777">
            <w:pPr>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Quarterly compliance report</w:t>
            </w:r>
          </w:p>
          <w:p w:rsidRPr="001073CE" w:rsidR="000125F6" w:rsidP="00246064" w:rsidRDefault="00423063" w14:paraId="6E0D0ED6" w14:textId="24B16101">
            <w:pPr>
              <w:rPr>
                <w:rFonts w:ascii="Calibri" w:hAnsi="Calibri" w:eastAsia="Times New Roman" w:cs="Calibri"/>
                <w:color w:val="000000"/>
                <w:kern w:val="0"/>
                <w:sz w:val="20"/>
                <w:szCs w:val="20"/>
                <w:lang w:val="en-ZA" w:eastAsia="en-ZA"/>
                <w14:ligatures w14:val="none"/>
              </w:rPr>
            </w:pPr>
            <w:r>
              <w:rPr>
                <w:rFonts w:ascii="Calibri" w:hAnsi="Calibri" w:eastAsia="Times New Roman" w:cs="Calibri"/>
                <w:color w:val="000000"/>
                <w:kern w:val="0"/>
                <w:sz w:val="20"/>
                <w:szCs w:val="20"/>
                <w:lang w:val="en-ZA" w:eastAsia="en-ZA"/>
                <w14:ligatures w14:val="none"/>
              </w:rPr>
              <w:t>SAR</w:t>
            </w:r>
          </w:p>
          <w:p w:rsidRPr="001073CE" w:rsidR="000125F6" w:rsidP="00B23FA8" w:rsidRDefault="00423063" w14:paraId="58F2433B" w14:textId="5596C312">
            <w:pPr>
              <w:rPr>
                <w:rFonts w:ascii="Calibri" w:hAnsi="Calibri" w:eastAsia="Times New Roman" w:cs="Calibri"/>
                <w:color w:val="000000"/>
                <w:kern w:val="0"/>
                <w:sz w:val="20"/>
                <w:szCs w:val="20"/>
                <w:lang w:val="en-ZA" w:eastAsia="en-ZA"/>
                <w14:ligatures w14:val="none"/>
              </w:rPr>
            </w:pPr>
            <w:r>
              <w:rPr>
                <w:rFonts w:ascii="Calibri" w:hAnsi="Calibri" w:eastAsia="Times New Roman" w:cs="Calibri"/>
                <w:color w:val="000000"/>
                <w:kern w:val="0"/>
                <w:sz w:val="20"/>
                <w:szCs w:val="20"/>
                <w:lang w:val="en-ZA" w:eastAsia="en-ZA"/>
                <w14:ligatures w14:val="none"/>
              </w:rPr>
              <w:t>STR</w:t>
            </w:r>
          </w:p>
        </w:tc>
      </w:tr>
      <w:tr w:rsidRPr="00B25027" w:rsidR="006958F5" w:rsidTr="04F704AE" w14:paraId="1AE2500C" w14:textId="77777777">
        <w:trPr>
          <w:trHeight w:val="288"/>
        </w:trPr>
        <w:tc>
          <w:tcPr>
            <w:tcW w:w="419" w:type="dxa"/>
            <w:tcMar/>
          </w:tcPr>
          <w:p w:rsidRPr="001073CE" w:rsidR="006958F5" w:rsidP="006958F5" w:rsidRDefault="006958F5" w14:paraId="63D3AF2D" w14:textId="77777777">
            <w:pPr>
              <w:keepNext/>
              <w:jc w:val="center"/>
              <w:rPr>
                <w:rFonts w:ascii="Calibri" w:hAnsi="Calibri" w:eastAsia="Times New Roman" w:cs="Calibri"/>
                <w:b/>
                <w:bCs/>
                <w:color w:val="000000"/>
                <w:kern w:val="0"/>
                <w:sz w:val="20"/>
                <w:szCs w:val="20"/>
                <w:lang w:val="en-ZA" w:eastAsia="en-ZA"/>
                <w14:ligatures w14:val="none"/>
              </w:rPr>
            </w:pPr>
            <w:r w:rsidRPr="001073CE">
              <w:rPr>
                <w:rFonts w:ascii="Calibri" w:hAnsi="Calibri" w:eastAsia="Times New Roman" w:cs="Calibri"/>
                <w:b/>
                <w:bCs/>
                <w:color w:val="000000"/>
                <w:kern w:val="0"/>
                <w:sz w:val="20"/>
                <w:szCs w:val="20"/>
                <w:lang w:val="en-ZA" w:eastAsia="en-ZA"/>
                <w14:ligatures w14:val="none"/>
              </w:rPr>
              <w:t>#</w:t>
            </w:r>
          </w:p>
        </w:tc>
        <w:tc>
          <w:tcPr>
            <w:tcW w:w="1575" w:type="dxa"/>
            <w:noWrap/>
            <w:tcMar/>
            <w:hideMark/>
          </w:tcPr>
          <w:p w:rsidRPr="001073CE" w:rsidR="006958F5" w:rsidP="006958F5" w:rsidRDefault="006958F5" w14:paraId="4AF446D6" w14:textId="77777777">
            <w:pPr>
              <w:keepNext/>
              <w:jc w:val="center"/>
              <w:rPr>
                <w:rFonts w:ascii="Calibri" w:hAnsi="Calibri" w:eastAsia="Times New Roman" w:cs="Calibri"/>
                <w:b/>
                <w:bCs/>
                <w:color w:val="000000"/>
                <w:kern w:val="0"/>
                <w:sz w:val="20"/>
                <w:szCs w:val="20"/>
                <w:lang w:val="en-ZA" w:eastAsia="en-ZA"/>
                <w14:ligatures w14:val="none"/>
              </w:rPr>
            </w:pPr>
            <w:r w:rsidRPr="001073CE">
              <w:rPr>
                <w:rFonts w:ascii="Calibri" w:hAnsi="Calibri" w:eastAsia="Times New Roman" w:cs="Calibri"/>
                <w:b/>
                <w:bCs/>
                <w:color w:val="000000"/>
                <w:kern w:val="0"/>
                <w:sz w:val="20"/>
                <w:szCs w:val="20"/>
                <w:lang w:val="en-ZA" w:eastAsia="en-ZA"/>
                <w14:ligatures w14:val="none"/>
              </w:rPr>
              <w:t>Role</w:t>
            </w:r>
          </w:p>
        </w:tc>
        <w:tc>
          <w:tcPr>
            <w:tcW w:w="1380" w:type="dxa"/>
            <w:noWrap/>
            <w:tcMar/>
            <w:hideMark/>
          </w:tcPr>
          <w:p w:rsidRPr="001073CE" w:rsidR="006958F5" w:rsidP="006958F5" w:rsidRDefault="006958F5" w14:paraId="184E5264" w14:textId="77777777">
            <w:pPr>
              <w:keepNext/>
              <w:rPr>
                <w:rFonts w:ascii="Calibri" w:hAnsi="Calibri" w:eastAsia="Times New Roman" w:cs="Calibri"/>
                <w:b/>
                <w:bCs/>
                <w:color w:val="000000"/>
                <w:kern w:val="0"/>
                <w:sz w:val="20"/>
                <w:szCs w:val="20"/>
                <w:lang w:val="en-ZA" w:eastAsia="en-ZA"/>
                <w14:ligatures w14:val="none"/>
              </w:rPr>
            </w:pPr>
            <w:r w:rsidRPr="001073CE">
              <w:rPr>
                <w:rFonts w:ascii="Calibri" w:hAnsi="Calibri" w:eastAsia="Times New Roman" w:cs="Calibri"/>
                <w:b/>
                <w:bCs/>
                <w:color w:val="000000"/>
                <w:kern w:val="0"/>
                <w:sz w:val="20"/>
                <w:szCs w:val="20"/>
                <w:lang w:val="en-ZA" w:eastAsia="en-ZA"/>
                <w14:ligatures w14:val="none"/>
              </w:rPr>
              <w:t>Data products</w:t>
            </w:r>
          </w:p>
        </w:tc>
        <w:tc>
          <w:tcPr>
            <w:tcW w:w="2835" w:type="dxa"/>
            <w:tcMar/>
          </w:tcPr>
          <w:p w:rsidRPr="001073CE" w:rsidR="006958F5" w:rsidP="006958F5" w:rsidRDefault="006958F5" w14:paraId="0FBB8738" w14:textId="77777777">
            <w:pPr>
              <w:keepNext/>
              <w:jc w:val="center"/>
              <w:rPr>
                <w:rFonts w:ascii="Calibri" w:hAnsi="Calibri" w:eastAsia="Times New Roman" w:cs="Calibri"/>
                <w:b/>
                <w:bCs/>
                <w:color w:val="000000"/>
                <w:kern w:val="0"/>
                <w:sz w:val="20"/>
                <w:szCs w:val="20"/>
                <w:lang w:val="en-ZA" w:eastAsia="en-ZA"/>
                <w14:ligatures w14:val="none"/>
              </w:rPr>
            </w:pPr>
            <w:r w:rsidRPr="001073CE">
              <w:rPr>
                <w:b/>
                <w:bCs/>
                <w:sz w:val="20"/>
                <w:szCs w:val="20"/>
                <w:lang w:val="en-ZA"/>
              </w:rPr>
              <w:t>Primary Responsibilities</w:t>
            </w:r>
          </w:p>
        </w:tc>
        <w:tc>
          <w:tcPr>
            <w:tcW w:w="3113" w:type="dxa"/>
            <w:noWrap/>
            <w:tcMar/>
            <w:hideMark/>
          </w:tcPr>
          <w:p w:rsidRPr="001073CE" w:rsidR="006958F5" w:rsidP="006958F5" w:rsidRDefault="006958F5" w14:paraId="283F2E5C" w14:textId="77777777">
            <w:pPr>
              <w:keepNext/>
              <w:jc w:val="center"/>
              <w:rPr>
                <w:rFonts w:ascii="Calibri" w:hAnsi="Calibri" w:eastAsia="Times New Roman" w:cs="Calibri"/>
                <w:b/>
                <w:bCs/>
                <w:color w:val="000000"/>
                <w:kern w:val="0"/>
                <w:sz w:val="20"/>
                <w:szCs w:val="20"/>
                <w:lang w:val="en-ZA" w:eastAsia="en-ZA"/>
                <w14:ligatures w14:val="none"/>
              </w:rPr>
            </w:pPr>
            <w:r w:rsidRPr="001073CE">
              <w:rPr>
                <w:rFonts w:ascii="Calibri" w:hAnsi="Calibri" w:eastAsia="Times New Roman" w:cs="Calibri"/>
                <w:b/>
                <w:bCs/>
                <w:color w:val="000000"/>
                <w:kern w:val="0"/>
                <w:sz w:val="20"/>
                <w:szCs w:val="20"/>
                <w:lang w:val="en-ZA" w:eastAsia="en-ZA"/>
                <w14:ligatures w14:val="none"/>
              </w:rPr>
              <w:t>Examples</w:t>
            </w:r>
          </w:p>
        </w:tc>
      </w:tr>
      <w:tr w:rsidRPr="00B25027" w:rsidR="000125F6" w:rsidTr="04F704AE" w14:paraId="35C1D28F" w14:textId="77777777">
        <w:trPr>
          <w:trHeight w:val="288"/>
        </w:trPr>
        <w:tc>
          <w:tcPr>
            <w:tcW w:w="419" w:type="dxa"/>
            <w:tcMar/>
          </w:tcPr>
          <w:p w:rsidRPr="001073CE" w:rsidR="000125F6" w:rsidP="006958F5" w:rsidRDefault="000125F6" w14:paraId="02A3C017" w14:textId="6DF5CB04">
            <w:pPr>
              <w:keepNext/>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9</w:t>
            </w:r>
          </w:p>
        </w:tc>
        <w:tc>
          <w:tcPr>
            <w:tcW w:w="1575" w:type="dxa"/>
            <w:noWrap/>
            <w:tcMar/>
          </w:tcPr>
          <w:p w:rsidRPr="001073CE" w:rsidR="000125F6" w:rsidP="006958F5" w:rsidRDefault="000125F6" w14:paraId="5C982CD0" w14:textId="4E7BE8EE">
            <w:pPr>
              <w:keepNext/>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Administrator</w:t>
            </w:r>
          </w:p>
        </w:tc>
        <w:tc>
          <w:tcPr>
            <w:tcW w:w="1380" w:type="dxa"/>
            <w:noWrap/>
            <w:tcMar/>
          </w:tcPr>
          <w:p w:rsidRPr="001073CE" w:rsidR="000125F6" w:rsidP="006958F5" w:rsidRDefault="000125F6" w14:paraId="54FBFC15" w14:textId="77777777">
            <w:pPr>
              <w:keepNext/>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Reports</w:t>
            </w:r>
          </w:p>
        </w:tc>
        <w:tc>
          <w:tcPr>
            <w:tcW w:w="2835" w:type="dxa"/>
            <w:tcMar/>
          </w:tcPr>
          <w:p w:rsidRPr="001073CE" w:rsidR="000125F6" w:rsidP="006958F5" w:rsidRDefault="000125F6" w14:paraId="62028745" w14:textId="77777777">
            <w:pPr>
              <w:keepNext/>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Manage platform access, permissions, and data sources</w:t>
            </w:r>
          </w:p>
          <w:p w:rsidRPr="001073CE" w:rsidR="000125F6" w:rsidP="006958F5" w:rsidRDefault="000125F6" w14:paraId="160C5383" w14:textId="77777777">
            <w:pPr>
              <w:keepNext/>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Ensure system health and security</w:t>
            </w:r>
          </w:p>
          <w:p w:rsidRPr="001073CE" w:rsidR="000125F6" w:rsidP="04F704AE" w:rsidRDefault="000125F6" w14:paraId="22A7F0C8" w14:textId="7A768064">
            <w:pPr>
              <w:keepNext w:val="1"/>
              <w:rPr>
                <w:ins w:author="sandy@labuschagnehome.com" w:date="2025-07-16T17:25:51.166Z" w16du:dateUtc="2025-07-16T17:25:51.166Z" w:id="22705028"/>
                <w:rFonts w:ascii="Calibri" w:hAnsi="Calibri" w:eastAsia="Times New Roman" w:cs="Calibri"/>
                <w:color w:val="000000" w:themeColor="text1" w:themeTint="FF" w:themeShade="FF"/>
                <w:sz w:val="20"/>
                <w:szCs w:val="20"/>
                <w:lang w:val="en-ZA" w:eastAsia="en-ZA"/>
              </w:rPr>
            </w:pPr>
            <w:r w:rsidRPr="04F704AE" w:rsidR="4612D5F0">
              <w:rPr>
                <w:sz w:val="20"/>
                <w:szCs w:val="20"/>
                <w:lang w:val="en-ZA"/>
              </w:rPr>
              <w:t xml:space="preserve">Configure and manage tools like Superset, </w:t>
            </w:r>
            <w:r w:rsidRPr="04F704AE" w:rsidR="4612D5F0">
              <w:rPr>
                <w:sz w:val="20"/>
                <w:szCs w:val="20"/>
                <w:lang w:val="en-ZA"/>
              </w:rPr>
              <w:t>JupyterHub</w:t>
            </w:r>
            <w:r w:rsidRPr="04F704AE" w:rsidR="4612D5F0">
              <w:rPr>
                <w:sz w:val="20"/>
                <w:szCs w:val="20"/>
                <w:lang w:val="en-ZA"/>
              </w:rPr>
              <w:t>, and Voila</w:t>
            </w:r>
          </w:p>
          <w:p w:rsidRPr="001073CE" w:rsidR="000125F6" w:rsidP="04F704AE" w:rsidRDefault="000125F6" w14:paraId="71EC7C36" w14:textId="25E4C2AE">
            <w:pPr>
              <w:keepNext w:val="1"/>
              <w:rPr>
                <w:kern w:val="0"/>
                <w:sz w:val="20"/>
                <w:szCs w:val="20"/>
                <w:lang w:val="en-ZA"/>
                <w14:ligatures w14:val="none"/>
              </w:rPr>
            </w:pPr>
            <w:ins w:author="sandy@labuschagnehome.com" w:date="2025-07-16T17:25:59.305Z" w:id="1722454969">
              <w:r w:rsidRPr="04F704AE" w:rsidR="4697EA7D">
                <w:rPr>
                  <w:rFonts w:ascii="Calibri" w:hAnsi="Calibri" w:eastAsia="Times New Roman" w:cs="Calibri"/>
                  <w:color w:val="000000" w:themeColor="text1" w:themeTint="FF" w:themeShade="FF"/>
                  <w:sz w:val="20"/>
                  <w:szCs w:val="20"/>
                  <w:lang w:val="en-ZA" w:eastAsia="en-ZA"/>
                </w:rPr>
                <w:t>Deploy data products</w:t>
              </w:r>
            </w:ins>
          </w:p>
        </w:tc>
        <w:tc>
          <w:tcPr>
            <w:tcW w:w="3113" w:type="dxa"/>
            <w:noWrap/>
            <w:tcMar/>
          </w:tcPr>
          <w:p w:rsidRPr="001073CE" w:rsidR="000125F6" w:rsidP="006958F5" w:rsidRDefault="000125F6" w14:paraId="18D43A34" w14:textId="77777777">
            <w:pPr>
              <w:keepNext/>
              <w:tabs>
                <w:tab w:val="left" w:pos="930"/>
              </w:tabs>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System Logs/ User Access Reports</w:t>
            </w:r>
            <w:r w:rsidRPr="001073CE">
              <w:rPr>
                <w:sz w:val="20"/>
                <w:szCs w:val="20"/>
              </w:rPr>
              <w:t xml:space="preserve"> </w:t>
            </w:r>
          </w:p>
          <w:p w:rsidRPr="001073CE" w:rsidR="000125F6" w:rsidP="006958F5" w:rsidRDefault="000125F6" w14:paraId="22565701" w14:textId="77777777">
            <w:pPr>
              <w:keepNext/>
              <w:tabs>
                <w:tab w:val="left" w:pos="930"/>
              </w:tabs>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Metadata Reports</w:t>
            </w:r>
          </w:p>
          <w:p w:rsidRPr="001073CE" w:rsidR="000125F6" w:rsidP="006958F5" w:rsidRDefault="000125F6" w14:paraId="68F0B741" w14:textId="4C25CDE6">
            <w:pPr>
              <w:keepNext/>
              <w:tabs>
                <w:tab w:val="left" w:pos="930"/>
              </w:tabs>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Error and failure tracking dashboard</w:t>
            </w:r>
          </w:p>
          <w:p w:rsidRPr="001073CE" w:rsidR="000125F6" w:rsidP="006958F5" w:rsidRDefault="000125F6" w14:paraId="46A011AA" w14:textId="77777777">
            <w:pPr>
              <w:keepNext/>
              <w:tabs>
                <w:tab w:val="left" w:pos="930"/>
              </w:tabs>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Data Source Health Dashboard</w:t>
            </w:r>
          </w:p>
          <w:p w:rsidRPr="001073CE" w:rsidR="000125F6" w:rsidP="006958F5" w:rsidRDefault="000125F6" w14:paraId="124C0D61" w14:textId="77777777">
            <w:pPr>
              <w:keepNext/>
              <w:tabs>
                <w:tab w:val="left" w:pos="930"/>
              </w:tabs>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System performance dashboard</w:t>
            </w:r>
          </w:p>
          <w:p w:rsidRPr="001073CE" w:rsidR="000125F6" w:rsidP="006958F5" w:rsidRDefault="000125F6" w14:paraId="78321E50" w14:textId="12C3158B">
            <w:pPr>
              <w:keepNext/>
              <w:tabs>
                <w:tab w:val="left" w:pos="930"/>
              </w:tabs>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API response time dashboard</w:t>
            </w:r>
          </w:p>
        </w:tc>
      </w:tr>
      <w:tr w:rsidRPr="00B25027" w:rsidR="000125F6" w:rsidTr="04F704AE" w14:paraId="5A73E559" w14:textId="77777777">
        <w:trPr>
          <w:trHeight w:val="288"/>
        </w:trPr>
        <w:tc>
          <w:tcPr>
            <w:tcW w:w="419" w:type="dxa"/>
            <w:tcMar/>
          </w:tcPr>
          <w:p w:rsidRPr="001073CE" w:rsidR="000125F6" w:rsidP="006958F5" w:rsidRDefault="000125F6" w14:paraId="626A6BB6" w14:textId="32AB592E">
            <w:pPr>
              <w:keepNext/>
              <w:rPr>
                <w:sz w:val="20"/>
                <w:szCs w:val="20"/>
                <w:lang w:val="en-ZA"/>
              </w:rPr>
            </w:pPr>
            <w:r w:rsidRPr="001073CE">
              <w:rPr>
                <w:sz w:val="20"/>
                <w:szCs w:val="20"/>
                <w:lang w:val="en-ZA"/>
              </w:rPr>
              <w:t>10</w:t>
            </w:r>
          </w:p>
        </w:tc>
        <w:tc>
          <w:tcPr>
            <w:tcW w:w="1575" w:type="dxa"/>
            <w:noWrap/>
            <w:tcMar/>
          </w:tcPr>
          <w:p w:rsidRPr="001073CE" w:rsidR="000125F6" w:rsidP="006958F5" w:rsidRDefault="000125F6" w14:paraId="67B77636" w14:textId="40DC670E">
            <w:pPr>
              <w:keepNext/>
              <w:rPr>
                <w:rFonts w:ascii="Calibri" w:hAnsi="Calibri" w:eastAsia="Times New Roman" w:cs="Calibri"/>
                <w:color w:val="000000"/>
                <w:kern w:val="0"/>
                <w:sz w:val="20"/>
                <w:szCs w:val="20"/>
                <w:lang w:val="en-ZA" w:eastAsia="en-ZA"/>
                <w14:ligatures w14:val="none"/>
              </w:rPr>
            </w:pPr>
            <w:r w:rsidRPr="001073CE">
              <w:rPr>
                <w:sz w:val="20"/>
                <w:szCs w:val="20"/>
                <w:lang w:val="en-ZA"/>
              </w:rPr>
              <w:t>BI Developer / Dashboard Engineer</w:t>
            </w:r>
          </w:p>
        </w:tc>
        <w:tc>
          <w:tcPr>
            <w:tcW w:w="1380" w:type="dxa"/>
            <w:noWrap/>
            <w:tcMar/>
          </w:tcPr>
          <w:p w:rsidRPr="001073CE" w:rsidR="000125F6" w:rsidP="006958F5" w:rsidRDefault="000125F6" w14:paraId="043EF3A7" w14:textId="77777777">
            <w:pPr>
              <w:keepNext/>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 xml:space="preserve">Reports </w:t>
            </w:r>
          </w:p>
          <w:p w:rsidRPr="001073CE" w:rsidR="000125F6" w:rsidP="006958F5" w:rsidRDefault="000125F6" w14:paraId="7E15EEB5" w14:textId="77777777">
            <w:pPr>
              <w:keepNext/>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Dashboards</w:t>
            </w:r>
          </w:p>
          <w:p w:rsidRPr="001073CE" w:rsidR="000125F6" w:rsidP="006958F5" w:rsidRDefault="000125F6" w14:paraId="2A7399EE" w14:textId="77777777">
            <w:pPr>
              <w:keepNext/>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Visualizations</w:t>
            </w:r>
          </w:p>
          <w:p w:rsidRPr="001073CE" w:rsidR="000125F6" w:rsidP="006958F5" w:rsidRDefault="000125F6" w14:paraId="2FE502D3" w14:textId="77777777">
            <w:pPr>
              <w:keepNext/>
              <w:rPr>
                <w:rFonts w:ascii="Calibri" w:hAnsi="Calibri" w:eastAsia="Times New Roman" w:cs="Calibri"/>
                <w:color w:val="000000"/>
                <w:kern w:val="0"/>
                <w:sz w:val="20"/>
                <w:szCs w:val="20"/>
                <w:lang w:val="en-ZA" w:eastAsia="en-ZA"/>
                <w14:ligatures w14:val="none"/>
              </w:rPr>
            </w:pPr>
            <w:r w:rsidRPr="001073CE">
              <w:rPr>
                <w:rFonts w:ascii="Calibri" w:hAnsi="Calibri" w:eastAsia="Times New Roman" w:cs="Calibri"/>
                <w:color w:val="000000"/>
                <w:kern w:val="0"/>
                <w:sz w:val="20"/>
                <w:szCs w:val="20"/>
                <w:lang w:val="en-ZA" w:eastAsia="en-ZA"/>
                <w14:ligatures w14:val="none"/>
              </w:rPr>
              <w:t>Notebooks</w:t>
            </w:r>
          </w:p>
        </w:tc>
        <w:tc>
          <w:tcPr>
            <w:tcW w:w="2835" w:type="dxa"/>
            <w:tcMar/>
          </w:tcPr>
          <w:p w:rsidRPr="001073CE" w:rsidR="000125F6" w:rsidP="006958F5" w:rsidRDefault="000125F6" w14:paraId="7FAA1770" w14:textId="77777777">
            <w:pPr>
              <w:keepNext/>
              <w:rPr>
                <w:sz w:val="20"/>
                <w:szCs w:val="20"/>
                <w:lang w:val="en-ZA"/>
              </w:rPr>
            </w:pPr>
            <w:r w:rsidRPr="001073CE">
              <w:rPr>
                <w:sz w:val="20"/>
                <w:szCs w:val="20"/>
                <w:lang w:val="en-ZA"/>
              </w:rPr>
              <w:t>Design and implement dashboards/ data products</w:t>
            </w:r>
            <w:r w:rsidRPr="001073CE">
              <w:rPr>
                <w:sz w:val="20"/>
                <w:szCs w:val="20"/>
                <w:lang w:val="en-ZA"/>
              </w:rPr>
              <w:br/>
            </w:r>
            <w:r w:rsidRPr="001073CE">
              <w:rPr>
                <w:sz w:val="20"/>
                <w:szCs w:val="20"/>
                <w:lang w:val="en-ZA"/>
              </w:rPr>
              <w:t>Convert notebooks into Voila/Solara apps</w:t>
            </w:r>
            <w:r w:rsidRPr="001073CE">
              <w:rPr>
                <w:sz w:val="20"/>
                <w:szCs w:val="20"/>
                <w:lang w:val="en-ZA"/>
              </w:rPr>
              <w:br/>
            </w:r>
            <w:r w:rsidRPr="001073CE">
              <w:rPr>
                <w:sz w:val="20"/>
                <w:szCs w:val="20"/>
                <w:lang w:val="en-ZA"/>
              </w:rPr>
              <w:t>Integrate Superset views</w:t>
            </w:r>
          </w:p>
        </w:tc>
        <w:tc>
          <w:tcPr>
            <w:tcW w:w="3113" w:type="dxa"/>
            <w:noWrap/>
            <w:tcMar/>
          </w:tcPr>
          <w:p w:rsidRPr="001073CE" w:rsidR="000125F6" w:rsidP="006958F5" w:rsidRDefault="000125F6" w14:paraId="3D34AF1B" w14:textId="44D28178">
            <w:pPr>
              <w:keepNext/>
              <w:rPr>
                <w:sz w:val="20"/>
                <w:szCs w:val="20"/>
                <w:lang w:val="en-ZA"/>
              </w:rPr>
            </w:pPr>
            <w:r w:rsidRPr="001073CE">
              <w:rPr>
                <w:rFonts w:ascii="Calibri" w:hAnsi="Calibri" w:eastAsia="Times New Roman" w:cs="Calibri"/>
                <w:color w:val="000000"/>
                <w:kern w:val="0"/>
                <w:sz w:val="20"/>
                <w:szCs w:val="20"/>
                <w:lang w:val="en-ZA" w:eastAsia="en-ZA"/>
                <w14:ligatures w14:val="none"/>
              </w:rPr>
              <w:t xml:space="preserve">Data products </w:t>
            </w:r>
            <w:r w:rsidR="00423063">
              <w:rPr>
                <w:rFonts w:ascii="Calibri" w:hAnsi="Calibri" w:eastAsia="Times New Roman" w:cs="Calibri"/>
                <w:color w:val="000000"/>
                <w:kern w:val="0"/>
                <w:sz w:val="20"/>
                <w:szCs w:val="20"/>
                <w:lang w:val="en-ZA" w:eastAsia="en-ZA"/>
                <w14:ligatures w14:val="none"/>
              </w:rPr>
              <w:t>(</w:t>
            </w:r>
            <w:r w:rsidRPr="001073CE">
              <w:rPr>
                <w:rFonts w:ascii="Calibri" w:hAnsi="Calibri" w:eastAsia="Times New Roman" w:cs="Calibri"/>
                <w:color w:val="000000"/>
                <w:kern w:val="0"/>
                <w:sz w:val="20"/>
                <w:szCs w:val="20"/>
                <w:lang w:val="en-ZA" w:eastAsia="en-ZA"/>
                <w14:ligatures w14:val="none"/>
              </w:rPr>
              <w:t xml:space="preserve">e.g. </w:t>
            </w:r>
            <w:r w:rsidRPr="001073CE">
              <w:rPr>
                <w:sz w:val="20"/>
                <w:szCs w:val="20"/>
                <w:lang w:val="en-ZA"/>
              </w:rPr>
              <w:t>dashboards, reports, data sets and visualizations</w:t>
            </w:r>
            <w:r w:rsidR="00423063">
              <w:rPr>
                <w:sz w:val="20"/>
                <w:szCs w:val="20"/>
                <w:lang w:val="en-ZA"/>
              </w:rPr>
              <w:t>)</w:t>
            </w:r>
          </w:p>
          <w:p w:rsidRPr="001073CE" w:rsidR="000125F6" w:rsidP="006958F5" w:rsidRDefault="000125F6" w14:paraId="3B522C22" w14:textId="77777777">
            <w:pPr>
              <w:keepNext/>
              <w:rPr>
                <w:rFonts w:ascii="Calibri" w:hAnsi="Calibri" w:eastAsia="Times New Roman" w:cs="Calibri"/>
                <w:color w:val="000000"/>
                <w:kern w:val="0"/>
                <w:sz w:val="20"/>
                <w:szCs w:val="20"/>
                <w:lang w:val="en-ZA" w:eastAsia="en-ZA"/>
                <w14:ligatures w14:val="none"/>
              </w:rPr>
            </w:pPr>
          </w:p>
        </w:tc>
      </w:tr>
    </w:tbl>
    <w:p w:rsidR="00916058" w:rsidP="00F56D07" w:rsidRDefault="00496274" w14:paraId="0A4803B0" w14:textId="5DC5282C">
      <w:pPr>
        <w:pStyle w:val="Heading2"/>
      </w:pPr>
      <w:bookmarkStart w:name="_Toc202339024" w:id="12"/>
      <w:r>
        <w:t>Business Processes</w:t>
      </w:r>
      <w:bookmarkEnd w:id="12"/>
    </w:p>
    <w:p w:rsidRPr="00BE5B4D" w:rsidR="00BE5B4D" w:rsidP="00BE5B4D" w:rsidRDefault="00BE5B4D" w14:paraId="1B2D7D93" w14:textId="58EB8927">
      <w:r>
        <w:t xml:space="preserve">The following business process covers the </w:t>
      </w:r>
      <w:r w:rsidR="0045285C">
        <w:t>end-to-end process of getting data into and out of the BIAR ecosystem</w:t>
      </w:r>
      <w:r w:rsidR="009011FA">
        <w:t>.</w:t>
      </w:r>
    </w:p>
    <w:p w:rsidR="00E8496E" w:rsidP="00E8496E" w:rsidRDefault="0053554D" w14:paraId="437E316C" w14:textId="77777777">
      <w:pPr>
        <w:keepNext/>
      </w:pPr>
      <w:r w:rsidRPr="0053554D">
        <w:rPr>
          <w:noProof/>
        </w:rPr>
        <w:drawing>
          <wp:inline distT="0" distB="0" distL="0" distR="0" wp14:anchorId="5418FFAA" wp14:editId="19BC0980">
            <wp:extent cx="5516880" cy="3139231"/>
            <wp:effectExtent l="0" t="0" r="7620" b="4445"/>
            <wp:docPr id="165213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31120" name=""/>
                    <pic:cNvPicPr/>
                  </pic:nvPicPr>
                  <pic:blipFill>
                    <a:blip r:embed="rId18"/>
                    <a:stretch>
                      <a:fillRect/>
                    </a:stretch>
                  </pic:blipFill>
                  <pic:spPr>
                    <a:xfrm>
                      <a:off x="0" y="0"/>
                      <a:ext cx="5524301" cy="3143454"/>
                    </a:xfrm>
                    <a:prstGeom prst="rect">
                      <a:avLst/>
                    </a:prstGeom>
                  </pic:spPr>
                </pic:pic>
              </a:graphicData>
            </a:graphic>
          </wp:inline>
        </w:drawing>
      </w:r>
    </w:p>
    <w:p w:rsidRPr="00C63D1A" w:rsidR="00C63D1A" w:rsidP="00E8496E" w:rsidRDefault="00E8496E" w14:paraId="21F9B6D9" w14:textId="20325F2F">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BIAR Business process</w:t>
      </w:r>
    </w:p>
    <w:p w:rsidR="00D05FA2" w:rsidP="00D05FA2" w:rsidRDefault="00D05FA2" w14:paraId="6F41719D" w14:textId="23267B99">
      <w:pPr>
        <w:rPr>
          <w:lang w:val="en-ZA"/>
        </w:rPr>
      </w:pPr>
      <w:r>
        <w:rPr>
          <w:lang w:val="en-ZA"/>
        </w:rPr>
        <w:t xml:space="preserve">The list of processes below </w:t>
      </w:r>
      <w:r w:rsidR="006958F5">
        <w:rPr>
          <w:lang w:val="en-ZA"/>
        </w:rPr>
        <w:t>is</w:t>
      </w:r>
      <w:r>
        <w:rPr>
          <w:lang w:val="en-ZA"/>
        </w:rPr>
        <w:t xml:space="preserve"> intended to be a sample and not an exhaustive list of all processes.</w:t>
      </w:r>
    </w:p>
    <w:p w:rsidR="00BF2E3D" w:rsidP="00105274" w:rsidRDefault="00BF2E3D" w14:paraId="6240BF72" w14:textId="6B5677DE">
      <w:pPr>
        <w:pStyle w:val="Heading3"/>
        <w:rPr>
          <w:lang w:val="en-ZA"/>
        </w:rPr>
      </w:pPr>
      <w:r w:rsidRPr="000125F6">
        <w:rPr>
          <w:lang w:val="en-ZA"/>
        </w:rPr>
        <w:t>Data Acquisition &amp; Sourcing Processes</w:t>
      </w:r>
    </w:p>
    <w:p w:rsidRPr="00947AF8" w:rsidR="00947AF8" w:rsidP="00947AF8" w:rsidRDefault="00947AF8" w14:paraId="37A6CAF1" w14:textId="308384D7">
      <w:pPr>
        <w:rPr>
          <w:lang w:val="en-ZA"/>
        </w:rPr>
      </w:pPr>
      <w:r>
        <w:rPr>
          <w:lang w:val="en-ZA"/>
        </w:rPr>
        <w:t>The following processes are involved in collecting the raw data:</w:t>
      </w:r>
    </w:p>
    <w:p w:rsidRPr="00BF2E3D" w:rsidR="00BF2E3D" w:rsidP="004F6975" w:rsidRDefault="00BF2E3D" w14:paraId="68FD692E" w14:textId="77777777">
      <w:pPr>
        <w:pStyle w:val="Bullets"/>
        <w:numPr>
          <w:ilvl w:val="0"/>
          <w:numId w:val="6"/>
        </w:numPr>
      </w:pPr>
      <w:r w:rsidRPr="00BF2E3D">
        <w:t>Ingest internal data sources</w:t>
      </w:r>
    </w:p>
    <w:p w:rsidRPr="00BF2E3D" w:rsidR="00BF2E3D" w:rsidP="004F6975" w:rsidRDefault="00BF2E3D" w14:paraId="5CB8FD2D" w14:textId="77777777">
      <w:pPr>
        <w:pStyle w:val="Bullets"/>
        <w:numPr>
          <w:ilvl w:val="0"/>
          <w:numId w:val="6"/>
        </w:numPr>
      </w:pPr>
      <w:r w:rsidRPr="00BF2E3D">
        <w:t>Integrate external data sources</w:t>
      </w:r>
    </w:p>
    <w:p w:rsidRPr="00BF2E3D" w:rsidR="00BF2E3D" w:rsidP="04F704AE" w:rsidRDefault="00BF2E3D" w14:paraId="3FD57DAA" w14:textId="77777777">
      <w:pPr>
        <w:pStyle w:val="Bullets"/>
        <w:rPr/>
      </w:pPr>
      <w:r w:rsidR="1F8D2A2F">
        <w:rPr/>
        <w:t xml:space="preserve">Ingest </w:t>
      </w:r>
      <w:commentRangeStart w:id="1625061453"/>
      <w:commentRangeStart w:id="1536059693"/>
      <w:r w:rsidR="1F8D2A2F">
        <w:rPr/>
        <w:t>unstructured metadata</w:t>
      </w:r>
      <w:commentRangeEnd w:id="1625061453"/>
      <w:r>
        <w:rPr>
          <w:rStyle w:val="CommentReference"/>
        </w:rPr>
        <w:commentReference w:id="1625061453"/>
      </w:r>
      <w:commentRangeEnd w:id="1536059693"/>
      <w:r>
        <w:rPr>
          <w:rStyle w:val="CommentReference"/>
        </w:rPr>
        <w:commentReference w:id="1536059693"/>
      </w:r>
    </w:p>
    <w:p w:rsidR="00BF2E3D" w:rsidP="006958F5" w:rsidRDefault="00BF2E3D" w14:paraId="7C42C62F" w14:textId="1A87CFE6">
      <w:pPr>
        <w:pStyle w:val="Heading3"/>
        <w:rPr>
          <w:lang w:val="en-ZA"/>
        </w:rPr>
      </w:pPr>
      <w:r w:rsidRPr="000125F6">
        <w:rPr>
          <w:lang w:val="en-ZA"/>
        </w:rPr>
        <w:t>Data Integration &amp; Storage processes</w:t>
      </w:r>
    </w:p>
    <w:p w:rsidRPr="00947AF8" w:rsidR="00947AF8" w:rsidP="006958F5" w:rsidRDefault="00947AF8" w14:paraId="1D2F3881" w14:textId="1BB7BB29">
      <w:pPr>
        <w:keepNext/>
        <w:rPr>
          <w:lang w:val="en-ZA"/>
        </w:rPr>
      </w:pPr>
      <w:r>
        <w:rPr>
          <w:lang w:val="en-ZA"/>
        </w:rPr>
        <w:t>The following processes consolidate, organize and prepare data for analysis and reporting:</w:t>
      </w:r>
    </w:p>
    <w:p w:rsidRPr="00BF2E3D" w:rsidR="00BF2E3D" w:rsidP="004F6975" w:rsidRDefault="00BF2E3D" w14:paraId="28B9FAB4" w14:textId="77777777">
      <w:pPr>
        <w:pStyle w:val="Bullets"/>
        <w:keepNext/>
        <w:numPr>
          <w:ilvl w:val="0"/>
          <w:numId w:val="7"/>
        </w:numPr>
      </w:pPr>
      <w:r w:rsidRPr="00BF2E3D">
        <w:t>Extract, Transform, Load (ETL) processes</w:t>
      </w:r>
    </w:p>
    <w:p w:rsidRPr="00BF2E3D" w:rsidR="00BF2E3D" w:rsidP="004F6975" w:rsidRDefault="00BF2E3D" w14:paraId="01D38829" w14:textId="77777777">
      <w:pPr>
        <w:pStyle w:val="Bullets"/>
        <w:keepNext/>
        <w:numPr>
          <w:ilvl w:val="0"/>
          <w:numId w:val="7"/>
        </w:numPr>
      </w:pPr>
      <w:r w:rsidRPr="00BF2E3D">
        <w:t>Catalog data and manage metadata</w:t>
      </w:r>
    </w:p>
    <w:p w:rsidRPr="00BF2E3D" w:rsidR="00BF2E3D" w:rsidP="004F6975" w:rsidRDefault="00BF2E3D" w14:paraId="2B1B4C49" w14:textId="77777777">
      <w:pPr>
        <w:pStyle w:val="Bullets"/>
        <w:keepNext/>
        <w:numPr>
          <w:ilvl w:val="0"/>
          <w:numId w:val="7"/>
        </w:numPr>
      </w:pPr>
      <w:r w:rsidRPr="00BF2E3D">
        <w:t>Preserve historical data (archiving)</w:t>
      </w:r>
    </w:p>
    <w:p w:rsidRPr="00BF2E3D" w:rsidR="00BF2E3D" w:rsidP="004F6975" w:rsidRDefault="00BF2E3D" w14:paraId="514A599F" w14:textId="77777777">
      <w:pPr>
        <w:pStyle w:val="Bullets"/>
        <w:keepNext/>
        <w:numPr>
          <w:ilvl w:val="0"/>
          <w:numId w:val="7"/>
        </w:numPr>
      </w:pPr>
      <w:r w:rsidRPr="00BF2E3D">
        <w:t>Set up data security, privacy, and compliance controls</w:t>
      </w:r>
    </w:p>
    <w:p w:rsidR="00BF2E3D" w:rsidP="00105274" w:rsidRDefault="00BF2E3D" w14:paraId="2C5D1615" w14:textId="1E775D31">
      <w:pPr>
        <w:pStyle w:val="Heading3"/>
        <w:rPr>
          <w:lang w:val="en-ZA"/>
        </w:rPr>
      </w:pPr>
      <w:r w:rsidRPr="000125F6">
        <w:rPr>
          <w:lang w:val="en-ZA"/>
        </w:rPr>
        <w:t>Data Preparation &amp; Transformation Processes</w:t>
      </w:r>
    </w:p>
    <w:p w:rsidRPr="00947AF8" w:rsidR="00947AF8" w:rsidP="00947AF8" w:rsidRDefault="00947AF8" w14:paraId="03F72459" w14:textId="5F716189">
      <w:pPr>
        <w:rPr>
          <w:lang w:val="en-ZA"/>
        </w:rPr>
      </w:pPr>
      <w:r>
        <w:rPr>
          <w:lang w:val="en-ZA"/>
        </w:rPr>
        <w:t>The following processes clean and shape data to be analysis-ready:</w:t>
      </w:r>
    </w:p>
    <w:p w:rsidRPr="00BF2E3D" w:rsidR="00BF2E3D" w:rsidP="004F6975" w:rsidRDefault="00BF2E3D" w14:paraId="0A24FDFF" w14:textId="77777777">
      <w:pPr>
        <w:pStyle w:val="Bullets"/>
        <w:numPr>
          <w:ilvl w:val="0"/>
          <w:numId w:val="8"/>
        </w:numPr>
      </w:pPr>
      <w:r w:rsidRPr="00BF2E3D">
        <w:t>Create views and curated datasets</w:t>
      </w:r>
    </w:p>
    <w:p w:rsidRPr="00BF2E3D" w:rsidR="00BF2E3D" w:rsidP="004F6975" w:rsidRDefault="00BF2E3D" w14:paraId="4830D55C" w14:textId="77777777">
      <w:pPr>
        <w:pStyle w:val="Bullets"/>
        <w:numPr>
          <w:ilvl w:val="0"/>
          <w:numId w:val="8"/>
        </w:numPr>
      </w:pPr>
      <w:r w:rsidRPr="00BF2E3D">
        <w:t>Enable feature engineering for ML</w:t>
      </w:r>
    </w:p>
    <w:p w:rsidR="00BF2E3D" w:rsidP="00976AFE" w:rsidRDefault="00BF2E3D" w14:paraId="14760D55" w14:textId="2F7A318F">
      <w:pPr>
        <w:pStyle w:val="Heading3"/>
        <w:rPr>
          <w:lang w:val="en-ZA"/>
        </w:rPr>
      </w:pPr>
      <w:r w:rsidRPr="000125F6">
        <w:rPr>
          <w:lang w:val="en-ZA"/>
        </w:rPr>
        <w:t>Analytics &amp; Processing Processes</w:t>
      </w:r>
    </w:p>
    <w:p w:rsidRPr="00947AF8" w:rsidR="00947AF8" w:rsidP="00976AFE" w:rsidRDefault="00947AF8" w14:paraId="4314E397" w14:textId="0513B0C6">
      <w:pPr>
        <w:keepNext/>
        <w:keepLines/>
        <w:rPr>
          <w:lang w:val="en-ZA"/>
        </w:rPr>
      </w:pPr>
      <w:r>
        <w:rPr>
          <w:lang w:val="en-ZA"/>
        </w:rPr>
        <w:t>The following processes generate insights and predictions:</w:t>
      </w:r>
    </w:p>
    <w:p w:rsidRPr="00BF2E3D" w:rsidR="00BF2E3D" w:rsidP="004F6975" w:rsidRDefault="00BF2E3D" w14:paraId="0FEA205E" w14:textId="77777777">
      <w:pPr>
        <w:pStyle w:val="Bullets"/>
        <w:keepNext/>
        <w:keepLines/>
        <w:numPr>
          <w:ilvl w:val="0"/>
          <w:numId w:val="9"/>
        </w:numPr>
      </w:pPr>
      <w:r w:rsidRPr="00BF2E3D">
        <w:t xml:space="preserve">Explore data using JupyterLab/ Notebooks </w:t>
      </w:r>
    </w:p>
    <w:p w:rsidRPr="00BF2E3D" w:rsidR="00BF2E3D" w:rsidP="004F6975" w:rsidRDefault="00BF2E3D" w14:paraId="23E86940" w14:textId="77777777">
      <w:pPr>
        <w:pStyle w:val="Bullets"/>
        <w:keepNext/>
        <w:keepLines/>
        <w:numPr>
          <w:ilvl w:val="0"/>
          <w:numId w:val="9"/>
        </w:numPr>
      </w:pPr>
      <w:r w:rsidRPr="00BF2E3D">
        <w:t>Run descriptive, diagnostic, predictive analytics</w:t>
      </w:r>
    </w:p>
    <w:p w:rsidRPr="00BF2E3D" w:rsidR="00BF2E3D" w:rsidP="004F6975" w:rsidRDefault="00BF2E3D" w14:paraId="261A9172" w14:textId="77777777">
      <w:pPr>
        <w:pStyle w:val="Bullets"/>
        <w:keepNext/>
        <w:keepLines/>
        <w:numPr>
          <w:ilvl w:val="0"/>
          <w:numId w:val="9"/>
        </w:numPr>
      </w:pPr>
      <w:r w:rsidRPr="00BF2E3D">
        <w:t>Build, train, and validate machine learning models</w:t>
      </w:r>
    </w:p>
    <w:p w:rsidRPr="00BF2E3D" w:rsidR="00BF2E3D" w:rsidP="004F6975" w:rsidRDefault="00BF2E3D" w14:paraId="644A8A0B" w14:textId="77777777">
      <w:pPr>
        <w:pStyle w:val="Bullets"/>
        <w:keepNext/>
        <w:keepLines/>
        <w:numPr>
          <w:ilvl w:val="0"/>
          <w:numId w:val="9"/>
        </w:numPr>
      </w:pPr>
      <w:r w:rsidRPr="00BF2E3D">
        <w:t xml:space="preserve">Store and expose model outputs  </w:t>
      </w:r>
    </w:p>
    <w:p w:rsidRPr="00BF2E3D" w:rsidR="00BF2E3D" w:rsidP="004F6975" w:rsidRDefault="00BF2E3D" w14:paraId="1A9EBAB7" w14:textId="77777777">
      <w:pPr>
        <w:pStyle w:val="Bullets"/>
        <w:keepNext/>
        <w:keepLines/>
        <w:numPr>
          <w:ilvl w:val="0"/>
          <w:numId w:val="9"/>
        </w:numPr>
      </w:pPr>
      <w:r w:rsidRPr="00BF2E3D">
        <w:t>Create dashboards/ reports</w:t>
      </w:r>
    </w:p>
    <w:p w:rsidRPr="00BF2E3D" w:rsidR="00BF2E3D" w:rsidP="004F6975" w:rsidRDefault="00BF2E3D" w14:paraId="566DB57A" w14:textId="77777777">
      <w:pPr>
        <w:pStyle w:val="Bullets"/>
        <w:keepNext/>
        <w:keepLines/>
        <w:numPr>
          <w:ilvl w:val="0"/>
          <w:numId w:val="9"/>
        </w:numPr>
      </w:pPr>
      <w:r w:rsidRPr="00BF2E3D">
        <w:t>Create interactive reports and self-service analytics</w:t>
      </w:r>
    </w:p>
    <w:p w:rsidR="00BF2E3D" w:rsidP="00105274" w:rsidRDefault="00BF2E3D" w14:paraId="49D7EF99" w14:textId="31FF700B">
      <w:pPr>
        <w:pStyle w:val="Heading3"/>
        <w:rPr>
          <w:lang w:val="en-ZA"/>
        </w:rPr>
      </w:pPr>
      <w:r w:rsidRPr="000125F6">
        <w:rPr>
          <w:lang w:val="en-ZA"/>
        </w:rPr>
        <w:t>Information Delivery Processes</w:t>
      </w:r>
    </w:p>
    <w:p w:rsidRPr="00947AF8" w:rsidR="00947AF8" w:rsidP="00947AF8" w:rsidRDefault="00947AF8" w14:paraId="554210CE" w14:textId="272787EC">
      <w:pPr>
        <w:rPr>
          <w:lang w:val="en-ZA"/>
        </w:rPr>
      </w:pPr>
      <w:r>
        <w:rPr>
          <w:lang w:val="en-ZA"/>
        </w:rPr>
        <w:t>The following processes distribute insights to decision makers:</w:t>
      </w:r>
    </w:p>
    <w:p w:rsidRPr="00BF2E3D" w:rsidR="00BF2E3D" w:rsidP="004F6975" w:rsidRDefault="00BF2E3D" w14:paraId="7C0F9818" w14:textId="40A3EA0B">
      <w:pPr>
        <w:pStyle w:val="Bullets"/>
        <w:numPr>
          <w:ilvl w:val="0"/>
          <w:numId w:val="10"/>
        </w:numPr>
      </w:pPr>
      <w:r w:rsidRPr="00BF2E3D">
        <w:t xml:space="preserve">Publish dashboards </w:t>
      </w:r>
      <w:r w:rsidR="00D05FA2">
        <w:t xml:space="preserve"> </w:t>
      </w:r>
    </w:p>
    <w:p w:rsidRPr="00BF2E3D" w:rsidR="00BF2E3D" w:rsidP="004F6975" w:rsidRDefault="00BF2E3D" w14:paraId="7D4AD6E9" w14:textId="77777777">
      <w:pPr>
        <w:pStyle w:val="Bullets"/>
        <w:numPr>
          <w:ilvl w:val="0"/>
          <w:numId w:val="10"/>
        </w:numPr>
      </w:pPr>
      <w:r w:rsidRPr="00BF2E3D">
        <w:t>Generate reports</w:t>
      </w:r>
    </w:p>
    <w:p w:rsidRPr="00BF2E3D" w:rsidR="00BF2E3D" w:rsidP="004F6975" w:rsidRDefault="00BF2E3D" w14:paraId="3B23B523" w14:textId="77777777">
      <w:pPr>
        <w:pStyle w:val="Bullets"/>
        <w:numPr>
          <w:ilvl w:val="0"/>
          <w:numId w:val="10"/>
        </w:numPr>
      </w:pPr>
      <w:r w:rsidRPr="00BF2E3D">
        <w:t>Schedule reports</w:t>
      </w:r>
    </w:p>
    <w:p w:rsidRPr="00BF2E3D" w:rsidR="00BF2E3D" w:rsidP="004F6975" w:rsidRDefault="00BF2E3D" w14:paraId="63E8C95E" w14:textId="77777777">
      <w:pPr>
        <w:pStyle w:val="Bullets"/>
        <w:numPr>
          <w:ilvl w:val="0"/>
          <w:numId w:val="10"/>
        </w:numPr>
      </w:pPr>
      <w:r w:rsidRPr="00BF2E3D">
        <w:t>Expose datasets and model outputs</w:t>
      </w:r>
    </w:p>
    <w:p w:rsidRPr="00BF2E3D" w:rsidR="00BF2E3D" w:rsidP="004F6975" w:rsidRDefault="00BF2E3D" w14:paraId="74820A30" w14:textId="77777777">
      <w:pPr>
        <w:pStyle w:val="Bullets"/>
        <w:numPr>
          <w:ilvl w:val="0"/>
          <w:numId w:val="10"/>
        </w:numPr>
      </w:pPr>
      <w:r w:rsidRPr="00BF2E3D">
        <w:t>Share interactive notebooks for advanced users</w:t>
      </w:r>
    </w:p>
    <w:p w:rsidR="00BF2E3D" w:rsidP="00105274" w:rsidRDefault="00BF2E3D" w14:paraId="3BCDDAFC" w14:textId="6328DEFD">
      <w:pPr>
        <w:pStyle w:val="Heading3"/>
        <w:rPr>
          <w:lang w:val="en-ZA"/>
        </w:rPr>
      </w:pPr>
      <w:r w:rsidRPr="000125F6">
        <w:rPr>
          <w:lang w:val="en-ZA"/>
        </w:rPr>
        <w:t>Decision Support Processes</w:t>
      </w:r>
    </w:p>
    <w:p w:rsidRPr="00947AF8" w:rsidR="00947AF8" w:rsidP="00947AF8" w:rsidRDefault="00947AF8" w14:paraId="70A124C5" w14:textId="14C5D220">
      <w:pPr>
        <w:rPr>
          <w:lang w:val="en-ZA"/>
        </w:rPr>
      </w:pPr>
      <w:r>
        <w:rPr>
          <w:lang w:val="en-ZA"/>
        </w:rPr>
        <w:t>The following processes enable smarter, faster decisions:</w:t>
      </w:r>
    </w:p>
    <w:p w:rsidRPr="00BF2E3D" w:rsidR="00BF2E3D" w:rsidP="004F6975" w:rsidRDefault="00BF2E3D" w14:paraId="6356BFA6" w14:textId="77777777">
      <w:pPr>
        <w:pStyle w:val="Bullets"/>
        <w:numPr>
          <w:ilvl w:val="0"/>
          <w:numId w:val="11"/>
        </w:numPr>
      </w:pPr>
      <w:r w:rsidRPr="00BF2E3D">
        <w:t>Integration with business workflows to support case and investigations management processes</w:t>
      </w:r>
    </w:p>
    <w:p w:rsidRPr="00BF2E3D" w:rsidR="00BF2E3D" w:rsidP="004F6975" w:rsidRDefault="00BF2E3D" w14:paraId="120335CC" w14:textId="77777777">
      <w:pPr>
        <w:pStyle w:val="Bullets"/>
        <w:numPr>
          <w:ilvl w:val="0"/>
          <w:numId w:val="11"/>
        </w:numPr>
      </w:pPr>
      <w:r w:rsidRPr="00BF2E3D">
        <w:t>Inform rules tuning and anomaly detection</w:t>
      </w:r>
    </w:p>
    <w:p w:rsidRPr="00BF2E3D" w:rsidR="00BF2E3D" w:rsidP="04F704AE" w:rsidRDefault="00BF2E3D" w14:paraId="20339B91" w14:textId="527A321B">
      <w:pPr>
        <w:pStyle w:val="Bullets"/>
        <w:rPr/>
      </w:pPr>
      <w:r w:rsidR="1F8D2A2F">
        <w:rPr/>
        <w:t>Provide evidence</w:t>
      </w:r>
      <w:ins w:author="sandy@labuschagnehome.com" w:date="2025-07-16T17:27:18.748Z" w:id="1985906920">
        <w:r w:rsidR="55747405">
          <w:t>/ reporting</w:t>
        </w:r>
      </w:ins>
      <w:r w:rsidR="1F8D2A2F">
        <w:rPr/>
        <w:t xml:space="preserve"> for regulatory or legal escalation</w:t>
      </w:r>
    </w:p>
    <w:p w:rsidRPr="00BF2E3D" w:rsidR="00BF2E3D" w:rsidP="004F6975" w:rsidRDefault="00BF2E3D" w14:paraId="76E3D5F3" w14:textId="77777777">
      <w:pPr>
        <w:pStyle w:val="Bullets"/>
        <w:numPr>
          <w:ilvl w:val="0"/>
          <w:numId w:val="11"/>
        </w:numPr>
      </w:pPr>
      <w:r w:rsidRPr="00BF2E3D">
        <w:t>Provide data to the simulation sandbox</w:t>
      </w:r>
    </w:p>
    <w:p w:rsidR="002144C1" w:rsidP="006958F5" w:rsidRDefault="002144C1" w14:paraId="788C28E0" w14:textId="126CB5F1">
      <w:pPr>
        <w:pStyle w:val="Heading2"/>
      </w:pPr>
      <w:bookmarkStart w:name="_Toc202339025" w:id="13"/>
      <w:r>
        <w:t>Data Product</w:t>
      </w:r>
      <w:r w:rsidR="000B0251">
        <w:t xml:space="preserve"> Classes</w:t>
      </w:r>
      <w:bookmarkEnd w:id="13"/>
    </w:p>
    <w:p w:rsidR="002144C1" w:rsidP="006958F5" w:rsidRDefault="002144C1" w14:paraId="34092112" w14:textId="2898701C">
      <w:pPr>
        <w:keepNext/>
        <w:keepLines/>
      </w:pPr>
      <w:r>
        <w:t>Data product</w:t>
      </w:r>
      <w:r w:rsidR="00AB5EC3">
        <w:t xml:space="preserve"> </w:t>
      </w:r>
      <w:r>
        <w:t xml:space="preserve">is a term used to describe various types of </w:t>
      </w:r>
      <w:r w:rsidR="007C754E">
        <w:t>i</w:t>
      </w:r>
      <w:r>
        <w:t>nformation delivery outputs from the BIAR ecosystem and</w:t>
      </w:r>
      <w:r w:rsidRPr="00D5776C">
        <w:t xml:space="preserve"> represent the </w:t>
      </w:r>
      <w:r w:rsidRPr="00DF29C4">
        <w:t>end products delivered to users</w:t>
      </w:r>
      <w:r>
        <w:t xml:space="preserve"> (directly or indirectly)</w:t>
      </w:r>
      <w:r w:rsidRPr="00D5776C">
        <w:t xml:space="preserve"> to drive insight, decision-making, investigation, or regulatory action</w:t>
      </w:r>
      <w:r>
        <w:t>.  The main categories</w:t>
      </w:r>
      <w:r w:rsidR="000125F6">
        <w:t xml:space="preserve"> or classes</w:t>
      </w:r>
      <w:r>
        <w:t xml:space="preserve"> of data products are:</w:t>
      </w:r>
    </w:p>
    <w:p w:rsidR="00C12A11" w:rsidP="004F6975" w:rsidRDefault="002144C1" w14:paraId="100EEEE9" w14:textId="77777777">
      <w:pPr>
        <w:pStyle w:val="ListParagraph"/>
        <w:numPr>
          <w:ilvl w:val="0"/>
          <w:numId w:val="16"/>
        </w:numPr>
      </w:pPr>
      <w:r w:rsidRPr="00C12A11">
        <w:rPr>
          <w:b/>
          <w:bCs/>
        </w:rPr>
        <w:t xml:space="preserve">Reports </w:t>
      </w:r>
      <w:r>
        <w:t xml:space="preserve">- </w:t>
      </w:r>
      <w:r w:rsidRPr="00C12A11" w:rsidR="00C12A11">
        <w:t>Static or parameterized documents that summarize data in tabular, textual, or graphical form, typically designed for print or download, and used for regulatory, compliance, or operational reporting</w:t>
      </w:r>
    </w:p>
    <w:p w:rsidR="00C12A11" w:rsidP="004F6975" w:rsidRDefault="002144C1" w14:paraId="5A46920B" w14:textId="61F47D42">
      <w:pPr>
        <w:pStyle w:val="ListParagraph"/>
        <w:numPr>
          <w:ilvl w:val="0"/>
          <w:numId w:val="16"/>
        </w:numPr>
      </w:pPr>
      <w:r w:rsidRPr="00C12A11">
        <w:rPr>
          <w:b/>
          <w:bCs/>
        </w:rPr>
        <w:t>Dashboards</w:t>
      </w:r>
      <w:r>
        <w:t xml:space="preserve"> - </w:t>
      </w:r>
      <w:r w:rsidRPr="00C12A11" w:rsidR="00C12A11">
        <w:t>Interactive, real-time visual summaries composed of multiple charts, KPIs, and filters that allow users to monitor metrics, trends, and performance indicators at a glance</w:t>
      </w:r>
    </w:p>
    <w:p w:rsidR="002144C1" w:rsidP="004F6975" w:rsidRDefault="002144C1" w14:paraId="336819A9" w14:textId="7FAD104D">
      <w:pPr>
        <w:pStyle w:val="ListParagraph"/>
        <w:numPr>
          <w:ilvl w:val="0"/>
          <w:numId w:val="16"/>
        </w:numPr>
      </w:pPr>
      <w:r w:rsidRPr="00C12A11">
        <w:rPr>
          <w:b/>
          <w:bCs/>
        </w:rPr>
        <w:t xml:space="preserve">Visualizations </w:t>
      </w:r>
      <w:r>
        <w:t xml:space="preserve">- </w:t>
      </w:r>
      <w:r w:rsidRPr="00C12A11" w:rsidR="00C12A11">
        <w:t>Individual or embedded graphical representations such as bar charts, heatmaps, timelines, or network graphs that reveal patterns, relationships, and anomalies in for exploration or communication</w:t>
      </w:r>
    </w:p>
    <w:p w:rsidR="002144C1" w:rsidP="004F6975" w:rsidRDefault="002144C1" w14:paraId="3BAD2DB4" w14:textId="095752F4">
      <w:pPr>
        <w:pStyle w:val="ListParagraph"/>
        <w:numPr>
          <w:ilvl w:val="0"/>
          <w:numId w:val="16"/>
        </w:numPr>
      </w:pPr>
      <w:r w:rsidRPr="00646C4A">
        <w:rPr>
          <w:b/>
          <w:bCs/>
        </w:rPr>
        <w:t>Notebooks</w:t>
      </w:r>
      <w:r>
        <w:t xml:space="preserve"> - </w:t>
      </w:r>
      <w:r w:rsidRPr="00C12A11" w:rsidR="00C12A11">
        <w:t xml:space="preserve">Interactive documents </w:t>
      </w:r>
      <w:r w:rsidR="00423063">
        <w:t>(</w:t>
      </w:r>
      <w:r w:rsidRPr="00C12A11" w:rsidR="00C12A11">
        <w:t>e.g.</w:t>
      </w:r>
      <w:r w:rsidR="00423063">
        <w:t xml:space="preserve"> </w:t>
      </w:r>
      <w:r w:rsidRPr="00C12A11" w:rsidR="00C12A11">
        <w:t>Jupyter Notebooks</w:t>
      </w:r>
      <w:r w:rsidR="00423063">
        <w:t>)</w:t>
      </w:r>
      <w:r w:rsidRPr="00C12A11" w:rsidR="00C12A11">
        <w:t xml:space="preserve"> that integrate code, narrative text, queries, and visualizations in a single interface to support data exploration, experimentation, and reproducibility</w:t>
      </w:r>
    </w:p>
    <w:p w:rsidR="002144C1" w:rsidP="004F6975" w:rsidRDefault="002144C1" w14:paraId="7DBF2CE7" w14:textId="246E2E34">
      <w:pPr>
        <w:pStyle w:val="ListParagraph"/>
        <w:numPr>
          <w:ilvl w:val="0"/>
          <w:numId w:val="16"/>
        </w:numPr>
      </w:pPr>
      <w:r>
        <w:rPr>
          <w:b/>
          <w:bCs/>
        </w:rPr>
        <w:t>Data</w:t>
      </w:r>
      <w:r w:rsidRPr="00D47AF5">
        <w:rPr>
          <w:b/>
          <w:bCs/>
        </w:rPr>
        <w:t xml:space="preserve"> </w:t>
      </w:r>
      <w:r>
        <w:rPr>
          <w:b/>
          <w:bCs/>
        </w:rPr>
        <w:t>sets</w:t>
      </w:r>
      <w:r>
        <w:t xml:space="preserve"> - </w:t>
      </w:r>
      <w:r w:rsidRPr="00C12A11" w:rsidR="00C12A11">
        <w:t>Curated, reusable datasets or queryable data views that serve as authoritative sources for analysis, dashboards, machine learning, or sandbox experimentation</w:t>
      </w:r>
    </w:p>
    <w:p w:rsidR="002144C1" w:rsidP="004F6975" w:rsidRDefault="00C00FFC" w14:paraId="2A2A83F1" w14:textId="31EF478D">
      <w:pPr>
        <w:pStyle w:val="ListParagraph"/>
        <w:numPr>
          <w:ilvl w:val="0"/>
          <w:numId w:val="16"/>
        </w:numPr>
      </w:pPr>
      <w:r>
        <w:rPr>
          <w:b/>
          <w:bCs/>
        </w:rPr>
        <w:t>Analytics</w:t>
      </w:r>
      <w:r w:rsidR="002144C1">
        <w:t xml:space="preserve"> </w:t>
      </w:r>
      <w:r w:rsidR="006D279C">
        <w:t>–</w:t>
      </w:r>
      <w:r w:rsidR="002144C1">
        <w:t xml:space="preserve"> </w:t>
      </w:r>
      <w:r w:rsidRPr="00C12A11" w:rsidR="00C12A11">
        <w:t xml:space="preserve">A broad category that includes statistical models, forecasts, scoring algorithms, </w:t>
      </w:r>
      <w:r w:rsidR="00C12A11">
        <w:t xml:space="preserve">ML models </w:t>
      </w:r>
      <w:r w:rsidRPr="00C12A11" w:rsidR="00C12A11">
        <w:t>or anomaly detection techniques derived from structured or semi-structured data to drive decision-making and insight generation</w:t>
      </w:r>
    </w:p>
    <w:p w:rsidR="002144C1" w:rsidP="004F6975" w:rsidRDefault="002144C1" w14:paraId="3C148F4A" w14:textId="0CF3BE95">
      <w:pPr>
        <w:pStyle w:val="ListParagraph"/>
        <w:numPr>
          <w:ilvl w:val="0"/>
          <w:numId w:val="16"/>
        </w:numPr>
      </w:pPr>
      <w:r w:rsidRPr="00646C4A">
        <w:rPr>
          <w:b/>
          <w:bCs/>
        </w:rPr>
        <w:t>Model outputs</w:t>
      </w:r>
      <w:r>
        <w:t xml:space="preserve"> - </w:t>
      </w:r>
      <w:r w:rsidRPr="00C12A11" w:rsidR="00C12A11">
        <w:t xml:space="preserve">Data fields or artifacts generated by trained machine learning models </w:t>
      </w:r>
      <w:r w:rsidR="00423063">
        <w:t>(</w:t>
      </w:r>
      <w:r w:rsidRPr="00C12A11" w:rsidR="00C12A11">
        <w:t>e.g.</w:t>
      </w:r>
      <w:r w:rsidR="00423063">
        <w:t xml:space="preserve"> </w:t>
      </w:r>
      <w:r w:rsidRPr="00C12A11" w:rsidR="00C12A11">
        <w:t>fraud scores, risk classifications</w:t>
      </w:r>
      <w:r w:rsidR="00423063">
        <w:t>)</w:t>
      </w:r>
      <w:r w:rsidRPr="00C12A11" w:rsidR="00C12A11">
        <w:t xml:space="preserve"> which are consumed by dashboards, reports, or integrated into case </w:t>
      </w:r>
      <w:r w:rsidR="004127EA">
        <w:t xml:space="preserve">and investigation </w:t>
      </w:r>
      <w:r w:rsidRPr="00C12A11" w:rsidR="00C12A11">
        <w:t>management</w:t>
      </w:r>
    </w:p>
    <w:p w:rsidR="002144C1" w:rsidP="005204D1" w:rsidRDefault="002144C1" w14:paraId="7BC9E272" w14:textId="77777777">
      <w:pPr>
        <w:pStyle w:val="Heading2"/>
      </w:pPr>
      <w:bookmarkStart w:name="_Toc202339026" w:id="14"/>
      <w:r>
        <w:t>Information Delivery Tools</w:t>
      </w:r>
      <w:bookmarkEnd w:id="14"/>
      <w:r>
        <w:t xml:space="preserve"> </w:t>
      </w:r>
    </w:p>
    <w:p w:rsidRPr="006404B2" w:rsidR="002144C1" w:rsidP="002144C1" w:rsidRDefault="002144C1" w14:paraId="0B012415" w14:textId="7A6B3B86">
      <w:r>
        <w:t xml:space="preserve">The following tools </w:t>
      </w:r>
      <w:r w:rsidR="006958F5">
        <w:t>should</w:t>
      </w:r>
      <w:r>
        <w:t xml:space="preserve"> be integrated into the BIAR ecosystem</w:t>
      </w:r>
      <w:r w:rsidR="00A22935">
        <w:t xml:space="preserve"> to deliver the data products required</w:t>
      </w:r>
    </w:p>
    <w:p w:rsidRPr="002E1B04" w:rsidR="002144C1" w:rsidP="004F6975" w:rsidRDefault="002144C1" w14:paraId="45D1E610" w14:textId="77777777">
      <w:pPr>
        <w:pStyle w:val="ListParagraph"/>
        <w:numPr>
          <w:ilvl w:val="0"/>
          <w:numId w:val="15"/>
        </w:numPr>
        <w:rPr>
          <w:b/>
          <w:bCs/>
        </w:rPr>
      </w:pPr>
      <w:r w:rsidRPr="006404B2">
        <w:rPr>
          <w:b/>
          <w:bCs/>
        </w:rPr>
        <w:t>Jupyter Notebook</w:t>
      </w:r>
      <w:r w:rsidRPr="006404B2">
        <w:t xml:space="preserve"> is the original web-based interactive computing environment. It provides</w:t>
      </w:r>
      <w:r w:rsidRPr="002E1B04">
        <w:t xml:space="preserve"> a simple interface where you can create documents that combine live code, equations, visualizations, and narrative text.</w:t>
      </w:r>
    </w:p>
    <w:p w:rsidRPr="002E1B04" w:rsidR="002E1B04" w:rsidP="004F6975" w:rsidRDefault="002144C1" w14:paraId="2D04873B" w14:textId="2F5527FA">
      <w:pPr>
        <w:pStyle w:val="ListParagraph"/>
        <w:numPr>
          <w:ilvl w:val="0"/>
          <w:numId w:val="15"/>
        </w:numPr>
      </w:pPr>
      <w:r w:rsidRPr="005D11E8">
        <w:rPr>
          <w:b/>
          <w:bCs/>
        </w:rPr>
        <w:t>JupyterLab</w:t>
      </w:r>
      <w:r w:rsidRPr="002E1B04">
        <w:t xml:space="preserve"> is the next-generation interface that's designed to eventually replace the classic Notebook. It provides a more flexible and powerful environment with a modular design</w:t>
      </w:r>
      <w:r w:rsidR="005D11E8">
        <w:t xml:space="preserve"> to be able</w:t>
      </w:r>
      <w:r w:rsidRPr="002E1B04">
        <w:t xml:space="preserve"> </w:t>
      </w:r>
      <w:r w:rsidRPr="002E1B04" w:rsidR="005D11E8">
        <w:t>to work</w:t>
      </w:r>
      <w:r w:rsidRPr="002E1B04">
        <w:t xml:space="preserve"> with multiple notebooks, text files, terminals, and data visualizations all within the same browser window</w:t>
      </w:r>
      <w:r w:rsidR="005D11E8">
        <w:t>. As</w:t>
      </w:r>
      <w:r w:rsidRPr="002E1B04">
        <w:t xml:space="preserve"> an IDE (Integrated Development Environment) built around the notebook paradigm, </w:t>
      </w:r>
      <w:r w:rsidR="005D11E8">
        <w:t>it enables i</w:t>
      </w:r>
      <w:r w:rsidRPr="002E1B04" w:rsidR="002E1B04">
        <w:t xml:space="preserve">nteractive </w:t>
      </w:r>
      <w:r w:rsidR="005D11E8">
        <w:t>d</w:t>
      </w:r>
      <w:r w:rsidRPr="002E1B04" w:rsidR="002E1B04">
        <w:t xml:space="preserve">ata </w:t>
      </w:r>
      <w:r w:rsidR="005D11E8">
        <w:t>e</w:t>
      </w:r>
      <w:r w:rsidRPr="002E1B04" w:rsidR="002E1B04">
        <w:t>xploration</w:t>
      </w:r>
      <w:r w:rsidR="005D11E8">
        <w:t xml:space="preserve">, </w:t>
      </w:r>
      <w:r w:rsidRPr="002E1B04" w:rsidR="002E1B04">
        <w:t>data preparation, feature engineering, and model training</w:t>
      </w:r>
      <w:r w:rsidR="005D11E8">
        <w:t xml:space="preserve"> for </w:t>
      </w:r>
      <w:r w:rsidRPr="002E1B04" w:rsidR="005D11E8">
        <w:t>Data Science and Machine Learning</w:t>
      </w:r>
      <w:r w:rsidR="005D11E8">
        <w:t>, and r</w:t>
      </w:r>
      <w:r w:rsidRPr="002E1B04" w:rsidR="002E1B04">
        <w:t xml:space="preserve">eal-time </w:t>
      </w:r>
      <w:r w:rsidR="005D11E8">
        <w:t>a</w:t>
      </w:r>
      <w:r w:rsidRPr="002E1B04" w:rsidR="002E1B04">
        <w:t>nalytics</w:t>
      </w:r>
      <w:r w:rsidR="005D11E8">
        <w:t>.</w:t>
      </w:r>
    </w:p>
    <w:p w:rsidR="002144C1" w:rsidP="004F6975" w:rsidRDefault="002144C1" w14:paraId="13FEC45B" w14:textId="77777777">
      <w:pPr>
        <w:pStyle w:val="ListParagraph"/>
        <w:numPr>
          <w:ilvl w:val="0"/>
          <w:numId w:val="15"/>
        </w:numPr>
      </w:pPr>
      <w:r w:rsidRPr="00BA167C">
        <w:rPr>
          <w:b/>
          <w:bCs/>
        </w:rPr>
        <w:t>JupyterHub</w:t>
      </w:r>
      <w:r w:rsidRPr="00BA167C">
        <w:t xml:space="preserve"> </w:t>
      </w:r>
      <w:r>
        <w:t>is</w:t>
      </w:r>
      <w:r w:rsidRPr="00BA167C">
        <w:t xml:space="preserve"> a multi-user server that allows you to deploy Jupyter environments (either Notebooks or JupyterLab) for multiple users. Instead of each person running Jupyter on their own machine, JupyterHub provides a centralized way to serve Jupyter environments to </w:t>
      </w:r>
      <w:r>
        <w:t xml:space="preserve">multiple users. </w:t>
      </w:r>
      <w:r w:rsidRPr="00BA167C">
        <w:t xml:space="preserve"> It handles user authentication, spawns individual Jupyter servers for each user, and manages computational resources. </w:t>
      </w:r>
      <w:r>
        <w:t xml:space="preserve"> </w:t>
      </w:r>
    </w:p>
    <w:p w:rsidR="002144C1" w:rsidP="004F6975" w:rsidRDefault="002144C1" w14:paraId="2FBF8212" w14:textId="7631C5DC">
      <w:pPr>
        <w:pStyle w:val="ListParagraph"/>
        <w:numPr>
          <w:ilvl w:val="0"/>
          <w:numId w:val="15"/>
        </w:numPr>
        <w:rPr/>
      </w:pPr>
      <w:commentRangeStart w:id="284117884"/>
      <w:commentRangeStart w:id="1522758959"/>
      <w:r w:rsidRPr="04F704AE" w:rsidR="0F218C88">
        <w:rPr>
          <w:b w:val="1"/>
          <w:bCs w:val="1"/>
        </w:rPr>
        <w:t>Solara</w:t>
      </w:r>
      <w:r w:rsidR="0F218C88">
        <w:rPr/>
        <w:t xml:space="preserve"> is an open-source Python framework that lets you build interactive, production-ready</w:t>
      </w:r>
      <w:r w:rsidR="0F218C88">
        <w:rPr/>
        <w:t xml:space="preserve"> web applications and dashboards directly from </w:t>
      </w:r>
      <w:r w:rsidR="0F218C88">
        <w:rPr/>
        <w:t>J</w:t>
      </w:r>
      <w:r w:rsidR="0F218C88">
        <w:rPr/>
        <w:t>upyter</w:t>
      </w:r>
      <w:r w:rsidR="0F218C88">
        <w:rPr/>
        <w:t xml:space="preserve"> </w:t>
      </w:r>
      <w:r w:rsidR="0F218C88">
        <w:rPr/>
        <w:t xml:space="preserve">notebooks or Python scripts, using the </w:t>
      </w:r>
      <w:r w:rsidR="0F218C88">
        <w:rPr/>
        <w:t>J</w:t>
      </w:r>
      <w:r w:rsidR="0F218C88">
        <w:rPr/>
        <w:t>upyter</w:t>
      </w:r>
      <w:r w:rsidR="0F218C88">
        <w:rPr/>
        <w:t xml:space="preserve"> </w:t>
      </w:r>
      <w:r w:rsidR="0F218C88">
        <w:rPr/>
        <w:t xml:space="preserve">kernel and familiar tools like pandas and </w:t>
      </w:r>
      <w:r w:rsidR="0F218C88">
        <w:rPr/>
        <w:t>P</w:t>
      </w:r>
      <w:r w:rsidR="0F218C88">
        <w:rPr/>
        <w:t>lotly</w:t>
      </w:r>
      <w:r w:rsidR="55B99940">
        <w:rPr/>
        <w:t>.</w:t>
      </w:r>
    </w:p>
    <w:p w:rsidR="002144C1" w:rsidP="004F6975" w:rsidRDefault="002144C1" w14:paraId="60EDAA0E" w14:textId="197EFDF2">
      <w:pPr>
        <w:pStyle w:val="ListParagraph"/>
        <w:numPr>
          <w:ilvl w:val="0"/>
          <w:numId w:val="15"/>
        </w:numPr>
      </w:pPr>
      <w:r w:rsidRPr="00FF1B78">
        <w:rPr>
          <w:b/>
          <w:bCs/>
        </w:rPr>
        <w:t>Voila</w:t>
      </w:r>
      <w:r w:rsidRPr="00FF1B78">
        <w:t xml:space="preserve"> is an open-source tool that converts Jupyter notebooks into interactive, standalone web dashboards by hiding the code and displaying only the outputs (e.g. charts, widgets, tables), making it ideal for sharing data-driven applications with non-technical users.</w:t>
      </w:r>
    </w:p>
    <w:p w:rsidR="002144C1" w:rsidP="004F6975" w:rsidRDefault="002144C1" w14:paraId="18A1B9CC" w14:textId="2872AFDB">
      <w:pPr>
        <w:pStyle w:val="ListParagraph"/>
        <w:numPr>
          <w:ilvl w:val="0"/>
          <w:numId w:val="15"/>
        </w:numPr>
        <w:rPr/>
      </w:pPr>
      <w:r w:rsidRPr="04F704AE" w:rsidR="0F218C88">
        <w:rPr>
          <w:b w:val="1"/>
          <w:bCs w:val="1"/>
        </w:rPr>
        <w:t>Superset</w:t>
      </w:r>
      <w:r w:rsidR="0F218C88">
        <w:rPr/>
        <w:t xml:space="preserve"> is a fully open-source self-service Business Intelligence tool that enables </w:t>
      </w:r>
      <w:r w:rsidR="74C50893">
        <w:rPr/>
        <w:t xml:space="preserve">users, </w:t>
      </w:r>
      <w:r w:rsidR="0F218C88">
        <w:rPr/>
        <w:t xml:space="preserve">including investigators, analysts, and supervisors—to create dashboards, explore data, and build reports without writing code. It supports drag-and-drop charting, SQL-based queries, and interactive filters across multiple data sources. Superset integrates with Keycloak for authentication and supports role-based access control, making it a secure and scalable choice for democratizing data access across the </w:t>
      </w:r>
      <w:r w:rsidR="1D291C78">
        <w:rPr/>
        <w:t>BIAR</w:t>
      </w:r>
      <w:r w:rsidR="0F218C88">
        <w:rPr/>
        <w:t xml:space="preserve"> ecosystem.</w:t>
      </w:r>
      <w:commentRangeEnd w:id="284117884"/>
      <w:r>
        <w:rPr>
          <w:rStyle w:val="CommentReference"/>
        </w:rPr>
        <w:commentReference w:id="284117884"/>
      </w:r>
      <w:commentRangeEnd w:id="1522758959"/>
      <w:r>
        <w:rPr>
          <w:rStyle w:val="CommentReference"/>
        </w:rPr>
        <w:commentReference w:id="1522758959"/>
      </w:r>
    </w:p>
    <w:p w:rsidR="00964BE5" w:rsidP="00964BE5" w:rsidRDefault="00964BE5" w14:paraId="4E50AF35" w14:textId="77777777">
      <w:pPr>
        <w:pStyle w:val="ListParagraph"/>
        <w:sectPr w:rsidR="00964BE5" w:rsidSect="00786AB6">
          <w:headerReference w:type="default" r:id="rId19"/>
          <w:footerReference w:type="default" r:id="rId20"/>
          <w:headerReference w:type="first" r:id="rId21"/>
          <w:footerReference w:type="first" r:id="rId22"/>
          <w:pgSz w:w="11906" w:h="16838" w:orient="portrait"/>
          <w:pgMar w:top="1440" w:right="1440" w:bottom="1440" w:left="1440" w:header="708" w:footer="708" w:gutter="0"/>
          <w:cols w:space="708"/>
          <w:titlePg/>
          <w:docGrid w:linePitch="360"/>
        </w:sectPr>
      </w:pPr>
    </w:p>
    <w:p w:rsidRPr="008E16BD" w:rsidR="002144C1" w:rsidP="002144C1" w:rsidRDefault="002144C1" w14:paraId="471B0E2C" w14:textId="77777777">
      <w:r>
        <w:t xml:space="preserve">The following table summarizes the distinguishing features of the various information delivery tools outlined above i.e. what types of data products will be produced by which tools. </w:t>
      </w:r>
    </w:p>
    <w:tbl>
      <w:tblPr>
        <w:tblStyle w:val="TableGrid"/>
        <w:tblW w:w="0" w:type="auto"/>
        <w:tblLook w:val="04A0" w:firstRow="1" w:lastRow="0" w:firstColumn="1" w:lastColumn="0" w:noHBand="0" w:noVBand="1"/>
      </w:tblPr>
      <w:tblGrid>
        <w:gridCol w:w="318"/>
        <w:gridCol w:w="1804"/>
        <w:gridCol w:w="2835"/>
        <w:gridCol w:w="2126"/>
        <w:gridCol w:w="2126"/>
        <w:gridCol w:w="4678"/>
      </w:tblGrid>
      <w:tr w:rsidRPr="006958F5" w:rsidR="00EA5F27" w:rsidTr="00423063" w14:paraId="480DB0D9" w14:textId="77777777">
        <w:tc>
          <w:tcPr>
            <w:tcW w:w="318" w:type="dxa"/>
          </w:tcPr>
          <w:p w:rsidRPr="006958F5" w:rsidR="0047773F" w:rsidP="00B23FA8" w:rsidRDefault="0047773F" w14:paraId="57E0F098" w14:textId="09154930">
            <w:pPr>
              <w:jc w:val="center"/>
              <w:rPr>
                <w:rStyle w:val="Strong"/>
                <w:rFonts w:cstheme="minorHAnsi"/>
                <w:sz w:val="20"/>
                <w:szCs w:val="20"/>
              </w:rPr>
            </w:pPr>
            <w:r w:rsidRPr="006958F5">
              <w:rPr>
                <w:rStyle w:val="Strong"/>
                <w:rFonts w:cstheme="minorHAnsi"/>
                <w:sz w:val="20"/>
                <w:szCs w:val="20"/>
              </w:rPr>
              <w:t>#</w:t>
            </w:r>
          </w:p>
        </w:tc>
        <w:tc>
          <w:tcPr>
            <w:tcW w:w="1804" w:type="dxa"/>
            <w:hideMark/>
          </w:tcPr>
          <w:p w:rsidRPr="006958F5" w:rsidR="0047773F" w:rsidP="00B23FA8" w:rsidRDefault="0047773F" w14:paraId="73FB7D55" w14:textId="66DA183E">
            <w:pPr>
              <w:jc w:val="center"/>
              <w:rPr>
                <w:rFonts w:cstheme="minorHAnsi"/>
                <w:b/>
                <w:bCs/>
                <w:sz w:val="20"/>
                <w:szCs w:val="20"/>
              </w:rPr>
            </w:pPr>
            <w:r w:rsidRPr="006958F5">
              <w:rPr>
                <w:rStyle w:val="Strong"/>
                <w:rFonts w:cstheme="minorHAnsi"/>
                <w:sz w:val="20"/>
                <w:szCs w:val="20"/>
              </w:rPr>
              <w:t>Output Type</w:t>
            </w:r>
          </w:p>
        </w:tc>
        <w:tc>
          <w:tcPr>
            <w:tcW w:w="2835" w:type="dxa"/>
            <w:hideMark/>
          </w:tcPr>
          <w:p w:rsidRPr="006958F5" w:rsidR="0047773F" w:rsidP="00B23FA8" w:rsidRDefault="0047773F" w14:paraId="12040D6F" w14:textId="77777777">
            <w:pPr>
              <w:jc w:val="center"/>
              <w:rPr>
                <w:rFonts w:cstheme="minorHAnsi"/>
                <w:b/>
                <w:bCs/>
                <w:sz w:val="20"/>
                <w:szCs w:val="20"/>
              </w:rPr>
            </w:pPr>
            <w:r w:rsidRPr="006958F5">
              <w:rPr>
                <w:rStyle w:val="Strong"/>
                <w:rFonts w:cstheme="minorHAnsi"/>
                <w:sz w:val="20"/>
                <w:szCs w:val="20"/>
              </w:rPr>
              <w:t>Purpose</w:t>
            </w:r>
          </w:p>
        </w:tc>
        <w:tc>
          <w:tcPr>
            <w:tcW w:w="2126" w:type="dxa"/>
            <w:hideMark/>
          </w:tcPr>
          <w:p w:rsidRPr="006958F5" w:rsidR="0047773F" w:rsidP="00B23FA8" w:rsidRDefault="0047773F" w14:paraId="40841000" w14:textId="77777777">
            <w:pPr>
              <w:jc w:val="center"/>
              <w:rPr>
                <w:rFonts w:cstheme="minorHAnsi"/>
                <w:b/>
                <w:bCs/>
                <w:sz w:val="20"/>
                <w:szCs w:val="20"/>
              </w:rPr>
            </w:pPr>
            <w:r w:rsidRPr="006958F5">
              <w:rPr>
                <w:rStyle w:val="Strong"/>
                <w:rFonts w:cstheme="minorHAnsi"/>
                <w:sz w:val="20"/>
                <w:szCs w:val="20"/>
              </w:rPr>
              <w:t>Tool/Technology</w:t>
            </w:r>
          </w:p>
        </w:tc>
        <w:tc>
          <w:tcPr>
            <w:tcW w:w="2126" w:type="dxa"/>
            <w:hideMark/>
          </w:tcPr>
          <w:p w:rsidRPr="006958F5" w:rsidR="0047773F" w:rsidP="00B23FA8" w:rsidRDefault="0047773F" w14:paraId="25669E14" w14:textId="77777777">
            <w:pPr>
              <w:jc w:val="center"/>
              <w:rPr>
                <w:rFonts w:cstheme="minorHAnsi"/>
                <w:b/>
                <w:bCs/>
                <w:sz w:val="20"/>
                <w:szCs w:val="20"/>
              </w:rPr>
            </w:pPr>
            <w:r w:rsidRPr="006958F5">
              <w:rPr>
                <w:rStyle w:val="Strong"/>
                <w:rFonts w:cstheme="minorHAnsi"/>
                <w:sz w:val="20"/>
                <w:szCs w:val="20"/>
              </w:rPr>
              <w:t>Audience</w:t>
            </w:r>
          </w:p>
        </w:tc>
        <w:tc>
          <w:tcPr>
            <w:tcW w:w="4678" w:type="dxa"/>
            <w:hideMark/>
          </w:tcPr>
          <w:p w:rsidRPr="006958F5" w:rsidR="0047773F" w:rsidP="00B23FA8" w:rsidRDefault="0047773F" w14:paraId="6CCB2314" w14:textId="77777777">
            <w:pPr>
              <w:jc w:val="center"/>
              <w:rPr>
                <w:rFonts w:cstheme="minorHAnsi"/>
                <w:b/>
                <w:bCs/>
                <w:sz w:val="20"/>
                <w:szCs w:val="20"/>
              </w:rPr>
            </w:pPr>
            <w:r w:rsidRPr="006958F5">
              <w:rPr>
                <w:rStyle w:val="Strong"/>
                <w:rFonts w:cstheme="minorHAnsi"/>
                <w:sz w:val="20"/>
                <w:szCs w:val="20"/>
              </w:rPr>
              <w:t>Distinguishing Features</w:t>
            </w:r>
          </w:p>
        </w:tc>
      </w:tr>
      <w:tr w:rsidRPr="00EA5F27" w:rsidR="00EA5F27" w:rsidTr="00423063" w14:paraId="36AF2562" w14:textId="77777777">
        <w:tc>
          <w:tcPr>
            <w:tcW w:w="318" w:type="dxa"/>
          </w:tcPr>
          <w:p w:rsidRPr="006958F5" w:rsidR="0047773F" w:rsidP="00B23FA8" w:rsidRDefault="0047773F" w14:paraId="4757A71F" w14:textId="692EDF8A">
            <w:pPr>
              <w:rPr>
                <w:rStyle w:val="Strong"/>
                <w:rFonts w:cstheme="minorHAnsi"/>
                <w:b w:val="0"/>
                <w:bCs w:val="0"/>
                <w:sz w:val="20"/>
                <w:szCs w:val="20"/>
              </w:rPr>
            </w:pPr>
            <w:r w:rsidRPr="006958F5">
              <w:rPr>
                <w:rStyle w:val="Strong"/>
                <w:rFonts w:cstheme="minorHAnsi"/>
                <w:b w:val="0"/>
                <w:bCs w:val="0"/>
                <w:sz w:val="20"/>
                <w:szCs w:val="20"/>
              </w:rPr>
              <w:t>1</w:t>
            </w:r>
          </w:p>
        </w:tc>
        <w:tc>
          <w:tcPr>
            <w:tcW w:w="1804" w:type="dxa"/>
            <w:hideMark/>
          </w:tcPr>
          <w:p w:rsidRPr="006958F5" w:rsidR="0047773F" w:rsidP="00B23FA8" w:rsidRDefault="0047773F" w14:paraId="504654F7" w14:textId="58418206">
            <w:pPr>
              <w:rPr>
                <w:rFonts w:cstheme="minorHAnsi"/>
                <w:sz w:val="20"/>
                <w:szCs w:val="20"/>
              </w:rPr>
            </w:pPr>
            <w:r w:rsidRPr="006958F5">
              <w:rPr>
                <w:rStyle w:val="Strong"/>
                <w:rFonts w:cstheme="minorHAnsi"/>
                <w:b w:val="0"/>
                <w:bCs w:val="0"/>
                <w:sz w:val="20"/>
                <w:szCs w:val="20"/>
              </w:rPr>
              <w:t>Solara Web Apps (Python-based dashboards)</w:t>
            </w:r>
          </w:p>
        </w:tc>
        <w:tc>
          <w:tcPr>
            <w:tcW w:w="2835" w:type="dxa"/>
            <w:hideMark/>
          </w:tcPr>
          <w:p w:rsidRPr="006958F5" w:rsidR="0047773F" w:rsidP="00B23FA8" w:rsidRDefault="0047773F" w14:paraId="3536634B" w14:textId="77777777">
            <w:pPr>
              <w:rPr>
                <w:rFonts w:cstheme="minorHAnsi"/>
                <w:sz w:val="20"/>
                <w:szCs w:val="20"/>
              </w:rPr>
            </w:pPr>
            <w:r w:rsidRPr="006958F5">
              <w:rPr>
                <w:rFonts w:cstheme="minorHAnsi"/>
                <w:sz w:val="20"/>
                <w:szCs w:val="20"/>
              </w:rPr>
              <w:t>Fully interactive, app-like BI interfaces using Jupyter data and logic</w:t>
            </w:r>
          </w:p>
        </w:tc>
        <w:tc>
          <w:tcPr>
            <w:tcW w:w="2126" w:type="dxa"/>
            <w:hideMark/>
          </w:tcPr>
          <w:p w:rsidRPr="006958F5" w:rsidR="0047773F" w:rsidP="00B23FA8" w:rsidRDefault="0047773F" w14:paraId="028C0CBE" w14:textId="77777777">
            <w:pPr>
              <w:rPr>
                <w:rFonts w:cstheme="minorHAnsi"/>
                <w:sz w:val="20"/>
                <w:szCs w:val="20"/>
              </w:rPr>
            </w:pPr>
            <w:r w:rsidRPr="006958F5">
              <w:rPr>
                <w:rStyle w:val="Strong"/>
                <w:rFonts w:cstheme="minorHAnsi"/>
                <w:b w:val="0"/>
                <w:bCs w:val="0"/>
                <w:sz w:val="20"/>
                <w:szCs w:val="20"/>
              </w:rPr>
              <w:t>Solara</w:t>
            </w:r>
          </w:p>
        </w:tc>
        <w:tc>
          <w:tcPr>
            <w:tcW w:w="2126" w:type="dxa"/>
            <w:hideMark/>
          </w:tcPr>
          <w:p w:rsidRPr="006958F5" w:rsidR="0047773F" w:rsidP="00B23FA8" w:rsidRDefault="0047773F" w14:paraId="51D175FE" w14:textId="77777777">
            <w:pPr>
              <w:rPr>
                <w:rFonts w:cstheme="minorHAnsi"/>
                <w:sz w:val="20"/>
                <w:szCs w:val="20"/>
              </w:rPr>
            </w:pPr>
            <w:r w:rsidRPr="006958F5">
              <w:rPr>
                <w:rFonts w:cstheme="minorHAnsi"/>
                <w:sz w:val="20"/>
                <w:szCs w:val="20"/>
              </w:rPr>
              <w:t>Investigators, Analysts</w:t>
            </w:r>
          </w:p>
        </w:tc>
        <w:tc>
          <w:tcPr>
            <w:tcW w:w="4678" w:type="dxa"/>
            <w:hideMark/>
          </w:tcPr>
          <w:p w:rsidRPr="006958F5" w:rsidR="0047773F" w:rsidP="00B23FA8" w:rsidRDefault="0047773F" w14:paraId="5D108E80" w14:textId="77777777">
            <w:pPr>
              <w:rPr>
                <w:rFonts w:cstheme="minorHAnsi"/>
                <w:sz w:val="20"/>
                <w:szCs w:val="20"/>
              </w:rPr>
            </w:pPr>
            <w:r w:rsidRPr="006958F5">
              <w:rPr>
                <w:rFonts w:cstheme="minorHAnsi"/>
                <w:sz w:val="20"/>
                <w:szCs w:val="20"/>
              </w:rPr>
              <w:t>- Python-native components</w:t>
            </w:r>
            <w:r w:rsidRPr="006958F5">
              <w:rPr>
                <w:rFonts w:cstheme="minorHAnsi"/>
                <w:sz w:val="20"/>
                <w:szCs w:val="20"/>
              </w:rPr>
              <w:br/>
            </w:r>
            <w:r w:rsidRPr="006958F5">
              <w:rPr>
                <w:rFonts w:cstheme="minorHAnsi"/>
                <w:sz w:val="20"/>
                <w:szCs w:val="20"/>
              </w:rPr>
              <w:t>- Stateful UI (filters, graphs, inputs)</w:t>
            </w:r>
            <w:r w:rsidRPr="006958F5">
              <w:rPr>
                <w:rFonts w:cstheme="minorHAnsi"/>
                <w:sz w:val="20"/>
                <w:szCs w:val="20"/>
              </w:rPr>
              <w:br/>
            </w:r>
            <w:r w:rsidRPr="006958F5">
              <w:rPr>
                <w:rFonts w:cstheme="minorHAnsi"/>
                <w:sz w:val="20"/>
                <w:szCs w:val="20"/>
              </w:rPr>
              <w:t>- Runs from Jupyter kernel</w:t>
            </w:r>
            <w:r w:rsidRPr="006958F5">
              <w:rPr>
                <w:rFonts w:cstheme="minorHAnsi"/>
                <w:sz w:val="20"/>
                <w:szCs w:val="20"/>
              </w:rPr>
              <w:br/>
            </w:r>
            <w:r w:rsidRPr="006958F5">
              <w:rPr>
                <w:rFonts w:cstheme="minorHAnsi"/>
                <w:sz w:val="20"/>
                <w:szCs w:val="20"/>
              </w:rPr>
              <w:t>- Drill-down tools, interactive views</w:t>
            </w:r>
          </w:p>
          <w:p w:rsidRPr="006958F5" w:rsidR="00B50E7A" w:rsidP="00B23FA8" w:rsidRDefault="00B50E7A" w14:paraId="6BA8681E" w14:textId="0361B4BE">
            <w:pPr>
              <w:rPr>
                <w:rFonts w:cstheme="minorHAnsi"/>
                <w:sz w:val="20"/>
                <w:szCs w:val="20"/>
              </w:rPr>
            </w:pPr>
            <w:r w:rsidRPr="006958F5">
              <w:rPr>
                <w:rFonts w:cstheme="minorHAnsi"/>
                <w:sz w:val="20"/>
                <w:szCs w:val="20"/>
              </w:rPr>
              <w:t>- Supports large numbers of users</w:t>
            </w:r>
          </w:p>
        </w:tc>
      </w:tr>
      <w:tr w:rsidRPr="00EA5F27" w:rsidR="00EA5F27" w:rsidTr="00423063" w14:paraId="03249730" w14:textId="77777777">
        <w:tc>
          <w:tcPr>
            <w:tcW w:w="318" w:type="dxa"/>
          </w:tcPr>
          <w:p w:rsidRPr="006958F5" w:rsidR="0047773F" w:rsidP="00B23FA8" w:rsidRDefault="0047773F" w14:paraId="4619733C" w14:textId="0380D11F">
            <w:pPr>
              <w:rPr>
                <w:rStyle w:val="Strong"/>
                <w:rFonts w:cstheme="minorHAnsi"/>
                <w:b w:val="0"/>
                <w:bCs w:val="0"/>
                <w:sz w:val="20"/>
                <w:szCs w:val="20"/>
              </w:rPr>
            </w:pPr>
            <w:r w:rsidRPr="006958F5">
              <w:rPr>
                <w:rStyle w:val="Strong"/>
                <w:rFonts w:cstheme="minorHAnsi"/>
                <w:b w:val="0"/>
                <w:bCs w:val="0"/>
                <w:sz w:val="20"/>
                <w:szCs w:val="20"/>
              </w:rPr>
              <w:t>2</w:t>
            </w:r>
          </w:p>
        </w:tc>
        <w:tc>
          <w:tcPr>
            <w:tcW w:w="1804" w:type="dxa"/>
            <w:hideMark/>
          </w:tcPr>
          <w:p w:rsidRPr="006958F5" w:rsidR="0047773F" w:rsidP="00B23FA8" w:rsidRDefault="0047773F" w14:paraId="7839FC63" w14:textId="3B47B87C">
            <w:pPr>
              <w:rPr>
                <w:rFonts w:cstheme="minorHAnsi"/>
                <w:sz w:val="20"/>
                <w:szCs w:val="20"/>
              </w:rPr>
            </w:pPr>
            <w:r w:rsidRPr="006958F5">
              <w:rPr>
                <w:rStyle w:val="Strong"/>
                <w:rFonts w:cstheme="minorHAnsi"/>
                <w:b w:val="0"/>
                <w:bCs w:val="0"/>
                <w:sz w:val="20"/>
                <w:szCs w:val="20"/>
              </w:rPr>
              <w:t>Voila Dashboards (Notebook → Dashboard)</w:t>
            </w:r>
          </w:p>
        </w:tc>
        <w:tc>
          <w:tcPr>
            <w:tcW w:w="2835" w:type="dxa"/>
            <w:hideMark/>
          </w:tcPr>
          <w:p w:rsidRPr="006958F5" w:rsidR="0047773F" w:rsidP="00B23FA8" w:rsidRDefault="0047773F" w14:paraId="63944F5C" w14:textId="3BFF6B70">
            <w:pPr>
              <w:rPr>
                <w:rFonts w:cstheme="minorHAnsi"/>
                <w:sz w:val="20"/>
                <w:szCs w:val="20"/>
              </w:rPr>
            </w:pPr>
            <w:r w:rsidRPr="006958F5">
              <w:rPr>
                <w:rFonts w:cstheme="minorHAnsi"/>
                <w:sz w:val="20"/>
                <w:szCs w:val="20"/>
              </w:rPr>
              <w:t xml:space="preserve">Clean, non-technical dashboards </w:t>
            </w:r>
            <w:r w:rsidRPr="006958F5" w:rsidR="00B50E7A">
              <w:rPr>
                <w:rFonts w:cstheme="minorHAnsi"/>
                <w:sz w:val="20"/>
                <w:szCs w:val="20"/>
              </w:rPr>
              <w:t xml:space="preserve">created </w:t>
            </w:r>
            <w:r w:rsidRPr="006958F5">
              <w:rPr>
                <w:rFonts w:cstheme="minorHAnsi"/>
                <w:sz w:val="20"/>
                <w:szCs w:val="20"/>
              </w:rPr>
              <w:t>from Jupyter notebooks</w:t>
            </w:r>
          </w:p>
        </w:tc>
        <w:tc>
          <w:tcPr>
            <w:tcW w:w="2126" w:type="dxa"/>
            <w:hideMark/>
          </w:tcPr>
          <w:p w:rsidRPr="006958F5" w:rsidR="0047773F" w:rsidP="00B23FA8" w:rsidRDefault="0047773F" w14:paraId="4BB55DC1" w14:textId="77777777">
            <w:pPr>
              <w:rPr>
                <w:rFonts w:cstheme="minorHAnsi"/>
                <w:sz w:val="20"/>
                <w:szCs w:val="20"/>
              </w:rPr>
            </w:pPr>
            <w:r w:rsidRPr="006958F5">
              <w:rPr>
                <w:rStyle w:val="Strong"/>
                <w:rFonts w:cstheme="minorHAnsi"/>
                <w:b w:val="0"/>
                <w:bCs w:val="0"/>
                <w:sz w:val="20"/>
                <w:szCs w:val="20"/>
              </w:rPr>
              <w:t>Voila</w:t>
            </w:r>
          </w:p>
        </w:tc>
        <w:tc>
          <w:tcPr>
            <w:tcW w:w="2126" w:type="dxa"/>
            <w:hideMark/>
          </w:tcPr>
          <w:p w:rsidRPr="006958F5" w:rsidR="0047773F" w:rsidP="00B23FA8" w:rsidRDefault="0047773F" w14:paraId="07DA8D15" w14:textId="144FB443">
            <w:pPr>
              <w:rPr>
                <w:rFonts w:cstheme="minorHAnsi"/>
                <w:sz w:val="20"/>
                <w:szCs w:val="20"/>
              </w:rPr>
            </w:pPr>
            <w:r w:rsidRPr="006958F5">
              <w:rPr>
                <w:rFonts w:cstheme="minorHAnsi"/>
                <w:sz w:val="20"/>
                <w:szCs w:val="20"/>
              </w:rPr>
              <w:t xml:space="preserve">Executives, </w:t>
            </w:r>
            <w:r w:rsidRPr="006958F5" w:rsidR="0067225A">
              <w:rPr>
                <w:rFonts w:cstheme="minorHAnsi"/>
                <w:sz w:val="20"/>
                <w:szCs w:val="20"/>
              </w:rPr>
              <w:t xml:space="preserve">Supervisors, </w:t>
            </w:r>
            <w:r w:rsidRPr="006958F5">
              <w:rPr>
                <w:rFonts w:cstheme="minorHAnsi"/>
                <w:sz w:val="20"/>
                <w:szCs w:val="20"/>
              </w:rPr>
              <w:t>Non-technical users</w:t>
            </w:r>
          </w:p>
        </w:tc>
        <w:tc>
          <w:tcPr>
            <w:tcW w:w="4678" w:type="dxa"/>
            <w:hideMark/>
          </w:tcPr>
          <w:p w:rsidRPr="006958F5" w:rsidR="0047773F" w:rsidP="00B23FA8" w:rsidRDefault="0047773F" w14:paraId="66631B8B" w14:textId="72BE6D3F">
            <w:pPr>
              <w:rPr>
                <w:rFonts w:cstheme="minorHAnsi"/>
                <w:sz w:val="20"/>
                <w:szCs w:val="20"/>
              </w:rPr>
            </w:pPr>
            <w:r w:rsidRPr="006958F5">
              <w:rPr>
                <w:rFonts w:cstheme="minorHAnsi"/>
                <w:sz w:val="20"/>
                <w:szCs w:val="20"/>
              </w:rPr>
              <w:t>- No code exposed</w:t>
            </w:r>
            <w:r w:rsidRPr="006958F5">
              <w:rPr>
                <w:rFonts w:cstheme="minorHAnsi"/>
                <w:sz w:val="20"/>
                <w:szCs w:val="20"/>
              </w:rPr>
              <w:br/>
            </w:r>
            <w:r w:rsidRPr="006958F5">
              <w:rPr>
                <w:rFonts w:cstheme="minorHAnsi"/>
                <w:sz w:val="20"/>
                <w:szCs w:val="20"/>
              </w:rPr>
              <w:t>- Widgets supported</w:t>
            </w:r>
            <w:r w:rsidRPr="006958F5">
              <w:rPr>
                <w:rFonts w:cstheme="minorHAnsi"/>
                <w:sz w:val="20"/>
                <w:szCs w:val="20"/>
              </w:rPr>
              <w:br/>
            </w:r>
            <w:r w:rsidRPr="006958F5">
              <w:rPr>
                <w:rFonts w:cstheme="minorHAnsi"/>
                <w:sz w:val="20"/>
                <w:szCs w:val="20"/>
              </w:rPr>
              <w:t xml:space="preserve">- Fast delivery </w:t>
            </w:r>
            <w:r w:rsidRPr="006958F5" w:rsidR="00976AFE">
              <w:rPr>
                <w:rFonts w:cstheme="minorHAnsi"/>
                <w:sz w:val="20"/>
                <w:szCs w:val="20"/>
              </w:rPr>
              <w:t>of</w:t>
            </w:r>
            <w:r w:rsidRPr="006958F5">
              <w:rPr>
                <w:rFonts w:cstheme="minorHAnsi"/>
                <w:sz w:val="20"/>
                <w:szCs w:val="20"/>
              </w:rPr>
              <w:t xml:space="preserve"> reports &amp; dashboards</w:t>
            </w:r>
          </w:p>
        </w:tc>
      </w:tr>
      <w:tr w:rsidRPr="00EA5F27" w:rsidR="00EA5F27" w:rsidTr="00423063" w14:paraId="1962492F" w14:textId="77777777">
        <w:tc>
          <w:tcPr>
            <w:tcW w:w="318" w:type="dxa"/>
          </w:tcPr>
          <w:p w:rsidRPr="006958F5" w:rsidR="0047773F" w:rsidP="00B23FA8" w:rsidRDefault="0047773F" w14:paraId="63ABA164" w14:textId="4E198845">
            <w:pPr>
              <w:rPr>
                <w:rStyle w:val="Strong"/>
                <w:rFonts w:cstheme="minorHAnsi"/>
                <w:b w:val="0"/>
                <w:bCs w:val="0"/>
                <w:sz w:val="20"/>
                <w:szCs w:val="20"/>
              </w:rPr>
            </w:pPr>
            <w:r w:rsidRPr="006958F5">
              <w:rPr>
                <w:rStyle w:val="Strong"/>
                <w:rFonts w:cstheme="minorHAnsi"/>
                <w:b w:val="0"/>
                <w:bCs w:val="0"/>
                <w:sz w:val="20"/>
                <w:szCs w:val="20"/>
              </w:rPr>
              <w:t>3</w:t>
            </w:r>
          </w:p>
        </w:tc>
        <w:tc>
          <w:tcPr>
            <w:tcW w:w="1804" w:type="dxa"/>
            <w:hideMark/>
          </w:tcPr>
          <w:p w:rsidRPr="006958F5" w:rsidR="0047773F" w:rsidP="00B23FA8" w:rsidRDefault="0047773F" w14:paraId="2DC8D14C" w14:textId="417589CE">
            <w:pPr>
              <w:rPr>
                <w:rFonts w:cstheme="minorHAnsi"/>
                <w:sz w:val="20"/>
                <w:szCs w:val="20"/>
              </w:rPr>
            </w:pPr>
            <w:r w:rsidRPr="006958F5">
              <w:rPr>
                <w:rStyle w:val="Strong"/>
                <w:rFonts w:cstheme="minorHAnsi"/>
                <w:b w:val="0"/>
                <w:bCs w:val="0"/>
                <w:sz w:val="20"/>
                <w:szCs w:val="20"/>
              </w:rPr>
              <w:t>Notebook Reports (Narrative + Code)</w:t>
            </w:r>
          </w:p>
        </w:tc>
        <w:tc>
          <w:tcPr>
            <w:tcW w:w="2835" w:type="dxa"/>
            <w:hideMark/>
          </w:tcPr>
          <w:p w:rsidRPr="006958F5" w:rsidR="0047773F" w:rsidP="00B23FA8" w:rsidRDefault="0047773F" w14:paraId="0C1227AF" w14:textId="77777777">
            <w:pPr>
              <w:rPr>
                <w:rFonts w:cstheme="minorHAnsi"/>
                <w:sz w:val="20"/>
                <w:szCs w:val="20"/>
              </w:rPr>
            </w:pPr>
            <w:r w:rsidRPr="006958F5">
              <w:rPr>
                <w:rFonts w:cstheme="minorHAnsi"/>
                <w:sz w:val="20"/>
                <w:szCs w:val="20"/>
              </w:rPr>
              <w:t>Story-driven, exploratory, or regulatory reports that mix narrative, data, and visuals</w:t>
            </w:r>
          </w:p>
        </w:tc>
        <w:tc>
          <w:tcPr>
            <w:tcW w:w="2126" w:type="dxa"/>
            <w:hideMark/>
          </w:tcPr>
          <w:p w:rsidRPr="006958F5" w:rsidR="0047773F" w:rsidP="00B23FA8" w:rsidRDefault="0047773F" w14:paraId="2F890B3D" w14:textId="77777777">
            <w:pPr>
              <w:rPr>
                <w:rFonts w:cstheme="minorHAnsi"/>
                <w:sz w:val="20"/>
                <w:szCs w:val="20"/>
              </w:rPr>
            </w:pPr>
            <w:r w:rsidRPr="006958F5">
              <w:rPr>
                <w:rStyle w:val="Strong"/>
                <w:rFonts w:cstheme="minorHAnsi"/>
                <w:b w:val="0"/>
                <w:bCs w:val="0"/>
                <w:sz w:val="20"/>
                <w:szCs w:val="20"/>
              </w:rPr>
              <w:t>JupyterLab / JupyterHub</w:t>
            </w:r>
          </w:p>
        </w:tc>
        <w:tc>
          <w:tcPr>
            <w:tcW w:w="2126" w:type="dxa"/>
            <w:hideMark/>
          </w:tcPr>
          <w:p w:rsidRPr="006958F5" w:rsidR="0047773F" w:rsidP="00B23FA8" w:rsidRDefault="0047773F" w14:paraId="3780F283" w14:textId="25B44F60">
            <w:pPr>
              <w:rPr>
                <w:rFonts w:cstheme="minorHAnsi"/>
                <w:sz w:val="20"/>
                <w:szCs w:val="20"/>
              </w:rPr>
            </w:pPr>
            <w:r w:rsidRPr="006958F5">
              <w:rPr>
                <w:rFonts w:cstheme="minorHAnsi"/>
                <w:sz w:val="20"/>
                <w:szCs w:val="20"/>
              </w:rPr>
              <w:t xml:space="preserve">Data Scientists, </w:t>
            </w:r>
            <w:r w:rsidRPr="006958F5" w:rsidR="0067225A">
              <w:rPr>
                <w:rFonts w:cstheme="minorHAnsi"/>
                <w:sz w:val="20"/>
                <w:szCs w:val="20"/>
              </w:rPr>
              <w:t xml:space="preserve">Engineers, </w:t>
            </w:r>
            <w:r w:rsidRPr="006958F5">
              <w:rPr>
                <w:rFonts w:cstheme="minorHAnsi"/>
                <w:sz w:val="20"/>
                <w:szCs w:val="20"/>
              </w:rPr>
              <w:t>Auditors, Compliance Officers</w:t>
            </w:r>
          </w:p>
        </w:tc>
        <w:tc>
          <w:tcPr>
            <w:tcW w:w="4678" w:type="dxa"/>
            <w:hideMark/>
          </w:tcPr>
          <w:p w:rsidRPr="006958F5" w:rsidR="0047773F" w:rsidP="00B23FA8" w:rsidRDefault="0047773F" w14:paraId="0E08E384" w14:textId="6054E4A2">
            <w:pPr>
              <w:rPr>
                <w:rFonts w:cstheme="minorHAnsi"/>
                <w:sz w:val="20"/>
                <w:szCs w:val="20"/>
              </w:rPr>
            </w:pPr>
            <w:r w:rsidRPr="006958F5">
              <w:rPr>
                <w:rFonts w:cstheme="minorHAnsi"/>
                <w:sz w:val="20"/>
                <w:szCs w:val="20"/>
              </w:rPr>
              <w:t>- Combines charts, markdown, SQL queries/a code</w:t>
            </w:r>
          </w:p>
          <w:p w:rsidRPr="006958F5" w:rsidR="0047773F" w:rsidP="00B23FA8" w:rsidRDefault="0047773F" w14:paraId="68E44CC6" w14:textId="4E7F292F">
            <w:pPr>
              <w:rPr>
                <w:rFonts w:cstheme="minorHAnsi"/>
                <w:sz w:val="20"/>
                <w:szCs w:val="20"/>
              </w:rPr>
            </w:pPr>
            <w:r w:rsidRPr="006958F5">
              <w:rPr>
                <w:rFonts w:cstheme="minorHAnsi"/>
                <w:sz w:val="20"/>
                <w:szCs w:val="20"/>
              </w:rPr>
              <w:t>- Interactive querying of curated datasets</w:t>
            </w:r>
            <w:r w:rsidRPr="006958F5">
              <w:rPr>
                <w:rFonts w:cstheme="minorHAnsi"/>
                <w:sz w:val="20"/>
                <w:szCs w:val="20"/>
              </w:rPr>
              <w:br/>
            </w:r>
            <w:r w:rsidRPr="006958F5">
              <w:rPr>
                <w:rFonts w:cstheme="minorHAnsi"/>
                <w:sz w:val="20"/>
                <w:szCs w:val="20"/>
              </w:rPr>
              <w:t>- Easily exportable to PDF/HTML</w:t>
            </w:r>
          </w:p>
        </w:tc>
      </w:tr>
      <w:tr w:rsidRPr="00EA5F27" w:rsidR="00EA5F27" w:rsidTr="00423063" w14:paraId="611E0B1E" w14:textId="77777777">
        <w:tc>
          <w:tcPr>
            <w:tcW w:w="318" w:type="dxa"/>
          </w:tcPr>
          <w:p w:rsidRPr="006958F5" w:rsidR="0047773F" w:rsidP="00B23FA8" w:rsidRDefault="0047773F" w14:paraId="07B4F03D" w14:textId="448D9E4D">
            <w:pPr>
              <w:rPr>
                <w:rStyle w:val="Strong"/>
                <w:rFonts w:cstheme="minorHAnsi"/>
                <w:b w:val="0"/>
                <w:bCs w:val="0"/>
                <w:sz w:val="20"/>
                <w:szCs w:val="20"/>
              </w:rPr>
            </w:pPr>
            <w:r w:rsidRPr="006958F5">
              <w:rPr>
                <w:rStyle w:val="Strong"/>
                <w:rFonts w:cstheme="minorHAnsi"/>
                <w:b w:val="0"/>
                <w:bCs w:val="0"/>
                <w:sz w:val="20"/>
                <w:szCs w:val="20"/>
              </w:rPr>
              <w:t>4</w:t>
            </w:r>
          </w:p>
        </w:tc>
        <w:tc>
          <w:tcPr>
            <w:tcW w:w="1804" w:type="dxa"/>
            <w:hideMark/>
          </w:tcPr>
          <w:p w:rsidRPr="006958F5" w:rsidR="0047773F" w:rsidP="00B23FA8" w:rsidRDefault="0047773F" w14:paraId="6A9E5036" w14:textId="74F1522A">
            <w:pPr>
              <w:rPr>
                <w:rFonts w:cstheme="minorHAnsi"/>
                <w:sz w:val="20"/>
                <w:szCs w:val="20"/>
              </w:rPr>
            </w:pPr>
            <w:r w:rsidRPr="006958F5">
              <w:rPr>
                <w:rStyle w:val="Strong"/>
                <w:rFonts w:cstheme="minorHAnsi"/>
                <w:b w:val="0"/>
                <w:bCs w:val="0"/>
                <w:sz w:val="20"/>
                <w:szCs w:val="20"/>
              </w:rPr>
              <w:t>Interactive Visualizations</w:t>
            </w:r>
          </w:p>
        </w:tc>
        <w:tc>
          <w:tcPr>
            <w:tcW w:w="2835" w:type="dxa"/>
            <w:hideMark/>
          </w:tcPr>
          <w:p w:rsidRPr="006958F5" w:rsidR="0047773F" w:rsidP="00B23FA8" w:rsidRDefault="0047773F" w14:paraId="5678140A" w14:textId="77777777">
            <w:pPr>
              <w:rPr>
                <w:rFonts w:cstheme="minorHAnsi"/>
                <w:sz w:val="20"/>
                <w:szCs w:val="20"/>
              </w:rPr>
            </w:pPr>
            <w:r w:rsidRPr="006958F5">
              <w:rPr>
                <w:rFonts w:cstheme="minorHAnsi"/>
                <w:sz w:val="20"/>
                <w:szCs w:val="20"/>
              </w:rPr>
              <w:t>Deep data exploration, pattern detection, anomaly analysis</w:t>
            </w:r>
          </w:p>
        </w:tc>
        <w:tc>
          <w:tcPr>
            <w:tcW w:w="2126" w:type="dxa"/>
            <w:hideMark/>
          </w:tcPr>
          <w:p w:rsidRPr="006958F5" w:rsidR="0047773F" w:rsidP="00B23FA8" w:rsidRDefault="0047773F" w14:paraId="57A5971A" w14:textId="79A2B216">
            <w:pPr>
              <w:rPr>
                <w:rFonts w:cstheme="minorHAnsi"/>
                <w:sz w:val="20"/>
                <w:szCs w:val="20"/>
              </w:rPr>
            </w:pPr>
            <w:r w:rsidRPr="006958F5">
              <w:rPr>
                <w:rStyle w:val="Strong"/>
                <w:rFonts w:cstheme="minorHAnsi"/>
                <w:b w:val="0"/>
                <w:bCs w:val="0"/>
                <w:sz w:val="20"/>
                <w:szCs w:val="20"/>
              </w:rPr>
              <w:t xml:space="preserve">Plotly, Seaborn, matplotlib, ipywidgets, Altair </w:t>
            </w:r>
          </w:p>
        </w:tc>
        <w:tc>
          <w:tcPr>
            <w:tcW w:w="2126" w:type="dxa"/>
            <w:hideMark/>
          </w:tcPr>
          <w:p w:rsidRPr="006958F5" w:rsidR="0047773F" w:rsidP="00B23FA8" w:rsidRDefault="0047773F" w14:paraId="06A2A7A0" w14:textId="77777777">
            <w:pPr>
              <w:rPr>
                <w:rFonts w:cstheme="minorHAnsi"/>
                <w:sz w:val="20"/>
                <w:szCs w:val="20"/>
              </w:rPr>
            </w:pPr>
            <w:r w:rsidRPr="006958F5">
              <w:rPr>
                <w:rFonts w:cstheme="minorHAnsi"/>
                <w:sz w:val="20"/>
                <w:szCs w:val="20"/>
              </w:rPr>
              <w:t>Analysts, Investigators,</w:t>
            </w:r>
          </w:p>
          <w:p w:rsidRPr="006958F5" w:rsidR="0047773F" w:rsidP="00B23FA8" w:rsidRDefault="0047773F" w14:paraId="29055D2C" w14:textId="77777777">
            <w:pPr>
              <w:rPr>
                <w:rFonts w:cstheme="minorHAnsi"/>
                <w:sz w:val="20"/>
                <w:szCs w:val="20"/>
              </w:rPr>
            </w:pPr>
            <w:r w:rsidRPr="006958F5">
              <w:rPr>
                <w:rFonts w:cstheme="minorHAnsi"/>
                <w:sz w:val="20"/>
                <w:szCs w:val="20"/>
              </w:rPr>
              <w:t>Data Scientists</w:t>
            </w:r>
          </w:p>
        </w:tc>
        <w:tc>
          <w:tcPr>
            <w:tcW w:w="4678" w:type="dxa"/>
            <w:hideMark/>
          </w:tcPr>
          <w:p w:rsidRPr="006958F5" w:rsidR="0067225A" w:rsidP="00B23FA8" w:rsidRDefault="0047773F" w14:paraId="45FFBE77" w14:textId="77777777">
            <w:pPr>
              <w:rPr>
                <w:rFonts w:cstheme="minorHAnsi"/>
                <w:sz w:val="20"/>
                <w:szCs w:val="20"/>
              </w:rPr>
            </w:pPr>
            <w:r w:rsidRPr="006958F5">
              <w:rPr>
                <w:rFonts w:cstheme="minorHAnsi"/>
                <w:sz w:val="20"/>
                <w:szCs w:val="20"/>
              </w:rPr>
              <w:t>- Highly flexible</w:t>
            </w:r>
            <w:r w:rsidRPr="006958F5">
              <w:rPr>
                <w:rFonts w:cstheme="minorHAnsi"/>
                <w:sz w:val="20"/>
                <w:szCs w:val="20"/>
              </w:rPr>
              <w:br/>
            </w:r>
            <w:r w:rsidRPr="006958F5">
              <w:rPr>
                <w:rFonts w:cstheme="minorHAnsi"/>
                <w:sz w:val="20"/>
                <w:szCs w:val="20"/>
              </w:rPr>
              <w:t>- Supports time series, graphs, scatterplots, histograms</w:t>
            </w:r>
          </w:p>
          <w:p w:rsidRPr="006958F5" w:rsidR="0047773F" w:rsidP="00B23FA8" w:rsidRDefault="0067225A" w14:paraId="4DD435BA" w14:textId="12636EE7">
            <w:pPr>
              <w:rPr>
                <w:rFonts w:cstheme="minorHAnsi"/>
                <w:sz w:val="20"/>
                <w:szCs w:val="20"/>
              </w:rPr>
            </w:pPr>
            <w:r w:rsidRPr="006958F5">
              <w:rPr>
                <w:rFonts w:cstheme="minorHAnsi"/>
                <w:sz w:val="20"/>
                <w:szCs w:val="20"/>
              </w:rPr>
              <w:t xml:space="preserve">- </w:t>
            </w:r>
            <w:r w:rsidRPr="006958F5" w:rsidR="0004522F">
              <w:rPr>
                <w:rFonts w:cstheme="minorHAnsi"/>
                <w:sz w:val="20"/>
                <w:szCs w:val="20"/>
              </w:rPr>
              <w:t>S</w:t>
            </w:r>
            <w:r w:rsidRPr="006958F5">
              <w:rPr>
                <w:rFonts w:cstheme="minorHAnsi"/>
                <w:sz w:val="20"/>
                <w:szCs w:val="20"/>
              </w:rPr>
              <w:t>tandalone or embedded</w:t>
            </w:r>
            <w:r w:rsidRPr="006958F5" w:rsidR="0047773F">
              <w:rPr>
                <w:rFonts w:cstheme="minorHAnsi"/>
                <w:sz w:val="20"/>
                <w:szCs w:val="20"/>
              </w:rPr>
              <w:br/>
            </w:r>
            <w:r w:rsidRPr="006958F5" w:rsidR="0047773F">
              <w:rPr>
                <w:rFonts w:cstheme="minorHAnsi"/>
                <w:sz w:val="20"/>
                <w:szCs w:val="20"/>
              </w:rPr>
              <w:t>- Often included in notebooks or apps</w:t>
            </w:r>
          </w:p>
        </w:tc>
      </w:tr>
      <w:tr w:rsidRPr="00EA5F27" w:rsidR="00EA5F27" w:rsidTr="00423063" w14:paraId="7ED62EF1" w14:textId="77777777">
        <w:tc>
          <w:tcPr>
            <w:tcW w:w="318" w:type="dxa"/>
          </w:tcPr>
          <w:p w:rsidRPr="006958F5" w:rsidR="0047773F" w:rsidP="00B23FA8" w:rsidRDefault="0047773F" w14:paraId="3D4A3004" w14:textId="07FEC4A5">
            <w:pPr>
              <w:rPr>
                <w:rStyle w:val="Strong"/>
                <w:rFonts w:cstheme="minorHAnsi"/>
                <w:b w:val="0"/>
                <w:bCs w:val="0"/>
                <w:sz w:val="20"/>
                <w:szCs w:val="20"/>
              </w:rPr>
            </w:pPr>
            <w:r w:rsidRPr="006958F5">
              <w:rPr>
                <w:rStyle w:val="Strong"/>
                <w:rFonts w:cstheme="minorHAnsi"/>
                <w:b w:val="0"/>
                <w:bCs w:val="0"/>
                <w:sz w:val="20"/>
                <w:szCs w:val="20"/>
              </w:rPr>
              <w:t>5</w:t>
            </w:r>
          </w:p>
        </w:tc>
        <w:tc>
          <w:tcPr>
            <w:tcW w:w="1804" w:type="dxa"/>
            <w:hideMark/>
          </w:tcPr>
          <w:p w:rsidRPr="006958F5" w:rsidR="0047773F" w:rsidP="00B23FA8" w:rsidRDefault="0047773F" w14:paraId="589D62FA" w14:textId="607EF8E7">
            <w:pPr>
              <w:rPr>
                <w:rFonts w:cstheme="minorHAnsi"/>
                <w:sz w:val="20"/>
                <w:szCs w:val="20"/>
              </w:rPr>
            </w:pPr>
            <w:r w:rsidRPr="006958F5">
              <w:rPr>
                <w:rStyle w:val="Strong"/>
                <w:rFonts w:cstheme="minorHAnsi"/>
                <w:b w:val="0"/>
                <w:bCs w:val="0"/>
                <w:sz w:val="20"/>
                <w:szCs w:val="20"/>
              </w:rPr>
              <w:t>Views &amp; Datasets</w:t>
            </w:r>
          </w:p>
        </w:tc>
        <w:tc>
          <w:tcPr>
            <w:tcW w:w="2835" w:type="dxa"/>
            <w:hideMark/>
          </w:tcPr>
          <w:p w:rsidRPr="006958F5" w:rsidR="0047773F" w:rsidP="00B23FA8" w:rsidRDefault="0047773F" w14:paraId="28EAEBEF" w14:textId="6908C112">
            <w:pPr>
              <w:rPr>
                <w:rFonts w:cstheme="minorHAnsi"/>
                <w:sz w:val="20"/>
                <w:szCs w:val="20"/>
              </w:rPr>
            </w:pPr>
            <w:r w:rsidRPr="006958F5">
              <w:rPr>
                <w:rFonts w:cstheme="minorHAnsi"/>
                <w:sz w:val="20"/>
                <w:szCs w:val="20"/>
              </w:rPr>
              <w:t>Predefined queries or tables used in dashboards, apps, and analytics</w:t>
            </w:r>
          </w:p>
        </w:tc>
        <w:tc>
          <w:tcPr>
            <w:tcW w:w="2126" w:type="dxa"/>
            <w:hideMark/>
          </w:tcPr>
          <w:p w:rsidRPr="006958F5" w:rsidR="0047773F" w:rsidP="00B23FA8" w:rsidRDefault="0047773F" w14:paraId="576A04DE" w14:textId="1B61BEEE">
            <w:pPr>
              <w:rPr>
                <w:rFonts w:cstheme="minorHAnsi"/>
                <w:sz w:val="20"/>
                <w:szCs w:val="20"/>
              </w:rPr>
            </w:pPr>
            <w:r w:rsidRPr="006958F5">
              <w:rPr>
                <w:rStyle w:val="Strong"/>
                <w:rFonts w:cstheme="minorHAnsi"/>
                <w:b w:val="0"/>
                <w:bCs w:val="0"/>
                <w:sz w:val="20"/>
                <w:szCs w:val="20"/>
              </w:rPr>
              <w:t>Lakehouse views, Trino access</w:t>
            </w:r>
            <w:r w:rsidRPr="006958F5" w:rsidR="0067225A">
              <w:rPr>
                <w:rStyle w:val="Strong"/>
                <w:rFonts w:cstheme="minorHAnsi"/>
                <w:b w:val="0"/>
                <w:bCs w:val="0"/>
                <w:sz w:val="20"/>
                <w:szCs w:val="20"/>
              </w:rPr>
              <w:t>,</w:t>
            </w:r>
            <w:r w:rsidRPr="006958F5" w:rsidR="0067225A">
              <w:rPr>
                <w:rStyle w:val="Strong"/>
                <w:rFonts w:cstheme="minorHAnsi"/>
                <w:sz w:val="20"/>
                <w:szCs w:val="20"/>
              </w:rPr>
              <w:t xml:space="preserve"> </w:t>
            </w:r>
            <w:r w:rsidRPr="006958F5" w:rsidR="0067225A">
              <w:rPr>
                <w:rStyle w:val="Strong"/>
                <w:rFonts w:cstheme="minorHAnsi"/>
                <w:b w:val="0"/>
                <w:bCs w:val="0"/>
                <w:sz w:val="20"/>
                <w:szCs w:val="20"/>
              </w:rPr>
              <w:t>Spark, Hudi</w:t>
            </w:r>
          </w:p>
        </w:tc>
        <w:tc>
          <w:tcPr>
            <w:tcW w:w="2126" w:type="dxa"/>
            <w:hideMark/>
          </w:tcPr>
          <w:p w:rsidRPr="006958F5" w:rsidR="0047773F" w:rsidP="00B23FA8" w:rsidRDefault="0047773F" w14:paraId="194998B6" w14:textId="77777777">
            <w:pPr>
              <w:rPr>
                <w:rFonts w:cstheme="minorHAnsi"/>
                <w:sz w:val="20"/>
                <w:szCs w:val="20"/>
              </w:rPr>
            </w:pPr>
            <w:r w:rsidRPr="006958F5">
              <w:rPr>
                <w:rFonts w:cstheme="minorHAnsi"/>
                <w:sz w:val="20"/>
                <w:szCs w:val="20"/>
              </w:rPr>
              <w:t>All technical personas</w:t>
            </w:r>
          </w:p>
        </w:tc>
        <w:tc>
          <w:tcPr>
            <w:tcW w:w="4678" w:type="dxa"/>
            <w:hideMark/>
          </w:tcPr>
          <w:p w:rsidRPr="006958F5" w:rsidR="0047773F" w:rsidP="00B23FA8" w:rsidRDefault="0047773F" w14:paraId="386EE7B8" w14:textId="77777777">
            <w:pPr>
              <w:rPr>
                <w:rFonts w:cstheme="minorHAnsi"/>
                <w:sz w:val="20"/>
                <w:szCs w:val="20"/>
              </w:rPr>
            </w:pPr>
            <w:r w:rsidRPr="006958F5">
              <w:rPr>
                <w:rFonts w:cstheme="minorHAnsi"/>
                <w:sz w:val="20"/>
                <w:szCs w:val="20"/>
              </w:rPr>
              <w:t>- Gold-layer curated tables</w:t>
            </w:r>
          </w:p>
          <w:p w:rsidRPr="006958F5" w:rsidR="005C5627" w:rsidP="00B23FA8" w:rsidRDefault="005C5627" w14:paraId="2412AEA2" w14:textId="102B872C">
            <w:pPr>
              <w:rPr>
                <w:rFonts w:cstheme="minorHAnsi"/>
                <w:sz w:val="20"/>
                <w:szCs w:val="20"/>
              </w:rPr>
            </w:pPr>
            <w:r w:rsidRPr="006958F5">
              <w:rPr>
                <w:rFonts w:cstheme="minorHAnsi"/>
                <w:sz w:val="20"/>
                <w:szCs w:val="20"/>
              </w:rPr>
              <w:t>- Reuseable and trusted sources</w:t>
            </w:r>
          </w:p>
          <w:p w:rsidRPr="006958F5" w:rsidR="0047773F" w:rsidP="00B23FA8" w:rsidRDefault="0047773F" w14:paraId="37742C59" w14:textId="1AD32C88">
            <w:pPr>
              <w:rPr>
                <w:rFonts w:cstheme="minorHAnsi"/>
                <w:sz w:val="20"/>
                <w:szCs w:val="20"/>
              </w:rPr>
            </w:pPr>
            <w:r w:rsidRPr="006958F5">
              <w:rPr>
                <w:rFonts w:cstheme="minorHAnsi"/>
                <w:sz w:val="20"/>
                <w:szCs w:val="20"/>
              </w:rPr>
              <w:t>- Creation of views and materialized datasets </w:t>
            </w:r>
            <w:r w:rsidRPr="006958F5">
              <w:rPr>
                <w:rFonts w:cstheme="minorHAnsi"/>
                <w:sz w:val="20"/>
                <w:szCs w:val="20"/>
              </w:rPr>
              <w:br/>
            </w:r>
            <w:r w:rsidRPr="006958F5">
              <w:rPr>
                <w:rFonts w:cstheme="minorHAnsi"/>
                <w:sz w:val="20"/>
                <w:szCs w:val="20"/>
              </w:rPr>
              <w:t xml:space="preserve">- Consumed by </w:t>
            </w:r>
            <w:r w:rsidRPr="006958F5" w:rsidR="005C5627">
              <w:rPr>
                <w:rFonts w:cstheme="minorHAnsi"/>
                <w:sz w:val="20"/>
                <w:szCs w:val="20"/>
              </w:rPr>
              <w:t>analytics and reports</w:t>
            </w:r>
          </w:p>
        </w:tc>
      </w:tr>
      <w:tr w:rsidRPr="00EA5F27" w:rsidR="00EA5F27" w:rsidTr="00423063" w14:paraId="696A05E7" w14:textId="77777777">
        <w:tc>
          <w:tcPr>
            <w:tcW w:w="318" w:type="dxa"/>
          </w:tcPr>
          <w:p w:rsidRPr="006958F5" w:rsidR="0047773F" w:rsidP="00B23FA8" w:rsidRDefault="0047773F" w14:paraId="4973F49E" w14:textId="53CAAB28">
            <w:pPr>
              <w:rPr>
                <w:rStyle w:val="Strong"/>
                <w:rFonts w:cstheme="minorHAnsi"/>
                <w:b w:val="0"/>
                <w:bCs w:val="0"/>
                <w:sz w:val="20"/>
                <w:szCs w:val="20"/>
              </w:rPr>
            </w:pPr>
            <w:r w:rsidRPr="006958F5">
              <w:rPr>
                <w:rStyle w:val="Strong"/>
                <w:rFonts w:cstheme="minorHAnsi"/>
                <w:b w:val="0"/>
                <w:bCs w:val="0"/>
                <w:sz w:val="20"/>
                <w:szCs w:val="20"/>
              </w:rPr>
              <w:t>6</w:t>
            </w:r>
          </w:p>
        </w:tc>
        <w:tc>
          <w:tcPr>
            <w:tcW w:w="1804" w:type="dxa"/>
            <w:hideMark/>
          </w:tcPr>
          <w:p w:rsidRPr="006958F5" w:rsidR="0047773F" w:rsidP="00B23FA8" w:rsidRDefault="0047773F" w14:paraId="7A312726" w14:textId="77777777">
            <w:pPr>
              <w:rPr>
                <w:rStyle w:val="Strong"/>
                <w:rFonts w:cstheme="minorHAnsi"/>
                <w:b w:val="0"/>
                <w:bCs w:val="0"/>
                <w:sz w:val="20"/>
                <w:szCs w:val="20"/>
              </w:rPr>
            </w:pPr>
            <w:r w:rsidRPr="006958F5">
              <w:rPr>
                <w:rStyle w:val="Strong"/>
                <w:rFonts w:cstheme="minorHAnsi"/>
                <w:b w:val="0"/>
                <w:bCs w:val="0"/>
                <w:sz w:val="20"/>
                <w:szCs w:val="20"/>
              </w:rPr>
              <w:t>Analytics</w:t>
            </w:r>
          </w:p>
          <w:p w:rsidRPr="006958F5" w:rsidR="0047773F" w:rsidP="00B23FA8" w:rsidRDefault="0047773F" w14:paraId="79D3C0DE" w14:textId="5126674D">
            <w:pPr>
              <w:rPr>
                <w:rFonts w:cstheme="minorHAnsi"/>
                <w:sz w:val="20"/>
                <w:szCs w:val="20"/>
              </w:rPr>
            </w:pPr>
          </w:p>
        </w:tc>
        <w:tc>
          <w:tcPr>
            <w:tcW w:w="2835" w:type="dxa"/>
            <w:hideMark/>
          </w:tcPr>
          <w:p w:rsidRPr="006958F5" w:rsidR="0047773F" w:rsidP="00B23FA8" w:rsidRDefault="0047773F" w14:paraId="4B9B0573" w14:textId="77777777">
            <w:pPr>
              <w:rPr>
                <w:rFonts w:cstheme="minorHAnsi"/>
                <w:sz w:val="20"/>
                <w:szCs w:val="20"/>
              </w:rPr>
            </w:pPr>
            <w:r w:rsidRPr="006958F5">
              <w:rPr>
                <w:rFonts w:cstheme="minorHAnsi"/>
                <w:sz w:val="20"/>
                <w:szCs w:val="20"/>
              </w:rPr>
              <w:t>Prediction scores, clustering labels, and model diagnostics</w:t>
            </w:r>
          </w:p>
        </w:tc>
        <w:tc>
          <w:tcPr>
            <w:tcW w:w="2126" w:type="dxa"/>
            <w:hideMark/>
          </w:tcPr>
          <w:p w:rsidRPr="006958F5" w:rsidR="0047773F" w:rsidP="00B23FA8" w:rsidRDefault="0047773F" w14:paraId="152CEFE9" w14:textId="3F72B959">
            <w:pPr>
              <w:rPr>
                <w:rFonts w:cstheme="minorHAnsi"/>
                <w:sz w:val="20"/>
                <w:szCs w:val="20"/>
              </w:rPr>
            </w:pPr>
            <w:r w:rsidRPr="006958F5">
              <w:rPr>
                <w:rStyle w:val="Strong"/>
                <w:rFonts w:cstheme="minorHAnsi"/>
                <w:b w:val="0"/>
                <w:bCs w:val="0"/>
                <w:sz w:val="20"/>
                <w:szCs w:val="20"/>
              </w:rPr>
              <w:t>Jupyter notebooks, NumPy, pandas, scikit-learn, TensorFlow, PyTorch, MLflow</w:t>
            </w:r>
          </w:p>
        </w:tc>
        <w:tc>
          <w:tcPr>
            <w:tcW w:w="2126" w:type="dxa"/>
            <w:hideMark/>
          </w:tcPr>
          <w:p w:rsidRPr="006958F5" w:rsidR="0047773F" w:rsidP="00B23FA8" w:rsidRDefault="0047773F" w14:paraId="77FC7D08" w14:textId="11D43678">
            <w:pPr>
              <w:rPr>
                <w:rFonts w:cstheme="minorHAnsi"/>
                <w:sz w:val="20"/>
                <w:szCs w:val="20"/>
              </w:rPr>
            </w:pPr>
            <w:r w:rsidRPr="006958F5">
              <w:rPr>
                <w:rFonts w:cstheme="minorHAnsi"/>
                <w:sz w:val="20"/>
                <w:szCs w:val="20"/>
              </w:rPr>
              <w:t>Investigators, Data Scientists</w:t>
            </w:r>
            <w:r w:rsidRPr="006958F5" w:rsidR="0067225A">
              <w:rPr>
                <w:rFonts w:cstheme="minorHAnsi"/>
                <w:sz w:val="20"/>
                <w:szCs w:val="20"/>
              </w:rPr>
              <w:t>, Analysts</w:t>
            </w:r>
          </w:p>
        </w:tc>
        <w:tc>
          <w:tcPr>
            <w:tcW w:w="4678" w:type="dxa"/>
            <w:hideMark/>
          </w:tcPr>
          <w:p w:rsidRPr="006958F5" w:rsidR="0047773F" w:rsidP="00B23FA8" w:rsidRDefault="0047773F" w14:paraId="765DCE40" w14:textId="24BE5C13">
            <w:pPr>
              <w:rPr>
                <w:rFonts w:cstheme="minorHAnsi"/>
                <w:sz w:val="20"/>
                <w:szCs w:val="20"/>
              </w:rPr>
            </w:pPr>
            <w:r w:rsidRPr="006958F5">
              <w:rPr>
                <w:rFonts w:cstheme="minorHAnsi"/>
                <w:sz w:val="20"/>
                <w:szCs w:val="20"/>
              </w:rPr>
              <w:t xml:space="preserve">- Integrated into dashboards </w:t>
            </w:r>
            <w:r w:rsidRPr="006958F5" w:rsidR="0067225A">
              <w:rPr>
                <w:rFonts w:cstheme="minorHAnsi"/>
                <w:sz w:val="20"/>
                <w:szCs w:val="20"/>
              </w:rPr>
              <w:t>or systems</w:t>
            </w:r>
          </w:p>
          <w:p w:rsidRPr="006958F5" w:rsidR="005C5627" w:rsidP="00B23FA8" w:rsidRDefault="005C5627" w14:paraId="2C558F5F" w14:textId="60CD5671">
            <w:pPr>
              <w:rPr>
                <w:rFonts w:cstheme="minorHAnsi"/>
                <w:sz w:val="20"/>
                <w:szCs w:val="20"/>
              </w:rPr>
            </w:pPr>
            <w:r w:rsidRPr="006958F5">
              <w:rPr>
                <w:rFonts w:cstheme="minorHAnsi"/>
                <w:sz w:val="20"/>
                <w:szCs w:val="20"/>
              </w:rPr>
              <w:t>- includes models, forecasts, anomaly detection</w:t>
            </w:r>
          </w:p>
        </w:tc>
      </w:tr>
      <w:tr w:rsidRPr="00EA5F27" w:rsidR="00EA5F27" w:rsidTr="00423063" w14:paraId="77374B53" w14:textId="77777777">
        <w:tc>
          <w:tcPr>
            <w:tcW w:w="318" w:type="dxa"/>
          </w:tcPr>
          <w:p w:rsidRPr="006958F5" w:rsidR="0047773F" w:rsidP="00B23FA8" w:rsidRDefault="0047773F" w14:paraId="18F2F305" w14:textId="211506BC">
            <w:pPr>
              <w:rPr>
                <w:rStyle w:val="Strong"/>
                <w:rFonts w:cstheme="minorHAnsi"/>
                <w:b w:val="0"/>
                <w:bCs w:val="0"/>
                <w:sz w:val="20"/>
                <w:szCs w:val="20"/>
              </w:rPr>
            </w:pPr>
            <w:r w:rsidRPr="006958F5">
              <w:rPr>
                <w:rStyle w:val="Strong"/>
                <w:rFonts w:cstheme="minorHAnsi"/>
                <w:b w:val="0"/>
                <w:bCs w:val="0"/>
                <w:sz w:val="20"/>
                <w:szCs w:val="20"/>
              </w:rPr>
              <w:t>7</w:t>
            </w:r>
          </w:p>
        </w:tc>
        <w:tc>
          <w:tcPr>
            <w:tcW w:w="1804" w:type="dxa"/>
          </w:tcPr>
          <w:p w:rsidRPr="006958F5" w:rsidR="0047773F" w:rsidP="00B23FA8" w:rsidRDefault="0047773F" w14:paraId="23715951" w14:textId="07F48684">
            <w:pPr>
              <w:rPr>
                <w:rStyle w:val="Strong"/>
                <w:rFonts w:cstheme="minorHAnsi"/>
                <w:b w:val="0"/>
                <w:bCs w:val="0"/>
                <w:sz w:val="20"/>
                <w:szCs w:val="20"/>
              </w:rPr>
            </w:pPr>
            <w:r w:rsidRPr="006958F5">
              <w:rPr>
                <w:rStyle w:val="Strong"/>
                <w:rFonts w:cstheme="minorHAnsi"/>
                <w:b w:val="0"/>
                <w:bCs w:val="0"/>
                <w:sz w:val="20"/>
                <w:szCs w:val="20"/>
              </w:rPr>
              <w:t>Self Service Reports</w:t>
            </w:r>
          </w:p>
        </w:tc>
        <w:tc>
          <w:tcPr>
            <w:tcW w:w="2835" w:type="dxa"/>
          </w:tcPr>
          <w:p w:rsidRPr="006958F5" w:rsidR="0047773F" w:rsidP="00B23FA8" w:rsidRDefault="0047773F" w14:paraId="4E7C4F91" w14:textId="77777777">
            <w:pPr>
              <w:rPr>
                <w:rFonts w:cstheme="minorHAnsi"/>
                <w:sz w:val="20"/>
                <w:szCs w:val="20"/>
              </w:rPr>
            </w:pPr>
            <w:r w:rsidRPr="006958F5">
              <w:rPr>
                <w:rFonts w:cstheme="minorHAnsi"/>
                <w:sz w:val="20"/>
                <w:szCs w:val="20"/>
              </w:rPr>
              <w:t>Ad hoc charts, tables, and filters created directly by users via a drag-and-drop interface</w:t>
            </w:r>
          </w:p>
        </w:tc>
        <w:tc>
          <w:tcPr>
            <w:tcW w:w="2126" w:type="dxa"/>
          </w:tcPr>
          <w:p w:rsidRPr="006958F5" w:rsidR="0047773F" w:rsidP="00B23FA8" w:rsidRDefault="0047773F" w14:paraId="12055109" w14:textId="77777777">
            <w:pPr>
              <w:rPr>
                <w:rStyle w:val="Strong"/>
                <w:rFonts w:cstheme="minorHAnsi"/>
                <w:b w:val="0"/>
                <w:bCs w:val="0"/>
                <w:sz w:val="20"/>
                <w:szCs w:val="20"/>
              </w:rPr>
            </w:pPr>
            <w:r w:rsidRPr="006958F5">
              <w:rPr>
                <w:rFonts w:cstheme="minorHAnsi"/>
                <w:sz w:val="20"/>
                <w:szCs w:val="20"/>
              </w:rPr>
              <w:t>Apache Superset</w:t>
            </w:r>
          </w:p>
        </w:tc>
        <w:tc>
          <w:tcPr>
            <w:tcW w:w="2126" w:type="dxa"/>
          </w:tcPr>
          <w:p w:rsidRPr="006958F5" w:rsidR="0047773F" w:rsidP="00B23FA8" w:rsidRDefault="0047773F" w14:paraId="71027433" w14:textId="6FC668E4">
            <w:pPr>
              <w:rPr>
                <w:rFonts w:cstheme="minorHAnsi"/>
                <w:sz w:val="20"/>
                <w:szCs w:val="20"/>
              </w:rPr>
            </w:pPr>
            <w:r w:rsidRPr="006958F5">
              <w:rPr>
                <w:rFonts w:cstheme="minorHAnsi"/>
                <w:sz w:val="20"/>
                <w:szCs w:val="20"/>
              </w:rPr>
              <w:t xml:space="preserve">Investigators, </w:t>
            </w:r>
            <w:r w:rsidRPr="006958F5" w:rsidR="0067225A">
              <w:rPr>
                <w:rFonts w:cstheme="minorHAnsi"/>
                <w:sz w:val="20"/>
                <w:szCs w:val="20"/>
              </w:rPr>
              <w:t>S</w:t>
            </w:r>
            <w:r w:rsidRPr="006958F5">
              <w:rPr>
                <w:rFonts w:cstheme="minorHAnsi"/>
                <w:sz w:val="20"/>
                <w:szCs w:val="20"/>
              </w:rPr>
              <w:t xml:space="preserve">upervisors, </w:t>
            </w:r>
            <w:r w:rsidRPr="006958F5" w:rsidR="0067225A">
              <w:rPr>
                <w:rFonts w:cstheme="minorHAnsi"/>
                <w:sz w:val="20"/>
                <w:szCs w:val="20"/>
              </w:rPr>
              <w:t>A</w:t>
            </w:r>
            <w:r w:rsidRPr="006958F5">
              <w:rPr>
                <w:rFonts w:cstheme="minorHAnsi"/>
                <w:sz w:val="20"/>
                <w:szCs w:val="20"/>
              </w:rPr>
              <w:t>nalysts</w:t>
            </w:r>
          </w:p>
        </w:tc>
        <w:tc>
          <w:tcPr>
            <w:tcW w:w="4678" w:type="dxa"/>
          </w:tcPr>
          <w:p w:rsidRPr="006958F5" w:rsidR="0047773F" w:rsidP="00B23FA8" w:rsidRDefault="0047773F" w14:paraId="0630AFA2" w14:textId="201AD352">
            <w:pPr>
              <w:rPr>
                <w:rFonts w:cstheme="minorHAnsi"/>
                <w:sz w:val="20"/>
                <w:szCs w:val="20"/>
              </w:rPr>
            </w:pPr>
            <w:r w:rsidRPr="006958F5">
              <w:rPr>
                <w:rFonts w:cstheme="minorHAnsi"/>
                <w:sz w:val="20"/>
                <w:szCs w:val="20"/>
              </w:rPr>
              <w:t>-</w:t>
            </w:r>
            <w:r w:rsidRPr="006958F5" w:rsidR="0004522F">
              <w:rPr>
                <w:rFonts w:cstheme="minorHAnsi"/>
                <w:sz w:val="20"/>
                <w:szCs w:val="20"/>
              </w:rPr>
              <w:t xml:space="preserve"> </w:t>
            </w:r>
            <w:r w:rsidRPr="006958F5">
              <w:rPr>
                <w:rFonts w:cstheme="minorHAnsi"/>
                <w:sz w:val="20"/>
                <w:szCs w:val="20"/>
              </w:rPr>
              <w:t>No coding required</w:t>
            </w:r>
          </w:p>
          <w:p w:rsidRPr="006958F5" w:rsidR="005C5627" w:rsidP="00B23FA8" w:rsidRDefault="005C5627" w14:paraId="6128E689" w14:textId="5FD98D5F">
            <w:pPr>
              <w:rPr>
                <w:rFonts w:cstheme="minorHAnsi"/>
                <w:sz w:val="20"/>
                <w:szCs w:val="20"/>
              </w:rPr>
            </w:pPr>
            <w:r w:rsidRPr="006958F5">
              <w:rPr>
                <w:rFonts w:cstheme="minorHAnsi"/>
                <w:sz w:val="20"/>
                <w:szCs w:val="20"/>
              </w:rPr>
              <w:t>- Filterable and schedulable</w:t>
            </w:r>
          </w:p>
          <w:p w:rsidRPr="006958F5" w:rsidR="0047773F" w:rsidP="00B23FA8" w:rsidRDefault="0047773F" w14:paraId="14CE8AEF" w14:textId="4029A384">
            <w:pPr>
              <w:rPr>
                <w:rFonts w:cstheme="minorHAnsi"/>
                <w:sz w:val="20"/>
                <w:szCs w:val="20"/>
              </w:rPr>
            </w:pPr>
            <w:r w:rsidRPr="006958F5">
              <w:rPr>
                <w:rFonts w:cstheme="minorHAnsi"/>
                <w:sz w:val="20"/>
                <w:szCs w:val="20"/>
              </w:rPr>
              <w:t>-</w:t>
            </w:r>
            <w:r w:rsidRPr="006958F5" w:rsidR="0004522F">
              <w:rPr>
                <w:rFonts w:cstheme="minorHAnsi"/>
                <w:sz w:val="20"/>
                <w:szCs w:val="20"/>
              </w:rPr>
              <w:t xml:space="preserve"> </w:t>
            </w:r>
            <w:r w:rsidRPr="006958F5">
              <w:rPr>
                <w:rFonts w:cstheme="minorHAnsi"/>
                <w:sz w:val="20"/>
                <w:szCs w:val="20"/>
              </w:rPr>
              <w:t>Increases flexibility and usability for non-technical users</w:t>
            </w:r>
          </w:p>
          <w:p w:rsidRPr="006958F5" w:rsidR="0047773F" w:rsidP="00B23FA8" w:rsidRDefault="0047773F" w14:paraId="52B4A553" w14:textId="1872D7AC">
            <w:pPr>
              <w:rPr>
                <w:rFonts w:cstheme="minorHAnsi"/>
                <w:sz w:val="20"/>
                <w:szCs w:val="20"/>
              </w:rPr>
            </w:pPr>
            <w:r w:rsidRPr="006958F5">
              <w:rPr>
                <w:rFonts w:cstheme="minorHAnsi"/>
                <w:sz w:val="20"/>
                <w:szCs w:val="20"/>
              </w:rPr>
              <w:t>-</w:t>
            </w:r>
            <w:r w:rsidRPr="006958F5" w:rsidR="0004522F">
              <w:rPr>
                <w:rFonts w:cstheme="minorHAnsi"/>
                <w:sz w:val="20"/>
                <w:szCs w:val="20"/>
              </w:rPr>
              <w:t xml:space="preserve"> </w:t>
            </w:r>
            <w:r w:rsidRPr="006958F5">
              <w:rPr>
                <w:rFonts w:cstheme="minorHAnsi"/>
                <w:sz w:val="20"/>
                <w:szCs w:val="20"/>
              </w:rPr>
              <w:t>Supports end user exploratory analysis</w:t>
            </w:r>
          </w:p>
        </w:tc>
      </w:tr>
    </w:tbl>
    <w:p w:rsidR="003502F1" w:rsidP="00B23FA8" w:rsidRDefault="003502F1" w14:paraId="5B1E1314" w14:textId="77777777">
      <w:pPr>
        <w:rPr>
          <w:rStyle w:val="Strong"/>
          <w:rFonts w:cstheme="minorHAnsi"/>
          <w:b w:val="0"/>
          <w:bCs w:val="0"/>
          <w:sz w:val="20"/>
          <w:szCs w:val="20"/>
        </w:rPr>
        <w:sectPr w:rsidR="003502F1" w:rsidSect="008329AB">
          <w:pgSz w:w="16838" w:h="11906" w:orient="landscape"/>
          <w:pgMar w:top="1440" w:right="1440" w:bottom="1440" w:left="1440" w:header="708" w:footer="708" w:gutter="0"/>
          <w:cols w:space="708"/>
          <w:titlePg/>
          <w:docGrid w:linePitch="360"/>
        </w:sectPr>
      </w:pPr>
    </w:p>
    <w:p w:rsidR="00FB507A" w:rsidP="00460C92" w:rsidRDefault="00FB507A" w14:paraId="06CF139A" w14:textId="4A9D1237">
      <w:pPr>
        <w:pStyle w:val="Heading1"/>
      </w:pPr>
      <w:bookmarkStart w:name="_Toc202339027" w:id="15"/>
      <w:r>
        <w:t xml:space="preserve">Conceptual </w:t>
      </w:r>
      <w:r w:rsidR="002D4665">
        <w:t>D</w:t>
      </w:r>
      <w:r>
        <w:t>esign</w:t>
      </w:r>
      <w:bookmarkEnd w:id="15"/>
    </w:p>
    <w:p w:rsidRPr="00F3696F" w:rsidR="00F3696F" w:rsidP="00F3696F" w:rsidRDefault="00F3696F" w14:paraId="7ED0D46E" w14:textId="3945FC4E">
      <w:r>
        <w:t xml:space="preserve">The following diagram </w:t>
      </w:r>
      <w:r w:rsidR="00E8784C">
        <w:t xml:space="preserve">provides the </w:t>
      </w:r>
      <w:r w:rsidR="006958F5">
        <w:t>high-level</w:t>
      </w:r>
      <w:r w:rsidR="00E8784C">
        <w:t xml:space="preserve"> architecture for</w:t>
      </w:r>
      <w:r>
        <w:t xml:space="preserve"> </w:t>
      </w:r>
      <w:r w:rsidR="00E8784C">
        <w:t>the data flows between the</w:t>
      </w:r>
      <w:r>
        <w:t xml:space="preserve"> data source</w:t>
      </w:r>
      <w:r w:rsidR="00E8784C">
        <w:t>s and the raw</w:t>
      </w:r>
      <w:r>
        <w:t xml:space="preserve"> </w:t>
      </w:r>
      <w:r w:rsidR="00E8784C">
        <w:t>layer</w:t>
      </w:r>
      <w:r w:rsidR="006958F5">
        <w:t>,</w:t>
      </w:r>
      <w:r w:rsidR="00E8784C">
        <w:t xml:space="preserve"> the raw layer and the Data </w:t>
      </w:r>
      <w:r>
        <w:t>Lakehouse</w:t>
      </w:r>
      <w:r w:rsidR="006958F5">
        <w:t>,</w:t>
      </w:r>
      <w:r w:rsidR="00E8784C">
        <w:t xml:space="preserve"> the Data Lakehouse and </w:t>
      </w:r>
      <w:r>
        <w:t>the information delivery tools</w:t>
      </w:r>
      <w:r w:rsidR="006958F5">
        <w:t>,</w:t>
      </w:r>
      <w:r w:rsidR="00E8784C">
        <w:t xml:space="preserve"> the information delivery tools and the data products</w:t>
      </w:r>
      <w:r w:rsidR="006958F5">
        <w:t>,</w:t>
      </w:r>
      <w:r w:rsidR="00E8784C">
        <w:t xml:space="preserve"> and the data products and the data consumers. </w:t>
      </w:r>
    </w:p>
    <w:p w:rsidR="00E8496E" w:rsidP="00E8496E" w:rsidRDefault="00C37DC7" w14:paraId="3DD0BB14" w14:textId="77777777">
      <w:pPr>
        <w:keepNext/>
      </w:pPr>
      <w:r w:rsidRPr="00C37DC7">
        <w:rPr>
          <w:noProof/>
        </w:rPr>
        <w:drawing>
          <wp:inline distT="0" distB="0" distL="0" distR="0" wp14:anchorId="2D14ED59" wp14:editId="0D717D6E">
            <wp:extent cx="5924200" cy="4381500"/>
            <wp:effectExtent l="0" t="0" r="635" b="0"/>
            <wp:docPr id="1075551883"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51883" name="Picture 1" descr="A screenshot of a diagram&#10;&#10;AI-generated content may be incorrect."/>
                    <pic:cNvPicPr/>
                  </pic:nvPicPr>
                  <pic:blipFill>
                    <a:blip r:embed="rId23"/>
                    <a:stretch>
                      <a:fillRect/>
                    </a:stretch>
                  </pic:blipFill>
                  <pic:spPr>
                    <a:xfrm>
                      <a:off x="0" y="0"/>
                      <a:ext cx="5956898" cy="4405683"/>
                    </a:xfrm>
                    <a:prstGeom prst="rect">
                      <a:avLst/>
                    </a:prstGeom>
                  </pic:spPr>
                </pic:pic>
              </a:graphicData>
            </a:graphic>
          </wp:inline>
        </w:drawing>
      </w:r>
    </w:p>
    <w:p w:rsidR="003502F1" w:rsidP="04F704AE" w:rsidRDefault="003502F1" w14:paraId="20F5CAF6" w14:textId="54A8594A">
      <w:pPr>
        <w:pStyle w:val="Caption"/>
        <w:keepNext w:val="0"/>
        <w:keepLines w:val="0"/>
        <w:widowControl w:val="0"/>
        <w:jc w:val="center"/>
        <w:sectPr w:rsidR="003502F1" w:rsidSect="003502F1">
          <w:pgSz w:w="11906" w:h="16838" w:orient="portrait"/>
          <w:pgMar w:top="1440" w:right="1440" w:bottom="1440" w:left="1440" w:header="708" w:footer="708" w:gutter="0"/>
          <w:cols w:space="708"/>
          <w:titlePg/>
          <w:docGrid w:linePitch="360"/>
        </w:sectPr>
      </w:pPr>
      <w:r w:rsidR="3DCED8A2">
        <w:rPr/>
        <w:t xml:space="preserve">Figure </w:t>
      </w:r>
      <w:r>
        <w:fldChar w:fldCharType="begin"/>
      </w:r>
      <w:r>
        <w:instrText xml:space="preserve"> SEQ Figure \* ARABIC </w:instrText>
      </w:r>
      <w:r>
        <w:fldChar w:fldCharType="separate"/>
      </w:r>
      <w:r w:rsidRPr="04F704AE" w:rsidR="3DCED8A2">
        <w:rPr>
          <w:noProof/>
        </w:rPr>
        <w:t>2</w:t>
      </w:r>
      <w:r>
        <w:fldChar w:fldCharType="end"/>
      </w:r>
      <w:r w:rsidR="3DCED8A2">
        <w:rPr/>
        <w:t xml:space="preserve">: BIAR conceptual </w:t>
      </w:r>
      <w:r w:rsidR="3DCED8A2">
        <w:rPr/>
        <w:t>desig</w:t>
      </w:r>
      <w:ins w:author="sandy@labuschagnehome.com" w:date="2025-07-08T16:24:11.324Z" w:id="936294282">
        <w:r w:rsidR="555FAC4C">
          <w:t>n</w:t>
        </w:r>
      </w:ins>
    </w:p>
    <w:p w:rsidR="0066013D" w:rsidP="0066013D" w:rsidRDefault="00CF1E8B" w14:paraId="601CBC34" w14:textId="26E6EA3A">
      <w:pPr>
        <w:pStyle w:val="Heading1"/>
        <w:keepNext w:val="0"/>
        <w:keepLines w:val="0"/>
        <w:widowControl w:val="0"/>
      </w:pPr>
      <w:bookmarkStart w:name="_Toc202339028" w:id="16"/>
      <w:r>
        <w:t xml:space="preserve">Principles and </w:t>
      </w:r>
      <w:r w:rsidR="00D33A86">
        <w:t>G</w:t>
      </w:r>
      <w:r>
        <w:t>uidance</w:t>
      </w:r>
      <w:bookmarkEnd w:id="1"/>
      <w:bookmarkEnd w:id="16"/>
    </w:p>
    <w:p w:rsidRPr="002B1714" w:rsidR="002B1714" w:rsidP="002B1714" w:rsidRDefault="002B1714" w14:paraId="5A8A4CAB" w14:textId="5930DEB1">
      <w:r>
        <w:t>The following table provides principles and guidance that should be applied in the design and implementation of the BIAR ecosystem.  The category in the table relates to the component in the conceptual design diagram above.</w:t>
      </w:r>
    </w:p>
    <w:tbl>
      <w:tblPr>
        <w:tblStyle w:val="TableGrid"/>
        <w:tblW w:w="13887" w:type="dxa"/>
        <w:tblLook w:val="04A0" w:firstRow="1" w:lastRow="0" w:firstColumn="1" w:lastColumn="0" w:noHBand="0" w:noVBand="1"/>
      </w:tblPr>
      <w:tblGrid>
        <w:gridCol w:w="690"/>
        <w:gridCol w:w="1275"/>
        <w:gridCol w:w="1432"/>
        <w:gridCol w:w="6663"/>
        <w:gridCol w:w="3827"/>
      </w:tblGrid>
      <w:tr w:rsidRPr="006958F5" w:rsidR="001D316A" w:rsidTr="5FBDCCE8" w14:paraId="6BD7FAB6" w14:textId="77777777">
        <w:trPr>
          <w:trHeight w:val="288"/>
          <w:tblHeader/>
        </w:trPr>
        <w:tc>
          <w:tcPr>
            <w:tcW w:w="690" w:type="dxa"/>
            <w:tcMar/>
            <w:hideMark/>
          </w:tcPr>
          <w:p w:rsidRPr="00D33A86" w:rsidR="001D316A" w:rsidP="001D316A" w:rsidRDefault="001D316A" w14:paraId="7C126BF4" w14:textId="77777777">
            <w:pPr>
              <w:rPr>
                <w:rFonts w:eastAsia="Times New Roman" w:cstheme="minorHAnsi"/>
                <w:b/>
                <w:bCs/>
                <w:color w:val="000000"/>
                <w:kern w:val="0"/>
                <w:sz w:val="20"/>
                <w:szCs w:val="20"/>
                <w:lang w:val="en-ZA" w:eastAsia="en-ZA"/>
                <w14:ligatures w14:val="none"/>
              </w:rPr>
            </w:pPr>
            <w:r w:rsidRPr="00D33A86">
              <w:rPr>
                <w:rFonts w:eastAsia="Times New Roman" w:cstheme="minorHAnsi"/>
                <w:b/>
                <w:bCs/>
                <w:color w:val="000000"/>
                <w:kern w:val="0"/>
                <w:sz w:val="20"/>
                <w:szCs w:val="20"/>
                <w:lang w:val="en-ZA" w:eastAsia="en-ZA"/>
                <w14:ligatures w14:val="none"/>
              </w:rPr>
              <w:t>#</w:t>
            </w:r>
          </w:p>
        </w:tc>
        <w:tc>
          <w:tcPr>
            <w:tcW w:w="1275" w:type="dxa"/>
            <w:tcMar/>
            <w:hideMark/>
          </w:tcPr>
          <w:p w:rsidRPr="00D33A86" w:rsidR="001D316A" w:rsidP="001D316A" w:rsidRDefault="001D316A" w14:paraId="69C45970" w14:textId="77777777">
            <w:pPr>
              <w:rPr>
                <w:rFonts w:eastAsia="Times New Roman" w:cstheme="minorHAnsi"/>
                <w:b/>
                <w:bCs/>
                <w:color w:val="000000"/>
                <w:kern w:val="0"/>
                <w:sz w:val="20"/>
                <w:szCs w:val="20"/>
                <w:lang w:val="en-ZA" w:eastAsia="en-ZA"/>
                <w14:ligatures w14:val="none"/>
              </w:rPr>
            </w:pPr>
            <w:r w:rsidRPr="00D33A86">
              <w:rPr>
                <w:rFonts w:eastAsia="Times New Roman" w:cstheme="minorHAnsi"/>
                <w:b/>
                <w:bCs/>
                <w:color w:val="000000"/>
                <w:kern w:val="0"/>
                <w:sz w:val="20"/>
                <w:szCs w:val="20"/>
                <w:lang w:eastAsia="en-ZA"/>
                <w14:ligatures w14:val="none"/>
              </w:rPr>
              <w:t xml:space="preserve">Category </w:t>
            </w:r>
          </w:p>
        </w:tc>
        <w:tc>
          <w:tcPr>
            <w:tcW w:w="1432" w:type="dxa"/>
            <w:tcMar/>
            <w:hideMark/>
          </w:tcPr>
          <w:p w:rsidRPr="00D33A86" w:rsidR="001D316A" w:rsidP="001D316A" w:rsidRDefault="001D316A" w14:paraId="2CA809CF" w14:textId="77777777">
            <w:pPr>
              <w:rPr>
                <w:rFonts w:eastAsia="Times New Roman" w:cstheme="minorHAnsi"/>
                <w:b/>
                <w:bCs/>
                <w:color w:val="000000"/>
                <w:kern w:val="0"/>
                <w:sz w:val="20"/>
                <w:szCs w:val="20"/>
                <w:lang w:val="en-ZA" w:eastAsia="en-ZA"/>
                <w14:ligatures w14:val="none"/>
              </w:rPr>
            </w:pPr>
            <w:r w:rsidRPr="00D33A86">
              <w:rPr>
                <w:rFonts w:eastAsia="Times New Roman" w:cstheme="minorHAnsi"/>
                <w:b/>
                <w:bCs/>
                <w:color w:val="000000"/>
                <w:kern w:val="0"/>
                <w:sz w:val="20"/>
                <w:szCs w:val="20"/>
                <w:lang w:eastAsia="en-ZA"/>
                <w14:ligatures w14:val="none"/>
              </w:rPr>
              <w:t>Sub-category</w:t>
            </w:r>
          </w:p>
        </w:tc>
        <w:tc>
          <w:tcPr>
            <w:tcW w:w="6663" w:type="dxa"/>
            <w:tcMar/>
            <w:hideMark/>
          </w:tcPr>
          <w:p w:rsidRPr="00D33A86" w:rsidR="001D316A" w:rsidP="001D316A" w:rsidRDefault="001D316A" w14:paraId="458D2829" w14:textId="77777777">
            <w:pPr>
              <w:rPr>
                <w:rFonts w:eastAsia="Times New Roman" w:cstheme="minorHAnsi"/>
                <w:b/>
                <w:bCs/>
                <w:color w:val="000000"/>
                <w:kern w:val="0"/>
                <w:sz w:val="20"/>
                <w:szCs w:val="20"/>
                <w:lang w:val="en-ZA" w:eastAsia="en-ZA"/>
                <w14:ligatures w14:val="none"/>
              </w:rPr>
            </w:pPr>
            <w:r w:rsidRPr="00D33A86">
              <w:rPr>
                <w:rFonts w:eastAsia="Times New Roman" w:cstheme="minorHAnsi"/>
                <w:b/>
                <w:bCs/>
                <w:color w:val="000000"/>
                <w:kern w:val="0"/>
                <w:sz w:val="20"/>
                <w:szCs w:val="20"/>
                <w:lang w:eastAsia="en-ZA"/>
                <w14:ligatures w14:val="none"/>
              </w:rPr>
              <w:t>Principle/ Guidance</w:t>
            </w:r>
          </w:p>
        </w:tc>
        <w:tc>
          <w:tcPr>
            <w:tcW w:w="3827" w:type="dxa"/>
            <w:tcMar/>
            <w:hideMark/>
          </w:tcPr>
          <w:p w:rsidRPr="00D33A86" w:rsidR="001D316A" w:rsidP="001D316A" w:rsidRDefault="001D316A" w14:paraId="534A7E31" w14:textId="77777777">
            <w:pPr>
              <w:rPr>
                <w:rFonts w:eastAsia="Times New Roman" w:cstheme="minorHAnsi"/>
                <w:b/>
                <w:bCs/>
                <w:color w:val="000000"/>
                <w:kern w:val="0"/>
                <w:sz w:val="20"/>
                <w:szCs w:val="20"/>
                <w:lang w:val="en-ZA" w:eastAsia="en-ZA"/>
                <w14:ligatures w14:val="none"/>
              </w:rPr>
            </w:pPr>
            <w:r w:rsidRPr="00D33A86">
              <w:rPr>
                <w:rFonts w:eastAsia="Times New Roman" w:cstheme="minorHAnsi"/>
                <w:b/>
                <w:bCs/>
                <w:color w:val="000000"/>
                <w:kern w:val="0"/>
                <w:sz w:val="20"/>
                <w:szCs w:val="20"/>
                <w:lang w:eastAsia="en-ZA"/>
                <w14:ligatures w14:val="none"/>
              </w:rPr>
              <w:t>Notes</w:t>
            </w:r>
          </w:p>
        </w:tc>
      </w:tr>
      <w:tr w:rsidRPr="00EA5F27" w:rsidR="0070427F" w:rsidTr="5FBDCCE8" w14:paraId="2FA9CEC3" w14:textId="77777777">
        <w:trPr>
          <w:trHeight w:val="288"/>
        </w:trPr>
        <w:tc>
          <w:tcPr>
            <w:tcW w:w="690" w:type="dxa"/>
            <w:noWrap/>
            <w:tcMar/>
          </w:tcPr>
          <w:p w:rsidRPr="00D33A86" w:rsidR="0070427F" w:rsidP="0070427F" w:rsidRDefault="0070427F" w14:paraId="2A427881" w14:textId="0A1BCD55">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P1</w:t>
            </w:r>
          </w:p>
        </w:tc>
        <w:tc>
          <w:tcPr>
            <w:tcW w:w="1275" w:type="dxa"/>
            <w:tcMar/>
          </w:tcPr>
          <w:p w:rsidRPr="00D33A86" w:rsidR="0070427F" w:rsidP="0070427F" w:rsidRDefault="0070427F" w14:paraId="5315C0A2" w14:textId="19A908A5">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BIAR</w:t>
            </w:r>
            <w:r w:rsidR="00D04CD2">
              <w:rPr>
                <w:rFonts w:ascii="Calibri" w:hAnsi="Calibri" w:cs="Calibri"/>
                <w:color w:val="000000"/>
                <w:sz w:val="20"/>
                <w:szCs w:val="20"/>
              </w:rPr>
              <w:t xml:space="preserve"> ecosystem</w:t>
            </w:r>
          </w:p>
        </w:tc>
        <w:tc>
          <w:tcPr>
            <w:tcW w:w="1432" w:type="dxa"/>
            <w:tcMar/>
          </w:tcPr>
          <w:p w:rsidRPr="00D33A86" w:rsidR="0070427F" w:rsidP="0070427F" w:rsidRDefault="0070427F" w14:paraId="048BE38B" w14:textId="25080401">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Deployment principle</w:t>
            </w:r>
          </w:p>
        </w:tc>
        <w:tc>
          <w:tcPr>
            <w:tcW w:w="6663" w:type="dxa"/>
            <w:tcMar/>
          </w:tcPr>
          <w:p w:rsidRPr="00D33A86" w:rsidR="0070427F" w:rsidP="0070427F" w:rsidRDefault="0070427F" w14:paraId="05A4F310" w14:textId="426F2254">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xml:space="preserve">BAIR ecosystem components must be able to be deployed in the cloud or </w:t>
            </w:r>
            <w:r w:rsidRPr="00D33A86" w:rsidR="00D04CD2">
              <w:rPr>
                <w:rFonts w:ascii="Calibri" w:hAnsi="Calibri" w:cs="Calibri"/>
                <w:color w:val="000000"/>
                <w:sz w:val="20"/>
                <w:szCs w:val="20"/>
              </w:rPr>
              <w:t>on premises</w:t>
            </w:r>
            <w:r w:rsidRPr="00D33A86">
              <w:rPr>
                <w:rFonts w:ascii="Calibri" w:hAnsi="Calibri" w:cs="Calibri"/>
                <w:color w:val="000000"/>
                <w:sz w:val="20"/>
                <w:szCs w:val="20"/>
              </w:rPr>
              <w:t xml:space="preserve"> in containers (</w:t>
            </w:r>
            <w:r w:rsidRPr="00D33A86" w:rsidR="006958F5">
              <w:rPr>
                <w:rFonts w:ascii="Calibri" w:hAnsi="Calibri" w:cs="Calibri"/>
                <w:color w:val="000000"/>
                <w:sz w:val="20"/>
                <w:szCs w:val="20"/>
              </w:rPr>
              <w:t>preferably</w:t>
            </w:r>
            <w:r w:rsidRPr="00D33A86">
              <w:rPr>
                <w:rFonts w:ascii="Calibri" w:hAnsi="Calibri" w:cs="Calibri"/>
                <w:color w:val="000000"/>
                <w:sz w:val="20"/>
                <w:szCs w:val="20"/>
              </w:rPr>
              <w:t xml:space="preserve"> Docker)</w:t>
            </w:r>
          </w:p>
        </w:tc>
        <w:tc>
          <w:tcPr>
            <w:tcW w:w="3827" w:type="dxa"/>
            <w:tcMar/>
          </w:tcPr>
          <w:p w:rsidRPr="00D33A86" w:rsidR="0070427F" w:rsidP="0070427F" w:rsidRDefault="0070427F" w14:paraId="240D5CB2" w14:textId="56B68471">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w:t>
            </w:r>
          </w:p>
        </w:tc>
      </w:tr>
      <w:tr w:rsidRPr="00EA5F27" w:rsidR="0070427F" w:rsidTr="5FBDCCE8" w14:paraId="5BCF7D2A" w14:textId="77777777">
        <w:trPr>
          <w:trHeight w:val="288"/>
        </w:trPr>
        <w:tc>
          <w:tcPr>
            <w:tcW w:w="690" w:type="dxa"/>
            <w:noWrap/>
            <w:tcMar/>
          </w:tcPr>
          <w:p w:rsidRPr="00D33A86" w:rsidR="0070427F" w:rsidP="0070427F" w:rsidRDefault="0070427F" w14:paraId="206DEE3A" w14:textId="3303C4FC">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P2</w:t>
            </w:r>
          </w:p>
        </w:tc>
        <w:tc>
          <w:tcPr>
            <w:tcW w:w="1275" w:type="dxa"/>
            <w:tcMar/>
          </w:tcPr>
          <w:p w:rsidRPr="00D33A86" w:rsidR="0070427F" w:rsidP="0070427F" w:rsidRDefault="0070427F" w14:paraId="3458E350" w14:textId="5035F684">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BIAR</w:t>
            </w:r>
            <w:r w:rsidR="00D04CD2">
              <w:rPr>
                <w:rFonts w:ascii="Calibri" w:hAnsi="Calibri" w:cs="Calibri"/>
                <w:color w:val="000000"/>
                <w:sz w:val="20"/>
                <w:szCs w:val="20"/>
              </w:rPr>
              <w:t xml:space="preserve"> ecosystem</w:t>
            </w:r>
          </w:p>
        </w:tc>
        <w:tc>
          <w:tcPr>
            <w:tcW w:w="1432" w:type="dxa"/>
            <w:tcMar/>
          </w:tcPr>
          <w:p w:rsidRPr="00D33A86" w:rsidR="0070427F" w:rsidP="0070427F" w:rsidRDefault="0070427F" w14:paraId="51154F66" w14:textId="0E08DC16">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Licensing principle</w:t>
            </w:r>
          </w:p>
        </w:tc>
        <w:tc>
          <w:tcPr>
            <w:tcW w:w="6663" w:type="dxa"/>
            <w:tcMar/>
          </w:tcPr>
          <w:p w:rsidRPr="00D33A86" w:rsidR="0070427F" w:rsidP="04F704AE" w:rsidRDefault="0070427F" w14:paraId="3993E601" w14:textId="237C0A73">
            <w:pPr>
              <w:rPr>
                <w:rFonts w:ascii="Calibri" w:hAnsi="Calibri" w:cs="Calibri"/>
                <w:color w:val="000000"/>
                <w:kern w:val="0"/>
                <w:sz w:val="20"/>
                <w:szCs w:val="20"/>
                <w:lang w:val="en-ZA" w:eastAsia="en-ZA"/>
                <w14:ligatures w14:val="none"/>
              </w:rPr>
            </w:pPr>
            <w:r w:rsidRPr="04F704AE" w:rsidR="253A5B8A">
              <w:rPr>
                <w:rFonts w:ascii="Calibri" w:hAnsi="Calibri" w:cs="Calibri"/>
                <w:color w:val="000000" w:themeColor="text1" w:themeTint="FF" w:themeShade="FF"/>
                <w:sz w:val="20"/>
                <w:szCs w:val="20"/>
              </w:rPr>
              <w:t xml:space="preserve">BAIR ecosystem components </w:t>
            </w:r>
            <w:r w:rsidRPr="04F704AE" w:rsidR="74C50893">
              <w:rPr>
                <w:rFonts w:ascii="Calibri" w:hAnsi="Calibri" w:cs="Calibri"/>
                <w:color w:val="000000" w:themeColor="text1" w:themeTint="FF" w:themeShade="FF"/>
                <w:sz w:val="20"/>
                <w:szCs w:val="20"/>
              </w:rPr>
              <w:t>should preferably be</w:t>
            </w:r>
            <w:r w:rsidRPr="04F704AE" w:rsidR="253A5B8A">
              <w:rPr>
                <w:rFonts w:ascii="Calibri" w:hAnsi="Calibri" w:cs="Calibri"/>
                <w:color w:val="000000" w:themeColor="text1" w:themeTint="FF" w:themeShade="FF"/>
                <w:sz w:val="20"/>
                <w:szCs w:val="20"/>
              </w:rPr>
              <w:t xml:space="preserve"> licensed under Apache </w:t>
            </w:r>
            <w:r w:rsidRPr="04F704AE" w:rsidR="253A5B8A">
              <w:rPr>
                <w:rFonts w:ascii="Calibri" w:hAnsi="Calibri" w:cs="Calibri"/>
                <w:color w:val="000000" w:themeColor="text1" w:themeTint="FF" w:themeShade="FF"/>
                <w:sz w:val="20"/>
                <w:szCs w:val="20"/>
              </w:rPr>
              <w:t xml:space="preserve">2.0  </w:t>
            </w:r>
            <w:ins w:author="sandy@labuschagnehome.com" w:date="2025-07-16T17:28:47.843Z" w:id="783722966">
              <w:r w:rsidRPr="04F704AE" w:rsidR="5834CB22">
                <w:rPr>
                  <w:rFonts w:ascii="Calibri" w:hAnsi="Calibri" w:cs="Calibri"/>
                  <w:color w:val="000000" w:themeColor="text1" w:themeTint="FF" w:themeShade="FF"/>
                  <w:sz w:val="20"/>
                  <w:szCs w:val="20"/>
                </w:rPr>
                <w:t>or</w:t>
              </w:r>
              <w:r w:rsidRPr="04F704AE" w:rsidR="5834CB22">
                <w:rPr>
                  <w:rFonts w:ascii="Calibri" w:hAnsi="Calibri" w:cs="Calibri"/>
                  <w:color w:val="000000" w:themeColor="text1" w:themeTint="FF" w:themeShade="FF"/>
                  <w:sz w:val="20"/>
                  <w:szCs w:val="20"/>
                </w:rPr>
                <w:t xml:space="preserve"> to the left </w:t>
              </w:r>
              <w:r w:rsidRPr="04F704AE" w:rsidR="5834CB22">
                <w:rPr>
                  <w:rFonts w:ascii="Calibri" w:hAnsi="Calibri" w:cs="Calibri"/>
                  <w:color w:val="000000" w:themeColor="text1" w:themeTint="FF" w:themeShade="FF"/>
                  <w:sz w:val="20"/>
                  <w:szCs w:val="20"/>
                </w:rPr>
                <w:t>i.e.</w:t>
              </w:r>
              <w:r w:rsidRPr="04F704AE" w:rsidR="5834CB22">
                <w:rPr>
                  <w:rFonts w:ascii="Calibri" w:hAnsi="Calibri" w:cs="Calibri"/>
                  <w:color w:val="000000" w:themeColor="text1" w:themeTint="FF" w:themeShade="FF"/>
                  <w:sz w:val="20"/>
                  <w:szCs w:val="20"/>
                </w:rPr>
                <w:t xml:space="preserve"> including MIT</w:t>
              </w:r>
            </w:ins>
          </w:p>
        </w:tc>
        <w:tc>
          <w:tcPr>
            <w:tcW w:w="3827" w:type="dxa"/>
            <w:tcMar/>
          </w:tcPr>
          <w:p w:rsidRPr="00D33A86" w:rsidR="0070427F" w:rsidP="0070427F" w:rsidRDefault="0070427F" w14:paraId="79EB880E" w14:textId="01BC1CB2">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w:t>
            </w:r>
          </w:p>
        </w:tc>
      </w:tr>
      <w:tr w:rsidRPr="00EA5F27" w:rsidR="0070427F" w:rsidTr="5FBDCCE8" w14:paraId="6E1F7FF9" w14:textId="77777777">
        <w:trPr>
          <w:trHeight w:val="269"/>
        </w:trPr>
        <w:tc>
          <w:tcPr>
            <w:tcW w:w="690" w:type="dxa"/>
            <w:noWrap/>
            <w:tcMar/>
          </w:tcPr>
          <w:p w:rsidRPr="00D33A86" w:rsidR="0070427F" w:rsidP="0070427F" w:rsidRDefault="0070427F" w14:paraId="4201ACAB" w14:textId="28A57DFB">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P3</w:t>
            </w:r>
          </w:p>
        </w:tc>
        <w:tc>
          <w:tcPr>
            <w:tcW w:w="1275" w:type="dxa"/>
            <w:tcMar/>
          </w:tcPr>
          <w:p w:rsidRPr="00D33A86" w:rsidR="0070427F" w:rsidP="0070427F" w:rsidRDefault="0070427F" w14:paraId="5549F1FD" w14:textId="3D3456E2">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BIAR</w:t>
            </w:r>
            <w:r w:rsidR="00D04CD2">
              <w:rPr>
                <w:rFonts w:ascii="Calibri" w:hAnsi="Calibri" w:cs="Calibri"/>
                <w:color w:val="000000"/>
                <w:sz w:val="20"/>
                <w:szCs w:val="20"/>
              </w:rPr>
              <w:t xml:space="preserve"> ecosystem</w:t>
            </w:r>
          </w:p>
        </w:tc>
        <w:tc>
          <w:tcPr>
            <w:tcW w:w="1432" w:type="dxa"/>
            <w:tcMar/>
          </w:tcPr>
          <w:p w:rsidRPr="00D33A86" w:rsidR="0070427F" w:rsidP="0070427F" w:rsidRDefault="0070427F" w14:paraId="10D556E6" w14:textId="512612CE">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Access control</w:t>
            </w:r>
          </w:p>
        </w:tc>
        <w:tc>
          <w:tcPr>
            <w:tcW w:w="6663" w:type="dxa"/>
            <w:tcMar/>
          </w:tcPr>
          <w:p w:rsidRPr="00D33A86" w:rsidR="0070427F" w:rsidP="0070427F" w:rsidRDefault="0070427F" w14:paraId="63735CD1" w14:textId="3CAC5A5A">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RBAC in the BIAR ecosystem must be via Keycloak</w:t>
            </w:r>
          </w:p>
        </w:tc>
        <w:tc>
          <w:tcPr>
            <w:tcW w:w="3827" w:type="dxa"/>
            <w:tcMar/>
          </w:tcPr>
          <w:p w:rsidRPr="00D33A86" w:rsidR="0070427F" w:rsidP="0070427F" w:rsidRDefault="0070427F" w14:paraId="5BBC9EA8" w14:textId="3B130FA7">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w:t>
            </w:r>
          </w:p>
        </w:tc>
      </w:tr>
      <w:tr w:rsidR="04F704AE" w:rsidTr="5FBDCCE8" w14:paraId="1C9EA730">
        <w:trPr>
          <w:trHeight w:val="300"/>
        </w:trPr>
        <w:tc>
          <w:tcPr>
            <w:tcW w:w="690" w:type="dxa"/>
            <w:noWrap/>
            <w:tcMar/>
          </w:tcPr>
          <w:p w:rsidR="1ED643CB" w:rsidP="04F704AE" w:rsidRDefault="1ED643CB" w14:paraId="1A3880E1" w14:textId="1D21748B">
            <w:pPr>
              <w:pStyle w:val="Normal"/>
              <w:rPr>
                <w:rFonts w:ascii="Calibri" w:hAnsi="Calibri" w:cs="Calibri"/>
                <w:color w:val="000000" w:themeColor="text1" w:themeTint="FF" w:themeShade="FF"/>
                <w:sz w:val="20"/>
                <w:szCs w:val="20"/>
              </w:rPr>
            </w:pPr>
            <w:ins w:author="sandy@labuschagnehome.com" w:date="2025-07-08T16:23:19.662Z" w:id="2137481090">
              <w:r w:rsidRPr="04F704AE" w:rsidR="1ED643CB">
                <w:rPr>
                  <w:rFonts w:ascii="Calibri" w:hAnsi="Calibri" w:cs="Calibri"/>
                  <w:color w:val="000000" w:themeColor="text1" w:themeTint="FF" w:themeShade="FF"/>
                  <w:sz w:val="20"/>
                  <w:szCs w:val="20"/>
                </w:rPr>
                <w:t>P29</w:t>
              </w:r>
            </w:ins>
          </w:p>
        </w:tc>
        <w:tc>
          <w:tcPr>
            <w:tcW w:w="1275" w:type="dxa"/>
            <w:tcMar/>
          </w:tcPr>
          <w:p w:rsidR="642D3A40" w:rsidP="04F704AE" w:rsidRDefault="642D3A40" w14:paraId="4342DEAF" w14:textId="6711317E">
            <w:pPr>
              <w:pStyle w:val="Normal"/>
              <w:rPr>
                <w:rFonts w:ascii="Calibri" w:hAnsi="Calibri" w:cs="Calibri"/>
                <w:color w:val="000000" w:themeColor="text1" w:themeTint="FF" w:themeShade="FF"/>
                <w:sz w:val="20"/>
                <w:szCs w:val="20"/>
              </w:rPr>
            </w:pPr>
            <w:r w:rsidRPr="04F704AE" w:rsidR="642D3A40">
              <w:rPr>
                <w:rFonts w:ascii="Calibri" w:hAnsi="Calibri" w:cs="Calibri"/>
                <w:color w:val="000000" w:themeColor="text1" w:themeTint="FF" w:themeShade="FF"/>
                <w:sz w:val="20"/>
                <w:szCs w:val="20"/>
              </w:rPr>
              <w:t>BIAR</w:t>
            </w:r>
            <w:ins w:author="sandy@labuschagnehome.com" w:date="2025-07-08T16:21:33.298Z" w:id="119298777">
              <w:r w:rsidRPr="04F704AE" w:rsidR="642D3A40">
                <w:rPr>
                  <w:rFonts w:ascii="Calibri" w:hAnsi="Calibri" w:cs="Calibri"/>
                  <w:color w:val="000000" w:themeColor="text1" w:themeTint="FF" w:themeShade="FF"/>
                  <w:sz w:val="20"/>
                  <w:szCs w:val="20"/>
                </w:rPr>
                <w:t xml:space="preserve"> ecosystem</w:t>
              </w:r>
            </w:ins>
          </w:p>
        </w:tc>
        <w:tc>
          <w:tcPr>
            <w:tcW w:w="1432" w:type="dxa"/>
            <w:tcMar/>
          </w:tcPr>
          <w:p w:rsidR="642D3A40" w:rsidP="04F704AE" w:rsidRDefault="642D3A40" w14:paraId="7BCE57E7" w14:textId="14432435">
            <w:pPr>
              <w:pStyle w:val="Normal"/>
              <w:rPr>
                <w:rFonts w:ascii="Calibri" w:hAnsi="Calibri" w:cs="Calibri"/>
                <w:color w:val="000000" w:themeColor="text1" w:themeTint="FF" w:themeShade="FF"/>
                <w:sz w:val="20"/>
                <w:szCs w:val="20"/>
              </w:rPr>
            </w:pPr>
            <w:ins w:author="sandy@labuschagnehome.com" w:date="2025-07-08T16:21:41.803Z" w:id="1228521549">
              <w:r w:rsidRPr="04F704AE" w:rsidR="642D3A40">
                <w:rPr>
                  <w:rFonts w:ascii="Calibri" w:hAnsi="Calibri" w:cs="Calibri"/>
                  <w:color w:val="000000" w:themeColor="text1" w:themeTint="FF" w:themeShade="FF"/>
                  <w:sz w:val="20"/>
                  <w:szCs w:val="20"/>
                </w:rPr>
                <w:t>Multi-tenancy</w:t>
              </w:r>
            </w:ins>
          </w:p>
        </w:tc>
        <w:tc>
          <w:tcPr>
            <w:tcW w:w="6663" w:type="dxa"/>
            <w:tcMar/>
          </w:tcPr>
          <w:p w:rsidR="642D3A40" w:rsidP="04F704AE" w:rsidRDefault="642D3A40" w14:paraId="47998452" w14:textId="09A3FB83">
            <w:pPr>
              <w:pStyle w:val="Normal"/>
              <w:rPr>
                <w:rFonts w:ascii="Calibri" w:hAnsi="Calibri" w:cs="Calibri"/>
                <w:color w:val="000000" w:themeColor="text1" w:themeTint="FF" w:themeShade="FF"/>
                <w:sz w:val="20"/>
                <w:szCs w:val="20"/>
              </w:rPr>
            </w:pPr>
            <w:ins w:author="sandy@labuschagnehome.com" w:date="2025-07-08T16:21:59.825Z" w:id="48563503">
              <w:r w:rsidRPr="04F704AE" w:rsidR="642D3A40">
                <w:rPr>
                  <w:rFonts w:ascii="Calibri" w:hAnsi="Calibri" w:cs="Calibri"/>
                  <w:color w:val="000000" w:themeColor="text1" w:themeTint="FF" w:themeShade="FF"/>
                  <w:sz w:val="20"/>
                  <w:szCs w:val="20"/>
                </w:rPr>
                <w:t>BIAR</w:t>
              </w:r>
            </w:ins>
            <w:ins w:author="sandy@labuschagnehome.com" w:date="2025-07-08T16:22:52.834Z" w:id="1248424072">
              <w:r w:rsidRPr="04F704AE" w:rsidR="642D3A40">
                <w:rPr>
                  <w:rFonts w:ascii="Calibri" w:hAnsi="Calibri" w:cs="Calibri"/>
                  <w:color w:val="000000" w:themeColor="text1" w:themeTint="FF" w:themeShade="FF"/>
                  <w:sz w:val="20"/>
                  <w:szCs w:val="20"/>
                </w:rPr>
                <w:t xml:space="preserve"> ecosystem components must support the </w:t>
              </w:r>
              <w:r w:rsidRPr="04F704AE" w:rsidR="642D3A40">
                <w:rPr>
                  <w:rFonts w:ascii="Calibri" w:hAnsi="Calibri" w:cs="Calibri"/>
                  <w:color w:val="000000" w:themeColor="text1" w:themeTint="FF" w:themeShade="FF"/>
                  <w:sz w:val="20"/>
                  <w:szCs w:val="20"/>
                </w:rPr>
                <w:t>Tazama</w:t>
              </w:r>
              <w:r w:rsidRPr="04F704AE" w:rsidR="642D3A40">
                <w:rPr>
                  <w:rFonts w:ascii="Calibri" w:hAnsi="Calibri" w:cs="Calibri"/>
                  <w:color w:val="000000" w:themeColor="text1" w:themeTint="FF" w:themeShade="FF"/>
                  <w:sz w:val="20"/>
                  <w:szCs w:val="20"/>
                </w:rPr>
                <w:t xml:space="preserve"> multi-tenancy </w:t>
              </w:r>
            </w:ins>
            <w:r w:rsidRPr="04F704AE" w:rsidR="5EB9EBA2">
              <w:rPr>
                <w:rFonts w:ascii="Calibri" w:hAnsi="Calibri" w:cs="Calibri"/>
                <w:color w:val="000000" w:themeColor="text1" w:themeTint="FF" w:themeShade="FF"/>
                <w:sz w:val="20"/>
                <w:szCs w:val="20"/>
              </w:rPr>
              <w:t xml:space="preserve">design </w:t>
            </w:r>
            <w:ins w:author="sandy@labuschagnehome.com" w:date="2025-07-08T16:22:52.834Z" w:id="1166260469">
              <w:r w:rsidRPr="04F704AE" w:rsidR="642D3A40">
                <w:rPr>
                  <w:rFonts w:ascii="Calibri" w:hAnsi="Calibri" w:cs="Calibri"/>
                  <w:color w:val="000000" w:themeColor="text1" w:themeTint="FF" w:themeShade="FF"/>
                  <w:sz w:val="20"/>
                  <w:szCs w:val="20"/>
                </w:rPr>
                <w:t xml:space="preserve">as </w:t>
              </w:r>
            </w:ins>
            <w:ins w:author="sandy@labuschagnehome.com" w:date="2025-07-08T16:23:04.516Z" w:id="1546913045">
              <w:r w:rsidRPr="04F704AE" w:rsidR="63A9F4FC">
                <w:rPr>
                  <w:rFonts w:ascii="Calibri" w:hAnsi="Calibri" w:cs="Calibri"/>
                  <w:color w:val="000000" w:themeColor="text1" w:themeTint="FF" w:themeShade="FF"/>
                  <w:sz w:val="20"/>
                  <w:szCs w:val="20"/>
                </w:rPr>
                <w:t xml:space="preserve">per </w:t>
              </w:r>
            </w:ins>
            <w:ins w:author="sandy@labuschagnehome.com" w:date="2025-07-08T16:22:52.834Z" w:id="1460505122">
              <w:r w:rsidRPr="04F704AE" w:rsidR="642D3A40">
                <w:rPr>
                  <w:rFonts w:ascii="Calibri" w:hAnsi="Calibri" w:cs="Calibri"/>
                  <w:color w:val="000000" w:themeColor="text1" w:themeTint="FF" w:themeShade="FF"/>
                  <w:sz w:val="20"/>
                  <w:szCs w:val="20"/>
                </w:rPr>
                <w:t xml:space="preserve">the rest of the </w:t>
              </w:r>
              <w:r w:rsidRPr="04F704AE" w:rsidR="642D3A40">
                <w:rPr>
                  <w:rFonts w:ascii="Calibri" w:hAnsi="Calibri" w:cs="Calibri"/>
                  <w:color w:val="000000" w:themeColor="text1" w:themeTint="FF" w:themeShade="FF"/>
                  <w:sz w:val="20"/>
                  <w:szCs w:val="20"/>
                </w:rPr>
                <w:t>Tazama</w:t>
              </w:r>
              <w:r w:rsidRPr="04F704AE" w:rsidR="642D3A40">
                <w:rPr>
                  <w:rFonts w:ascii="Calibri" w:hAnsi="Calibri" w:cs="Calibri"/>
                  <w:color w:val="000000" w:themeColor="text1" w:themeTint="FF" w:themeShade="FF"/>
                  <w:sz w:val="20"/>
                  <w:szCs w:val="20"/>
                </w:rPr>
                <w:t xml:space="preserve"> platform</w:t>
              </w:r>
            </w:ins>
          </w:p>
        </w:tc>
        <w:tc>
          <w:tcPr>
            <w:tcW w:w="3827" w:type="dxa"/>
            <w:tcMar/>
          </w:tcPr>
          <w:p w:rsidR="04F704AE" w:rsidP="04F704AE" w:rsidRDefault="04F704AE" w14:paraId="357B396E" w14:textId="40EABCD4">
            <w:pPr>
              <w:pStyle w:val="Normal"/>
              <w:rPr>
                <w:rFonts w:ascii="Calibri" w:hAnsi="Calibri" w:cs="Calibri"/>
                <w:color w:val="000000" w:themeColor="text1" w:themeTint="FF" w:themeShade="FF"/>
                <w:sz w:val="20"/>
                <w:szCs w:val="20"/>
              </w:rPr>
            </w:pPr>
          </w:p>
        </w:tc>
      </w:tr>
      <w:tr w:rsidRPr="00EA5F27" w:rsidR="0070427F" w:rsidTr="5FBDCCE8" w14:paraId="59812FC8" w14:textId="77777777">
        <w:trPr>
          <w:trHeight w:val="1123"/>
        </w:trPr>
        <w:tc>
          <w:tcPr>
            <w:tcW w:w="690" w:type="dxa"/>
            <w:noWrap/>
            <w:tcMar/>
          </w:tcPr>
          <w:p w:rsidRPr="00D33A86" w:rsidR="0070427F" w:rsidP="0070427F" w:rsidRDefault="0070427F" w14:paraId="497D77B5" w14:textId="654C5527">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P4</w:t>
            </w:r>
          </w:p>
        </w:tc>
        <w:tc>
          <w:tcPr>
            <w:tcW w:w="1275" w:type="dxa"/>
            <w:tcMar/>
          </w:tcPr>
          <w:p w:rsidRPr="00D33A86" w:rsidR="0070427F" w:rsidP="0070427F" w:rsidRDefault="0070427F" w14:paraId="6D662528" w14:textId="3C6BB10E">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Lakehouse</w:t>
            </w:r>
          </w:p>
        </w:tc>
        <w:tc>
          <w:tcPr>
            <w:tcW w:w="1432" w:type="dxa"/>
            <w:tcMar/>
          </w:tcPr>
          <w:p w:rsidRPr="00D33A86" w:rsidR="0070427F" w:rsidP="0070427F" w:rsidRDefault="0070427F" w14:paraId="02AC5789" w14:textId="0A74318B">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Data types</w:t>
            </w:r>
          </w:p>
        </w:tc>
        <w:tc>
          <w:tcPr>
            <w:tcW w:w="6663" w:type="dxa"/>
            <w:tcMar/>
          </w:tcPr>
          <w:p w:rsidRPr="00D33A86" w:rsidR="0070427F" w:rsidP="0070427F" w:rsidRDefault="0070427F" w14:paraId="28A6DABE" w14:textId="153BE939">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Structured (e.g. SQL, csv) and semi-structured data (e.g. JSON,</w:t>
            </w:r>
            <w:r w:rsidRPr="00D33A86" w:rsidR="006958F5">
              <w:rPr>
                <w:rFonts w:ascii="Calibri" w:hAnsi="Calibri" w:cs="Calibri"/>
                <w:color w:val="000000"/>
                <w:sz w:val="20"/>
                <w:szCs w:val="20"/>
              </w:rPr>
              <w:t xml:space="preserve"> </w:t>
            </w:r>
            <w:r w:rsidRPr="00D33A86">
              <w:rPr>
                <w:rFonts w:ascii="Calibri" w:hAnsi="Calibri" w:cs="Calibri"/>
                <w:color w:val="000000"/>
                <w:sz w:val="20"/>
                <w:szCs w:val="20"/>
              </w:rPr>
              <w:t>xml) will be stored in the Data Lakehouse</w:t>
            </w:r>
          </w:p>
        </w:tc>
        <w:tc>
          <w:tcPr>
            <w:tcW w:w="3827" w:type="dxa"/>
            <w:tcMar/>
          </w:tcPr>
          <w:p w:rsidRPr="00D33A86" w:rsidR="0070427F" w:rsidP="0070427F" w:rsidRDefault="0070427F" w14:paraId="242278CE" w14:textId="4CED0684">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No unstructured data (e.g. images, PDF, voice recording) will be stored in the Data Lakehouse</w:t>
            </w:r>
            <w:r w:rsidRPr="00D33A86">
              <w:rPr>
                <w:rFonts w:ascii="Calibri" w:hAnsi="Calibri" w:cs="Calibri"/>
                <w:color w:val="000000"/>
                <w:sz w:val="20"/>
                <w:szCs w:val="20"/>
              </w:rPr>
              <w:br/>
            </w:r>
            <w:r w:rsidRPr="00D33A86">
              <w:rPr>
                <w:rFonts w:ascii="Calibri" w:hAnsi="Calibri" w:cs="Calibri"/>
                <w:color w:val="000000"/>
                <w:sz w:val="20"/>
                <w:szCs w:val="20"/>
              </w:rPr>
              <w:t>Data Lakehouse should be capable of serving as a centralized platform to consolidate structured and semi-structured data</w:t>
            </w:r>
          </w:p>
        </w:tc>
      </w:tr>
      <w:tr w:rsidRPr="00EA5F27" w:rsidR="0070427F" w:rsidTr="5FBDCCE8" w14:paraId="304BF556" w14:textId="77777777">
        <w:trPr>
          <w:trHeight w:val="1273"/>
        </w:trPr>
        <w:tc>
          <w:tcPr>
            <w:tcW w:w="690" w:type="dxa"/>
            <w:noWrap/>
            <w:tcMar/>
          </w:tcPr>
          <w:p w:rsidRPr="00D33A86" w:rsidR="0070427F" w:rsidP="0070427F" w:rsidRDefault="0070427F" w14:paraId="4C12E74B" w14:textId="2F7E7C4D">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P5</w:t>
            </w:r>
          </w:p>
        </w:tc>
        <w:tc>
          <w:tcPr>
            <w:tcW w:w="1275" w:type="dxa"/>
            <w:tcMar/>
          </w:tcPr>
          <w:p w:rsidRPr="00D33A86" w:rsidR="0070427F" w:rsidP="0070427F" w:rsidRDefault="0070427F" w14:paraId="0C4007B5" w14:textId="22735357">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Data Sources</w:t>
            </w:r>
          </w:p>
        </w:tc>
        <w:tc>
          <w:tcPr>
            <w:tcW w:w="1432" w:type="dxa"/>
            <w:tcMar/>
          </w:tcPr>
          <w:p w:rsidRPr="00D33A86" w:rsidR="0070427F" w:rsidP="0070427F" w:rsidRDefault="0070427F" w14:paraId="0F746DF8" w14:textId="49AA9066">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xml:space="preserve">Data </w:t>
            </w:r>
            <w:r w:rsidR="00D33A86">
              <w:rPr>
                <w:rFonts w:ascii="Calibri" w:hAnsi="Calibri" w:cs="Calibri"/>
                <w:color w:val="000000"/>
                <w:sz w:val="20"/>
                <w:szCs w:val="20"/>
              </w:rPr>
              <w:t>s</w:t>
            </w:r>
            <w:r w:rsidRPr="00D33A86">
              <w:rPr>
                <w:rFonts w:ascii="Calibri" w:hAnsi="Calibri" w:cs="Calibri"/>
                <w:color w:val="000000"/>
                <w:sz w:val="20"/>
                <w:szCs w:val="20"/>
              </w:rPr>
              <w:t>ource systems</w:t>
            </w:r>
          </w:p>
        </w:tc>
        <w:tc>
          <w:tcPr>
            <w:tcW w:w="6663" w:type="dxa"/>
            <w:tcMar/>
          </w:tcPr>
          <w:p w:rsidRPr="00D33A86" w:rsidR="0070427F" w:rsidP="0070427F" w:rsidRDefault="0070427F" w14:paraId="00AB73F4" w14:textId="2F726AE1">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xml:space="preserve">The Data Lakehouse will ingest data from the following sources  </w:t>
            </w:r>
            <w:r w:rsidRPr="00D33A86">
              <w:rPr>
                <w:rFonts w:ascii="Calibri" w:hAnsi="Calibri" w:cs="Calibri"/>
                <w:color w:val="000000"/>
                <w:sz w:val="20"/>
                <w:szCs w:val="20"/>
              </w:rPr>
              <w:br/>
            </w:r>
            <w:r w:rsidRPr="00D33A86">
              <w:rPr>
                <w:rFonts w:ascii="Calibri" w:hAnsi="Calibri" w:cs="Calibri"/>
                <w:color w:val="000000"/>
                <w:sz w:val="20"/>
                <w:szCs w:val="20"/>
              </w:rPr>
              <w:t xml:space="preserve">• Tazama TMS ODS  </w:t>
            </w:r>
            <w:r w:rsidRPr="00D33A86">
              <w:rPr>
                <w:rFonts w:ascii="Calibri" w:hAnsi="Calibri" w:cs="Calibri"/>
                <w:color w:val="000000"/>
                <w:sz w:val="20"/>
                <w:szCs w:val="20"/>
              </w:rPr>
              <w:br/>
            </w:r>
            <w:r w:rsidRPr="00D33A86">
              <w:rPr>
                <w:rFonts w:ascii="Calibri" w:hAnsi="Calibri" w:cs="Calibri"/>
                <w:color w:val="000000"/>
                <w:sz w:val="20"/>
                <w:szCs w:val="20"/>
              </w:rPr>
              <w:t>• Tazama CIMS ODS</w:t>
            </w:r>
            <w:r w:rsidRPr="00D33A86">
              <w:rPr>
                <w:rFonts w:ascii="Calibri" w:hAnsi="Calibri" w:cs="Calibri"/>
                <w:color w:val="000000"/>
                <w:sz w:val="20"/>
                <w:szCs w:val="20"/>
              </w:rPr>
              <w:br/>
            </w:r>
            <w:r w:rsidRPr="00D33A86">
              <w:rPr>
                <w:rFonts w:ascii="Calibri" w:hAnsi="Calibri" w:cs="Calibri"/>
                <w:color w:val="000000"/>
                <w:sz w:val="20"/>
                <w:szCs w:val="20"/>
              </w:rPr>
              <w:t>• CIMS unstructured data store</w:t>
            </w:r>
            <w:r w:rsidRPr="00D33A86">
              <w:rPr>
                <w:rFonts w:ascii="Calibri" w:hAnsi="Calibri" w:cs="Calibri"/>
                <w:color w:val="000000"/>
                <w:sz w:val="20"/>
                <w:szCs w:val="20"/>
              </w:rPr>
              <w:br/>
            </w:r>
            <w:r w:rsidRPr="00D33A86">
              <w:rPr>
                <w:rFonts w:ascii="Calibri" w:hAnsi="Calibri" w:cs="Calibri"/>
                <w:color w:val="000000"/>
                <w:sz w:val="20"/>
                <w:szCs w:val="20"/>
              </w:rPr>
              <w:t xml:space="preserve">• External data sources </w:t>
            </w:r>
          </w:p>
        </w:tc>
        <w:tc>
          <w:tcPr>
            <w:tcW w:w="3827" w:type="dxa"/>
            <w:tcMar/>
          </w:tcPr>
          <w:p w:rsidRPr="00D33A86" w:rsidR="0070427F" w:rsidP="04F704AE" w:rsidRDefault="0070427F" w14:paraId="4C8BF53D" w14:textId="7BFF4E8D">
            <w:pPr>
              <w:rPr>
                <w:rFonts w:eastAsia="Times New Roman" w:cs="Calibri" w:cstheme="minorAscii"/>
                <w:color w:val="000000"/>
                <w:kern w:val="0"/>
                <w:sz w:val="20"/>
                <w:szCs w:val="20"/>
                <w:lang w:val="en-ZA" w:eastAsia="en-ZA"/>
                <w14:ligatures w14:val="none"/>
              </w:rPr>
            </w:pPr>
            <w:r w:rsidRPr="04F704AE" w:rsidR="253A5B8A">
              <w:rPr>
                <w:rFonts w:ascii="Calibri" w:hAnsi="Calibri" w:cs="Calibri"/>
                <w:color w:val="000000" w:themeColor="text1" w:themeTint="FF" w:themeShade="FF"/>
                <w:sz w:val="20"/>
                <w:szCs w:val="20"/>
              </w:rPr>
              <w:t>TMS ODS</w:t>
            </w:r>
            <w:ins w:author="sandy@labuschagnehome.com" w:date="2025-07-11T08:11:59.945Z" w:id="2025833097">
              <w:r w:rsidRPr="04F704AE" w:rsidR="0FD7A395">
                <w:rPr>
                  <w:rFonts w:ascii="Calibri" w:hAnsi="Calibri" w:cs="Calibri"/>
                  <w:color w:val="000000" w:themeColor="text1" w:themeTint="FF" w:themeShade="FF"/>
                  <w:sz w:val="20"/>
                  <w:szCs w:val="20"/>
                </w:rPr>
                <w:t>, CIMS unst</w:t>
              </w:r>
            </w:ins>
            <w:ins w:author="sandy@labuschagnehome.com" w:date="2025-07-11T08:12:15.281Z" w:id="717106006">
              <w:r w:rsidRPr="04F704AE" w:rsidR="0FD7A395">
                <w:rPr>
                  <w:rFonts w:ascii="Calibri" w:hAnsi="Calibri" w:cs="Calibri"/>
                  <w:color w:val="000000" w:themeColor="text1" w:themeTint="FF" w:themeShade="FF"/>
                  <w:sz w:val="20"/>
                  <w:szCs w:val="20"/>
                </w:rPr>
                <w:t>ructured datastore (metadata)</w:t>
              </w:r>
            </w:ins>
            <w:r w:rsidRPr="04F704AE" w:rsidR="253A5B8A">
              <w:rPr>
                <w:rFonts w:ascii="Calibri" w:hAnsi="Calibri" w:cs="Calibri"/>
                <w:color w:val="000000" w:themeColor="text1" w:themeTint="FF" w:themeShade="FF"/>
                <w:sz w:val="20"/>
                <w:szCs w:val="20"/>
              </w:rPr>
              <w:t xml:space="preserve"> and CIMS ODS are </w:t>
            </w:r>
            <w:r w:rsidRPr="04F704AE" w:rsidR="74C50893">
              <w:rPr>
                <w:rFonts w:ascii="Calibri" w:hAnsi="Calibri" w:cs="Calibri"/>
                <w:color w:val="000000" w:themeColor="text1" w:themeTint="FF" w:themeShade="FF"/>
                <w:sz w:val="20"/>
                <w:szCs w:val="20"/>
              </w:rPr>
              <w:t>prioritized</w:t>
            </w:r>
            <w:r w:rsidRPr="04F704AE" w:rsidR="253A5B8A">
              <w:rPr>
                <w:rFonts w:ascii="Calibri" w:hAnsi="Calibri" w:cs="Calibri"/>
                <w:color w:val="000000" w:themeColor="text1" w:themeTint="FF" w:themeShade="FF"/>
                <w:sz w:val="20"/>
                <w:szCs w:val="20"/>
              </w:rPr>
              <w:t xml:space="preserve"> for now</w:t>
            </w:r>
          </w:p>
        </w:tc>
      </w:tr>
      <w:tr w:rsidRPr="00EA5F27" w:rsidR="0070427F" w:rsidTr="5FBDCCE8" w14:paraId="60646835" w14:textId="77777777">
        <w:trPr>
          <w:trHeight w:val="864"/>
        </w:trPr>
        <w:tc>
          <w:tcPr>
            <w:tcW w:w="690" w:type="dxa"/>
            <w:noWrap/>
            <w:tcMar/>
          </w:tcPr>
          <w:p w:rsidRPr="00D33A86" w:rsidR="0070427F" w:rsidP="0070427F" w:rsidRDefault="0070427F" w14:paraId="6D0FB0D1" w14:textId="3DCF974B">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P6</w:t>
            </w:r>
          </w:p>
        </w:tc>
        <w:tc>
          <w:tcPr>
            <w:tcW w:w="1275" w:type="dxa"/>
            <w:tcMar/>
          </w:tcPr>
          <w:p w:rsidRPr="00D33A86" w:rsidR="0070427F" w:rsidP="0070427F" w:rsidRDefault="0070427F" w14:paraId="0DFF3432" w14:textId="5FEBE81E">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Data Sources</w:t>
            </w:r>
          </w:p>
        </w:tc>
        <w:tc>
          <w:tcPr>
            <w:tcW w:w="1432" w:type="dxa"/>
            <w:tcMar/>
          </w:tcPr>
          <w:p w:rsidRPr="00D33A86" w:rsidR="0070427F" w:rsidP="0070427F" w:rsidRDefault="0070427F" w14:paraId="128215CB" w14:textId="7834B8DC">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TMS ODS databases</w:t>
            </w:r>
          </w:p>
        </w:tc>
        <w:tc>
          <w:tcPr>
            <w:tcW w:w="6663" w:type="dxa"/>
            <w:tcMar/>
          </w:tcPr>
          <w:p w:rsidRPr="00D33A86" w:rsidR="0070427F" w:rsidP="04F704AE" w:rsidRDefault="0070427F" w14:paraId="282C8671" w14:textId="74B93D3E">
            <w:pPr>
              <w:rPr>
                <w:ins w:author="sandy@labuschagnehome.com" w:date="2025-07-16T17:29:17.451Z" w16du:dateUtc="2025-07-16T17:29:17.451Z" w:id="150095178"/>
                <w:rFonts w:ascii="Calibri" w:hAnsi="Calibri" w:cs="Calibri"/>
                <w:color w:val="000000" w:themeColor="text1" w:themeTint="FF" w:themeShade="FF"/>
                <w:sz w:val="20"/>
                <w:szCs w:val="20"/>
              </w:rPr>
            </w:pPr>
            <w:r w:rsidRPr="04F704AE" w:rsidR="253A5B8A">
              <w:rPr>
                <w:rFonts w:ascii="Calibri" w:hAnsi="Calibri" w:cs="Calibri"/>
                <w:color w:val="000000" w:themeColor="text1" w:themeTint="FF" w:themeShade="FF"/>
                <w:sz w:val="20"/>
                <w:szCs w:val="20"/>
              </w:rPr>
              <w:t xml:space="preserve">The </w:t>
            </w:r>
            <w:r w:rsidRPr="04F704AE" w:rsidR="253A5B8A">
              <w:rPr>
                <w:rFonts w:ascii="Calibri" w:hAnsi="Calibri" w:cs="Calibri"/>
                <w:color w:val="000000" w:themeColor="text1" w:themeTint="FF" w:themeShade="FF"/>
                <w:sz w:val="20"/>
                <w:szCs w:val="20"/>
              </w:rPr>
              <w:t>Tazama</w:t>
            </w:r>
            <w:r w:rsidRPr="04F704AE" w:rsidR="253A5B8A">
              <w:rPr>
                <w:rFonts w:ascii="Calibri" w:hAnsi="Calibri" w:cs="Calibri"/>
                <w:color w:val="000000" w:themeColor="text1" w:themeTint="FF" w:themeShade="FF"/>
                <w:sz w:val="20"/>
                <w:szCs w:val="20"/>
              </w:rPr>
              <w:t xml:space="preserve"> TMS ODS (</w:t>
            </w:r>
            <w:r w:rsidRPr="04F704AE" w:rsidR="74C50893">
              <w:rPr>
                <w:rFonts w:ascii="Calibri" w:hAnsi="Calibri" w:cs="Calibri"/>
                <w:color w:val="000000" w:themeColor="text1" w:themeTint="FF" w:themeShade="FF"/>
                <w:sz w:val="20"/>
                <w:szCs w:val="20"/>
              </w:rPr>
              <w:t>Arango DB</w:t>
            </w:r>
            <w:r w:rsidRPr="04F704AE" w:rsidR="253A5B8A">
              <w:rPr>
                <w:rFonts w:ascii="Calibri" w:hAnsi="Calibri" w:cs="Calibri"/>
                <w:color w:val="000000" w:themeColor="text1" w:themeTint="FF" w:themeShade="FF"/>
                <w:sz w:val="20"/>
                <w:szCs w:val="20"/>
              </w:rPr>
              <w:t xml:space="preserve">) will supply semi-structured source data (JSON) to the Data Lakehouse from the following databases: </w:t>
            </w:r>
            <w:r>
              <w:br/>
            </w:r>
            <w:r w:rsidRPr="04F704AE" w:rsidR="253A5B8A">
              <w:rPr>
                <w:rFonts w:ascii="Calibri" w:hAnsi="Calibri" w:cs="Calibri"/>
                <w:color w:val="000000" w:themeColor="text1" w:themeTint="FF" w:themeShade="FF"/>
                <w:sz w:val="20"/>
                <w:szCs w:val="20"/>
              </w:rPr>
              <w:t xml:space="preserve">• </w:t>
            </w:r>
            <w:r w:rsidRPr="04F704AE" w:rsidR="57C9FEA9">
              <w:rPr>
                <w:rFonts w:ascii="Calibri" w:hAnsi="Calibri" w:cs="Calibri"/>
                <w:color w:val="000000" w:themeColor="text1" w:themeTint="FF" w:themeShade="FF"/>
                <w:sz w:val="20"/>
                <w:szCs w:val="20"/>
              </w:rPr>
              <w:t>E</w:t>
            </w:r>
            <w:r w:rsidRPr="04F704AE" w:rsidR="253A5B8A">
              <w:rPr>
                <w:rFonts w:ascii="Calibri" w:hAnsi="Calibri" w:cs="Calibri"/>
                <w:color w:val="000000" w:themeColor="text1" w:themeTint="FF" w:themeShade="FF"/>
                <w:sz w:val="20"/>
                <w:szCs w:val="20"/>
              </w:rPr>
              <w:t>valuation results DB</w:t>
            </w:r>
            <w:r>
              <w:br/>
            </w:r>
            <w:r w:rsidRPr="04F704AE" w:rsidR="253A5B8A">
              <w:rPr>
                <w:rFonts w:ascii="Calibri" w:hAnsi="Calibri" w:cs="Calibri"/>
                <w:color w:val="000000" w:themeColor="text1" w:themeTint="FF" w:themeShade="FF"/>
                <w:sz w:val="20"/>
                <w:szCs w:val="20"/>
              </w:rPr>
              <w:t xml:space="preserve">• </w:t>
            </w:r>
            <w:r w:rsidRPr="04F704AE" w:rsidR="57C9FEA9">
              <w:rPr>
                <w:rFonts w:ascii="Calibri" w:hAnsi="Calibri" w:cs="Calibri"/>
                <w:color w:val="000000" w:themeColor="text1" w:themeTint="FF" w:themeShade="FF"/>
                <w:sz w:val="20"/>
                <w:szCs w:val="20"/>
              </w:rPr>
              <w:t>T</w:t>
            </w:r>
            <w:r w:rsidRPr="04F704AE" w:rsidR="253A5B8A">
              <w:rPr>
                <w:rFonts w:ascii="Calibri" w:hAnsi="Calibri" w:cs="Calibri"/>
                <w:color w:val="000000" w:themeColor="text1" w:themeTint="FF" w:themeShade="FF"/>
                <w:sz w:val="20"/>
                <w:szCs w:val="20"/>
              </w:rPr>
              <w:t>ransaction history DB</w:t>
            </w:r>
            <w:r>
              <w:br/>
            </w:r>
            <w:bookmarkStart w:name="_Hlk202338952" w:id="17"/>
            <w:r w:rsidRPr="04F704AE" w:rsidR="253A5B8A">
              <w:rPr>
                <w:rFonts w:ascii="Calibri" w:hAnsi="Calibri" w:cs="Calibri"/>
                <w:color w:val="000000" w:themeColor="text1" w:themeTint="FF" w:themeShade="FF"/>
                <w:sz w:val="20"/>
                <w:szCs w:val="20"/>
              </w:rPr>
              <w:t xml:space="preserve">• </w:t>
            </w:r>
            <w:bookmarkEnd w:id="17"/>
            <w:r w:rsidRPr="04F704AE" w:rsidR="57C9FEA9">
              <w:rPr>
                <w:rFonts w:ascii="Calibri" w:hAnsi="Calibri" w:cs="Calibri"/>
                <w:color w:val="000000" w:themeColor="text1" w:themeTint="FF" w:themeShade="FF"/>
                <w:sz w:val="20"/>
                <w:szCs w:val="20"/>
              </w:rPr>
              <w:t>P</w:t>
            </w:r>
            <w:r w:rsidRPr="04F704AE" w:rsidR="253A5B8A">
              <w:rPr>
                <w:rFonts w:ascii="Calibri" w:hAnsi="Calibri" w:cs="Calibri"/>
                <w:color w:val="000000" w:themeColor="text1" w:themeTint="FF" w:themeShade="FF"/>
                <w:sz w:val="20"/>
                <w:szCs w:val="20"/>
              </w:rPr>
              <w:t>seudonyms DB</w:t>
            </w:r>
            <w:r>
              <w:br/>
            </w:r>
            <w:r w:rsidRPr="04F704AE" w:rsidR="1D291C78">
              <w:rPr>
                <w:rFonts w:ascii="Calibri" w:hAnsi="Calibri" w:cs="Calibri"/>
                <w:color w:val="000000" w:themeColor="text1" w:themeTint="FF" w:themeShade="FF"/>
                <w:sz w:val="20"/>
                <w:szCs w:val="20"/>
              </w:rPr>
              <w:t xml:space="preserve">• </w:t>
            </w:r>
            <w:r w:rsidRPr="04F704AE" w:rsidR="57C9FEA9">
              <w:rPr>
                <w:rFonts w:ascii="Calibri" w:hAnsi="Calibri" w:cs="Calibri"/>
                <w:color w:val="000000" w:themeColor="text1" w:themeTint="FF" w:themeShade="FF"/>
                <w:sz w:val="20"/>
                <w:szCs w:val="20"/>
              </w:rPr>
              <w:t>E</w:t>
            </w:r>
            <w:r w:rsidRPr="04F704AE" w:rsidR="253A5B8A">
              <w:rPr>
                <w:rFonts w:ascii="Calibri" w:hAnsi="Calibri" w:cs="Calibri"/>
                <w:color w:val="000000" w:themeColor="text1" w:themeTint="FF" w:themeShade="FF"/>
                <w:sz w:val="20"/>
                <w:szCs w:val="20"/>
              </w:rPr>
              <w:t>nrichment DB</w:t>
            </w:r>
          </w:p>
          <w:p w:rsidRPr="00D33A86" w:rsidR="0070427F" w:rsidP="0070427F" w:rsidRDefault="0070427F" w14:paraId="238AC5FE" w14:textId="0025D0A1">
            <w:pPr>
              <w:rPr>
                <w:rFonts w:ascii="Calibri" w:hAnsi="Calibri" w:cs="Calibri"/>
                <w:color w:val="000000"/>
                <w:sz w:val="20"/>
                <w:szCs w:val="20"/>
              </w:rPr>
            </w:pPr>
            <w:ins w:author="sandy@labuschagnehome.com" w:date="2025-07-16T17:29:25.141Z" w:id="879061201">
              <w:r w:rsidRPr="04F704AE" w:rsidR="2BB2B918">
                <w:rPr>
                  <w:rFonts w:ascii="Calibri" w:hAnsi="Calibri" w:cs="Calibri"/>
                  <w:color w:val="000000" w:themeColor="text1" w:themeTint="FF" w:themeShade="FF"/>
                  <w:sz w:val="20"/>
                  <w:szCs w:val="20"/>
                </w:rPr>
                <w:t>Configuration DB</w:t>
              </w:r>
            </w:ins>
          </w:p>
        </w:tc>
        <w:tc>
          <w:tcPr>
            <w:tcW w:w="3827" w:type="dxa"/>
            <w:tcMar/>
          </w:tcPr>
          <w:p w:rsidRPr="00D33A86" w:rsidR="0070427F" w:rsidP="04F704AE" w:rsidRDefault="00D04CD2" w14:paraId="1DDA726C" w14:textId="53D71362">
            <w:pPr>
              <w:rPr>
                <w:rFonts w:eastAsia="Times New Roman" w:cs="Calibri" w:cstheme="minorAscii"/>
                <w:color w:val="000000"/>
                <w:kern w:val="0"/>
                <w:sz w:val="20"/>
                <w:szCs w:val="20"/>
                <w:lang w:val="en-ZA" w:eastAsia="en-ZA"/>
                <w14:ligatures w14:val="none"/>
              </w:rPr>
            </w:pPr>
            <w:r w:rsidRPr="04F704AE" w:rsidR="57C9FEA9">
              <w:rPr>
                <w:rFonts w:ascii="Calibri" w:hAnsi="Calibri" w:cs="Calibri"/>
                <w:color w:val="000000" w:themeColor="text1" w:themeTint="FF" w:themeShade="FF"/>
                <w:sz w:val="20"/>
                <w:szCs w:val="20"/>
              </w:rPr>
              <w:t>E</w:t>
            </w:r>
            <w:r w:rsidRPr="04F704AE" w:rsidR="253A5B8A">
              <w:rPr>
                <w:rFonts w:ascii="Calibri" w:hAnsi="Calibri" w:cs="Calibri"/>
                <w:color w:val="000000" w:themeColor="text1" w:themeTint="FF" w:themeShade="FF"/>
                <w:sz w:val="20"/>
                <w:szCs w:val="20"/>
              </w:rPr>
              <w:t xml:space="preserve">valuation results DB, </w:t>
            </w:r>
            <w:r w:rsidRPr="04F704AE" w:rsidR="57C9FEA9">
              <w:rPr>
                <w:rFonts w:ascii="Calibri" w:hAnsi="Calibri" w:cs="Calibri"/>
                <w:color w:val="000000" w:themeColor="text1" w:themeTint="FF" w:themeShade="FF"/>
                <w:sz w:val="20"/>
                <w:szCs w:val="20"/>
              </w:rPr>
              <w:t>T</w:t>
            </w:r>
            <w:r w:rsidRPr="04F704AE" w:rsidR="253A5B8A">
              <w:rPr>
                <w:rFonts w:ascii="Calibri" w:hAnsi="Calibri" w:cs="Calibri"/>
                <w:color w:val="000000" w:themeColor="text1" w:themeTint="FF" w:themeShade="FF"/>
                <w:sz w:val="20"/>
                <w:szCs w:val="20"/>
              </w:rPr>
              <w:t>ransaction history DB</w:t>
            </w:r>
            <w:ins w:author="sandy@labuschagnehome.com" w:date="2025-07-16T17:57:21.779Z" w:id="874724506">
              <w:r w:rsidRPr="04F704AE" w:rsidR="0F448E8A">
                <w:rPr>
                  <w:rFonts w:ascii="Calibri" w:hAnsi="Calibri" w:cs="Calibri"/>
                  <w:color w:val="000000" w:themeColor="text1" w:themeTint="FF" w:themeShade="FF"/>
                  <w:sz w:val="20"/>
                  <w:szCs w:val="20"/>
                </w:rPr>
                <w:t xml:space="preserve"> </w:t>
              </w:r>
            </w:ins>
            <w:del w:author="sandy@labuschagnehome.com" w:date="2025-07-16T17:57:19.266Z" w:id="2088215844">
              <w:r w:rsidRPr="04F704AE" w:rsidDel="253A5B8A">
                <w:rPr>
                  <w:rFonts w:ascii="Calibri" w:hAnsi="Calibri" w:cs="Calibri"/>
                  <w:color w:val="000000" w:themeColor="text1" w:themeTint="FF" w:themeShade="FF"/>
                  <w:sz w:val="20"/>
                  <w:szCs w:val="20"/>
                </w:rPr>
                <w:delText xml:space="preserve"> </w:delText>
              </w:r>
            </w:del>
            <w:r w:rsidRPr="04F704AE" w:rsidR="253A5B8A">
              <w:rPr>
                <w:rFonts w:ascii="Calibri" w:hAnsi="Calibri" w:cs="Calibri"/>
                <w:color w:val="000000" w:themeColor="text1" w:themeTint="FF" w:themeShade="FF"/>
                <w:sz w:val="20"/>
                <w:szCs w:val="20"/>
              </w:rPr>
              <w:t xml:space="preserve">and </w:t>
            </w:r>
            <w:r w:rsidRPr="04F704AE" w:rsidR="57C9FEA9">
              <w:rPr>
                <w:rFonts w:ascii="Calibri" w:hAnsi="Calibri" w:cs="Calibri"/>
                <w:color w:val="000000" w:themeColor="text1" w:themeTint="FF" w:themeShade="FF"/>
                <w:sz w:val="20"/>
                <w:szCs w:val="20"/>
              </w:rPr>
              <w:t>P</w:t>
            </w:r>
            <w:r w:rsidRPr="04F704AE" w:rsidR="253A5B8A">
              <w:rPr>
                <w:rFonts w:ascii="Calibri" w:hAnsi="Calibri" w:cs="Calibri"/>
                <w:color w:val="000000" w:themeColor="text1" w:themeTint="FF" w:themeShade="FF"/>
                <w:sz w:val="20"/>
                <w:szCs w:val="20"/>
              </w:rPr>
              <w:t xml:space="preserve">seudonyms DB are </w:t>
            </w:r>
            <w:r w:rsidRPr="04F704AE" w:rsidR="74C50893">
              <w:rPr>
                <w:rFonts w:ascii="Calibri" w:hAnsi="Calibri" w:cs="Calibri"/>
                <w:color w:val="000000" w:themeColor="text1" w:themeTint="FF" w:themeShade="FF"/>
                <w:sz w:val="20"/>
                <w:szCs w:val="20"/>
              </w:rPr>
              <w:t>prioritized</w:t>
            </w:r>
            <w:r w:rsidRPr="04F704AE" w:rsidR="253A5B8A">
              <w:rPr>
                <w:rFonts w:ascii="Calibri" w:hAnsi="Calibri" w:cs="Calibri"/>
                <w:color w:val="000000" w:themeColor="text1" w:themeTint="FF" w:themeShade="FF"/>
                <w:sz w:val="20"/>
                <w:szCs w:val="20"/>
              </w:rPr>
              <w:t xml:space="preserve"> for now</w:t>
            </w:r>
          </w:p>
        </w:tc>
      </w:tr>
      <w:tr w:rsidRPr="00EA5F27" w:rsidR="0070427F" w:rsidTr="5FBDCCE8" w14:paraId="57864898" w14:textId="77777777">
        <w:trPr>
          <w:trHeight w:val="576"/>
        </w:trPr>
        <w:tc>
          <w:tcPr>
            <w:tcW w:w="690" w:type="dxa"/>
            <w:noWrap/>
            <w:tcMar/>
          </w:tcPr>
          <w:p w:rsidRPr="00D33A86" w:rsidR="0070427F" w:rsidP="0070427F" w:rsidRDefault="0070427F" w14:paraId="06FEA455" w14:textId="4A8BE895">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P7</w:t>
            </w:r>
          </w:p>
        </w:tc>
        <w:tc>
          <w:tcPr>
            <w:tcW w:w="1275" w:type="dxa"/>
            <w:tcMar/>
          </w:tcPr>
          <w:p w:rsidRPr="00D33A86" w:rsidR="0070427F" w:rsidP="0070427F" w:rsidRDefault="0070427F" w14:paraId="71F2F3A5" w14:textId="746678D0">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Data Sources</w:t>
            </w:r>
          </w:p>
        </w:tc>
        <w:tc>
          <w:tcPr>
            <w:tcW w:w="1432" w:type="dxa"/>
            <w:tcMar/>
          </w:tcPr>
          <w:p w:rsidRPr="00D33A86" w:rsidR="0070427F" w:rsidP="0070427F" w:rsidRDefault="0070427F" w14:paraId="1079E593" w14:textId="50988805">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CIMS ODS</w:t>
            </w:r>
            <w:r w:rsidR="00D33A86">
              <w:rPr>
                <w:rFonts w:ascii="Calibri" w:hAnsi="Calibri" w:cs="Calibri"/>
                <w:color w:val="000000"/>
                <w:sz w:val="20"/>
                <w:szCs w:val="20"/>
              </w:rPr>
              <w:t xml:space="preserve"> data</w:t>
            </w:r>
          </w:p>
        </w:tc>
        <w:tc>
          <w:tcPr>
            <w:tcW w:w="6663" w:type="dxa"/>
            <w:tcMar/>
          </w:tcPr>
          <w:p w:rsidRPr="00D33A86" w:rsidR="0070427F" w:rsidP="0070427F" w:rsidRDefault="0070427F" w14:paraId="2F68E9C8" w14:textId="19DAFC71">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The Tazama CIMS ODS (PostgreSQL) will provide structured and semi-structured source data to the Data Lakehouse related to:</w:t>
            </w:r>
            <w:r w:rsidRPr="00D33A86">
              <w:rPr>
                <w:rFonts w:ascii="Calibri" w:hAnsi="Calibri" w:cs="Calibri"/>
                <w:color w:val="000000"/>
                <w:sz w:val="20"/>
                <w:szCs w:val="20"/>
              </w:rPr>
              <w:br/>
            </w:r>
            <w:r w:rsidRPr="00D33A86">
              <w:rPr>
                <w:rFonts w:ascii="Calibri" w:hAnsi="Calibri" w:cs="Calibri"/>
                <w:color w:val="000000"/>
                <w:sz w:val="20"/>
                <w:szCs w:val="20"/>
              </w:rPr>
              <w:t>• Case data</w:t>
            </w:r>
            <w:r w:rsidRPr="00D33A86">
              <w:rPr>
                <w:rFonts w:ascii="Calibri" w:hAnsi="Calibri" w:cs="Calibri"/>
                <w:color w:val="000000"/>
                <w:sz w:val="20"/>
                <w:szCs w:val="20"/>
              </w:rPr>
              <w:br/>
            </w:r>
            <w:r w:rsidRPr="00D33A86">
              <w:rPr>
                <w:rFonts w:ascii="Calibri" w:hAnsi="Calibri" w:cs="Calibri"/>
                <w:color w:val="000000"/>
                <w:sz w:val="20"/>
                <w:szCs w:val="20"/>
              </w:rPr>
              <w:t>• Investigations data</w:t>
            </w:r>
          </w:p>
        </w:tc>
        <w:tc>
          <w:tcPr>
            <w:tcW w:w="3827" w:type="dxa"/>
            <w:tcMar/>
          </w:tcPr>
          <w:p w:rsidRPr="00D33A86" w:rsidR="0070427F" w:rsidP="0070427F" w:rsidRDefault="0070427F" w14:paraId="66DD6C07" w14:textId="01133127">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w:t>
            </w:r>
          </w:p>
        </w:tc>
      </w:tr>
      <w:tr w:rsidRPr="00EA5F27" w:rsidR="0070427F" w:rsidTr="5FBDCCE8" w14:paraId="5C1CD296" w14:textId="77777777">
        <w:trPr>
          <w:trHeight w:val="576"/>
        </w:trPr>
        <w:tc>
          <w:tcPr>
            <w:tcW w:w="690" w:type="dxa"/>
            <w:noWrap/>
            <w:tcMar/>
          </w:tcPr>
          <w:p w:rsidRPr="00D33A86" w:rsidR="0070427F" w:rsidP="00D33A86" w:rsidRDefault="0070427F" w14:paraId="559BD951" w14:textId="58515E30">
            <w:pPr>
              <w:keepNext/>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P8</w:t>
            </w:r>
          </w:p>
        </w:tc>
        <w:tc>
          <w:tcPr>
            <w:tcW w:w="1275" w:type="dxa"/>
            <w:tcMar/>
          </w:tcPr>
          <w:p w:rsidRPr="00D33A86" w:rsidR="0070427F" w:rsidP="00D33A86" w:rsidRDefault="0070427F" w14:paraId="56ECDA0E" w14:textId="44973A0B">
            <w:pPr>
              <w:keepNext/>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Data Sources</w:t>
            </w:r>
          </w:p>
        </w:tc>
        <w:tc>
          <w:tcPr>
            <w:tcW w:w="1432" w:type="dxa"/>
            <w:tcMar/>
          </w:tcPr>
          <w:p w:rsidRPr="00D33A86" w:rsidR="0070427F" w:rsidP="00D33A86" w:rsidRDefault="0070427F" w14:paraId="57763EED" w14:textId="04C66D7A">
            <w:pPr>
              <w:keepNext/>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xml:space="preserve">CIMS unstructured data </w:t>
            </w:r>
          </w:p>
        </w:tc>
        <w:tc>
          <w:tcPr>
            <w:tcW w:w="6663" w:type="dxa"/>
            <w:tcMar/>
          </w:tcPr>
          <w:p w:rsidRPr="00D33A86" w:rsidR="0070427F" w:rsidP="00D33A86" w:rsidRDefault="0070427F" w14:paraId="6E58DCE4" w14:textId="66AA9C0D">
            <w:pPr>
              <w:keepNext/>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xml:space="preserve">Only metadata of unstructured data will be </w:t>
            </w:r>
            <w:r w:rsidRPr="00D33A86" w:rsidR="006958F5">
              <w:rPr>
                <w:rFonts w:ascii="Calibri" w:hAnsi="Calibri" w:cs="Calibri"/>
                <w:color w:val="000000"/>
                <w:sz w:val="20"/>
                <w:szCs w:val="20"/>
              </w:rPr>
              <w:t>ingested into</w:t>
            </w:r>
            <w:r w:rsidRPr="00D33A86">
              <w:rPr>
                <w:rFonts w:ascii="Calibri" w:hAnsi="Calibri" w:cs="Calibri"/>
                <w:color w:val="000000"/>
                <w:sz w:val="20"/>
                <w:szCs w:val="20"/>
              </w:rPr>
              <w:t xml:space="preserve"> the Data Lakehouse.  Metadata should be extracted from unstructured data using tools like Solr and Apache Tika prior to ingestion into the Data Lakehouse</w:t>
            </w:r>
          </w:p>
        </w:tc>
        <w:tc>
          <w:tcPr>
            <w:tcW w:w="3827" w:type="dxa"/>
            <w:tcMar/>
          </w:tcPr>
          <w:p w:rsidRPr="00D33A86" w:rsidR="0070427F" w:rsidP="00D33A86" w:rsidRDefault="0070427F" w14:paraId="621F0C04" w14:textId="271B9B0F">
            <w:pPr>
              <w:keepNext/>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No unstructured data (e.g. images, PDF, voice recording) will be stored in the Data Lakehouse</w:t>
            </w:r>
          </w:p>
        </w:tc>
      </w:tr>
      <w:tr w:rsidRPr="00EA5F27" w:rsidR="0070427F" w:rsidTr="5FBDCCE8" w14:paraId="32517984" w14:textId="77777777">
        <w:trPr>
          <w:trHeight w:val="288"/>
        </w:trPr>
        <w:tc>
          <w:tcPr>
            <w:tcW w:w="690" w:type="dxa"/>
            <w:noWrap/>
            <w:tcMar/>
          </w:tcPr>
          <w:p w:rsidRPr="00D33A86" w:rsidR="0070427F" w:rsidP="0070427F" w:rsidRDefault="0070427F" w14:paraId="58C7BC3A" w14:textId="691857BA">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P9</w:t>
            </w:r>
          </w:p>
        </w:tc>
        <w:tc>
          <w:tcPr>
            <w:tcW w:w="1275" w:type="dxa"/>
            <w:tcMar/>
          </w:tcPr>
          <w:p w:rsidRPr="00D33A86" w:rsidR="0070427F" w:rsidP="0070427F" w:rsidRDefault="0070427F" w14:paraId="018CE0F4" w14:textId="65EA6D22">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Data Sources</w:t>
            </w:r>
          </w:p>
        </w:tc>
        <w:tc>
          <w:tcPr>
            <w:tcW w:w="1432" w:type="dxa"/>
            <w:tcMar/>
          </w:tcPr>
          <w:p w:rsidRPr="00D33A86" w:rsidR="0070427F" w:rsidP="0070427F" w:rsidRDefault="0070427F" w14:paraId="149EA8FD" w14:textId="6D69A723">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CIMS unstructured data store</w:t>
            </w:r>
          </w:p>
        </w:tc>
        <w:tc>
          <w:tcPr>
            <w:tcW w:w="6663" w:type="dxa"/>
            <w:tcMar/>
          </w:tcPr>
          <w:p w:rsidRPr="00D33A86" w:rsidR="0070427F" w:rsidP="0070427F" w:rsidRDefault="0070427F" w14:paraId="25C5BC2B" w14:textId="4D2290F2">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xml:space="preserve">CIMS unstructured data store will hold </w:t>
            </w:r>
            <w:r w:rsidRPr="00D33A86" w:rsidR="006958F5">
              <w:rPr>
                <w:rFonts w:ascii="Calibri" w:hAnsi="Calibri" w:cs="Calibri"/>
                <w:color w:val="000000"/>
                <w:sz w:val="20"/>
                <w:szCs w:val="20"/>
              </w:rPr>
              <w:t>the</w:t>
            </w:r>
            <w:r w:rsidRPr="00D33A86">
              <w:rPr>
                <w:rFonts w:ascii="Calibri" w:hAnsi="Calibri" w:cs="Calibri"/>
                <w:color w:val="000000"/>
                <w:sz w:val="20"/>
                <w:szCs w:val="20"/>
              </w:rPr>
              <w:t xml:space="preserve"> following document types: Documents </w:t>
            </w:r>
            <w:r w:rsidR="00423063">
              <w:rPr>
                <w:rFonts w:ascii="Calibri" w:hAnsi="Calibri" w:cs="Calibri"/>
                <w:color w:val="000000"/>
                <w:sz w:val="20"/>
                <w:szCs w:val="20"/>
              </w:rPr>
              <w:t>(</w:t>
            </w:r>
            <w:r w:rsidRPr="00D33A86">
              <w:rPr>
                <w:rFonts w:ascii="Calibri" w:hAnsi="Calibri" w:cs="Calibri"/>
                <w:color w:val="000000"/>
                <w:sz w:val="20"/>
                <w:szCs w:val="20"/>
              </w:rPr>
              <w:t>e.g. Word, Excel, PDF</w:t>
            </w:r>
            <w:r w:rsidR="00423063">
              <w:rPr>
                <w:rFonts w:ascii="Calibri" w:hAnsi="Calibri" w:cs="Calibri"/>
                <w:color w:val="000000"/>
                <w:sz w:val="20"/>
                <w:szCs w:val="20"/>
              </w:rPr>
              <w:t>)</w:t>
            </w:r>
            <w:r w:rsidRPr="00D33A86">
              <w:rPr>
                <w:rFonts w:ascii="Calibri" w:hAnsi="Calibri" w:cs="Calibri"/>
                <w:color w:val="000000"/>
                <w:sz w:val="20"/>
                <w:szCs w:val="20"/>
              </w:rPr>
              <w:t xml:space="preserve"> and Multimedia </w:t>
            </w:r>
            <w:r w:rsidR="00423063">
              <w:rPr>
                <w:rFonts w:ascii="Calibri" w:hAnsi="Calibri" w:cs="Calibri"/>
                <w:color w:val="000000"/>
                <w:sz w:val="20"/>
                <w:szCs w:val="20"/>
              </w:rPr>
              <w:t>(</w:t>
            </w:r>
            <w:r w:rsidRPr="00D33A86">
              <w:rPr>
                <w:rFonts w:ascii="Calibri" w:hAnsi="Calibri" w:cs="Calibri"/>
                <w:color w:val="000000"/>
                <w:sz w:val="20"/>
                <w:szCs w:val="20"/>
              </w:rPr>
              <w:t>e.g. Voice, Video, Images</w:t>
            </w:r>
            <w:r w:rsidR="00423063">
              <w:rPr>
                <w:rFonts w:ascii="Calibri" w:hAnsi="Calibri" w:cs="Calibri"/>
                <w:color w:val="000000"/>
                <w:sz w:val="20"/>
                <w:szCs w:val="20"/>
              </w:rPr>
              <w:t>)</w:t>
            </w:r>
          </w:p>
        </w:tc>
        <w:tc>
          <w:tcPr>
            <w:tcW w:w="3827" w:type="dxa"/>
            <w:tcMar/>
          </w:tcPr>
          <w:p w:rsidRPr="00D33A86" w:rsidR="0070427F" w:rsidP="0070427F" w:rsidRDefault="0070427F" w14:paraId="2DD07CD3" w14:textId="249D4CA4">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w:t>
            </w:r>
          </w:p>
        </w:tc>
      </w:tr>
      <w:tr w:rsidRPr="00EA5F27" w:rsidR="0070427F" w:rsidTr="5FBDCCE8" w14:paraId="6477DA39" w14:textId="77777777">
        <w:trPr>
          <w:trHeight w:val="576"/>
        </w:trPr>
        <w:tc>
          <w:tcPr>
            <w:tcW w:w="690" w:type="dxa"/>
            <w:noWrap/>
            <w:tcMar/>
          </w:tcPr>
          <w:p w:rsidRPr="00D33A86" w:rsidR="0070427F" w:rsidP="0070427F" w:rsidRDefault="0070427F" w14:paraId="7AAF8A63" w14:textId="4191F70F">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P10</w:t>
            </w:r>
          </w:p>
        </w:tc>
        <w:tc>
          <w:tcPr>
            <w:tcW w:w="1275" w:type="dxa"/>
            <w:tcMar/>
          </w:tcPr>
          <w:p w:rsidRPr="00D33A86" w:rsidR="0070427F" w:rsidP="0070427F" w:rsidRDefault="0070427F" w14:paraId="3B5D00D2" w14:textId="17BFDF3B">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Data Sources</w:t>
            </w:r>
          </w:p>
        </w:tc>
        <w:tc>
          <w:tcPr>
            <w:tcW w:w="1432" w:type="dxa"/>
            <w:tcMar/>
          </w:tcPr>
          <w:p w:rsidRPr="00D33A86" w:rsidR="0070427F" w:rsidP="0070427F" w:rsidRDefault="0070427F" w14:paraId="79F55C77" w14:textId="36E399AD">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External data sources</w:t>
            </w:r>
          </w:p>
        </w:tc>
        <w:tc>
          <w:tcPr>
            <w:tcW w:w="6663" w:type="dxa"/>
            <w:tcMar/>
          </w:tcPr>
          <w:p w:rsidRPr="00D33A86" w:rsidR="0070427F" w:rsidP="0070427F" w:rsidRDefault="0070427F" w14:paraId="54E93BD0" w14:textId="548B4103">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Dynamic Enrichment API (DEAPI) should support the process to ingest data from external data sources into the raw layer</w:t>
            </w:r>
          </w:p>
        </w:tc>
        <w:tc>
          <w:tcPr>
            <w:tcW w:w="3827" w:type="dxa"/>
            <w:tcMar/>
          </w:tcPr>
          <w:p w:rsidRPr="00D33A86" w:rsidR="0070427F" w:rsidP="0070427F" w:rsidRDefault="0070427F" w14:paraId="12A87AB3" w14:textId="7D49EEA5">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w:t>
            </w:r>
          </w:p>
        </w:tc>
      </w:tr>
      <w:tr w:rsidRPr="00EA5F27" w:rsidR="0070427F" w:rsidTr="5FBDCCE8" w14:paraId="31524066" w14:textId="77777777">
        <w:trPr>
          <w:trHeight w:val="590"/>
        </w:trPr>
        <w:tc>
          <w:tcPr>
            <w:tcW w:w="690" w:type="dxa"/>
            <w:noWrap/>
            <w:tcMar/>
          </w:tcPr>
          <w:p w:rsidRPr="00D33A86" w:rsidR="0070427F" w:rsidP="0070427F" w:rsidRDefault="0070427F" w14:paraId="64FBBB8F" w14:textId="185538FD">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P11</w:t>
            </w:r>
          </w:p>
        </w:tc>
        <w:tc>
          <w:tcPr>
            <w:tcW w:w="1275" w:type="dxa"/>
            <w:tcMar/>
          </w:tcPr>
          <w:p w:rsidRPr="00D33A86" w:rsidR="0070427F" w:rsidP="0070427F" w:rsidRDefault="0070427F" w14:paraId="28574AA5" w14:textId="1877FDEE">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Lakehouse</w:t>
            </w:r>
          </w:p>
        </w:tc>
        <w:tc>
          <w:tcPr>
            <w:tcW w:w="1432" w:type="dxa"/>
            <w:tcMar/>
          </w:tcPr>
          <w:p w:rsidRPr="00D33A86" w:rsidR="0070427F" w:rsidP="0070427F" w:rsidRDefault="0070427F" w14:paraId="37D772C9" w14:textId="4E5559E5">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Architectural pattern</w:t>
            </w:r>
          </w:p>
        </w:tc>
        <w:tc>
          <w:tcPr>
            <w:tcW w:w="6663" w:type="dxa"/>
            <w:tcMar/>
          </w:tcPr>
          <w:p w:rsidRPr="00D33A86" w:rsidR="0070427F" w:rsidP="0070427F" w:rsidRDefault="0070427F" w14:paraId="5F5B5080" w14:textId="3B667624">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The Data Lakehouse should follow a tiered layered architecture pattern separating data into raw storage, processing, and consumption layers</w:t>
            </w:r>
          </w:p>
        </w:tc>
        <w:tc>
          <w:tcPr>
            <w:tcW w:w="3827" w:type="dxa"/>
            <w:tcMar/>
          </w:tcPr>
          <w:p w:rsidRPr="00D33A86" w:rsidR="0070427F" w:rsidP="0070427F" w:rsidRDefault="0070427F" w14:paraId="4D2C2347" w14:textId="64CF15A6">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See Appendix A</w:t>
            </w:r>
          </w:p>
        </w:tc>
      </w:tr>
      <w:tr w:rsidRPr="00EA5F27" w:rsidR="00D04CD2" w:rsidTr="5FBDCCE8" w14:paraId="06323FBC" w14:textId="77777777">
        <w:trPr>
          <w:trHeight w:val="576"/>
        </w:trPr>
        <w:tc>
          <w:tcPr>
            <w:tcW w:w="690" w:type="dxa"/>
            <w:noWrap/>
            <w:tcMar/>
          </w:tcPr>
          <w:p w:rsidRPr="00D33A86" w:rsidR="00D04CD2" w:rsidP="0070427F" w:rsidRDefault="00D04CD2" w14:paraId="18BA42FC" w14:textId="71C46BC7">
            <w:pPr>
              <w:rPr>
                <w:rFonts w:ascii="Calibri" w:hAnsi="Calibri" w:cs="Calibri"/>
                <w:color w:val="000000"/>
                <w:sz w:val="20"/>
                <w:szCs w:val="20"/>
              </w:rPr>
            </w:pPr>
            <w:r>
              <w:rPr>
                <w:rFonts w:ascii="Calibri" w:hAnsi="Calibri" w:cs="Calibri"/>
                <w:color w:val="000000"/>
                <w:sz w:val="20"/>
                <w:szCs w:val="20"/>
              </w:rPr>
              <w:t>P29</w:t>
            </w:r>
          </w:p>
        </w:tc>
        <w:tc>
          <w:tcPr>
            <w:tcW w:w="1275" w:type="dxa"/>
            <w:tcMar/>
          </w:tcPr>
          <w:p w:rsidRPr="00D33A86" w:rsidR="00D04CD2" w:rsidP="0070427F" w:rsidRDefault="00D04CD2" w14:paraId="3CA88DA6" w14:textId="5B1995BE">
            <w:pPr>
              <w:rPr>
                <w:rFonts w:ascii="Calibri" w:hAnsi="Calibri" w:cs="Calibri"/>
                <w:color w:val="000000"/>
                <w:sz w:val="20"/>
                <w:szCs w:val="20"/>
              </w:rPr>
            </w:pPr>
            <w:r>
              <w:rPr>
                <w:rFonts w:ascii="Calibri" w:hAnsi="Calibri" w:cs="Calibri"/>
                <w:color w:val="000000"/>
                <w:sz w:val="20"/>
                <w:szCs w:val="20"/>
              </w:rPr>
              <w:t>Lakehouse</w:t>
            </w:r>
          </w:p>
        </w:tc>
        <w:tc>
          <w:tcPr>
            <w:tcW w:w="1432" w:type="dxa"/>
            <w:tcMar/>
          </w:tcPr>
          <w:p w:rsidRPr="00D33A86" w:rsidR="00D04CD2" w:rsidP="0070427F" w:rsidRDefault="00D04CD2" w14:paraId="294EDEF4" w14:textId="596365C5">
            <w:pPr>
              <w:rPr>
                <w:rFonts w:ascii="Calibri" w:hAnsi="Calibri" w:cs="Calibri"/>
                <w:color w:val="000000"/>
                <w:sz w:val="20"/>
                <w:szCs w:val="20"/>
              </w:rPr>
            </w:pPr>
            <w:r>
              <w:rPr>
                <w:rFonts w:ascii="Calibri" w:hAnsi="Calibri" w:cs="Calibri"/>
                <w:color w:val="000000"/>
                <w:sz w:val="20"/>
                <w:szCs w:val="20"/>
              </w:rPr>
              <w:t>Technology</w:t>
            </w:r>
          </w:p>
        </w:tc>
        <w:tc>
          <w:tcPr>
            <w:tcW w:w="6663" w:type="dxa"/>
            <w:tcMar/>
          </w:tcPr>
          <w:p w:rsidRPr="00D33A86" w:rsidR="00D04CD2" w:rsidP="0070427F" w:rsidRDefault="00D04CD2" w14:paraId="51CBF6EE" w14:textId="5A5C35A5">
            <w:pPr>
              <w:rPr>
                <w:rFonts w:ascii="Calibri" w:hAnsi="Calibri" w:cs="Calibri"/>
                <w:color w:val="000000"/>
                <w:sz w:val="20"/>
                <w:szCs w:val="20"/>
              </w:rPr>
            </w:pPr>
            <w:r>
              <w:rPr>
                <w:rFonts w:ascii="Calibri" w:hAnsi="Calibri" w:cs="Calibri"/>
                <w:color w:val="000000"/>
                <w:sz w:val="20"/>
                <w:szCs w:val="20"/>
              </w:rPr>
              <w:t xml:space="preserve">The Data Lakehouse should be implemented using Apache Hudi and </w:t>
            </w:r>
            <w:r w:rsidR="006404B2">
              <w:rPr>
                <w:rFonts w:ascii="Calibri" w:hAnsi="Calibri" w:cs="Calibri"/>
                <w:color w:val="000000"/>
                <w:sz w:val="20"/>
                <w:szCs w:val="20"/>
              </w:rPr>
              <w:t xml:space="preserve">object store </w:t>
            </w:r>
            <w:r w:rsidR="00423063">
              <w:rPr>
                <w:rFonts w:ascii="Calibri" w:hAnsi="Calibri" w:cs="Calibri"/>
                <w:color w:val="000000"/>
                <w:sz w:val="20"/>
                <w:szCs w:val="20"/>
              </w:rPr>
              <w:t>(</w:t>
            </w:r>
            <w:r w:rsidR="006404B2">
              <w:rPr>
                <w:rFonts w:ascii="Calibri" w:hAnsi="Calibri" w:cs="Calibri"/>
                <w:color w:val="000000"/>
                <w:sz w:val="20"/>
                <w:szCs w:val="20"/>
              </w:rPr>
              <w:t xml:space="preserve">e.g. </w:t>
            </w:r>
            <w:r>
              <w:rPr>
                <w:rFonts w:ascii="Calibri" w:hAnsi="Calibri" w:cs="Calibri"/>
                <w:color w:val="000000"/>
                <w:sz w:val="20"/>
                <w:szCs w:val="20"/>
              </w:rPr>
              <w:t>Apache Ozone</w:t>
            </w:r>
            <w:r w:rsidR="00423063">
              <w:rPr>
                <w:rFonts w:ascii="Calibri" w:hAnsi="Calibri" w:cs="Calibri"/>
                <w:color w:val="000000"/>
                <w:sz w:val="20"/>
                <w:szCs w:val="20"/>
              </w:rPr>
              <w:t>)</w:t>
            </w:r>
          </w:p>
        </w:tc>
        <w:tc>
          <w:tcPr>
            <w:tcW w:w="3827" w:type="dxa"/>
            <w:tcMar/>
          </w:tcPr>
          <w:p w:rsidRPr="00D33A86" w:rsidR="00D04CD2" w:rsidP="0070427F" w:rsidRDefault="00D04CD2" w14:paraId="18CCDC75" w14:textId="77777777">
            <w:pPr>
              <w:rPr>
                <w:rFonts w:ascii="Calibri" w:hAnsi="Calibri" w:cs="Calibri"/>
                <w:color w:val="000000"/>
                <w:sz w:val="20"/>
                <w:szCs w:val="20"/>
              </w:rPr>
            </w:pPr>
          </w:p>
        </w:tc>
      </w:tr>
      <w:tr w:rsidRPr="00EA5F27" w:rsidR="0070427F" w:rsidTr="5FBDCCE8" w14:paraId="3381A451" w14:textId="77777777">
        <w:trPr>
          <w:trHeight w:val="576"/>
        </w:trPr>
        <w:tc>
          <w:tcPr>
            <w:tcW w:w="690" w:type="dxa"/>
            <w:noWrap/>
            <w:tcMar/>
          </w:tcPr>
          <w:p w:rsidRPr="00D33A86" w:rsidR="0070427F" w:rsidP="0070427F" w:rsidRDefault="0070427F" w14:paraId="3B7D4838" w14:textId="777E6196">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P12</w:t>
            </w:r>
          </w:p>
        </w:tc>
        <w:tc>
          <w:tcPr>
            <w:tcW w:w="1275" w:type="dxa"/>
            <w:tcMar/>
          </w:tcPr>
          <w:p w:rsidRPr="00D33A86" w:rsidR="0070427F" w:rsidP="0070427F" w:rsidRDefault="0070427F" w14:paraId="50486AE7" w14:textId="4672A0FE">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Lakehouse</w:t>
            </w:r>
          </w:p>
        </w:tc>
        <w:tc>
          <w:tcPr>
            <w:tcW w:w="1432" w:type="dxa"/>
            <w:tcMar/>
          </w:tcPr>
          <w:p w:rsidRPr="00D33A86" w:rsidR="0070427F" w:rsidP="0070427F" w:rsidRDefault="0070427F" w14:paraId="053A029A" w14:textId="36970086">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Tiered layering pattern</w:t>
            </w:r>
          </w:p>
        </w:tc>
        <w:tc>
          <w:tcPr>
            <w:tcW w:w="6663" w:type="dxa"/>
            <w:tcMar/>
          </w:tcPr>
          <w:p w:rsidRPr="00D33A86" w:rsidR="0070427F" w:rsidP="56262932" w:rsidRDefault="0070427F" w14:paraId="1D8289E4" w14:textId="6916BEBD">
            <w:pPr>
              <w:rPr>
                <w:rFonts w:eastAsia="Times New Roman" w:cs="Calibri" w:cstheme="minorAscii"/>
                <w:color w:val="000000"/>
                <w:kern w:val="0"/>
                <w:sz w:val="20"/>
                <w:szCs w:val="20"/>
                <w:lang w:val="en-ZA" w:eastAsia="en-ZA"/>
                <w14:ligatures w14:val="none"/>
              </w:rPr>
            </w:pPr>
            <w:r w:rsidRPr="56262932" w:rsidR="4BC396C9">
              <w:rPr>
                <w:rFonts w:ascii="Calibri" w:hAnsi="Calibri" w:cs="Calibri"/>
                <w:color w:val="000000" w:themeColor="text1" w:themeTint="FF" w:themeShade="FF"/>
                <w:sz w:val="20"/>
                <w:szCs w:val="20"/>
              </w:rPr>
              <w:t xml:space="preserve">Raw </w:t>
            </w:r>
            <w:r w:rsidRPr="56262932" w:rsidR="30D5BE99">
              <w:rPr>
                <w:rFonts w:ascii="Calibri" w:hAnsi="Calibri" w:cs="Calibri"/>
                <w:color w:val="000000" w:themeColor="text1" w:themeTint="FF" w:themeShade="FF"/>
                <w:sz w:val="20"/>
                <w:szCs w:val="20"/>
              </w:rPr>
              <w:t>l</w:t>
            </w:r>
            <w:r w:rsidRPr="56262932" w:rsidR="4BC396C9">
              <w:rPr>
                <w:rFonts w:ascii="Calibri" w:hAnsi="Calibri" w:cs="Calibri"/>
                <w:color w:val="000000" w:themeColor="text1" w:themeTint="FF" w:themeShade="FF"/>
                <w:sz w:val="20"/>
                <w:szCs w:val="20"/>
              </w:rPr>
              <w:t>ayer - Immutable, source data as received (for traceability and reprocessing)</w:t>
            </w:r>
            <w:r>
              <w:br/>
            </w:r>
            <w:r w:rsidRPr="56262932" w:rsidR="4BC396C9">
              <w:rPr>
                <w:rFonts w:ascii="Calibri" w:hAnsi="Calibri" w:cs="Calibri"/>
                <w:color w:val="000000" w:themeColor="text1" w:themeTint="FF" w:themeShade="FF"/>
                <w:sz w:val="20"/>
                <w:szCs w:val="20"/>
              </w:rPr>
              <w:t xml:space="preserve">Bronze </w:t>
            </w:r>
            <w:r w:rsidRPr="56262932" w:rsidR="30D5BE99">
              <w:rPr>
                <w:rFonts w:ascii="Calibri" w:hAnsi="Calibri" w:cs="Calibri"/>
                <w:color w:val="000000" w:themeColor="text1" w:themeTint="FF" w:themeShade="FF"/>
                <w:sz w:val="20"/>
                <w:szCs w:val="20"/>
              </w:rPr>
              <w:t xml:space="preserve">layer </w:t>
            </w:r>
            <w:r w:rsidRPr="56262932" w:rsidR="4BC396C9">
              <w:rPr>
                <w:rFonts w:ascii="Calibri" w:hAnsi="Calibri" w:cs="Calibri"/>
                <w:color w:val="000000" w:themeColor="text1" w:themeTint="FF" w:themeShade="FF"/>
                <w:sz w:val="20"/>
                <w:szCs w:val="20"/>
              </w:rPr>
              <w:t xml:space="preserve">- Cleaned, schema-aligned, lightly processed data (deduplicated, </w:t>
            </w:r>
            <w:r w:rsidRPr="56262932" w:rsidR="4BC396C9">
              <w:rPr>
                <w:rFonts w:ascii="Calibri" w:hAnsi="Calibri" w:cs="Calibri"/>
                <w:color w:val="000000" w:themeColor="text1" w:themeTint="FF" w:themeShade="FF"/>
                <w:sz w:val="20"/>
                <w:szCs w:val="20"/>
              </w:rPr>
              <w:t>validated</w:t>
            </w:r>
            <w:r w:rsidRPr="56262932" w:rsidR="4BC396C9">
              <w:rPr>
                <w:rFonts w:ascii="Calibri" w:hAnsi="Calibri" w:cs="Calibri"/>
                <w:color w:val="000000" w:themeColor="text1" w:themeTint="FF" w:themeShade="FF"/>
                <w:sz w:val="20"/>
                <w:szCs w:val="20"/>
              </w:rPr>
              <w:t>)</w:t>
            </w:r>
            <w:r>
              <w:br/>
            </w:r>
            <w:r w:rsidRPr="56262932" w:rsidR="4BC396C9">
              <w:rPr>
                <w:rFonts w:ascii="Calibri" w:hAnsi="Calibri" w:cs="Calibri"/>
                <w:color w:val="000000" w:themeColor="text1" w:themeTint="FF" w:themeShade="FF"/>
                <w:sz w:val="20"/>
                <w:szCs w:val="20"/>
              </w:rPr>
              <w:t xml:space="preserve">Silver </w:t>
            </w:r>
            <w:r w:rsidRPr="56262932" w:rsidR="30D5BE99">
              <w:rPr>
                <w:rFonts w:ascii="Calibri" w:hAnsi="Calibri" w:cs="Calibri"/>
                <w:color w:val="000000" w:themeColor="text1" w:themeTint="FF" w:themeShade="FF"/>
                <w:sz w:val="20"/>
                <w:szCs w:val="20"/>
              </w:rPr>
              <w:t xml:space="preserve">layer </w:t>
            </w:r>
            <w:r w:rsidRPr="56262932" w:rsidR="4BC396C9">
              <w:rPr>
                <w:rFonts w:ascii="Calibri" w:hAnsi="Calibri" w:cs="Calibri"/>
                <w:color w:val="000000" w:themeColor="text1" w:themeTint="FF" w:themeShade="FF"/>
                <w:sz w:val="20"/>
                <w:szCs w:val="20"/>
              </w:rPr>
              <w:t>- Enriched, joined, or filtered data aligned to analytical needs</w:t>
            </w:r>
            <w:r>
              <w:br/>
            </w:r>
            <w:r w:rsidRPr="56262932" w:rsidR="4BC396C9">
              <w:rPr>
                <w:rFonts w:ascii="Calibri" w:hAnsi="Calibri" w:cs="Calibri"/>
                <w:color w:val="000000" w:themeColor="text1" w:themeTint="FF" w:themeShade="FF"/>
                <w:sz w:val="20"/>
                <w:szCs w:val="20"/>
              </w:rPr>
              <w:t xml:space="preserve">Gold </w:t>
            </w:r>
            <w:r w:rsidRPr="56262932" w:rsidR="30D5BE99">
              <w:rPr>
                <w:rFonts w:ascii="Calibri" w:hAnsi="Calibri" w:cs="Calibri"/>
                <w:color w:val="000000" w:themeColor="text1" w:themeTint="FF" w:themeShade="FF"/>
                <w:sz w:val="20"/>
                <w:szCs w:val="20"/>
              </w:rPr>
              <w:t xml:space="preserve">layer </w:t>
            </w:r>
            <w:r w:rsidRPr="56262932" w:rsidR="4BC396C9">
              <w:rPr>
                <w:rFonts w:ascii="Calibri" w:hAnsi="Calibri" w:cs="Calibri"/>
                <w:color w:val="000000" w:themeColor="text1" w:themeTint="FF" w:themeShade="FF"/>
                <w:sz w:val="20"/>
                <w:szCs w:val="20"/>
              </w:rPr>
              <w:t>- Curated business data models for dashboards, ML models, and reports</w:t>
            </w:r>
            <w:ins w:author="Ume Sauda Ghanyani" w:date="2025-07-30T06:07:48.651Z" w:id="1377031587">
              <w:r w:rsidRPr="56262932" w:rsidR="6BF636A7">
                <w:rPr>
                  <w:rFonts w:ascii="Calibri" w:hAnsi="Calibri" w:cs="Calibri"/>
                  <w:color w:val="000000" w:themeColor="text1" w:themeTint="FF" w:themeShade="FF"/>
                  <w:sz w:val="20"/>
                  <w:szCs w:val="20"/>
                </w:rPr>
                <w:t xml:space="preserve"> </w:t>
              </w:r>
            </w:ins>
          </w:p>
        </w:tc>
        <w:tc>
          <w:tcPr>
            <w:tcW w:w="3827" w:type="dxa"/>
            <w:tcMar/>
          </w:tcPr>
          <w:p w:rsidRPr="00D33A86" w:rsidR="0070427F" w:rsidP="0070427F" w:rsidRDefault="0070427F" w14:paraId="33F0AF4B" w14:textId="2E50F4A4">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See Appendix A</w:t>
            </w:r>
          </w:p>
        </w:tc>
      </w:tr>
      <w:tr w:rsidRPr="00EA5F27" w:rsidR="0070427F" w:rsidTr="5FBDCCE8" w14:paraId="6DDEB880" w14:textId="77777777">
        <w:trPr>
          <w:trHeight w:val="288"/>
        </w:trPr>
        <w:tc>
          <w:tcPr>
            <w:tcW w:w="690" w:type="dxa"/>
            <w:noWrap/>
            <w:tcMar/>
          </w:tcPr>
          <w:p w:rsidRPr="00D33A86" w:rsidR="0070427F" w:rsidP="0070427F" w:rsidRDefault="0070427F" w14:paraId="0F8989A0" w14:textId="72C5FC36">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P13</w:t>
            </w:r>
          </w:p>
        </w:tc>
        <w:tc>
          <w:tcPr>
            <w:tcW w:w="1275" w:type="dxa"/>
            <w:tcMar/>
          </w:tcPr>
          <w:p w:rsidRPr="00D33A86" w:rsidR="0070427F" w:rsidP="0070427F" w:rsidRDefault="0070427F" w14:paraId="2A717C91" w14:textId="30698C25">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Raw layer</w:t>
            </w:r>
          </w:p>
        </w:tc>
        <w:tc>
          <w:tcPr>
            <w:tcW w:w="1432" w:type="dxa"/>
            <w:tcMar/>
          </w:tcPr>
          <w:p w:rsidRPr="00D33A86" w:rsidR="0070427F" w:rsidP="0070427F" w:rsidRDefault="0070427F" w14:paraId="5EC49E6A" w14:textId="5C3229E7">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Design principle</w:t>
            </w:r>
          </w:p>
        </w:tc>
        <w:tc>
          <w:tcPr>
            <w:tcW w:w="6663" w:type="dxa"/>
            <w:tcMar/>
          </w:tcPr>
          <w:p w:rsidRPr="00D33A86" w:rsidR="0070427F" w:rsidP="0070427F" w:rsidRDefault="0070427F" w14:paraId="37FE3D3F" w14:textId="265B1BFE">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xml:space="preserve">The raw layer must act as a buffer between source systems and processing, </w:t>
            </w:r>
            <w:r w:rsidRPr="00D33A86" w:rsidR="006958F5">
              <w:rPr>
                <w:rFonts w:ascii="Calibri" w:hAnsi="Calibri" w:cs="Calibri"/>
                <w:color w:val="000000"/>
                <w:sz w:val="20"/>
                <w:szCs w:val="20"/>
              </w:rPr>
              <w:t>ensure</w:t>
            </w:r>
            <w:r w:rsidRPr="00D33A86">
              <w:rPr>
                <w:rFonts w:ascii="Calibri" w:hAnsi="Calibri" w:cs="Calibri"/>
                <w:color w:val="000000"/>
                <w:sz w:val="20"/>
                <w:szCs w:val="20"/>
              </w:rPr>
              <w:t xml:space="preserve"> traceability of unaltered source data, allow replay or reprocessing if transformation logic changes and keeps raw history for audit and governance.</w:t>
            </w:r>
          </w:p>
        </w:tc>
        <w:tc>
          <w:tcPr>
            <w:tcW w:w="3827" w:type="dxa"/>
            <w:tcMar/>
          </w:tcPr>
          <w:p w:rsidRPr="00D33A86" w:rsidR="0070427F" w:rsidP="0070427F" w:rsidRDefault="0070427F" w14:paraId="2F807394" w14:textId="0A62E886">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w:t>
            </w:r>
          </w:p>
        </w:tc>
      </w:tr>
      <w:tr w:rsidRPr="00EA5F27" w:rsidR="0070427F" w:rsidTr="5FBDCCE8" w14:paraId="7AB18F2F" w14:textId="77777777">
        <w:trPr>
          <w:trHeight w:val="288"/>
        </w:trPr>
        <w:tc>
          <w:tcPr>
            <w:tcW w:w="690" w:type="dxa"/>
            <w:noWrap/>
            <w:tcMar/>
          </w:tcPr>
          <w:p w:rsidRPr="00D33A86" w:rsidR="0070427F" w:rsidP="0070427F" w:rsidRDefault="0070427F" w14:paraId="1458E822" w14:textId="0F7F02BF">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P14</w:t>
            </w:r>
          </w:p>
        </w:tc>
        <w:tc>
          <w:tcPr>
            <w:tcW w:w="1275" w:type="dxa"/>
            <w:tcMar/>
          </w:tcPr>
          <w:p w:rsidRPr="00D33A86" w:rsidR="0070427F" w:rsidP="0070427F" w:rsidRDefault="0070427F" w14:paraId="31CE2DE7" w14:textId="1699175B">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Raw layer</w:t>
            </w:r>
          </w:p>
        </w:tc>
        <w:tc>
          <w:tcPr>
            <w:tcW w:w="1432" w:type="dxa"/>
            <w:tcMar/>
          </w:tcPr>
          <w:p w:rsidRPr="00D33A86" w:rsidR="0070427F" w:rsidP="0070427F" w:rsidRDefault="0070427F" w14:paraId="4DC3D0AE" w14:textId="0A21B9DB">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Data format</w:t>
            </w:r>
          </w:p>
        </w:tc>
        <w:tc>
          <w:tcPr>
            <w:tcW w:w="6663" w:type="dxa"/>
            <w:tcMar/>
          </w:tcPr>
          <w:p w:rsidRPr="00D33A86" w:rsidR="0070427F" w:rsidP="0070427F" w:rsidRDefault="0070427F" w14:paraId="6C299446" w14:textId="4AE3B816">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Data should be ingested from TMS ODS in raw JSON format into the raw layer</w:t>
            </w:r>
          </w:p>
        </w:tc>
        <w:tc>
          <w:tcPr>
            <w:tcW w:w="3827" w:type="dxa"/>
            <w:tcMar/>
          </w:tcPr>
          <w:p w:rsidRPr="00D33A86" w:rsidR="0070427F" w:rsidP="0070427F" w:rsidRDefault="0070427F" w14:paraId="122A454E" w14:textId="1D1A004E">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w:t>
            </w:r>
          </w:p>
        </w:tc>
      </w:tr>
      <w:tr w:rsidRPr="00EA5F27" w:rsidR="0070427F" w:rsidTr="5FBDCCE8" w14:paraId="0FED358A" w14:textId="77777777">
        <w:trPr>
          <w:trHeight w:val="288"/>
        </w:trPr>
        <w:tc>
          <w:tcPr>
            <w:tcW w:w="690" w:type="dxa"/>
            <w:noWrap/>
            <w:tcMar/>
          </w:tcPr>
          <w:p w:rsidRPr="00D33A86" w:rsidR="0070427F" w:rsidP="0070427F" w:rsidRDefault="0070427F" w14:paraId="08CEF3B7" w14:textId="098A81C9">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P15</w:t>
            </w:r>
          </w:p>
        </w:tc>
        <w:tc>
          <w:tcPr>
            <w:tcW w:w="1275" w:type="dxa"/>
            <w:tcMar/>
          </w:tcPr>
          <w:p w:rsidRPr="00D33A86" w:rsidR="0070427F" w:rsidP="0070427F" w:rsidRDefault="0070427F" w14:paraId="06686DDA" w14:textId="21A1C082">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Raw layer</w:t>
            </w:r>
          </w:p>
        </w:tc>
        <w:tc>
          <w:tcPr>
            <w:tcW w:w="1432" w:type="dxa"/>
            <w:tcMar/>
          </w:tcPr>
          <w:p w:rsidRPr="00D33A86" w:rsidR="0070427F" w:rsidP="0070427F" w:rsidRDefault="0070427F" w14:paraId="6F4B0AC6" w14:textId="5562EF73">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Data format</w:t>
            </w:r>
          </w:p>
        </w:tc>
        <w:tc>
          <w:tcPr>
            <w:tcW w:w="6663" w:type="dxa"/>
            <w:tcMar/>
          </w:tcPr>
          <w:p w:rsidRPr="00D33A86" w:rsidR="0070427F" w:rsidP="0070427F" w:rsidRDefault="0070427F" w14:paraId="2CE9522E" w14:textId="4F88FFC5">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Metadata should be ingested from CIMS unstructured data store and stored in JSON format in the raw layer</w:t>
            </w:r>
          </w:p>
        </w:tc>
        <w:tc>
          <w:tcPr>
            <w:tcW w:w="3827" w:type="dxa"/>
            <w:tcMar/>
          </w:tcPr>
          <w:p w:rsidRPr="00D33A86" w:rsidR="0070427F" w:rsidP="0070427F" w:rsidRDefault="0070427F" w14:paraId="0E02791E" w14:textId="55C8FF1C">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w:t>
            </w:r>
          </w:p>
        </w:tc>
      </w:tr>
      <w:tr w:rsidRPr="00EA5F27" w:rsidR="0070427F" w:rsidTr="5FBDCCE8" w14:paraId="3D2BBDD0" w14:textId="77777777">
        <w:trPr>
          <w:trHeight w:val="288"/>
        </w:trPr>
        <w:tc>
          <w:tcPr>
            <w:tcW w:w="690" w:type="dxa"/>
            <w:noWrap/>
            <w:tcMar/>
          </w:tcPr>
          <w:p w:rsidRPr="00D33A86" w:rsidR="0070427F" w:rsidP="0070427F" w:rsidRDefault="0070427F" w14:paraId="1A2BA71B" w14:textId="1AEFA725">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P16</w:t>
            </w:r>
          </w:p>
        </w:tc>
        <w:tc>
          <w:tcPr>
            <w:tcW w:w="1275" w:type="dxa"/>
            <w:tcMar/>
          </w:tcPr>
          <w:p w:rsidRPr="00D33A86" w:rsidR="0070427F" w:rsidP="0070427F" w:rsidRDefault="0070427F" w14:paraId="17B68496" w14:textId="76EC0556">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Raw layer</w:t>
            </w:r>
          </w:p>
        </w:tc>
        <w:tc>
          <w:tcPr>
            <w:tcW w:w="1432" w:type="dxa"/>
            <w:tcMar/>
          </w:tcPr>
          <w:p w:rsidRPr="00D33A86" w:rsidR="0070427F" w:rsidP="0070427F" w:rsidRDefault="0070427F" w14:paraId="500936CC" w14:textId="5795BEB5">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xml:space="preserve">Data storage </w:t>
            </w:r>
          </w:p>
        </w:tc>
        <w:tc>
          <w:tcPr>
            <w:tcW w:w="6663" w:type="dxa"/>
            <w:tcMar/>
          </w:tcPr>
          <w:p w:rsidRPr="00D33A86" w:rsidR="0070427F" w:rsidP="0070427F" w:rsidRDefault="0070427F" w14:paraId="0C8814D1" w14:textId="06C17AB6">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xml:space="preserve">Immutable </w:t>
            </w:r>
            <w:r w:rsidR="00D04CD2">
              <w:rPr>
                <w:rFonts w:ascii="Calibri" w:hAnsi="Calibri" w:cs="Calibri"/>
                <w:color w:val="000000"/>
                <w:sz w:val="20"/>
                <w:szCs w:val="20"/>
              </w:rPr>
              <w:t>l</w:t>
            </w:r>
            <w:r w:rsidRPr="00D33A86">
              <w:rPr>
                <w:rFonts w:ascii="Calibri" w:hAnsi="Calibri" w:cs="Calibri"/>
                <w:color w:val="000000"/>
                <w:sz w:val="20"/>
                <w:szCs w:val="20"/>
              </w:rPr>
              <w:t xml:space="preserve">og </w:t>
            </w:r>
            <w:r w:rsidR="00D04CD2">
              <w:rPr>
                <w:rFonts w:ascii="Calibri" w:hAnsi="Calibri" w:cs="Calibri"/>
                <w:color w:val="000000"/>
                <w:sz w:val="20"/>
                <w:szCs w:val="20"/>
              </w:rPr>
              <w:t>p</w:t>
            </w:r>
            <w:r w:rsidRPr="00D33A86">
              <w:rPr>
                <w:rFonts w:ascii="Calibri" w:hAnsi="Calibri" w:cs="Calibri"/>
                <w:color w:val="000000"/>
                <w:sz w:val="20"/>
                <w:szCs w:val="20"/>
              </w:rPr>
              <w:t>attern - each raw ingestion appends to storage without deleting</w:t>
            </w:r>
          </w:p>
        </w:tc>
        <w:tc>
          <w:tcPr>
            <w:tcW w:w="3827" w:type="dxa"/>
            <w:tcMar/>
          </w:tcPr>
          <w:p w:rsidRPr="00D33A86" w:rsidR="0070427F" w:rsidP="0070427F" w:rsidRDefault="0070427F" w14:paraId="5B934E32" w14:textId="7F540F66">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w:t>
            </w:r>
          </w:p>
        </w:tc>
      </w:tr>
      <w:tr w:rsidRPr="00EA5F27" w:rsidR="0070427F" w:rsidTr="5FBDCCE8" w14:paraId="47173702" w14:textId="77777777">
        <w:trPr>
          <w:trHeight w:val="466"/>
        </w:trPr>
        <w:tc>
          <w:tcPr>
            <w:tcW w:w="690" w:type="dxa"/>
            <w:noWrap/>
            <w:tcMar/>
          </w:tcPr>
          <w:p w:rsidRPr="00D33A86" w:rsidR="0070427F" w:rsidP="0070427F" w:rsidRDefault="0070427F" w14:paraId="521DB2BF" w14:textId="56DFBD9B">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P17</w:t>
            </w:r>
          </w:p>
        </w:tc>
        <w:tc>
          <w:tcPr>
            <w:tcW w:w="1275" w:type="dxa"/>
            <w:tcMar/>
          </w:tcPr>
          <w:p w:rsidRPr="00D33A86" w:rsidR="0070427F" w:rsidP="0070427F" w:rsidRDefault="0070427F" w14:paraId="585F2F96" w14:textId="6079BF65">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Raw layer</w:t>
            </w:r>
          </w:p>
        </w:tc>
        <w:tc>
          <w:tcPr>
            <w:tcW w:w="1432" w:type="dxa"/>
            <w:tcMar/>
          </w:tcPr>
          <w:p w:rsidRPr="00D33A86" w:rsidR="0070427F" w:rsidP="0070427F" w:rsidRDefault="0070427F" w14:paraId="56B18467" w14:textId="39B06899">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Schema validation</w:t>
            </w:r>
          </w:p>
        </w:tc>
        <w:tc>
          <w:tcPr>
            <w:tcW w:w="6663" w:type="dxa"/>
            <w:tcMar/>
          </w:tcPr>
          <w:p w:rsidRPr="00D33A86" w:rsidR="0070427F" w:rsidP="0070427F" w:rsidRDefault="0070427F" w14:paraId="7331475F" w14:textId="37E0FF69">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Validate that data formats match the expected schema (e.g. field presence, data types) before writing into the raw layer</w:t>
            </w:r>
          </w:p>
        </w:tc>
        <w:tc>
          <w:tcPr>
            <w:tcW w:w="3827" w:type="dxa"/>
            <w:tcMar/>
          </w:tcPr>
          <w:p w:rsidRPr="00D33A86" w:rsidR="0070427F" w:rsidP="0070427F" w:rsidRDefault="0070427F" w14:paraId="448BED31" w14:textId="6597036C">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w:t>
            </w:r>
          </w:p>
        </w:tc>
      </w:tr>
      <w:tr w:rsidRPr="00EA5F27" w:rsidR="0070427F" w:rsidTr="5FBDCCE8" w14:paraId="09B5E9CC" w14:textId="77777777">
        <w:trPr>
          <w:trHeight w:val="576"/>
        </w:trPr>
        <w:tc>
          <w:tcPr>
            <w:tcW w:w="690" w:type="dxa"/>
            <w:noWrap/>
            <w:tcMar/>
          </w:tcPr>
          <w:p w:rsidRPr="00D33A86" w:rsidR="0070427F" w:rsidP="0070427F" w:rsidRDefault="0070427F" w14:paraId="60A62922" w14:textId="6D6B41CA">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P18</w:t>
            </w:r>
          </w:p>
        </w:tc>
        <w:tc>
          <w:tcPr>
            <w:tcW w:w="1275" w:type="dxa"/>
            <w:tcMar/>
          </w:tcPr>
          <w:p w:rsidRPr="00D33A86" w:rsidR="0070427F" w:rsidP="0070427F" w:rsidRDefault="0070427F" w14:paraId="6184DC49" w14:textId="46C7D061">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Data Integration</w:t>
            </w:r>
          </w:p>
        </w:tc>
        <w:tc>
          <w:tcPr>
            <w:tcW w:w="1432" w:type="dxa"/>
            <w:tcMar/>
          </w:tcPr>
          <w:p w:rsidRPr="00D33A86" w:rsidR="0070427F" w:rsidP="0070427F" w:rsidRDefault="0070427F" w14:paraId="4103BBAE" w14:textId="7A91E596">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Integration pattern</w:t>
            </w:r>
          </w:p>
        </w:tc>
        <w:tc>
          <w:tcPr>
            <w:tcW w:w="6663" w:type="dxa"/>
            <w:tcMar/>
          </w:tcPr>
          <w:p w:rsidRPr="00D33A86" w:rsidR="0070427F" w:rsidP="0070427F" w:rsidRDefault="0070427F" w14:paraId="4743CFE9" w14:textId="289D5E4D">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xml:space="preserve">Data </w:t>
            </w:r>
            <w:r w:rsidR="00D04CD2">
              <w:rPr>
                <w:rFonts w:ascii="Calibri" w:hAnsi="Calibri" w:cs="Calibri"/>
                <w:color w:val="000000"/>
                <w:sz w:val="20"/>
                <w:szCs w:val="20"/>
              </w:rPr>
              <w:t>m</w:t>
            </w:r>
            <w:r w:rsidRPr="00D33A86">
              <w:rPr>
                <w:rFonts w:ascii="Calibri" w:hAnsi="Calibri" w:cs="Calibri"/>
                <w:color w:val="000000"/>
                <w:sz w:val="20"/>
                <w:szCs w:val="20"/>
              </w:rPr>
              <w:t xml:space="preserve">igration integration pattern should be </w:t>
            </w:r>
            <w:r w:rsidRPr="00D33A86" w:rsidR="006958F5">
              <w:rPr>
                <w:rFonts w:ascii="Calibri" w:hAnsi="Calibri" w:cs="Calibri"/>
                <w:color w:val="000000"/>
                <w:sz w:val="20"/>
                <w:szCs w:val="20"/>
              </w:rPr>
              <w:t>used,</w:t>
            </w:r>
            <w:r w:rsidRPr="00D33A86">
              <w:rPr>
                <w:rFonts w:ascii="Calibri" w:hAnsi="Calibri" w:cs="Calibri"/>
                <w:color w:val="000000"/>
                <w:sz w:val="20"/>
                <w:szCs w:val="20"/>
              </w:rPr>
              <w:t xml:space="preserve"> i.e. data </w:t>
            </w:r>
            <w:r w:rsidR="00D04CD2">
              <w:rPr>
                <w:rFonts w:ascii="Calibri" w:hAnsi="Calibri" w:cs="Calibri"/>
                <w:color w:val="000000"/>
                <w:sz w:val="20"/>
                <w:szCs w:val="20"/>
              </w:rPr>
              <w:t xml:space="preserve">should be moved </w:t>
            </w:r>
            <w:r w:rsidRPr="00D33A86">
              <w:rPr>
                <w:rFonts w:ascii="Calibri" w:hAnsi="Calibri" w:cs="Calibri"/>
                <w:color w:val="000000"/>
                <w:sz w:val="20"/>
                <w:szCs w:val="20"/>
              </w:rPr>
              <w:t>from existing systems (e.g. operational databases) to the Data Lakehouse</w:t>
            </w:r>
          </w:p>
        </w:tc>
        <w:tc>
          <w:tcPr>
            <w:tcW w:w="3827" w:type="dxa"/>
            <w:tcMar/>
          </w:tcPr>
          <w:p w:rsidRPr="00D33A86" w:rsidR="0070427F" w:rsidP="0070427F" w:rsidRDefault="0070427F" w14:paraId="0F8C0559" w14:textId="094BB769">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w:t>
            </w:r>
          </w:p>
        </w:tc>
      </w:tr>
      <w:tr w:rsidRPr="00EA5F27" w:rsidR="0070427F" w:rsidTr="5FBDCCE8" w14:paraId="2A1EB55A" w14:textId="77777777">
        <w:trPr>
          <w:trHeight w:val="288"/>
        </w:trPr>
        <w:tc>
          <w:tcPr>
            <w:tcW w:w="690" w:type="dxa"/>
            <w:noWrap/>
            <w:tcMar/>
          </w:tcPr>
          <w:p w:rsidRPr="00D33A86" w:rsidR="0070427F" w:rsidP="0070427F" w:rsidRDefault="0070427F" w14:paraId="22D6EF02" w14:textId="38C7F63C">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P19</w:t>
            </w:r>
          </w:p>
        </w:tc>
        <w:tc>
          <w:tcPr>
            <w:tcW w:w="1275" w:type="dxa"/>
            <w:tcMar/>
          </w:tcPr>
          <w:p w:rsidRPr="00D33A86" w:rsidR="0070427F" w:rsidP="0070427F" w:rsidRDefault="0070427F" w14:paraId="2A9BE689" w14:textId="6A3E3363">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Data Integration</w:t>
            </w:r>
          </w:p>
        </w:tc>
        <w:tc>
          <w:tcPr>
            <w:tcW w:w="1432" w:type="dxa"/>
            <w:tcMar/>
          </w:tcPr>
          <w:p w:rsidRPr="00D33A86" w:rsidR="0070427F" w:rsidP="0070427F" w:rsidRDefault="0070427F" w14:paraId="39E7E232" w14:textId="6F4643C4">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Push-based ingestion</w:t>
            </w:r>
          </w:p>
        </w:tc>
        <w:tc>
          <w:tcPr>
            <w:tcW w:w="6663" w:type="dxa"/>
            <w:tcMar/>
          </w:tcPr>
          <w:p w:rsidRPr="00D33A86" w:rsidR="0070427F" w:rsidP="0070427F" w:rsidRDefault="0070427F" w14:paraId="0FDD7C7F" w14:textId="75A29822">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Ingestion layer: Data flows to Data Lakehouse should be via push-based pattern (not pull)</w:t>
            </w:r>
          </w:p>
        </w:tc>
        <w:tc>
          <w:tcPr>
            <w:tcW w:w="3827" w:type="dxa"/>
            <w:tcMar/>
          </w:tcPr>
          <w:p w:rsidRPr="00D33A86" w:rsidR="0070427F" w:rsidP="0070427F" w:rsidRDefault="0070427F" w14:paraId="3EFDCFEE" w14:textId="79B339C6">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The process to ingest data in the raw layer must be owned and managed by the source system</w:t>
            </w:r>
          </w:p>
        </w:tc>
      </w:tr>
      <w:tr w:rsidRPr="00EA5F27" w:rsidR="0070427F" w:rsidTr="5FBDCCE8" w14:paraId="57F361F4" w14:textId="77777777">
        <w:trPr>
          <w:trHeight w:val="469"/>
        </w:trPr>
        <w:tc>
          <w:tcPr>
            <w:tcW w:w="690" w:type="dxa"/>
            <w:noWrap/>
            <w:tcMar/>
          </w:tcPr>
          <w:p w:rsidRPr="00D33A86" w:rsidR="0070427F" w:rsidP="0070427F" w:rsidRDefault="0070427F" w14:paraId="77201A01" w14:textId="6BBC50A5">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P20</w:t>
            </w:r>
          </w:p>
        </w:tc>
        <w:tc>
          <w:tcPr>
            <w:tcW w:w="1275" w:type="dxa"/>
            <w:tcMar/>
          </w:tcPr>
          <w:p w:rsidRPr="00D33A86" w:rsidR="0070427F" w:rsidP="0070427F" w:rsidRDefault="0070427F" w14:paraId="2592902D" w14:textId="326EC38D">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Data Integration</w:t>
            </w:r>
          </w:p>
        </w:tc>
        <w:tc>
          <w:tcPr>
            <w:tcW w:w="1432" w:type="dxa"/>
            <w:tcMar/>
          </w:tcPr>
          <w:p w:rsidRPr="00D33A86" w:rsidR="0070427F" w:rsidP="04F704AE" w:rsidRDefault="0070427F" w14:paraId="02B1D2E9" w14:textId="5E50CA91">
            <w:pPr>
              <w:rPr>
                <w:rFonts w:eastAsia="Times New Roman" w:cs="Calibri" w:cstheme="minorAscii"/>
                <w:color w:val="000000"/>
                <w:kern w:val="0"/>
                <w:sz w:val="20"/>
                <w:szCs w:val="20"/>
                <w:lang w:val="en-ZA" w:eastAsia="en-ZA"/>
                <w14:ligatures w14:val="none"/>
              </w:rPr>
            </w:pPr>
            <w:commentRangeStart w:id="1555438432"/>
            <w:commentRangeStart w:id="615782251"/>
            <w:r w:rsidRPr="04F704AE" w:rsidR="253A5B8A">
              <w:rPr>
                <w:rFonts w:ascii="Calibri" w:hAnsi="Calibri" w:cs="Calibri"/>
                <w:color w:val="000000" w:themeColor="text1" w:themeTint="FF" w:themeShade="FF"/>
                <w:sz w:val="20"/>
                <w:szCs w:val="20"/>
              </w:rPr>
              <w:t>Modular Pipeline Design</w:t>
            </w:r>
            <w:commentRangeEnd w:id="1555438432"/>
            <w:r>
              <w:rPr>
                <w:rStyle w:val="CommentReference"/>
              </w:rPr>
              <w:commentReference w:id="1555438432"/>
            </w:r>
            <w:commentRangeEnd w:id="615782251"/>
            <w:r>
              <w:rPr>
                <w:rStyle w:val="CommentReference"/>
              </w:rPr>
              <w:commentReference w:id="615782251"/>
            </w:r>
          </w:p>
        </w:tc>
        <w:tc>
          <w:tcPr>
            <w:tcW w:w="6663" w:type="dxa"/>
            <w:tcMar/>
          </w:tcPr>
          <w:p w:rsidRPr="00D33A86" w:rsidR="0070427F" w:rsidP="0070427F" w:rsidRDefault="0070427F" w14:paraId="7AF4EFD6" w14:textId="1CD176A6">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xml:space="preserve">Data processing should be broken down into reusable, testable modules </w:t>
            </w:r>
            <w:r w:rsidR="00423063">
              <w:rPr>
                <w:rFonts w:ascii="Calibri" w:hAnsi="Calibri" w:cs="Calibri"/>
                <w:color w:val="000000"/>
                <w:sz w:val="20"/>
                <w:szCs w:val="20"/>
              </w:rPr>
              <w:t>(</w:t>
            </w:r>
            <w:r w:rsidRPr="00D33A86">
              <w:rPr>
                <w:rFonts w:ascii="Calibri" w:hAnsi="Calibri" w:cs="Calibri"/>
                <w:color w:val="000000"/>
                <w:sz w:val="20"/>
                <w:szCs w:val="20"/>
              </w:rPr>
              <w:t>e.g.</w:t>
            </w:r>
            <w:r w:rsidR="00D04CD2">
              <w:rPr>
                <w:rFonts w:ascii="Calibri" w:hAnsi="Calibri" w:cs="Calibri"/>
                <w:color w:val="000000"/>
                <w:sz w:val="20"/>
                <w:szCs w:val="20"/>
              </w:rPr>
              <w:t xml:space="preserve"> </w:t>
            </w:r>
            <w:r w:rsidRPr="00D33A86">
              <w:rPr>
                <w:rFonts w:ascii="Calibri" w:hAnsi="Calibri" w:cs="Calibri"/>
                <w:color w:val="000000"/>
                <w:sz w:val="20"/>
                <w:szCs w:val="20"/>
              </w:rPr>
              <w:t>NiFi flows, Spark jobs</w:t>
            </w:r>
            <w:r w:rsidR="00423063">
              <w:rPr>
                <w:rFonts w:ascii="Calibri" w:hAnsi="Calibri" w:cs="Calibri"/>
                <w:color w:val="000000"/>
                <w:sz w:val="20"/>
                <w:szCs w:val="20"/>
              </w:rPr>
              <w:t>)</w:t>
            </w:r>
          </w:p>
        </w:tc>
        <w:tc>
          <w:tcPr>
            <w:tcW w:w="3827" w:type="dxa"/>
            <w:tcMar/>
          </w:tcPr>
          <w:p w:rsidRPr="00D33A86" w:rsidR="0070427F" w:rsidP="0070427F" w:rsidRDefault="0070427F" w14:paraId="21A1D19E" w14:textId="04CDEE60">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w:t>
            </w:r>
          </w:p>
        </w:tc>
      </w:tr>
      <w:tr w:rsidRPr="00EA5F27" w:rsidR="0070427F" w:rsidTr="5FBDCCE8" w14:paraId="40F4CCAA" w14:textId="77777777">
        <w:trPr>
          <w:trHeight w:val="864"/>
        </w:trPr>
        <w:tc>
          <w:tcPr>
            <w:tcW w:w="690" w:type="dxa"/>
            <w:noWrap/>
            <w:tcMar/>
          </w:tcPr>
          <w:p w:rsidRPr="00D33A86" w:rsidR="0070427F" w:rsidP="0070427F" w:rsidRDefault="0070427F" w14:paraId="2F01B964" w14:textId="6B3E81A2">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P21</w:t>
            </w:r>
          </w:p>
        </w:tc>
        <w:tc>
          <w:tcPr>
            <w:tcW w:w="1275" w:type="dxa"/>
            <w:tcMar/>
          </w:tcPr>
          <w:p w:rsidRPr="00D33A86" w:rsidR="0070427F" w:rsidP="0070427F" w:rsidRDefault="0070427F" w14:paraId="7031EC72" w14:textId="58001CDC">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Data Integration</w:t>
            </w:r>
          </w:p>
        </w:tc>
        <w:tc>
          <w:tcPr>
            <w:tcW w:w="1432" w:type="dxa"/>
            <w:tcMar/>
          </w:tcPr>
          <w:p w:rsidRPr="00D33A86" w:rsidR="0070427F" w:rsidP="0070427F" w:rsidRDefault="0070427F" w14:paraId="4648B751" w14:textId="17600B40">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TMS ODS to raw layer</w:t>
            </w:r>
          </w:p>
        </w:tc>
        <w:tc>
          <w:tcPr>
            <w:tcW w:w="6663" w:type="dxa"/>
            <w:tcMar/>
          </w:tcPr>
          <w:p w:rsidRPr="00D33A86" w:rsidR="0070427F" w:rsidP="0070427F" w:rsidRDefault="0070427F" w14:paraId="6EAD7976" w14:textId="43CB8726">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This ingestion process into the raw layer should include:</w:t>
            </w:r>
            <w:r w:rsidRPr="00D33A86">
              <w:rPr>
                <w:rFonts w:ascii="Calibri" w:hAnsi="Calibri" w:cs="Calibri"/>
                <w:color w:val="000000"/>
                <w:sz w:val="20"/>
                <w:szCs w:val="20"/>
              </w:rPr>
              <w:br/>
            </w:r>
            <w:r w:rsidR="00B37600">
              <w:rPr>
                <w:rFonts w:ascii="Calibri" w:hAnsi="Calibri" w:cs="Calibri"/>
                <w:color w:val="000000"/>
                <w:sz w:val="20"/>
                <w:szCs w:val="20"/>
              </w:rPr>
              <w:t>1. E</w:t>
            </w:r>
            <w:r w:rsidRPr="00D33A86">
              <w:rPr>
                <w:rFonts w:ascii="Calibri" w:hAnsi="Calibri" w:cs="Calibri"/>
                <w:color w:val="000000"/>
                <w:sz w:val="20"/>
                <w:szCs w:val="20"/>
              </w:rPr>
              <w:t xml:space="preserve">vent based or </w:t>
            </w:r>
            <w:r w:rsidRPr="00D33A86" w:rsidR="00D04CD2">
              <w:rPr>
                <w:rFonts w:ascii="Calibri" w:hAnsi="Calibri" w:cs="Calibri"/>
                <w:color w:val="000000"/>
                <w:sz w:val="20"/>
                <w:szCs w:val="20"/>
              </w:rPr>
              <w:t>time-based</w:t>
            </w:r>
            <w:r w:rsidRPr="00D33A86">
              <w:rPr>
                <w:rFonts w:ascii="Calibri" w:hAnsi="Calibri" w:cs="Calibri"/>
                <w:color w:val="000000"/>
                <w:sz w:val="20"/>
                <w:szCs w:val="20"/>
              </w:rPr>
              <w:t xml:space="preserve"> triggers  </w:t>
            </w:r>
            <w:r w:rsidRPr="00D33A86">
              <w:rPr>
                <w:rFonts w:ascii="Calibri" w:hAnsi="Calibri" w:cs="Calibri"/>
                <w:color w:val="000000"/>
                <w:sz w:val="20"/>
                <w:szCs w:val="20"/>
              </w:rPr>
              <w:br/>
            </w:r>
            <w:r w:rsidR="00B37600">
              <w:rPr>
                <w:rFonts w:ascii="Calibri" w:hAnsi="Calibri" w:cs="Calibri"/>
                <w:color w:val="000000"/>
                <w:sz w:val="20"/>
                <w:szCs w:val="20"/>
              </w:rPr>
              <w:t>2. E</w:t>
            </w:r>
            <w:r w:rsidRPr="00D33A86">
              <w:rPr>
                <w:rFonts w:ascii="Calibri" w:hAnsi="Calibri" w:cs="Calibri"/>
                <w:color w:val="000000"/>
                <w:sz w:val="20"/>
                <w:szCs w:val="20"/>
              </w:rPr>
              <w:t>xtracted JSON objects should ensure idempotency</w:t>
            </w:r>
            <w:r w:rsidRPr="00D33A86">
              <w:rPr>
                <w:rFonts w:ascii="Calibri" w:hAnsi="Calibri" w:cs="Calibri"/>
                <w:color w:val="000000"/>
                <w:sz w:val="20"/>
                <w:szCs w:val="20"/>
              </w:rPr>
              <w:br/>
            </w:r>
            <w:r w:rsidR="00B37600">
              <w:rPr>
                <w:rFonts w:ascii="Calibri" w:hAnsi="Calibri" w:cs="Calibri"/>
                <w:color w:val="000000"/>
                <w:sz w:val="20"/>
                <w:szCs w:val="20"/>
              </w:rPr>
              <w:t>3. M</w:t>
            </w:r>
            <w:r w:rsidRPr="00D33A86">
              <w:rPr>
                <w:rFonts w:ascii="Calibri" w:hAnsi="Calibri" w:cs="Calibri"/>
                <w:color w:val="000000"/>
                <w:sz w:val="20"/>
                <w:szCs w:val="20"/>
              </w:rPr>
              <w:t xml:space="preserve">etadata for lineage, partitioning, auditing </w:t>
            </w:r>
            <w:r w:rsidR="00423063">
              <w:rPr>
                <w:rFonts w:ascii="Calibri" w:hAnsi="Calibri" w:cs="Calibri"/>
                <w:color w:val="000000"/>
                <w:sz w:val="20"/>
                <w:szCs w:val="20"/>
              </w:rPr>
              <w:t>(</w:t>
            </w:r>
            <w:r w:rsidRPr="00D33A86">
              <w:rPr>
                <w:rFonts w:ascii="Calibri" w:hAnsi="Calibri" w:cs="Calibri"/>
                <w:color w:val="000000"/>
                <w:sz w:val="20"/>
                <w:szCs w:val="20"/>
              </w:rPr>
              <w:t>e.g. timestamp, source ID, schema version</w:t>
            </w:r>
            <w:r w:rsidR="00423063">
              <w:rPr>
                <w:rFonts w:ascii="Calibri" w:hAnsi="Calibri" w:cs="Calibri"/>
                <w:color w:val="000000"/>
                <w:sz w:val="20"/>
                <w:szCs w:val="20"/>
              </w:rPr>
              <w:t>)</w:t>
            </w:r>
            <w:r w:rsidRPr="00D33A86">
              <w:rPr>
                <w:rFonts w:ascii="Calibri" w:hAnsi="Calibri" w:cs="Calibri"/>
                <w:color w:val="000000"/>
                <w:sz w:val="20"/>
                <w:szCs w:val="20"/>
              </w:rPr>
              <w:br/>
            </w:r>
            <w:r w:rsidR="00B37600">
              <w:rPr>
                <w:rFonts w:ascii="Calibri" w:hAnsi="Calibri" w:cs="Calibri"/>
                <w:color w:val="000000"/>
                <w:sz w:val="20"/>
                <w:szCs w:val="20"/>
              </w:rPr>
              <w:t>4. M</w:t>
            </w:r>
            <w:r w:rsidRPr="00D33A86">
              <w:rPr>
                <w:rFonts w:ascii="Calibri" w:hAnsi="Calibri" w:cs="Calibri"/>
                <w:color w:val="000000"/>
                <w:sz w:val="20"/>
                <w:szCs w:val="20"/>
              </w:rPr>
              <w:t xml:space="preserve">oving the data from </w:t>
            </w:r>
            <w:r w:rsidRPr="00D33A86" w:rsidR="00D33A86">
              <w:rPr>
                <w:rFonts w:ascii="Calibri" w:hAnsi="Calibri" w:cs="Calibri"/>
                <w:color w:val="000000"/>
                <w:sz w:val="20"/>
                <w:szCs w:val="20"/>
              </w:rPr>
              <w:t>Arango DB</w:t>
            </w:r>
            <w:r w:rsidRPr="00D33A86">
              <w:rPr>
                <w:rFonts w:ascii="Calibri" w:hAnsi="Calibri" w:cs="Calibri"/>
                <w:color w:val="000000"/>
                <w:sz w:val="20"/>
                <w:szCs w:val="20"/>
              </w:rPr>
              <w:t xml:space="preserve"> to object store </w:t>
            </w:r>
            <w:r w:rsidR="00423063">
              <w:rPr>
                <w:rFonts w:ascii="Calibri" w:hAnsi="Calibri" w:cs="Calibri"/>
                <w:color w:val="000000"/>
                <w:sz w:val="20"/>
                <w:szCs w:val="20"/>
              </w:rPr>
              <w:t>(</w:t>
            </w:r>
            <w:r w:rsidRPr="00D33A86">
              <w:rPr>
                <w:rFonts w:ascii="Calibri" w:hAnsi="Calibri" w:cs="Calibri"/>
                <w:color w:val="000000"/>
                <w:sz w:val="20"/>
                <w:szCs w:val="20"/>
              </w:rPr>
              <w:t>e.g. Apache Ozone</w:t>
            </w:r>
            <w:r w:rsidR="00423063">
              <w:rPr>
                <w:rFonts w:ascii="Calibri" w:hAnsi="Calibri" w:cs="Calibri"/>
                <w:color w:val="000000"/>
                <w:sz w:val="20"/>
                <w:szCs w:val="20"/>
              </w:rPr>
              <w:t>)</w:t>
            </w:r>
            <w:r w:rsidRPr="00D33A86">
              <w:rPr>
                <w:rFonts w:ascii="Calibri" w:hAnsi="Calibri" w:cs="Calibri"/>
                <w:color w:val="000000"/>
                <w:sz w:val="20"/>
                <w:szCs w:val="20"/>
              </w:rPr>
              <w:t xml:space="preserve"> for raw staging </w:t>
            </w:r>
            <w:r w:rsidRPr="00D33A86">
              <w:rPr>
                <w:rFonts w:ascii="Calibri" w:hAnsi="Calibri" w:cs="Calibri"/>
                <w:color w:val="000000"/>
                <w:sz w:val="20"/>
                <w:szCs w:val="20"/>
              </w:rPr>
              <w:br/>
            </w:r>
            <w:r w:rsidR="00B37600">
              <w:rPr>
                <w:rFonts w:ascii="Calibri" w:hAnsi="Calibri" w:cs="Calibri"/>
                <w:color w:val="000000"/>
                <w:sz w:val="20"/>
                <w:szCs w:val="20"/>
              </w:rPr>
              <w:t>5. E</w:t>
            </w:r>
            <w:r w:rsidRPr="00D33A86">
              <w:rPr>
                <w:rFonts w:ascii="Calibri" w:hAnsi="Calibri" w:cs="Calibri"/>
                <w:color w:val="000000"/>
                <w:sz w:val="20"/>
                <w:szCs w:val="20"/>
              </w:rPr>
              <w:t xml:space="preserve">rror handling </w:t>
            </w:r>
            <w:r w:rsidRPr="00D33A86">
              <w:rPr>
                <w:rFonts w:ascii="Calibri" w:hAnsi="Calibri" w:cs="Calibri"/>
                <w:color w:val="000000"/>
                <w:sz w:val="20"/>
                <w:szCs w:val="20"/>
              </w:rPr>
              <w:br/>
            </w:r>
            <w:r w:rsidR="00B37600">
              <w:rPr>
                <w:rFonts w:ascii="Calibri" w:hAnsi="Calibri" w:cs="Calibri"/>
                <w:color w:val="000000"/>
                <w:sz w:val="20"/>
                <w:szCs w:val="20"/>
              </w:rPr>
              <w:t>6. M</w:t>
            </w:r>
            <w:r w:rsidRPr="00D33A86">
              <w:rPr>
                <w:rFonts w:ascii="Calibri" w:hAnsi="Calibri" w:cs="Calibri"/>
                <w:color w:val="000000"/>
                <w:sz w:val="20"/>
                <w:szCs w:val="20"/>
              </w:rPr>
              <w:t>onitoring</w:t>
            </w:r>
          </w:p>
        </w:tc>
        <w:tc>
          <w:tcPr>
            <w:tcW w:w="3827" w:type="dxa"/>
            <w:tcMar/>
          </w:tcPr>
          <w:p w:rsidRPr="00D33A86" w:rsidR="0070427F" w:rsidP="0070427F" w:rsidRDefault="0070427F" w14:paraId="1019984F" w14:textId="3B8B364D">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w:t>
            </w:r>
          </w:p>
        </w:tc>
      </w:tr>
      <w:tr w:rsidRPr="00EA5F27" w:rsidR="0070427F" w:rsidTr="5FBDCCE8" w14:paraId="6E38A443" w14:textId="77777777">
        <w:trPr>
          <w:trHeight w:val="1715"/>
        </w:trPr>
        <w:tc>
          <w:tcPr>
            <w:tcW w:w="690" w:type="dxa"/>
            <w:noWrap/>
            <w:tcMar/>
          </w:tcPr>
          <w:p w:rsidRPr="00D33A86" w:rsidR="0070427F" w:rsidP="0070427F" w:rsidRDefault="0070427F" w14:paraId="0A5C77EB" w14:textId="66AEECE8">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P22</w:t>
            </w:r>
          </w:p>
        </w:tc>
        <w:tc>
          <w:tcPr>
            <w:tcW w:w="1275" w:type="dxa"/>
            <w:tcMar/>
          </w:tcPr>
          <w:p w:rsidRPr="00D33A86" w:rsidR="0070427F" w:rsidP="0070427F" w:rsidRDefault="0070427F" w14:paraId="187123E7" w14:textId="5FC35E51">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Data Integration</w:t>
            </w:r>
          </w:p>
        </w:tc>
        <w:tc>
          <w:tcPr>
            <w:tcW w:w="1432" w:type="dxa"/>
            <w:tcMar/>
          </w:tcPr>
          <w:p w:rsidRPr="00D33A86" w:rsidR="0070427F" w:rsidP="0070427F" w:rsidRDefault="0070427F" w14:paraId="477B0ADE" w14:textId="650621B0">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xml:space="preserve">Ingestion patterns </w:t>
            </w:r>
          </w:p>
        </w:tc>
        <w:tc>
          <w:tcPr>
            <w:tcW w:w="6663" w:type="dxa"/>
            <w:tcMar/>
          </w:tcPr>
          <w:p w:rsidRPr="00D33A86" w:rsidR="0070427F" w:rsidP="04F704AE" w:rsidRDefault="0070427F" w14:paraId="565CB818" w14:textId="76740465">
            <w:pPr>
              <w:rPr>
                <w:rFonts w:eastAsia="Times New Roman" w:cs="Calibri" w:cstheme="minorAscii"/>
                <w:color w:val="000000"/>
                <w:kern w:val="0"/>
                <w:sz w:val="20"/>
                <w:szCs w:val="20"/>
                <w:lang w:val="en-ZA" w:eastAsia="en-ZA"/>
                <w14:ligatures w14:val="none"/>
              </w:rPr>
            </w:pPr>
            <w:r w:rsidRPr="04F704AE" w:rsidR="253A5B8A">
              <w:rPr>
                <w:rFonts w:ascii="Calibri" w:hAnsi="Calibri" w:cs="Calibri"/>
                <w:color w:val="000000" w:themeColor="text1" w:themeTint="FF" w:themeShade="FF"/>
                <w:sz w:val="20"/>
                <w:szCs w:val="20"/>
              </w:rPr>
              <w:t>The Data Lakehouse data pipeline should support the following ingestion patterns:</w:t>
            </w:r>
            <w:r>
              <w:br/>
            </w:r>
            <w:r w:rsidRPr="04F704AE" w:rsidR="57C9FEA9">
              <w:rPr>
                <w:rFonts w:ascii="Calibri" w:hAnsi="Calibri" w:cs="Calibri"/>
                <w:color w:val="000000" w:themeColor="text1" w:themeTint="FF" w:themeShade="FF"/>
                <w:sz w:val="20"/>
                <w:szCs w:val="20"/>
              </w:rPr>
              <w:t>1.</w:t>
            </w:r>
            <w:commentRangeStart w:id="348209454"/>
            <w:commentRangeStart w:id="300348294"/>
            <w:r w:rsidRPr="04F704AE" w:rsidR="57C9FEA9">
              <w:rPr>
                <w:rFonts w:ascii="Calibri" w:hAnsi="Calibri" w:cs="Calibri"/>
                <w:color w:val="000000" w:themeColor="text1" w:themeTint="FF" w:themeShade="FF"/>
                <w:sz w:val="20"/>
                <w:szCs w:val="20"/>
              </w:rPr>
              <w:t xml:space="preserve"> </w:t>
            </w:r>
            <w:r w:rsidRPr="04F704AE" w:rsidR="253A5B8A">
              <w:rPr>
                <w:rFonts w:ascii="Calibri" w:hAnsi="Calibri" w:cs="Calibri"/>
                <w:color w:val="000000" w:themeColor="text1" w:themeTint="FF" w:themeShade="FF"/>
                <w:sz w:val="20"/>
                <w:szCs w:val="20"/>
              </w:rPr>
              <w:t>Streaming - c</w:t>
            </w:r>
            <w:r w:rsidRPr="04F704AE" w:rsidR="253A5B8A">
              <w:rPr>
                <w:rFonts w:ascii="Calibri" w:hAnsi="Calibri" w:cs="Calibri"/>
                <w:color w:val="000000" w:themeColor="text1" w:themeTint="FF" w:themeShade="FF"/>
                <w:sz w:val="20"/>
                <w:szCs w:val="20"/>
              </w:rPr>
              <w:t>ontinuous</w:t>
            </w:r>
            <w:r w:rsidRPr="04F704AE" w:rsidR="253A5B8A">
              <w:rPr>
                <w:rFonts w:ascii="Calibri" w:hAnsi="Calibri" w:cs="Calibri"/>
                <w:color w:val="000000" w:themeColor="text1" w:themeTint="FF" w:themeShade="FF"/>
                <w:sz w:val="20"/>
                <w:szCs w:val="20"/>
              </w:rPr>
              <w:t xml:space="preserve"> flow of event data via relay-service (NATS) </w:t>
            </w:r>
            <w:r w:rsidRPr="04F704AE" w:rsidR="27DF9102">
              <w:rPr>
                <w:rFonts w:ascii="Calibri" w:hAnsi="Calibri" w:cs="Calibri"/>
                <w:color w:val="000000" w:themeColor="text1" w:themeTint="FF" w:themeShade="FF"/>
                <w:sz w:val="20"/>
                <w:szCs w:val="20"/>
              </w:rPr>
              <w:t>(</w:t>
            </w:r>
            <w:r w:rsidRPr="04F704AE" w:rsidR="253A5B8A">
              <w:rPr>
                <w:rFonts w:ascii="Calibri" w:hAnsi="Calibri" w:cs="Calibri"/>
                <w:color w:val="000000" w:themeColor="text1" w:themeTint="FF" w:themeShade="FF"/>
                <w:sz w:val="20"/>
                <w:szCs w:val="20"/>
              </w:rPr>
              <w:t>e.g.</w:t>
            </w:r>
            <w:r w:rsidRPr="04F704AE" w:rsidR="253A5B8A">
              <w:rPr>
                <w:rFonts w:ascii="Calibri" w:hAnsi="Calibri" w:cs="Calibri"/>
                <w:color w:val="000000" w:themeColor="text1" w:themeTint="FF" w:themeShade="FF"/>
                <w:sz w:val="20"/>
                <w:szCs w:val="20"/>
              </w:rPr>
              <w:t xml:space="preserve"> </w:t>
            </w:r>
            <w:r w:rsidRPr="04F704AE" w:rsidR="74C50893">
              <w:rPr>
                <w:rFonts w:ascii="Calibri" w:hAnsi="Calibri" w:cs="Calibri"/>
                <w:color w:val="000000" w:themeColor="text1" w:themeTint="FF" w:themeShade="FF"/>
                <w:sz w:val="20"/>
                <w:szCs w:val="20"/>
              </w:rPr>
              <w:t>Tazama alerts</w:t>
            </w:r>
            <w:r w:rsidRPr="04F704AE" w:rsidR="27DF9102">
              <w:rPr>
                <w:rFonts w:ascii="Calibri" w:hAnsi="Calibri" w:cs="Calibri"/>
                <w:color w:val="000000" w:themeColor="text1" w:themeTint="FF" w:themeShade="FF"/>
                <w:sz w:val="20"/>
                <w:szCs w:val="20"/>
              </w:rPr>
              <w:t>)</w:t>
            </w:r>
            <w:r>
              <w:br/>
            </w:r>
            <w:commentRangeEnd w:id="348209454"/>
            <w:r>
              <w:rPr>
                <w:rStyle w:val="CommentReference"/>
              </w:rPr>
              <w:commentReference w:id="348209454"/>
            </w:r>
            <w:commentRangeEnd w:id="300348294"/>
            <w:r>
              <w:rPr>
                <w:rStyle w:val="CommentReference"/>
              </w:rPr>
              <w:commentReference w:id="300348294"/>
            </w:r>
            <w:r w:rsidRPr="04F704AE" w:rsidR="57C9FEA9">
              <w:rPr>
                <w:rFonts w:ascii="Calibri" w:hAnsi="Calibri" w:cs="Calibri"/>
                <w:color w:val="000000" w:themeColor="text1" w:themeTint="FF" w:themeShade="FF"/>
                <w:sz w:val="20"/>
                <w:szCs w:val="20"/>
              </w:rPr>
              <w:t xml:space="preserve">2. </w:t>
            </w:r>
            <w:r w:rsidRPr="04F704AE" w:rsidR="253A5B8A">
              <w:rPr>
                <w:rFonts w:ascii="Calibri" w:hAnsi="Calibri" w:cs="Calibri"/>
                <w:color w:val="000000" w:themeColor="text1" w:themeTint="FF" w:themeShade="FF"/>
                <w:sz w:val="20"/>
                <w:szCs w:val="20"/>
              </w:rPr>
              <w:t xml:space="preserve">Trickle </w:t>
            </w:r>
            <w:r w:rsidRPr="04F704AE" w:rsidR="57C9FEA9">
              <w:rPr>
                <w:rFonts w:ascii="Calibri" w:hAnsi="Calibri" w:cs="Calibri"/>
                <w:color w:val="000000" w:themeColor="text1" w:themeTint="FF" w:themeShade="FF"/>
                <w:sz w:val="20"/>
                <w:szCs w:val="20"/>
              </w:rPr>
              <w:t>f</w:t>
            </w:r>
            <w:r w:rsidRPr="04F704AE" w:rsidR="253A5B8A">
              <w:rPr>
                <w:rFonts w:ascii="Calibri" w:hAnsi="Calibri" w:cs="Calibri"/>
                <w:color w:val="000000" w:themeColor="text1" w:themeTint="FF" w:themeShade="FF"/>
                <w:sz w:val="20"/>
                <w:szCs w:val="20"/>
              </w:rPr>
              <w:t>ee</w:t>
            </w:r>
            <w:r w:rsidRPr="04F704AE" w:rsidR="253A5B8A">
              <w:rPr>
                <w:rFonts w:ascii="Calibri" w:hAnsi="Calibri" w:cs="Calibri"/>
                <w:color w:val="000000" w:themeColor="text1" w:themeTint="FF" w:themeShade="FF"/>
                <w:sz w:val="20"/>
                <w:szCs w:val="20"/>
              </w:rPr>
              <w:t xml:space="preserve">d - </w:t>
            </w:r>
            <w:r w:rsidRPr="04F704AE" w:rsidR="57C9FEA9">
              <w:rPr>
                <w:rFonts w:ascii="Calibri" w:hAnsi="Calibri" w:cs="Calibri"/>
                <w:color w:val="000000" w:themeColor="text1" w:themeTint="FF" w:themeShade="FF"/>
                <w:sz w:val="20"/>
                <w:szCs w:val="20"/>
              </w:rPr>
              <w:t>s</w:t>
            </w:r>
            <w:r w:rsidRPr="04F704AE" w:rsidR="253A5B8A">
              <w:rPr>
                <w:rFonts w:ascii="Calibri" w:hAnsi="Calibri" w:cs="Calibri"/>
                <w:color w:val="000000" w:themeColor="text1" w:themeTint="FF" w:themeShade="FF"/>
                <w:sz w:val="20"/>
                <w:szCs w:val="20"/>
              </w:rPr>
              <w:t>mall</w:t>
            </w:r>
            <w:r w:rsidRPr="04F704AE" w:rsidR="253A5B8A">
              <w:rPr>
                <w:rFonts w:ascii="Calibri" w:hAnsi="Calibri" w:cs="Calibri"/>
                <w:color w:val="000000" w:themeColor="text1" w:themeTint="FF" w:themeShade="FF"/>
                <w:sz w:val="20"/>
                <w:szCs w:val="20"/>
              </w:rPr>
              <w:t xml:space="preserve">, frequent batches for near-real-time behavior </w:t>
            </w:r>
            <w:r w:rsidRPr="04F704AE" w:rsidR="27DF9102">
              <w:rPr>
                <w:rFonts w:ascii="Calibri" w:hAnsi="Calibri" w:cs="Calibri"/>
                <w:color w:val="000000" w:themeColor="text1" w:themeTint="FF" w:themeShade="FF"/>
                <w:sz w:val="20"/>
                <w:szCs w:val="20"/>
              </w:rPr>
              <w:t>(</w:t>
            </w:r>
            <w:r w:rsidRPr="04F704AE" w:rsidR="253A5B8A">
              <w:rPr>
                <w:rFonts w:ascii="Calibri" w:hAnsi="Calibri" w:cs="Calibri"/>
                <w:color w:val="000000" w:themeColor="text1" w:themeTint="FF" w:themeShade="FF"/>
                <w:sz w:val="20"/>
                <w:szCs w:val="20"/>
              </w:rPr>
              <w:t>e.g.</w:t>
            </w:r>
            <w:r w:rsidRPr="04F704AE" w:rsidR="253A5B8A">
              <w:rPr>
                <w:rFonts w:ascii="Calibri" w:hAnsi="Calibri" w:cs="Calibri"/>
                <w:color w:val="000000" w:themeColor="text1" w:themeTint="FF" w:themeShade="FF"/>
                <w:sz w:val="20"/>
                <w:szCs w:val="20"/>
              </w:rPr>
              <w:t xml:space="preserve"> case up</w:t>
            </w:r>
            <w:r w:rsidRPr="04F704AE" w:rsidR="253A5B8A">
              <w:rPr>
                <w:rFonts w:ascii="Calibri" w:hAnsi="Calibri" w:cs="Calibri"/>
                <w:color w:val="000000" w:themeColor="text1" w:themeTint="FF" w:themeShade="FF"/>
                <w:sz w:val="20"/>
                <w:szCs w:val="20"/>
              </w:rPr>
              <w:t>date</w:t>
            </w:r>
            <w:r w:rsidRPr="04F704AE" w:rsidR="253A5B8A">
              <w:rPr>
                <w:rFonts w:ascii="Calibri" w:hAnsi="Calibri" w:cs="Calibri"/>
                <w:color w:val="000000" w:themeColor="text1" w:themeTint="FF" w:themeShade="FF"/>
                <w:sz w:val="20"/>
                <w:szCs w:val="20"/>
              </w:rPr>
              <w:t>s/ new cases</w:t>
            </w:r>
            <w:r w:rsidRPr="04F704AE" w:rsidR="27DF9102">
              <w:rPr>
                <w:rFonts w:ascii="Calibri" w:hAnsi="Calibri" w:cs="Calibri"/>
                <w:color w:val="000000" w:themeColor="text1" w:themeTint="FF" w:themeShade="FF"/>
                <w:sz w:val="20"/>
                <w:szCs w:val="20"/>
              </w:rPr>
              <w:t>)</w:t>
            </w:r>
            <w:r>
              <w:br/>
            </w:r>
            <w:r w:rsidRPr="04F704AE" w:rsidR="57C9FEA9">
              <w:rPr>
                <w:rFonts w:ascii="Calibri" w:hAnsi="Calibri" w:cs="Calibri"/>
                <w:color w:val="000000" w:themeColor="text1" w:themeTint="FF" w:themeShade="FF"/>
                <w:sz w:val="20"/>
                <w:szCs w:val="20"/>
              </w:rPr>
              <w:t xml:space="preserve">3. </w:t>
            </w:r>
            <w:r w:rsidRPr="04F704AE" w:rsidR="253A5B8A">
              <w:rPr>
                <w:rFonts w:ascii="Calibri" w:hAnsi="Calibri" w:cs="Calibri"/>
                <w:color w:val="000000" w:themeColor="text1" w:themeTint="FF" w:themeShade="FF"/>
                <w:sz w:val="20"/>
                <w:szCs w:val="20"/>
              </w:rPr>
              <w:t xml:space="preserve">Batch - </w:t>
            </w:r>
            <w:r w:rsidRPr="04F704AE" w:rsidR="57C9FEA9">
              <w:rPr>
                <w:rFonts w:ascii="Calibri" w:hAnsi="Calibri" w:cs="Calibri"/>
                <w:color w:val="000000" w:themeColor="text1" w:themeTint="FF" w:themeShade="FF"/>
                <w:sz w:val="20"/>
                <w:szCs w:val="20"/>
              </w:rPr>
              <w:t>d</w:t>
            </w:r>
            <w:r w:rsidRPr="04F704AE" w:rsidR="253A5B8A">
              <w:rPr>
                <w:rFonts w:ascii="Calibri" w:hAnsi="Calibri" w:cs="Calibri"/>
                <w:color w:val="000000" w:themeColor="text1" w:themeTint="FF" w:themeShade="FF"/>
                <w:sz w:val="20"/>
                <w:szCs w:val="20"/>
              </w:rPr>
              <w:t xml:space="preserve">ata ingested at scheduled intervals </w:t>
            </w:r>
            <w:r w:rsidRPr="04F704AE" w:rsidR="27DF9102">
              <w:rPr>
                <w:rFonts w:ascii="Calibri" w:hAnsi="Calibri" w:cs="Calibri"/>
                <w:color w:val="000000" w:themeColor="text1" w:themeTint="FF" w:themeShade="FF"/>
                <w:sz w:val="20"/>
                <w:szCs w:val="20"/>
              </w:rPr>
              <w:t>(</w:t>
            </w:r>
            <w:r w:rsidRPr="04F704AE" w:rsidR="253A5B8A">
              <w:rPr>
                <w:rFonts w:ascii="Calibri" w:hAnsi="Calibri" w:cs="Calibri"/>
                <w:color w:val="000000" w:themeColor="text1" w:themeTint="FF" w:themeShade="FF"/>
                <w:sz w:val="20"/>
                <w:szCs w:val="20"/>
              </w:rPr>
              <w:t>e.g.</w:t>
            </w:r>
            <w:r w:rsidRPr="04F704AE" w:rsidR="253A5B8A">
              <w:rPr>
                <w:rFonts w:ascii="Calibri" w:hAnsi="Calibri" w:cs="Calibri"/>
                <w:color w:val="000000" w:themeColor="text1" w:themeTint="FF" w:themeShade="FF"/>
                <w:sz w:val="20"/>
                <w:szCs w:val="20"/>
              </w:rPr>
              <w:t xml:space="preserve"> catch up/enrichment data</w:t>
            </w:r>
            <w:r w:rsidRPr="04F704AE" w:rsidR="27DF9102">
              <w:rPr>
                <w:rFonts w:ascii="Calibri" w:hAnsi="Calibri" w:cs="Calibri"/>
                <w:color w:val="000000" w:themeColor="text1" w:themeTint="FF" w:themeShade="FF"/>
                <w:sz w:val="20"/>
                <w:szCs w:val="20"/>
              </w:rPr>
              <w:t>)</w:t>
            </w:r>
          </w:p>
        </w:tc>
        <w:tc>
          <w:tcPr>
            <w:tcW w:w="3827" w:type="dxa"/>
            <w:tcMar/>
          </w:tcPr>
          <w:p w:rsidRPr="00D33A86" w:rsidR="0070427F" w:rsidP="0070427F" w:rsidRDefault="0070427F" w14:paraId="3E0F5B91" w14:textId="47A4C18F">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w:t>
            </w:r>
          </w:p>
        </w:tc>
      </w:tr>
      <w:tr w:rsidRPr="00EA5F27" w:rsidR="0070427F" w:rsidTr="5FBDCCE8" w14:paraId="6699C1AE" w14:textId="77777777">
        <w:trPr>
          <w:trHeight w:val="288"/>
        </w:trPr>
        <w:tc>
          <w:tcPr>
            <w:tcW w:w="690" w:type="dxa"/>
            <w:noWrap/>
            <w:tcMar/>
          </w:tcPr>
          <w:p w:rsidRPr="00D33A86" w:rsidR="0070427F" w:rsidP="00D04CD2" w:rsidRDefault="0070427F" w14:paraId="0E028F56" w14:textId="16A277AC">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P23</w:t>
            </w:r>
          </w:p>
        </w:tc>
        <w:tc>
          <w:tcPr>
            <w:tcW w:w="1275" w:type="dxa"/>
            <w:tcMar/>
          </w:tcPr>
          <w:p w:rsidRPr="00D33A86" w:rsidR="0070427F" w:rsidP="00D04CD2" w:rsidRDefault="0070427F" w14:paraId="1341866D" w14:textId="71D5CA76">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Data Integration</w:t>
            </w:r>
          </w:p>
        </w:tc>
        <w:tc>
          <w:tcPr>
            <w:tcW w:w="1432" w:type="dxa"/>
            <w:tcMar/>
          </w:tcPr>
          <w:p w:rsidRPr="00D33A86" w:rsidR="0070427F" w:rsidP="00D04CD2" w:rsidRDefault="0070427F" w14:paraId="53CEAF34" w14:textId="31C50DEC">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ETL Process</w:t>
            </w:r>
          </w:p>
        </w:tc>
        <w:tc>
          <w:tcPr>
            <w:tcW w:w="6663" w:type="dxa"/>
            <w:tcMar/>
          </w:tcPr>
          <w:p w:rsidRPr="00D33A86" w:rsidR="0070427F" w:rsidP="00D04CD2" w:rsidRDefault="0070427F" w14:paraId="3B245327" w14:textId="35594A16">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The objective of the ETL process is to take raw ingested data, clean it, enrich it and persist in Lakehouse for consumption.</w:t>
            </w:r>
            <w:r w:rsidRPr="00D33A86">
              <w:rPr>
                <w:rFonts w:ascii="Calibri" w:hAnsi="Calibri" w:cs="Calibri"/>
                <w:color w:val="000000"/>
                <w:sz w:val="20"/>
                <w:szCs w:val="20"/>
              </w:rPr>
              <w:br/>
            </w:r>
            <w:r w:rsidRPr="00D33A86">
              <w:rPr>
                <w:rFonts w:ascii="Calibri" w:hAnsi="Calibri" w:cs="Calibri"/>
                <w:color w:val="000000"/>
                <w:sz w:val="20"/>
                <w:szCs w:val="20"/>
              </w:rPr>
              <w:t>This ETL process should include:</w:t>
            </w:r>
            <w:r w:rsidRPr="00D33A86">
              <w:rPr>
                <w:rFonts w:ascii="Calibri" w:hAnsi="Calibri" w:cs="Calibri"/>
                <w:color w:val="000000"/>
                <w:sz w:val="20"/>
                <w:szCs w:val="20"/>
              </w:rPr>
              <w:br/>
            </w:r>
            <w:r w:rsidR="00AD5ADE">
              <w:rPr>
                <w:rFonts w:ascii="Calibri" w:hAnsi="Calibri" w:cs="Calibri"/>
                <w:color w:val="000000"/>
                <w:sz w:val="20"/>
                <w:szCs w:val="20"/>
              </w:rPr>
              <w:t>1. R</w:t>
            </w:r>
            <w:r w:rsidRPr="00D33A86">
              <w:rPr>
                <w:rFonts w:ascii="Calibri" w:hAnsi="Calibri" w:cs="Calibri"/>
                <w:color w:val="000000"/>
                <w:sz w:val="20"/>
                <w:szCs w:val="20"/>
              </w:rPr>
              <w:t>aw data has been parsed, validated, and structured</w:t>
            </w:r>
            <w:r w:rsidRPr="00D33A86">
              <w:rPr>
                <w:rFonts w:ascii="Calibri" w:hAnsi="Calibri" w:cs="Calibri"/>
                <w:color w:val="000000"/>
                <w:sz w:val="20"/>
                <w:szCs w:val="20"/>
              </w:rPr>
              <w:br/>
            </w:r>
            <w:r w:rsidR="00AD5ADE">
              <w:rPr>
                <w:rFonts w:ascii="Calibri" w:hAnsi="Calibri" w:cs="Calibri"/>
                <w:color w:val="000000"/>
                <w:sz w:val="20"/>
                <w:szCs w:val="20"/>
              </w:rPr>
              <w:t>2. T</w:t>
            </w:r>
            <w:r w:rsidRPr="00D33A86">
              <w:rPr>
                <w:rFonts w:ascii="Calibri" w:hAnsi="Calibri" w:cs="Calibri"/>
                <w:color w:val="000000"/>
                <w:sz w:val="20"/>
                <w:szCs w:val="20"/>
              </w:rPr>
              <w:t xml:space="preserve">ransformation / normalization of data </w:t>
            </w:r>
            <w:r w:rsidR="00423063">
              <w:rPr>
                <w:rFonts w:ascii="Calibri" w:hAnsi="Calibri" w:cs="Calibri"/>
                <w:color w:val="000000"/>
                <w:sz w:val="20"/>
                <w:szCs w:val="20"/>
              </w:rPr>
              <w:t>(</w:t>
            </w:r>
            <w:r w:rsidRPr="00D33A86">
              <w:rPr>
                <w:rFonts w:ascii="Calibri" w:hAnsi="Calibri" w:cs="Calibri"/>
                <w:color w:val="000000"/>
                <w:sz w:val="20"/>
                <w:szCs w:val="20"/>
              </w:rPr>
              <w:t>e.g. flatten nested structures, rename fields, apply business rules, derive new fields</w:t>
            </w:r>
            <w:r w:rsidR="00423063">
              <w:rPr>
                <w:rFonts w:ascii="Calibri" w:hAnsi="Calibri" w:cs="Calibri"/>
                <w:color w:val="000000"/>
                <w:sz w:val="20"/>
                <w:szCs w:val="20"/>
              </w:rPr>
              <w:t>)</w:t>
            </w:r>
            <w:r w:rsidRPr="00D33A86">
              <w:rPr>
                <w:rFonts w:ascii="Calibri" w:hAnsi="Calibri" w:cs="Calibri"/>
                <w:color w:val="000000"/>
                <w:sz w:val="20"/>
                <w:szCs w:val="20"/>
              </w:rPr>
              <w:br/>
            </w:r>
            <w:r w:rsidR="00AD5ADE">
              <w:rPr>
                <w:rFonts w:ascii="Calibri" w:hAnsi="Calibri" w:cs="Calibri"/>
                <w:color w:val="000000"/>
                <w:sz w:val="20"/>
                <w:szCs w:val="20"/>
              </w:rPr>
              <w:t>3. A</w:t>
            </w:r>
            <w:r w:rsidRPr="00D33A86">
              <w:rPr>
                <w:rFonts w:ascii="Calibri" w:hAnsi="Calibri" w:cs="Calibri"/>
                <w:color w:val="000000"/>
                <w:sz w:val="20"/>
                <w:szCs w:val="20"/>
              </w:rPr>
              <w:t xml:space="preserve">dd Hudi metadata </w:t>
            </w:r>
            <w:r w:rsidR="00423063">
              <w:rPr>
                <w:rFonts w:ascii="Calibri" w:hAnsi="Calibri" w:cs="Calibri"/>
                <w:color w:val="000000"/>
                <w:sz w:val="20"/>
                <w:szCs w:val="20"/>
              </w:rPr>
              <w:t>(</w:t>
            </w:r>
            <w:r w:rsidRPr="00D33A86">
              <w:rPr>
                <w:rFonts w:ascii="Calibri" w:hAnsi="Calibri" w:cs="Calibri"/>
                <w:color w:val="000000"/>
                <w:sz w:val="20"/>
                <w:szCs w:val="20"/>
              </w:rPr>
              <w:t>e.g. set record keys (transactionID, _key), partition keys (event_date), pre-combine fields (updated_at)</w:t>
            </w:r>
            <w:r w:rsidR="00423063">
              <w:rPr>
                <w:rFonts w:ascii="Calibri" w:hAnsi="Calibri" w:cs="Calibri"/>
                <w:color w:val="000000"/>
                <w:sz w:val="20"/>
                <w:szCs w:val="20"/>
              </w:rPr>
              <w:t>)</w:t>
            </w:r>
            <w:r w:rsidRPr="00D33A86">
              <w:rPr>
                <w:rFonts w:ascii="Calibri" w:hAnsi="Calibri" w:cs="Calibri"/>
                <w:color w:val="000000"/>
                <w:sz w:val="20"/>
                <w:szCs w:val="20"/>
              </w:rPr>
              <w:br/>
            </w:r>
            <w:r w:rsidR="00AD5ADE">
              <w:rPr>
                <w:rFonts w:ascii="Calibri" w:hAnsi="Calibri" w:cs="Calibri"/>
                <w:color w:val="000000"/>
                <w:sz w:val="20"/>
                <w:szCs w:val="20"/>
              </w:rPr>
              <w:t>4. W</w:t>
            </w:r>
            <w:r w:rsidRPr="00D33A86">
              <w:rPr>
                <w:rFonts w:ascii="Calibri" w:hAnsi="Calibri" w:cs="Calibri"/>
                <w:color w:val="000000"/>
                <w:sz w:val="20"/>
                <w:szCs w:val="20"/>
              </w:rPr>
              <w:t>rite to the Data Lakehouse tables</w:t>
            </w:r>
            <w:r w:rsidRPr="00D33A86">
              <w:rPr>
                <w:rFonts w:ascii="Calibri" w:hAnsi="Calibri" w:cs="Calibri"/>
                <w:color w:val="000000"/>
                <w:sz w:val="20"/>
                <w:szCs w:val="20"/>
              </w:rPr>
              <w:br/>
            </w:r>
            <w:r w:rsidR="00AD5ADE">
              <w:rPr>
                <w:rFonts w:ascii="Calibri" w:hAnsi="Calibri" w:cs="Calibri"/>
                <w:color w:val="000000"/>
                <w:sz w:val="20"/>
                <w:szCs w:val="20"/>
              </w:rPr>
              <w:t>5. A</w:t>
            </w:r>
            <w:r w:rsidRPr="00D33A86">
              <w:rPr>
                <w:rFonts w:ascii="Calibri" w:hAnsi="Calibri" w:cs="Calibri"/>
                <w:color w:val="000000"/>
                <w:sz w:val="20"/>
                <w:szCs w:val="20"/>
              </w:rPr>
              <w:t xml:space="preserve">uditing and logging </w:t>
            </w:r>
            <w:r w:rsidR="00423063">
              <w:rPr>
                <w:rFonts w:ascii="Calibri" w:hAnsi="Calibri" w:cs="Calibri"/>
                <w:color w:val="000000"/>
                <w:sz w:val="20"/>
                <w:szCs w:val="20"/>
              </w:rPr>
              <w:t>(</w:t>
            </w:r>
            <w:r w:rsidRPr="00D33A86">
              <w:rPr>
                <w:rFonts w:ascii="Calibri" w:hAnsi="Calibri" w:cs="Calibri"/>
                <w:color w:val="000000"/>
                <w:sz w:val="20"/>
                <w:szCs w:val="20"/>
              </w:rPr>
              <w:t>e.g. log record count, write status, rejected rows</w:t>
            </w:r>
            <w:r w:rsidR="00423063">
              <w:rPr>
                <w:rFonts w:ascii="Calibri" w:hAnsi="Calibri" w:cs="Calibri"/>
                <w:color w:val="000000"/>
                <w:sz w:val="20"/>
                <w:szCs w:val="20"/>
              </w:rPr>
              <w:t>)</w:t>
            </w:r>
          </w:p>
        </w:tc>
        <w:tc>
          <w:tcPr>
            <w:tcW w:w="3827" w:type="dxa"/>
            <w:tcMar/>
          </w:tcPr>
          <w:p w:rsidRPr="00D33A86" w:rsidR="0070427F" w:rsidP="00D04CD2" w:rsidRDefault="0070427F" w14:paraId="7B96E345" w14:textId="660CBE78">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w:t>
            </w:r>
          </w:p>
        </w:tc>
      </w:tr>
      <w:tr w:rsidRPr="00EA5F27" w:rsidR="0070427F" w:rsidTr="5FBDCCE8" w14:paraId="511165F1" w14:textId="77777777">
        <w:trPr>
          <w:trHeight w:val="864"/>
        </w:trPr>
        <w:tc>
          <w:tcPr>
            <w:tcW w:w="690" w:type="dxa"/>
            <w:noWrap/>
            <w:tcMar/>
          </w:tcPr>
          <w:p w:rsidRPr="00D33A86" w:rsidR="0070427F" w:rsidP="0070427F" w:rsidRDefault="0070427F" w14:paraId="33A8148A" w14:textId="11F3E254">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P24</w:t>
            </w:r>
          </w:p>
        </w:tc>
        <w:tc>
          <w:tcPr>
            <w:tcW w:w="1275" w:type="dxa"/>
            <w:tcMar/>
          </w:tcPr>
          <w:p w:rsidRPr="00D33A86" w:rsidR="0070427F" w:rsidP="0070427F" w:rsidRDefault="0070427F" w14:paraId="5228D44A" w14:textId="543E7719">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Lakehouse</w:t>
            </w:r>
          </w:p>
        </w:tc>
        <w:tc>
          <w:tcPr>
            <w:tcW w:w="1432" w:type="dxa"/>
            <w:tcMar/>
          </w:tcPr>
          <w:p w:rsidRPr="00D33A86" w:rsidR="0070427F" w:rsidP="0070427F" w:rsidRDefault="0070427F" w14:paraId="0364F2C7" w14:textId="7B6BD7F7">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Schema validation</w:t>
            </w:r>
          </w:p>
        </w:tc>
        <w:tc>
          <w:tcPr>
            <w:tcW w:w="6663" w:type="dxa"/>
            <w:tcMar/>
          </w:tcPr>
          <w:p w:rsidRPr="00D33A86" w:rsidR="0070427F" w:rsidP="0070427F" w:rsidRDefault="0070427F" w14:paraId="52C2723E" w14:textId="77E4205B">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Ensure transformed data conforms to target schemas used in analytics or reports</w:t>
            </w:r>
            <w:r w:rsidR="006404B2">
              <w:rPr>
                <w:rFonts w:ascii="Calibri" w:hAnsi="Calibri" w:cs="Calibri"/>
                <w:color w:val="000000"/>
                <w:sz w:val="20"/>
                <w:szCs w:val="20"/>
              </w:rPr>
              <w:t xml:space="preserve"> and p</w:t>
            </w:r>
            <w:r w:rsidRPr="00D33A86">
              <w:rPr>
                <w:rFonts w:ascii="Calibri" w:hAnsi="Calibri" w:cs="Calibri"/>
                <w:color w:val="000000"/>
                <w:sz w:val="20"/>
                <w:szCs w:val="20"/>
              </w:rPr>
              <w:t xml:space="preserve">revent schema drift </w:t>
            </w:r>
          </w:p>
        </w:tc>
        <w:tc>
          <w:tcPr>
            <w:tcW w:w="3827" w:type="dxa"/>
            <w:tcMar/>
          </w:tcPr>
          <w:p w:rsidRPr="00D33A86" w:rsidR="0070427F" w:rsidP="0070427F" w:rsidRDefault="0070427F" w14:paraId="08A585F9" w14:textId="54E18344">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w:t>
            </w:r>
          </w:p>
        </w:tc>
      </w:tr>
      <w:tr w:rsidRPr="00EA5F27" w:rsidR="0070427F" w:rsidTr="5FBDCCE8" w14:paraId="6317E6A5" w14:textId="77777777">
        <w:trPr>
          <w:trHeight w:val="288"/>
        </w:trPr>
        <w:tc>
          <w:tcPr>
            <w:tcW w:w="690" w:type="dxa"/>
            <w:noWrap/>
            <w:tcMar/>
          </w:tcPr>
          <w:p w:rsidRPr="00D33A86" w:rsidR="0070427F" w:rsidP="006404B2" w:rsidRDefault="0070427F" w14:paraId="2380A924" w14:textId="6A75AA3B">
            <w:pPr>
              <w:keepNext/>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P25</w:t>
            </w:r>
          </w:p>
        </w:tc>
        <w:tc>
          <w:tcPr>
            <w:tcW w:w="1275" w:type="dxa"/>
            <w:tcMar/>
          </w:tcPr>
          <w:p w:rsidRPr="00D33A86" w:rsidR="0070427F" w:rsidP="006404B2" w:rsidRDefault="0070427F" w14:paraId="19E594B6" w14:textId="3F10942B">
            <w:pPr>
              <w:keepNext/>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Vector DB</w:t>
            </w:r>
          </w:p>
        </w:tc>
        <w:tc>
          <w:tcPr>
            <w:tcW w:w="1432" w:type="dxa"/>
            <w:tcMar/>
          </w:tcPr>
          <w:p w:rsidRPr="00D33A86" w:rsidR="0070427F" w:rsidP="006404B2" w:rsidRDefault="0070427F" w14:paraId="1786BA4D" w14:textId="7A10FD53">
            <w:pPr>
              <w:keepNext/>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Design principle</w:t>
            </w:r>
          </w:p>
        </w:tc>
        <w:tc>
          <w:tcPr>
            <w:tcW w:w="6663" w:type="dxa"/>
            <w:tcMar/>
          </w:tcPr>
          <w:p w:rsidRPr="00D33A86" w:rsidR="0070427F" w:rsidP="04F704AE" w:rsidRDefault="0070427F" w14:paraId="26A5C795" w14:textId="5F947DF2">
            <w:pPr>
              <w:keepNext w:val="1"/>
              <w:rPr>
                <w:rFonts w:eastAsia="Times New Roman" w:cs="Calibri" w:cstheme="minorAscii"/>
                <w:color w:val="000000"/>
                <w:kern w:val="0"/>
                <w:sz w:val="20"/>
                <w:szCs w:val="20"/>
                <w:lang w:val="en-ZA" w:eastAsia="en-ZA"/>
                <w14:ligatures w14:val="none"/>
              </w:rPr>
            </w:pPr>
            <w:commentRangeStart w:id="955540380"/>
            <w:commentRangeStart w:id="1137246107"/>
            <w:commentRangeStart w:id="1603516212"/>
            <w:commentRangeStart w:id="173126729"/>
            <w:r w:rsidRPr="56262932" w:rsidR="109CB8BE">
              <w:rPr>
                <w:rFonts w:ascii="Calibri" w:hAnsi="Calibri" w:cs="Calibri"/>
                <w:color w:val="000000" w:themeColor="text1" w:themeTint="FF" w:themeShade="FF"/>
                <w:sz w:val="20"/>
                <w:szCs w:val="20"/>
              </w:rPr>
              <w:t>Integra</w:t>
            </w:r>
            <w:r w:rsidRPr="56262932" w:rsidR="109CB8BE">
              <w:rPr>
                <w:rFonts w:ascii="Calibri" w:hAnsi="Calibri" w:cs="Calibri"/>
                <w:color w:val="000000" w:themeColor="text1" w:themeTint="FF" w:themeShade="FF"/>
                <w:sz w:val="20"/>
                <w:szCs w:val="20"/>
              </w:rPr>
              <w:t xml:space="preserve">ting a </w:t>
            </w:r>
            <w:r w:rsidRPr="56262932" w:rsidR="109CB8BE">
              <w:rPr>
                <w:rFonts w:ascii="Calibri" w:hAnsi="Calibri" w:cs="Calibri"/>
                <w:color w:val="000000" w:themeColor="text1" w:themeTint="FF" w:themeShade="FF"/>
                <w:sz w:val="20"/>
                <w:szCs w:val="20"/>
              </w:rPr>
              <w:t>vector</w:t>
            </w:r>
            <w:r w:rsidRPr="56262932" w:rsidR="109CB8BE">
              <w:rPr>
                <w:rFonts w:ascii="Calibri" w:hAnsi="Calibri" w:cs="Calibri"/>
                <w:color w:val="000000" w:themeColor="text1" w:themeTint="FF" w:themeShade="FF"/>
                <w:sz w:val="20"/>
                <w:szCs w:val="20"/>
              </w:rPr>
              <w:t xml:space="preserve"> database (</w:t>
            </w:r>
            <w:r w:rsidRPr="56262932" w:rsidR="109CB8BE">
              <w:rPr>
                <w:rFonts w:ascii="Calibri" w:hAnsi="Calibri" w:cs="Calibri"/>
                <w:color w:val="000000" w:themeColor="text1" w:themeTint="FF" w:themeShade="FF"/>
                <w:sz w:val="20"/>
                <w:szCs w:val="20"/>
              </w:rPr>
              <w:t>e.g.</w:t>
            </w:r>
            <w:r w:rsidRPr="56262932" w:rsidR="109CB8BE">
              <w:rPr>
                <w:rFonts w:ascii="Calibri" w:hAnsi="Calibri" w:cs="Calibri"/>
                <w:color w:val="000000" w:themeColor="text1" w:themeTint="FF" w:themeShade="FF"/>
                <w:sz w:val="20"/>
                <w:szCs w:val="20"/>
              </w:rPr>
              <w:t xml:space="preserve"> </w:t>
            </w:r>
            <w:commentRangeStart w:id="1941195217"/>
            <w:r w:rsidRPr="56262932" w:rsidR="109CB8BE">
              <w:rPr>
                <w:rFonts w:ascii="Calibri" w:hAnsi="Calibri" w:cs="Calibri"/>
                <w:color w:val="000000" w:themeColor="text1" w:themeTint="FF" w:themeShade="FF"/>
                <w:sz w:val="20"/>
                <w:szCs w:val="20"/>
              </w:rPr>
              <w:t>OpenSearc</w:t>
            </w:r>
            <w:r w:rsidRPr="56262932" w:rsidR="109CB8BE">
              <w:rPr>
                <w:rFonts w:ascii="Calibri" w:hAnsi="Calibri" w:cs="Calibri"/>
                <w:color w:val="000000" w:themeColor="text1" w:themeTint="FF" w:themeShade="FF"/>
                <w:sz w:val="20"/>
                <w:szCs w:val="20"/>
              </w:rPr>
              <w:t xml:space="preserve">h or </w:t>
            </w:r>
            <w:del w:author="sandy@labuschagnehome.com" w:date="2025-08-05T14:19:08.556Z" w:id="1704713546">
              <w:r w:rsidRPr="56262932" w:rsidDel="109CB8BE">
                <w:rPr>
                  <w:rFonts w:ascii="Calibri" w:hAnsi="Calibri" w:cs="Calibri"/>
                  <w:color w:val="000000" w:themeColor="text1" w:themeTint="FF" w:themeShade="FF"/>
                  <w:sz w:val="20"/>
                  <w:szCs w:val="20"/>
                </w:rPr>
                <w:delText>Mi</w:delText>
              </w:r>
              <w:r w:rsidRPr="56262932" w:rsidDel="109CB8BE">
                <w:rPr>
                  <w:rFonts w:ascii="Calibri" w:hAnsi="Calibri" w:cs="Calibri"/>
                  <w:color w:val="000000" w:themeColor="text1" w:themeTint="FF" w:themeShade="FF"/>
                  <w:sz w:val="20"/>
                  <w:szCs w:val="20"/>
                </w:rPr>
                <w:delText>lvus</w:delText>
              </w:r>
            </w:del>
            <w:r w:rsidRPr="56262932" w:rsidR="109CB8BE">
              <w:rPr>
                <w:rFonts w:ascii="Calibri" w:hAnsi="Calibri" w:cs="Calibri"/>
                <w:color w:val="000000" w:themeColor="text1" w:themeTint="FF" w:themeShade="FF"/>
                <w:sz w:val="20"/>
                <w:szCs w:val="20"/>
              </w:rPr>
              <w:t>)</w:t>
            </w:r>
            <w:commentRangeEnd w:id="1941195217"/>
            <w:r>
              <w:rPr>
                <w:rStyle w:val="CommentReference"/>
              </w:rPr>
              <w:commentReference w:id="1941195217"/>
            </w:r>
            <w:r w:rsidRPr="56262932" w:rsidR="109CB8BE">
              <w:rPr>
                <w:rFonts w:ascii="Calibri" w:hAnsi="Calibri" w:cs="Calibri"/>
                <w:color w:val="000000" w:themeColor="text1" w:themeTint="FF" w:themeShade="FF"/>
                <w:sz w:val="20"/>
                <w:szCs w:val="20"/>
              </w:rPr>
              <w:t xml:space="preserve"> should enable a new class of </w:t>
            </w:r>
            <w:r w:rsidRPr="56262932" w:rsidR="109CB8BE">
              <w:rPr>
                <w:rFonts w:ascii="Calibri" w:hAnsi="Calibri" w:cs="Calibri"/>
                <w:color w:val="000000" w:themeColor="text1" w:themeTint="FF" w:themeShade="FF"/>
                <w:sz w:val="20"/>
                <w:szCs w:val="20"/>
              </w:rPr>
              <w:t>analytics</w:t>
            </w:r>
            <w:r w:rsidRPr="56262932" w:rsidR="64EBE498">
              <w:rPr>
                <w:rFonts w:ascii="Calibri" w:hAnsi="Calibri" w:cs="Calibri"/>
                <w:color w:val="000000" w:themeColor="text1" w:themeTint="FF" w:themeShade="FF"/>
                <w:sz w:val="20"/>
                <w:szCs w:val="20"/>
              </w:rPr>
              <w:t xml:space="preserve"> </w:t>
            </w:r>
            <w:del w:author="sandy@labuschagnehome.com" w:date="2025-07-10T13:56:02.675Z" w:id="907022388">
              <w:r w:rsidRPr="56262932" w:rsidDel="4BC396C9">
                <w:rPr>
                  <w:rFonts w:ascii="Calibri" w:hAnsi="Calibri" w:cs="Calibri"/>
                  <w:color w:val="000000" w:themeColor="text1" w:themeTint="FF" w:themeShade="FF"/>
                  <w:sz w:val="20"/>
                  <w:szCs w:val="20"/>
                </w:rPr>
                <w:delText>,</w:delText>
              </w:r>
              <w:r w:rsidRPr="56262932" w:rsidDel="4BC396C9">
                <w:rPr>
                  <w:rFonts w:ascii="Calibri" w:hAnsi="Calibri" w:cs="Calibri"/>
                  <w:color w:val="000000" w:themeColor="text1" w:themeTint="FF" w:themeShade="FF"/>
                  <w:sz w:val="20"/>
                  <w:szCs w:val="20"/>
                </w:rPr>
                <w:delText xml:space="preserve"> including semantic search over </w:delText>
              </w:r>
              <w:r w:rsidRPr="56262932" w:rsidDel="4BC396C9">
                <w:rPr>
                  <w:rFonts w:ascii="Calibri" w:hAnsi="Calibri" w:cs="Calibri"/>
                  <w:color w:val="000000" w:themeColor="text1" w:themeTint="FF" w:themeShade="FF"/>
                  <w:sz w:val="20"/>
                  <w:szCs w:val="20"/>
                </w:rPr>
                <w:delText>document</w:delText>
              </w:r>
            </w:del>
            <w:ins w:author="sandy@labuschagnehome.com" w:date="2025-07-10T13:56:54.194Z" w:id="1788611398">
              <w:r w:rsidRPr="56262932" w:rsidR="3661A7FC">
                <w:rPr>
                  <w:rFonts w:ascii="Calibri" w:hAnsi="Calibri" w:cs="Calibri"/>
                  <w:color w:val="000000" w:themeColor="text1" w:themeTint="FF" w:themeShade="FF"/>
                  <w:sz w:val="20"/>
                  <w:szCs w:val="20"/>
                </w:rPr>
                <w:t>over</w:t>
              </w:r>
              <w:r w:rsidRPr="56262932" w:rsidR="3661A7FC">
                <w:rPr>
                  <w:rFonts w:ascii="Calibri" w:hAnsi="Calibri" w:cs="Calibri"/>
                  <w:color w:val="000000" w:themeColor="text1" w:themeTint="FF" w:themeShade="FF"/>
                  <w:sz w:val="20"/>
                  <w:szCs w:val="20"/>
                </w:rPr>
                <w:t xml:space="preserve"> structured data by </w:t>
              </w:r>
              <w:r w:rsidRPr="56262932" w:rsidR="3661A7FC">
                <w:rPr>
                  <w:rFonts w:ascii="Calibri" w:hAnsi="Calibri" w:cs="Calibri"/>
                  <w:color w:val="000000" w:themeColor="text1" w:themeTint="FF" w:themeShade="FF"/>
                  <w:sz w:val="20"/>
                  <w:szCs w:val="20"/>
                </w:rPr>
                <w:t>leveraging</w:t>
              </w:r>
              <w:r w:rsidRPr="56262932" w:rsidR="3661A7FC">
                <w:rPr>
                  <w:rFonts w:ascii="Calibri" w:hAnsi="Calibri" w:cs="Calibri"/>
                  <w:color w:val="000000" w:themeColor="text1" w:themeTint="FF" w:themeShade="FF"/>
                  <w:sz w:val="20"/>
                  <w:szCs w:val="20"/>
                </w:rPr>
                <w:t xml:space="preserve"> </w:t>
              </w:r>
              <w:r w:rsidRPr="56262932" w:rsidR="3661A7FC">
                <w:rPr>
                  <w:rFonts w:ascii="Calibri" w:hAnsi="Calibri" w:cs="Calibri"/>
                  <w:color w:val="000000" w:themeColor="text1" w:themeTint="FF" w:themeShade="FF"/>
                  <w:sz w:val="20"/>
                  <w:szCs w:val="20"/>
                </w:rPr>
                <w:t>vector</w:t>
              </w:r>
              <w:r w:rsidRPr="56262932" w:rsidR="3661A7FC">
                <w:rPr>
                  <w:rFonts w:ascii="Calibri" w:hAnsi="Calibri" w:cs="Calibri"/>
                  <w:color w:val="000000" w:themeColor="text1" w:themeTint="FF" w:themeShade="FF"/>
                  <w:sz w:val="20"/>
                  <w:szCs w:val="20"/>
                </w:rPr>
                <w:t xml:space="preserve"> embeddings </w:t>
              </w:r>
            </w:ins>
            <w:ins w:author="sandy@labuschagnehome.com" w:date="2025-07-10T13:57:33.007Z" w:id="1966944562">
              <w:r w:rsidRPr="56262932" w:rsidR="2150BF94">
                <w:rPr>
                  <w:rFonts w:ascii="Calibri" w:hAnsi="Calibri" w:cs="Calibri"/>
                  <w:color w:val="000000" w:themeColor="text1" w:themeTint="FF" w:themeShade="FF"/>
                  <w:sz w:val="20"/>
                  <w:szCs w:val="20"/>
                </w:rPr>
                <w:t>e</w:t>
              </w:r>
            </w:ins>
            <w:ins w:author="sandy@labuschagnehome.com" w:date="2025-07-10T13:56:54.194Z" w:id="912949167">
              <w:r w:rsidRPr="56262932" w:rsidR="3661A7FC">
                <w:rPr>
                  <w:rFonts w:ascii="Calibri" w:hAnsi="Calibri" w:cs="Calibri"/>
                  <w:color w:val="000000" w:themeColor="text1" w:themeTint="FF" w:themeShade="FF"/>
                  <w:sz w:val="20"/>
                  <w:szCs w:val="20"/>
                </w:rPr>
                <w:t xml:space="preserve">nabling </w:t>
              </w:r>
            </w:ins>
            <w:del w:author="sandy@labuschagnehome.com" w:date="2025-07-10T13:56:56.477Z" w:id="1810883771">
              <w:r w:rsidRPr="56262932" w:rsidDel="4BC396C9">
                <w:rPr>
                  <w:rFonts w:ascii="Calibri" w:hAnsi="Calibri" w:cs="Calibri"/>
                  <w:color w:val="000000" w:themeColor="text1" w:themeTint="FF" w:themeShade="FF"/>
                  <w:sz w:val="20"/>
                  <w:szCs w:val="20"/>
                </w:rPr>
                <w:delText xml:space="preserve">s, </w:delText>
              </w:r>
            </w:del>
            <w:r w:rsidRPr="56262932" w:rsidR="109CB8BE">
              <w:rPr>
                <w:rFonts w:ascii="Calibri" w:hAnsi="Calibri" w:cs="Calibri"/>
                <w:color w:val="000000" w:themeColor="text1" w:themeTint="FF" w:themeShade="FF"/>
                <w:sz w:val="20"/>
                <w:szCs w:val="20"/>
              </w:rPr>
              <w:t xml:space="preserve">similarity </w:t>
            </w:r>
            <w:del w:author="sandy@labuschagnehome.com" w:date="2025-07-10T13:57:06.322Z" w:id="1477057451">
              <w:r w:rsidRPr="56262932" w:rsidDel="4BC396C9">
                <w:rPr>
                  <w:rFonts w:ascii="Calibri" w:hAnsi="Calibri" w:cs="Calibri"/>
                  <w:color w:val="000000" w:themeColor="text1" w:themeTint="FF" w:themeShade="FF"/>
                  <w:sz w:val="20"/>
                  <w:szCs w:val="20"/>
                </w:rPr>
                <w:delText xml:space="preserve">detection </w:delText>
              </w:r>
            </w:del>
            <w:ins w:author="sandy@labuschagnehome.com" w:date="2025-07-10T13:57:09.569Z" w:id="513697531">
              <w:r w:rsidRPr="56262932" w:rsidR="40628C59">
                <w:rPr>
                  <w:rFonts w:ascii="Calibri" w:hAnsi="Calibri" w:cs="Calibri"/>
                  <w:color w:val="000000" w:themeColor="text1" w:themeTint="FF" w:themeShade="FF"/>
                  <w:sz w:val="20"/>
                  <w:szCs w:val="20"/>
                </w:rPr>
                <w:t xml:space="preserve">search </w:t>
              </w:r>
            </w:ins>
            <w:r w:rsidRPr="56262932" w:rsidR="109CB8BE">
              <w:rPr>
                <w:rFonts w:ascii="Calibri" w:hAnsi="Calibri" w:cs="Calibri"/>
                <w:color w:val="000000" w:themeColor="text1" w:themeTint="FF" w:themeShade="FF"/>
                <w:sz w:val="20"/>
                <w:szCs w:val="20"/>
              </w:rPr>
              <w:t>across entity profiles (</w:t>
            </w:r>
            <w:r w:rsidRPr="56262932" w:rsidR="109CB8BE">
              <w:rPr>
                <w:rFonts w:ascii="Calibri" w:hAnsi="Calibri" w:cs="Calibri"/>
                <w:color w:val="000000" w:themeColor="text1" w:themeTint="FF" w:themeShade="FF"/>
                <w:sz w:val="20"/>
                <w:szCs w:val="20"/>
              </w:rPr>
              <w:t>e.g.</w:t>
            </w:r>
            <w:r w:rsidRPr="56262932" w:rsidR="109CB8BE">
              <w:rPr>
                <w:rFonts w:ascii="Calibri" w:hAnsi="Calibri" w:cs="Calibri"/>
                <w:color w:val="000000" w:themeColor="text1" w:themeTint="FF" w:themeShade="FF"/>
                <w:sz w:val="20"/>
                <w:szCs w:val="20"/>
              </w:rPr>
              <w:t xml:space="preserve"> fraudulent behavior patterns) and embedding-powered clustering, classification, and anomaly detection</w:t>
            </w:r>
            <w:commentRangeEnd w:id="955540380"/>
            <w:r>
              <w:rPr>
                <w:rStyle w:val="CommentReference"/>
              </w:rPr>
              <w:commentReference w:id="955540380"/>
            </w:r>
            <w:commentRangeEnd w:id="1137246107"/>
            <w:r>
              <w:rPr>
                <w:rStyle w:val="CommentReference"/>
              </w:rPr>
              <w:commentReference w:id="1137246107"/>
            </w:r>
            <w:commentRangeEnd w:id="1603516212"/>
            <w:r>
              <w:rPr>
                <w:rStyle w:val="CommentReference"/>
              </w:rPr>
              <w:commentReference w:id="1603516212"/>
            </w:r>
            <w:commentRangeEnd w:id="173126729"/>
            <w:r>
              <w:rPr>
                <w:rStyle w:val="CommentReference"/>
              </w:rPr>
              <w:commentReference w:id="173126729"/>
            </w:r>
          </w:p>
        </w:tc>
        <w:tc>
          <w:tcPr>
            <w:tcW w:w="3827" w:type="dxa"/>
            <w:tcMar/>
          </w:tcPr>
          <w:p w:rsidRPr="00D33A86" w:rsidR="0070427F" w:rsidP="006404B2" w:rsidRDefault="0070427F" w14:paraId="40E66E07" w14:textId="5E1DB4FB">
            <w:pPr>
              <w:keepNext/>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w:t>
            </w:r>
          </w:p>
        </w:tc>
      </w:tr>
      <w:tr w:rsidRPr="00EA5F27" w:rsidR="0070427F" w:rsidTr="5FBDCCE8" w14:paraId="313C02FA" w14:textId="77777777">
        <w:trPr>
          <w:trHeight w:val="288"/>
        </w:trPr>
        <w:tc>
          <w:tcPr>
            <w:tcW w:w="690" w:type="dxa"/>
            <w:noWrap/>
            <w:tcMar/>
          </w:tcPr>
          <w:p w:rsidRPr="00D33A86" w:rsidR="0070427F" w:rsidP="0070427F" w:rsidRDefault="0070427F" w14:paraId="26F83B8F" w14:textId="34B4E7E9">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P26</w:t>
            </w:r>
          </w:p>
        </w:tc>
        <w:tc>
          <w:tcPr>
            <w:tcW w:w="1275" w:type="dxa"/>
            <w:tcMar/>
          </w:tcPr>
          <w:p w:rsidRPr="00D33A86" w:rsidR="0070427F" w:rsidP="0070427F" w:rsidRDefault="0070427F" w14:paraId="1C119AD8" w14:textId="1B31B09C">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Data Products</w:t>
            </w:r>
          </w:p>
        </w:tc>
        <w:tc>
          <w:tcPr>
            <w:tcW w:w="1432" w:type="dxa"/>
            <w:tcMar/>
          </w:tcPr>
          <w:p w:rsidRPr="00D33A86" w:rsidR="0070427F" w:rsidP="0070427F" w:rsidRDefault="0070427F" w14:paraId="6A6E054A" w14:textId="670DCC5D">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xml:space="preserve">Information </w:t>
            </w:r>
            <w:r w:rsidR="006404B2">
              <w:rPr>
                <w:rFonts w:ascii="Calibri" w:hAnsi="Calibri" w:cs="Calibri"/>
                <w:color w:val="000000"/>
                <w:sz w:val="20"/>
                <w:szCs w:val="20"/>
              </w:rPr>
              <w:t>d</w:t>
            </w:r>
            <w:r w:rsidRPr="00D33A86">
              <w:rPr>
                <w:rFonts w:ascii="Calibri" w:hAnsi="Calibri" w:cs="Calibri"/>
                <w:color w:val="000000"/>
                <w:sz w:val="20"/>
                <w:szCs w:val="20"/>
              </w:rPr>
              <w:t>elivery pattern</w:t>
            </w:r>
          </w:p>
        </w:tc>
        <w:tc>
          <w:tcPr>
            <w:tcW w:w="6663" w:type="dxa"/>
            <w:tcMar/>
          </w:tcPr>
          <w:p w:rsidRPr="00D33A86" w:rsidR="0070427F" w:rsidP="04F704AE" w:rsidRDefault="0070427F" w14:paraId="19CDEA43" w14:textId="2AE5EF88">
            <w:pPr>
              <w:rPr>
                <w:rFonts w:ascii="Calibri" w:hAnsi="Calibri" w:cs="Calibri"/>
                <w:color w:val="000000"/>
                <w:kern w:val="0"/>
                <w:sz w:val="20"/>
                <w:szCs w:val="20"/>
                <w:lang w:val="en-ZA" w:eastAsia="en-ZA"/>
                <w14:ligatures w14:val="none"/>
              </w:rPr>
            </w:pPr>
            <w:commentRangeStart w:id="1869189300"/>
            <w:commentRangeStart w:id="946709280"/>
            <w:r w:rsidRPr="04F704AE" w:rsidR="253A5B8A">
              <w:rPr>
                <w:rFonts w:ascii="Calibri" w:hAnsi="Calibri" w:cs="Calibri"/>
                <w:color w:val="000000" w:themeColor="text1" w:themeTint="FF" w:themeShade="FF"/>
                <w:sz w:val="20"/>
                <w:szCs w:val="20"/>
              </w:rPr>
              <w:t xml:space="preserve">Data </w:t>
            </w:r>
            <w:r w:rsidRPr="04F704AE" w:rsidR="03B745D5">
              <w:rPr>
                <w:rFonts w:ascii="Calibri" w:hAnsi="Calibri" w:cs="Calibri"/>
                <w:color w:val="000000" w:themeColor="text1" w:themeTint="FF" w:themeShade="FF"/>
                <w:sz w:val="20"/>
                <w:szCs w:val="20"/>
              </w:rPr>
              <w:t>p</w:t>
            </w:r>
            <w:r w:rsidRPr="04F704AE" w:rsidR="253A5B8A">
              <w:rPr>
                <w:rFonts w:ascii="Calibri" w:hAnsi="Calibri" w:cs="Calibri"/>
                <w:color w:val="000000" w:themeColor="text1" w:themeTint="FF" w:themeShade="FF"/>
                <w:sz w:val="20"/>
                <w:szCs w:val="20"/>
              </w:rPr>
              <w:t>roducts should be made available on-demand or scheduled</w:t>
            </w:r>
            <w:ins w:author="sandy@labuschagnehome.com" w:date="2025-07-16T17:59:39.674Z" w:id="1700536940">
              <w:r w:rsidRPr="04F704AE" w:rsidR="7D446F2F">
                <w:rPr>
                  <w:rFonts w:ascii="Calibri" w:hAnsi="Calibri" w:cs="Calibri"/>
                  <w:color w:val="000000" w:themeColor="text1" w:themeTint="FF" w:themeShade="FF"/>
                  <w:sz w:val="20"/>
                  <w:szCs w:val="20"/>
                </w:rPr>
                <w:t xml:space="preserve"> and delivered</w:t>
              </w:r>
            </w:ins>
            <w:commentRangeEnd w:id="1869189300"/>
            <w:r>
              <w:rPr>
                <w:rStyle w:val="CommentReference"/>
              </w:rPr>
              <w:commentReference w:id="1869189300"/>
            </w:r>
            <w:commentRangeEnd w:id="946709280"/>
            <w:r>
              <w:rPr>
                <w:rStyle w:val="CommentReference"/>
              </w:rPr>
              <w:commentReference w:id="946709280"/>
            </w:r>
          </w:p>
        </w:tc>
        <w:tc>
          <w:tcPr>
            <w:tcW w:w="3827" w:type="dxa"/>
            <w:tcMar/>
          </w:tcPr>
          <w:p w:rsidRPr="00D33A86" w:rsidR="0070427F" w:rsidP="0070427F" w:rsidRDefault="0070427F" w14:paraId="0BA0C1EB" w14:textId="53EB3C10">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w:t>
            </w:r>
          </w:p>
        </w:tc>
      </w:tr>
      <w:tr w:rsidRPr="00EA5F27" w:rsidR="0070427F" w:rsidTr="5FBDCCE8" w14:paraId="008E1225" w14:textId="77777777">
        <w:trPr>
          <w:trHeight w:val="576"/>
        </w:trPr>
        <w:tc>
          <w:tcPr>
            <w:tcW w:w="690" w:type="dxa"/>
            <w:noWrap/>
            <w:tcMar/>
          </w:tcPr>
          <w:p w:rsidRPr="00D33A86" w:rsidR="0070427F" w:rsidP="0070427F" w:rsidRDefault="0070427F" w14:paraId="664B09E8" w14:textId="026C1579">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P27</w:t>
            </w:r>
          </w:p>
        </w:tc>
        <w:tc>
          <w:tcPr>
            <w:tcW w:w="1275" w:type="dxa"/>
            <w:tcMar/>
          </w:tcPr>
          <w:p w:rsidRPr="00D33A86" w:rsidR="0070427F" w:rsidP="0070427F" w:rsidRDefault="0070427F" w14:paraId="67C8085C" w14:textId="07806667">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Data Products</w:t>
            </w:r>
          </w:p>
        </w:tc>
        <w:tc>
          <w:tcPr>
            <w:tcW w:w="1432" w:type="dxa"/>
            <w:tcMar/>
          </w:tcPr>
          <w:p w:rsidRPr="00D33A86" w:rsidR="0070427F" w:rsidP="0070427F" w:rsidRDefault="0070427F" w14:paraId="7FF58DA8" w14:textId="63E52DAC">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Datasets</w:t>
            </w:r>
          </w:p>
        </w:tc>
        <w:tc>
          <w:tcPr>
            <w:tcW w:w="6663" w:type="dxa"/>
            <w:tcMar/>
          </w:tcPr>
          <w:p w:rsidRPr="00D33A86" w:rsidR="0070427F" w:rsidP="0070427F" w:rsidRDefault="0070427F" w14:paraId="0A4856E0" w14:textId="6A160F6A">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Expose datasets and model outputs via extract or export</w:t>
            </w:r>
          </w:p>
        </w:tc>
        <w:tc>
          <w:tcPr>
            <w:tcW w:w="3827" w:type="dxa"/>
            <w:tcMar/>
          </w:tcPr>
          <w:p w:rsidRPr="00D33A86" w:rsidR="0070427F" w:rsidP="0070427F" w:rsidRDefault="0070427F" w14:paraId="14399822" w14:textId="6B5A54A9">
            <w:pPr>
              <w:rPr>
                <w:rFonts w:eastAsia="Times New Roman" w:cstheme="minorHAnsi"/>
                <w:color w:val="000000"/>
                <w:kern w:val="0"/>
                <w:sz w:val="20"/>
                <w:szCs w:val="20"/>
                <w:lang w:val="en-ZA" w:eastAsia="en-ZA"/>
                <w14:ligatures w14:val="none"/>
              </w:rPr>
            </w:pPr>
            <w:r w:rsidRPr="00D33A86">
              <w:rPr>
                <w:rFonts w:ascii="Calibri" w:hAnsi="Calibri" w:cs="Calibri"/>
                <w:color w:val="000000"/>
                <w:sz w:val="20"/>
                <w:szCs w:val="20"/>
              </w:rPr>
              <w:t> </w:t>
            </w:r>
          </w:p>
        </w:tc>
      </w:tr>
      <w:tr w:rsidRPr="00EA5F27" w:rsidR="0070427F" w:rsidTr="5FBDCCE8" w14:paraId="4DAC78AB" w14:textId="77777777">
        <w:trPr>
          <w:trHeight w:val="576"/>
        </w:trPr>
        <w:tc>
          <w:tcPr>
            <w:tcW w:w="690" w:type="dxa"/>
            <w:noWrap/>
            <w:tcMar/>
          </w:tcPr>
          <w:p w:rsidRPr="00D33A86" w:rsidR="0070427F" w:rsidP="0070427F" w:rsidRDefault="0070427F" w14:paraId="7580181D" w14:textId="63216BC0">
            <w:pPr>
              <w:rPr>
                <w:rFonts w:ascii="Calibri" w:hAnsi="Calibri" w:cs="Calibri"/>
                <w:color w:val="000000"/>
                <w:sz w:val="20"/>
                <w:szCs w:val="20"/>
              </w:rPr>
            </w:pPr>
            <w:r w:rsidRPr="00D33A86">
              <w:rPr>
                <w:rFonts w:ascii="Calibri" w:hAnsi="Calibri" w:cs="Calibri"/>
                <w:color w:val="000000"/>
                <w:sz w:val="20"/>
                <w:szCs w:val="20"/>
              </w:rPr>
              <w:t>P28</w:t>
            </w:r>
          </w:p>
        </w:tc>
        <w:tc>
          <w:tcPr>
            <w:tcW w:w="1275" w:type="dxa"/>
            <w:tcMar/>
          </w:tcPr>
          <w:p w:rsidRPr="00D33A86" w:rsidR="0070427F" w:rsidP="0070427F" w:rsidRDefault="0070427F" w14:paraId="4E29FA55" w14:textId="142F9B5D">
            <w:pPr>
              <w:rPr>
                <w:rFonts w:ascii="Calibri" w:hAnsi="Calibri" w:cs="Calibri"/>
                <w:color w:val="000000"/>
                <w:sz w:val="20"/>
                <w:szCs w:val="20"/>
              </w:rPr>
            </w:pPr>
            <w:r w:rsidRPr="00D33A86">
              <w:rPr>
                <w:rFonts w:ascii="Calibri" w:hAnsi="Calibri" w:cs="Calibri"/>
                <w:color w:val="000000"/>
                <w:sz w:val="20"/>
                <w:szCs w:val="20"/>
              </w:rPr>
              <w:t>Information delivery</w:t>
            </w:r>
          </w:p>
        </w:tc>
        <w:tc>
          <w:tcPr>
            <w:tcW w:w="1432" w:type="dxa"/>
            <w:tcMar/>
          </w:tcPr>
          <w:p w:rsidRPr="00D33A86" w:rsidR="0070427F" w:rsidP="0070427F" w:rsidRDefault="0070427F" w14:paraId="3B757B00" w14:textId="33BE48DB">
            <w:pPr>
              <w:rPr>
                <w:rFonts w:ascii="Calibri" w:hAnsi="Calibri" w:cs="Calibri"/>
                <w:color w:val="000000"/>
                <w:sz w:val="20"/>
                <w:szCs w:val="20"/>
              </w:rPr>
            </w:pPr>
            <w:r w:rsidRPr="00D33A86">
              <w:rPr>
                <w:rFonts w:ascii="Calibri" w:hAnsi="Calibri" w:cs="Calibri"/>
                <w:color w:val="000000"/>
                <w:sz w:val="20"/>
                <w:szCs w:val="20"/>
              </w:rPr>
              <w:t>Jupyter Labs</w:t>
            </w:r>
          </w:p>
        </w:tc>
        <w:tc>
          <w:tcPr>
            <w:tcW w:w="6663" w:type="dxa"/>
            <w:tcMar/>
          </w:tcPr>
          <w:p w:rsidRPr="00D33A86" w:rsidR="0070427F" w:rsidP="0070427F" w:rsidRDefault="0070427F" w14:paraId="24FC8CF6" w14:textId="0EDC4273">
            <w:pPr>
              <w:rPr>
                <w:rFonts w:ascii="Calibri" w:hAnsi="Calibri" w:cs="Calibri"/>
                <w:color w:val="000000"/>
                <w:sz w:val="20"/>
                <w:szCs w:val="20"/>
              </w:rPr>
            </w:pPr>
            <w:r w:rsidRPr="00D33A86">
              <w:rPr>
                <w:rFonts w:ascii="Calibri" w:hAnsi="Calibri" w:cs="Calibri"/>
                <w:color w:val="000000"/>
                <w:sz w:val="20"/>
                <w:szCs w:val="20"/>
              </w:rPr>
              <w:t xml:space="preserve">Integrating JupyterLab with the Data Lakehouse must provide an interactive environment for data exploration, analysis, and development </w:t>
            </w:r>
          </w:p>
        </w:tc>
        <w:tc>
          <w:tcPr>
            <w:tcW w:w="3827" w:type="dxa"/>
            <w:tcMar/>
          </w:tcPr>
          <w:p w:rsidRPr="00D33A86" w:rsidR="0070427F" w:rsidP="0070427F" w:rsidRDefault="0070427F" w14:paraId="07B88AAB" w14:textId="32EDFA6A">
            <w:pPr>
              <w:rPr>
                <w:rFonts w:ascii="Calibri" w:hAnsi="Calibri" w:cs="Calibri"/>
                <w:color w:val="000000"/>
                <w:sz w:val="20"/>
                <w:szCs w:val="20"/>
              </w:rPr>
            </w:pPr>
            <w:r w:rsidRPr="00D33A86">
              <w:rPr>
                <w:rFonts w:ascii="Calibri" w:hAnsi="Calibri" w:cs="Calibri"/>
                <w:color w:val="000000"/>
                <w:sz w:val="20"/>
                <w:szCs w:val="20"/>
              </w:rPr>
              <w:t> </w:t>
            </w:r>
          </w:p>
        </w:tc>
      </w:tr>
      <w:tr w:rsidR="56262932" w:rsidTr="5FBDCCE8" w14:paraId="025D9632">
        <w:trPr>
          <w:trHeight w:val="300"/>
          <w:ins w:author="sandy@labuschagnehome.com" w:date="2025-08-07T12:20:47.851Z" w:id="835948300"/>
        </w:trPr>
        <w:tc>
          <w:tcPr>
            <w:tcW w:w="690" w:type="dxa"/>
            <w:noWrap/>
            <w:tcMar/>
          </w:tcPr>
          <w:p w:rsidR="31C1DC5B" w:rsidP="56262932" w:rsidRDefault="31C1DC5B" w14:paraId="1F034767" w14:textId="32DFCF41">
            <w:pPr>
              <w:pStyle w:val="Normal"/>
              <w:rPr>
                <w:rFonts w:ascii="Calibri" w:hAnsi="Calibri" w:cs="Calibri"/>
                <w:color w:val="000000" w:themeColor="text1" w:themeTint="FF" w:themeShade="FF"/>
                <w:sz w:val="20"/>
                <w:szCs w:val="20"/>
              </w:rPr>
            </w:pPr>
            <w:ins w:author="sandy@labuschagnehome.com" w:date="2025-08-07T12:20:53.008Z" w:id="1763913267">
              <w:r w:rsidRPr="56262932" w:rsidR="31C1DC5B">
                <w:rPr>
                  <w:rFonts w:ascii="Calibri" w:hAnsi="Calibri" w:cs="Calibri"/>
                  <w:color w:val="000000" w:themeColor="text1" w:themeTint="FF" w:themeShade="FF"/>
                  <w:sz w:val="20"/>
                  <w:szCs w:val="20"/>
                </w:rPr>
                <w:t>P29</w:t>
              </w:r>
            </w:ins>
          </w:p>
        </w:tc>
        <w:tc>
          <w:tcPr>
            <w:tcW w:w="1275" w:type="dxa"/>
            <w:tcMar/>
          </w:tcPr>
          <w:p w:rsidR="37A73B9C" w:rsidP="56262932" w:rsidRDefault="37A73B9C" w14:paraId="289B5102" w14:textId="006FC62E">
            <w:pPr>
              <w:pStyle w:val="Normal"/>
              <w:rPr>
                <w:rFonts w:ascii="Calibri" w:hAnsi="Calibri" w:cs="Calibri"/>
                <w:color w:val="000000" w:themeColor="text1" w:themeTint="FF" w:themeShade="FF"/>
                <w:sz w:val="20"/>
                <w:szCs w:val="20"/>
              </w:rPr>
            </w:pPr>
            <w:ins w:author="sandy@labuschagnehome.com" w:date="2025-08-07T12:24:59.955Z" w:id="830186955">
              <w:r w:rsidRPr="56262932" w:rsidR="37A73B9C">
                <w:rPr>
                  <w:rFonts w:ascii="Calibri" w:hAnsi="Calibri" w:cs="Calibri"/>
                  <w:color w:val="000000" w:themeColor="text1" w:themeTint="FF" w:themeShade="FF"/>
                  <w:sz w:val="20"/>
                  <w:szCs w:val="20"/>
                </w:rPr>
                <w:t>Lak</w:t>
              </w:r>
            </w:ins>
            <w:ins w:author="sandy@labuschagnehome.com" w:date="2025-08-07T12:25:02.124Z" w:id="1158732661">
              <w:r w:rsidRPr="56262932" w:rsidR="37A73B9C">
                <w:rPr>
                  <w:rFonts w:ascii="Calibri" w:hAnsi="Calibri" w:cs="Calibri"/>
                  <w:color w:val="000000" w:themeColor="text1" w:themeTint="FF" w:themeShade="FF"/>
                  <w:sz w:val="20"/>
                  <w:szCs w:val="20"/>
                </w:rPr>
                <w:t xml:space="preserve">ehouse </w:t>
              </w:r>
            </w:ins>
          </w:p>
        </w:tc>
        <w:tc>
          <w:tcPr>
            <w:tcW w:w="1432" w:type="dxa"/>
            <w:tcMar/>
          </w:tcPr>
          <w:p w:rsidR="37A73B9C" w:rsidP="56262932" w:rsidRDefault="37A73B9C" w14:paraId="606EE3D1" w14:textId="353791D9">
            <w:pPr>
              <w:pStyle w:val="Normal"/>
              <w:suppressLineNumbers w:val="0"/>
              <w:bidi w:val="0"/>
              <w:spacing w:before="0" w:beforeAutospacing="off" w:after="0" w:afterAutospacing="off" w:line="240" w:lineRule="auto"/>
              <w:ind w:left="0" w:right="0"/>
              <w:jc w:val="left"/>
              <w:rPr>
                <w:rFonts w:ascii="Calibri" w:hAnsi="Calibri" w:cs="Calibri"/>
                <w:color w:val="000000" w:themeColor="text1" w:themeTint="FF" w:themeShade="FF"/>
                <w:sz w:val="20"/>
                <w:szCs w:val="20"/>
              </w:rPr>
              <w:pPrChange w:author="sandy@labuschagnehome.com" w:date="2025-08-07T12:24:55.552Z">
                <w:pPr>
                  <w:pStyle w:val="Normal"/>
                  <w:spacing w:before="0" w:beforeAutospacing="off"/>
                </w:pPr>
              </w:pPrChange>
            </w:pPr>
            <w:ins w:author="sandy@labuschagnehome.com" w:date="2025-08-07T12:25:14.368Z" w:id="516033238">
              <w:r w:rsidRPr="56262932" w:rsidR="37A73B9C">
                <w:rPr>
                  <w:rFonts w:ascii="Calibri" w:hAnsi="Calibri" w:cs="Calibri"/>
                  <w:color w:val="000000" w:themeColor="text1" w:themeTint="FF" w:themeShade="FF"/>
                  <w:sz w:val="20"/>
                  <w:szCs w:val="20"/>
                </w:rPr>
                <w:t>Data</w:t>
              </w:r>
            </w:ins>
          </w:p>
        </w:tc>
        <w:tc>
          <w:tcPr>
            <w:tcW w:w="6663" w:type="dxa"/>
            <w:tcMar/>
          </w:tcPr>
          <w:p w:rsidR="37A73B9C" w:rsidP="5FBDCCE8" w:rsidRDefault="37A73B9C" w14:paraId="0C7754B1" w14:textId="0FAEA297">
            <w:pPr>
              <w:pStyle w:val="Normal"/>
              <w:suppressLineNumbers w:val="0"/>
              <w:bidi w:val="0"/>
              <w:spacing w:before="0" w:beforeAutospacing="off" w:after="0" w:afterAutospacing="off" w:line="240" w:lineRule="auto"/>
              <w:ind w:left="0" w:right="0"/>
              <w:jc w:val="left"/>
              <w:rPr>
                <w:rFonts w:ascii="Calibri" w:hAnsi="Calibri" w:cs="Calibri"/>
                <w:color w:val="000000" w:themeColor="text1" w:themeTint="FF" w:themeShade="FF"/>
                <w:sz w:val="20"/>
                <w:szCs w:val="20"/>
              </w:rPr>
              <w:pPrChange w:author="sandy@labuschagnehome.com" w:date="2025-08-07T12:25:10.952Z">
                <w:pPr>
                  <w:pStyle w:val="Normal"/>
                  <w:spacing w:before="0" w:beforeAutospacing="off"/>
                </w:pPr>
              </w:pPrChange>
            </w:pPr>
            <w:ins w:author="sandy@labuschagnehome.com" w:date="2025-08-07T12:25:48.191Z" w:id="1914789111">
              <w:r w:rsidRPr="5FBDCCE8" w:rsidR="1BD09F9B">
                <w:rPr>
                  <w:rFonts w:ascii="Calibri" w:hAnsi="Calibri" w:cs="Calibri"/>
                  <w:color w:val="000000" w:themeColor="text1" w:themeTint="FF" w:themeShade="FF"/>
                  <w:sz w:val="20"/>
                  <w:szCs w:val="20"/>
                </w:rPr>
                <w:t>Data stored in the Lakehouse will be secured</w:t>
              </w:r>
            </w:ins>
            <w:ins w:author="sandy@labuschagnehome.com" w:date="2025-08-13T12:06:07.743Z" w:id="1000026623">
              <w:r w:rsidRPr="5FBDCCE8" w:rsidR="280340F5">
                <w:rPr>
                  <w:rFonts w:ascii="Calibri" w:hAnsi="Calibri" w:cs="Calibri"/>
                  <w:color w:val="000000" w:themeColor="text1" w:themeTint="FF" w:themeShade="FF"/>
                  <w:sz w:val="20"/>
                  <w:szCs w:val="20"/>
                </w:rPr>
                <w:t xml:space="preserve"> and encrypted</w:t>
              </w:r>
            </w:ins>
          </w:p>
        </w:tc>
        <w:tc>
          <w:tcPr>
            <w:tcW w:w="3827" w:type="dxa"/>
            <w:tcMar/>
          </w:tcPr>
          <w:p w:rsidR="56262932" w:rsidP="56262932" w:rsidRDefault="56262932" w14:paraId="683EF17F" w14:textId="17DE5AA5">
            <w:pPr>
              <w:pStyle w:val="Normal"/>
              <w:rPr>
                <w:rFonts w:ascii="Calibri" w:hAnsi="Calibri" w:cs="Calibri"/>
                <w:color w:val="000000" w:themeColor="text1" w:themeTint="FF" w:themeShade="FF"/>
                <w:sz w:val="20"/>
                <w:szCs w:val="20"/>
              </w:rPr>
            </w:pPr>
            <w:ins w:author="sandy@labuschagnehome.com" w:date="2025-08-13T12:09:24.686Z" w:id="31336089">
              <w:r w:rsidRPr="5FBDCCE8" w:rsidR="4B71FFEE">
                <w:rPr>
                  <w:rFonts w:ascii="Calibri" w:hAnsi="Calibri" w:cs="Calibri"/>
                  <w:color w:val="000000" w:themeColor="text1" w:themeTint="FF" w:themeShade="FF"/>
                  <w:sz w:val="20"/>
                  <w:szCs w:val="20"/>
                </w:rPr>
                <w:t>Masking of data will be controlled by the database layer</w:t>
              </w:r>
            </w:ins>
          </w:p>
        </w:tc>
      </w:tr>
      <w:tr w:rsidR="56262932" w:rsidTr="5FBDCCE8" w14:paraId="463645E5">
        <w:trPr>
          <w:trHeight w:val="300"/>
          <w:ins w:author="sandy@labuschagnehome.com" w:date="2025-08-07T12:25:50.291Z" w:id="723412666"/>
        </w:trPr>
        <w:tc>
          <w:tcPr>
            <w:tcW w:w="690" w:type="dxa"/>
            <w:noWrap/>
            <w:tcMar/>
          </w:tcPr>
          <w:p w:rsidR="37A73B9C" w:rsidP="56262932" w:rsidRDefault="37A73B9C" w14:paraId="6A711207" w14:textId="4964A53B">
            <w:pPr>
              <w:pStyle w:val="Normal"/>
              <w:rPr>
                <w:rFonts w:ascii="Calibri" w:hAnsi="Calibri" w:cs="Calibri"/>
                <w:color w:val="000000" w:themeColor="text1" w:themeTint="FF" w:themeShade="FF"/>
                <w:sz w:val="20"/>
                <w:szCs w:val="20"/>
              </w:rPr>
            </w:pPr>
            <w:ins w:author="sandy@labuschagnehome.com" w:date="2025-08-07T12:25:58.586Z" w:id="701341818">
              <w:r w:rsidRPr="56262932" w:rsidR="37A73B9C">
                <w:rPr>
                  <w:rFonts w:ascii="Calibri" w:hAnsi="Calibri" w:cs="Calibri"/>
                  <w:color w:val="000000" w:themeColor="text1" w:themeTint="FF" w:themeShade="FF"/>
                  <w:sz w:val="20"/>
                  <w:szCs w:val="20"/>
                </w:rPr>
                <w:t>P30</w:t>
              </w:r>
            </w:ins>
          </w:p>
        </w:tc>
        <w:tc>
          <w:tcPr>
            <w:tcW w:w="1275" w:type="dxa"/>
            <w:tcMar/>
          </w:tcPr>
          <w:p w:rsidR="37A73B9C" w:rsidP="56262932" w:rsidRDefault="37A73B9C" w14:paraId="27084C61" w14:textId="31FEE2E3">
            <w:pPr>
              <w:pStyle w:val="Normal"/>
              <w:rPr>
                <w:rFonts w:ascii="Calibri" w:hAnsi="Calibri" w:cs="Calibri"/>
                <w:color w:val="000000" w:themeColor="text1" w:themeTint="FF" w:themeShade="FF"/>
                <w:sz w:val="20"/>
                <w:szCs w:val="20"/>
              </w:rPr>
            </w:pPr>
            <w:ins w:author="sandy@labuschagnehome.com" w:date="2025-08-07T12:27:44.304Z" w:id="266060301">
              <w:r w:rsidRPr="56262932" w:rsidR="37A73B9C">
                <w:rPr>
                  <w:rFonts w:ascii="Calibri" w:hAnsi="Calibri" w:cs="Calibri"/>
                  <w:color w:val="000000" w:themeColor="text1" w:themeTint="FF" w:themeShade="FF"/>
                  <w:sz w:val="20"/>
                  <w:szCs w:val="20"/>
                </w:rPr>
                <w:t>Simulation</w:t>
              </w:r>
            </w:ins>
            <w:ins w:author="sandy@labuschagnehome.com" w:date="2025-08-07T12:26:58.895Z" w:id="1009074129">
              <w:r w:rsidRPr="56262932" w:rsidR="37A73B9C">
                <w:rPr>
                  <w:rFonts w:ascii="Calibri" w:hAnsi="Calibri" w:cs="Calibri"/>
                  <w:color w:val="000000" w:themeColor="text1" w:themeTint="FF" w:themeShade="FF"/>
                  <w:sz w:val="20"/>
                  <w:szCs w:val="20"/>
                </w:rPr>
                <w:t xml:space="preserve"> Sa</w:t>
              </w:r>
            </w:ins>
            <w:ins w:author="sandy@labuschagnehome.com" w:date="2025-08-07T12:27:01.743Z" w:id="185720245">
              <w:r w:rsidRPr="56262932" w:rsidR="37A73B9C">
                <w:rPr>
                  <w:rFonts w:ascii="Calibri" w:hAnsi="Calibri" w:cs="Calibri"/>
                  <w:color w:val="000000" w:themeColor="text1" w:themeTint="FF" w:themeShade="FF"/>
                  <w:sz w:val="20"/>
                  <w:szCs w:val="20"/>
                </w:rPr>
                <w:t>ndbox</w:t>
              </w:r>
            </w:ins>
          </w:p>
        </w:tc>
        <w:tc>
          <w:tcPr>
            <w:tcW w:w="1432" w:type="dxa"/>
            <w:tcMar/>
          </w:tcPr>
          <w:p w:rsidR="37A73B9C" w:rsidP="56262932" w:rsidRDefault="37A73B9C" w14:paraId="5B4856A5" w14:textId="6AA52830">
            <w:pPr>
              <w:pStyle w:val="Normal"/>
              <w:spacing w:line="240" w:lineRule="auto"/>
              <w:jc w:val="left"/>
              <w:rPr>
                <w:rFonts w:ascii="Calibri" w:hAnsi="Calibri" w:cs="Calibri"/>
                <w:color w:val="000000" w:themeColor="text1" w:themeTint="FF" w:themeShade="FF"/>
                <w:sz w:val="20"/>
                <w:szCs w:val="20"/>
              </w:rPr>
            </w:pPr>
            <w:ins w:author="sandy@labuschagnehome.com" w:date="2025-08-07T12:29:50.893Z" w:id="573708754">
              <w:r w:rsidRPr="56262932" w:rsidR="37A73B9C">
                <w:rPr>
                  <w:rFonts w:ascii="Calibri" w:hAnsi="Calibri" w:cs="Calibri"/>
                  <w:color w:val="000000" w:themeColor="text1" w:themeTint="FF" w:themeShade="FF"/>
                  <w:sz w:val="20"/>
                  <w:szCs w:val="20"/>
                </w:rPr>
                <w:t>Data</w:t>
              </w:r>
            </w:ins>
          </w:p>
        </w:tc>
        <w:tc>
          <w:tcPr>
            <w:tcW w:w="6663" w:type="dxa"/>
            <w:tcMar/>
          </w:tcPr>
          <w:p w:rsidR="37A73B9C" w:rsidP="56262932" w:rsidRDefault="37A73B9C" w14:paraId="6DD48052" w14:textId="7427B248">
            <w:pPr>
              <w:pStyle w:val="Normal"/>
              <w:spacing w:line="240" w:lineRule="auto"/>
              <w:jc w:val="left"/>
              <w:rPr>
                <w:rFonts w:ascii="Calibri" w:hAnsi="Calibri" w:cs="Calibri"/>
                <w:color w:val="000000" w:themeColor="text1" w:themeTint="FF" w:themeShade="FF"/>
                <w:sz w:val="20"/>
                <w:szCs w:val="20"/>
              </w:rPr>
            </w:pPr>
            <w:ins w:author="sandy@labuschagnehome.com" w:date="2025-08-07T12:27:37.737Z" w:id="1078811450">
              <w:r w:rsidRPr="56262932" w:rsidR="37A73B9C">
                <w:rPr>
                  <w:rFonts w:ascii="Calibri" w:hAnsi="Calibri" w:cs="Calibri"/>
                  <w:color w:val="000000" w:themeColor="text1" w:themeTint="FF" w:themeShade="FF"/>
                  <w:sz w:val="20"/>
                  <w:szCs w:val="20"/>
                </w:rPr>
                <w:t>Historical data will be pushed from the Data Lakehouse</w:t>
              </w:r>
            </w:ins>
            <w:ins w:author="sandy@labuschagnehome.com" w:date="2025-08-08T11:58:59.984Z" w:id="1447481775">
              <w:r w:rsidRPr="56262932" w:rsidR="351516BD">
                <w:rPr>
                  <w:rFonts w:ascii="Calibri" w:hAnsi="Calibri" w:cs="Calibri"/>
                  <w:color w:val="000000" w:themeColor="text1" w:themeTint="FF" w:themeShade="FF"/>
                  <w:sz w:val="20"/>
                  <w:szCs w:val="20"/>
                </w:rPr>
                <w:t xml:space="preserve"> </w:t>
              </w:r>
            </w:ins>
            <w:ins w:author="sandy@labuschagnehome.com" w:date="2025-08-08T11:59:02.564Z" w:id="1010568992">
              <w:r w:rsidRPr="56262932" w:rsidR="351516BD">
                <w:rPr>
                  <w:rFonts w:ascii="Calibri" w:hAnsi="Calibri" w:cs="Calibri"/>
                  <w:color w:val="000000" w:themeColor="text1" w:themeTint="FF" w:themeShade="FF"/>
                  <w:sz w:val="20"/>
                  <w:szCs w:val="20"/>
                </w:rPr>
                <w:t>(BIAR)</w:t>
              </w:r>
            </w:ins>
            <w:ins w:author="sandy@labuschagnehome.com" w:date="2025-08-07T12:27:37.737Z" w:id="1180540449">
              <w:r w:rsidRPr="56262932" w:rsidR="37A73B9C">
                <w:rPr>
                  <w:rFonts w:ascii="Calibri" w:hAnsi="Calibri" w:cs="Calibri"/>
                  <w:color w:val="000000" w:themeColor="text1" w:themeTint="FF" w:themeShade="FF"/>
                  <w:sz w:val="20"/>
                  <w:szCs w:val="20"/>
                </w:rPr>
                <w:t xml:space="preserve"> to the simulation sandbox (and not pulled)</w:t>
              </w:r>
            </w:ins>
          </w:p>
        </w:tc>
        <w:tc>
          <w:tcPr>
            <w:tcW w:w="3827" w:type="dxa"/>
            <w:tcMar/>
          </w:tcPr>
          <w:p w:rsidR="37A73B9C" w:rsidP="56262932" w:rsidRDefault="37A73B9C" w14:paraId="1767A3F4" w14:textId="4E2D1FF9">
            <w:pPr>
              <w:pStyle w:val="Normal"/>
              <w:rPr>
                <w:ins w:author="sandy@labuschagnehome.com" w:date="2025-08-07T12:31:34.719Z" w16du:dateUtc="2025-08-07T12:31:34.719Z" w:id="2136442633"/>
                <w:rFonts w:ascii="Calibri" w:hAnsi="Calibri" w:cs="Calibri"/>
                <w:color w:val="000000" w:themeColor="text1" w:themeTint="FF" w:themeShade="FF"/>
                <w:sz w:val="20"/>
                <w:szCs w:val="20"/>
              </w:rPr>
            </w:pPr>
            <w:ins w:author="sandy@labuschagnehome.com" w:date="2025-08-07T12:30:59.604Z" w:id="1685076095">
              <w:r w:rsidRPr="56262932" w:rsidR="37A73B9C">
                <w:rPr>
                  <w:rFonts w:ascii="Calibri" w:hAnsi="Calibri" w:cs="Calibri"/>
                  <w:color w:val="000000" w:themeColor="text1" w:themeTint="FF" w:themeShade="FF"/>
                  <w:sz w:val="20"/>
                  <w:szCs w:val="20"/>
                </w:rPr>
                <w:t>Simulation sandbox will not be integrated into the Data La</w:t>
              </w:r>
            </w:ins>
            <w:ins w:author="sandy@labuschagnehome.com" w:date="2025-08-07T12:31:02.682Z" w:id="1498804524">
              <w:r w:rsidRPr="56262932" w:rsidR="37A73B9C">
                <w:rPr>
                  <w:rFonts w:ascii="Calibri" w:hAnsi="Calibri" w:cs="Calibri"/>
                  <w:color w:val="000000" w:themeColor="text1" w:themeTint="FF" w:themeShade="FF"/>
                  <w:sz w:val="20"/>
                  <w:szCs w:val="20"/>
                </w:rPr>
                <w:t>kehouse</w:t>
              </w:r>
            </w:ins>
          </w:p>
          <w:p w:rsidR="37A73B9C" w:rsidP="56262932" w:rsidRDefault="37A73B9C" w14:paraId="2282809F" w14:textId="6A46FEE6">
            <w:pPr>
              <w:pStyle w:val="Normal"/>
              <w:rPr>
                <w:ins w:author="sandy@labuschagnehome.com" w:date="2025-08-07T12:32:41.247Z" w16du:dateUtc="2025-08-07T12:32:41.247Z" w:id="2022058408"/>
                <w:rFonts w:ascii="Calibri" w:hAnsi="Calibri" w:cs="Calibri"/>
                <w:color w:val="000000" w:themeColor="text1" w:themeTint="FF" w:themeShade="FF"/>
                <w:sz w:val="20"/>
                <w:szCs w:val="20"/>
              </w:rPr>
            </w:pPr>
            <w:ins w:author="sandy@labuschagnehome.com" w:date="2025-08-07T12:31:59.885Z" w:id="651605252">
              <w:r w:rsidRPr="56262932" w:rsidR="37A73B9C">
                <w:rPr>
                  <w:rFonts w:ascii="Calibri" w:hAnsi="Calibri" w:cs="Calibri"/>
                  <w:color w:val="000000" w:themeColor="text1" w:themeTint="FF" w:themeShade="FF"/>
                  <w:sz w:val="20"/>
                  <w:szCs w:val="20"/>
                </w:rPr>
                <w:t xml:space="preserve">Data will be masked when extracted from the Data Lakehouse for </w:t>
              </w:r>
            </w:ins>
            <w:ins w:author="sandy@labuschagnehome.com" w:date="2025-08-07T12:32:09.949Z" w:id="58772597">
              <w:r w:rsidRPr="56262932" w:rsidR="37A73B9C">
                <w:rPr>
                  <w:rFonts w:ascii="Calibri" w:hAnsi="Calibri" w:cs="Calibri"/>
                  <w:color w:val="000000" w:themeColor="text1" w:themeTint="FF" w:themeShade="FF"/>
                  <w:sz w:val="20"/>
                  <w:szCs w:val="20"/>
                </w:rPr>
                <w:t>Simulation Sandbox purposes</w:t>
              </w:r>
            </w:ins>
          </w:p>
          <w:p w:rsidR="2C1F8D74" w:rsidP="56262932" w:rsidRDefault="2C1F8D74" w14:paraId="7DC7BED5" w14:textId="57908F9F">
            <w:pPr>
              <w:pStyle w:val="Normal"/>
              <w:rPr>
                <w:ins w:author="sandy@labuschagnehome.com" w:date="2025-08-07T12:34:43.055Z" w16du:dateUtc="2025-08-07T12:34:43.055Z" w:id="731552099"/>
                <w:rFonts w:ascii="Calibri" w:hAnsi="Calibri" w:cs="Calibri"/>
                <w:color w:val="000000" w:themeColor="text1" w:themeTint="FF" w:themeShade="FF"/>
                <w:sz w:val="20"/>
                <w:szCs w:val="20"/>
              </w:rPr>
            </w:pPr>
            <w:ins w:author="sandy@labuschagnehome.com" w:date="2025-08-07T12:32:59.319Z" w:id="1150140119">
              <w:r w:rsidRPr="56262932" w:rsidR="2C1F8D74">
                <w:rPr>
                  <w:rFonts w:ascii="Calibri" w:hAnsi="Calibri" w:cs="Calibri"/>
                  <w:color w:val="000000" w:themeColor="text1" w:themeTint="FF" w:themeShade="FF"/>
                  <w:sz w:val="20"/>
                  <w:szCs w:val="20"/>
                </w:rPr>
                <w:t xml:space="preserve">Historical data pushed from the Data Lakehouse will </w:t>
              </w:r>
            </w:ins>
            <w:ins w:author="sandy@labuschagnehome.com" w:date="2025-08-07T12:33:42.264Z" w:id="232202990">
              <w:r w:rsidRPr="56262932" w:rsidR="2C1F8D74">
                <w:rPr>
                  <w:rFonts w:ascii="Calibri" w:hAnsi="Calibri" w:cs="Calibri"/>
                  <w:color w:val="000000" w:themeColor="text1" w:themeTint="FF" w:themeShade="FF"/>
                  <w:sz w:val="20"/>
                  <w:szCs w:val="20"/>
                </w:rPr>
                <w:t xml:space="preserve">mimic the </w:t>
              </w:r>
              <w:r w:rsidRPr="56262932" w:rsidR="2C1F8D74">
                <w:rPr>
                  <w:rFonts w:ascii="Calibri" w:hAnsi="Calibri" w:cs="Calibri"/>
                  <w:color w:val="000000" w:themeColor="text1" w:themeTint="FF" w:themeShade="FF"/>
                  <w:sz w:val="20"/>
                  <w:szCs w:val="20"/>
                </w:rPr>
                <w:t>Tazama</w:t>
              </w:r>
              <w:r w:rsidRPr="56262932" w:rsidR="2C1F8D74">
                <w:rPr>
                  <w:rFonts w:ascii="Calibri" w:hAnsi="Calibri" w:cs="Calibri"/>
                  <w:color w:val="000000" w:themeColor="text1" w:themeTint="FF" w:themeShade="FF"/>
                  <w:sz w:val="20"/>
                  <w:szCs w:val="20"/>
                </w:rPr>
                <w:t xml:space="preserve"> ODS database structure</w:t>
              </w:r>
            </w:ins>
          </w:p>
          <w:p w:rsidR="2EEF612F" w:rsidP="56262932" w:rsidRDefault="2EEF612F" w14:paraId="3083A3BE" w14:textId="3EB5B511">
            <w:pPr>
              <w:pStyle w:val="Normal"/>
              <w:rPr>
                <w:ins w:author="sandy@labuschagnehome.com" w:date="2025-08-07T12:34:50.388Z" w16du:dateUtc="2025-08-07T12:34:50.388Z" w:id="108706838"/>
                <w:rFonts w:ascii="Calibri" w:hAnsi="Calibri" w:cs="Calibri"/>
                <w:color w:val="000000" w:themeColor="text1" w:themeTint="FF" w:themeShade="FF"/>
                <w:sz w:val="20"/>
                <w:szCs w:val="20"/>
              </w:rPr>
            </w:pPr>
            <w:ins w:author="sandy@labuschagnehome.com" w:date="2025-08-07T12:34:59.978Z" w:id="1128330828">
              <w:r w:rsidRPr="56262932" w:rsidR="2EEF612F">
                <w:rPr>
                  <w:rFonts w:ascii="Calibri" w:hAnsi="Calibri" w:cs="Calibri"/>
                  <w:color w:val="000000" w:themeColor="text1" w:themeTint="FF" w:themeShade="FF"/>
                  <w:sz w:val="20"/>
                  <w:szCs w:val="20"/>
                </w:rPr>
                <w:t xml:space="preserve">Historical data pushed from the Data Lakehouse to the </w:t>
              </w:r>
            </w:ins>
            <w:ins w:author="sandy@labuschagnehome.com" w:date="2025-08-07T12:35:51.316Z" w:id="564479163">
              <w:r w:rsidRPr="56262932" w:rsidR="2A29E1F7">
                <w:rPr>
                  <w:rFonts w:ascii="Calibri" w:hAnsi="Calibri" w:cs="Calibri"/>
                  <w:color w:val="000000" w:themeColor="text1" w:themeTint="FF" w:themeShade="FF"/>
                  <w:sz w:val="20"/>
                  <w:szCs w:val="20"/>
                </w:rPr>
                <w:t>Simulation</w:t>
              </w:r>
              <w:r w:rsidRPr="56262932" w:rsidR="2EEF612F">
                <w:rPr>
                  <w:rFonts w:ascii="Calibri" w:hAnsi="Calibri" w:cs="Calibri"/>
                  <w:color w:val="000000" w:themeColor="text1" w:themeTint="FF" w:themeShade="FF"/>
                  <w:sz w:val="20"/>
                  <w:szCs w:val="20"/>
                </w:rPr>
                <w:t xml:space="preserve"> Sandbox will be tenant aware</w:t>
              </w:r>
            </w:ins>
          </w:p>
          <w:p w:rsidR="56262932" w:rsidP="56262932" w:rsidRDefault="56262932" w14:paraId="32A781A3" w14:textId="3CA2A6C5">
            <w:pPr>
              <w:pStyle w:val="Normal"/>
              <w:rPr>
                <w:rFonts w:ascii="Calibri" w:hAnsi="Calibri" w:cs="Calibri"/>
                <w:color w:val="000000" w:themeColor="text1" w:themeTint="FF" w:themeShade="FF"/>
                <w:sz w:val="20"/>
                <w:szCs w:val="20"/>
              </w:rPr>
            </w:pPr>
          </w:p>
        </w:tc>
      </w:tr>
      <w:tr w:rsidR="56262932" w:rsidTr="5FBDCCE8" w14:paraId="72F174E5">
        <w:trPr>
          <w:trHeight w:val="300"/>
          <w:ins w:author="sandy@labuschagnehome.com" w:date="2025-08-07T12:27:39.458Z" w:id="1929696252"/>
        </w:trPr>
        <w:tc>
          <w:tcPr>
            <w:tcW w:w="690" w:type="dxa"/>
            <w:noWrap/>
            <w:tcMar/>
          </w:tcPr>
          <w:p w:rsidR="37A73B9C" w:rsidP="56262932" w:rsidRDefault="37A73B9C" w14:paraId="219946E2" w14:textId="7CA63478">
            <w:pPr>
              <w:pStyle w:val="Normal"/>
              <w:rPr>
                <w:rFonts w:ascii="Calibri" w:hAnsi="Calibri" w:cs="Calibri"/>
                <w:color w:val="000000" w:themeColor="text1" w:themeTint="FF" w:themeShade="FF"/>
                <w:sz w:val="20"/>
                <w:szCs w:val="20"/>
              </w:rPr>
            </w:pPr>
            <w:ins w:author="sandy@labuschagnehome.com" w:date="2025-08-07T12:29:23.057Z" w:id="902446612">
              <w:r w:rsidRPr="56262932" w:rsidR="37A73B9C">
                <w:rPr>
                  <w:rFonts w:ascii="Calibri" w:hAnsi="Calibri" w:cs="Calibri"/>
                  <w:color w:val="000000" w:themeColor="text1" w:themeTint="FF" w:themeShade="FF"/>
                  <w:sz w:val="20"/>
                  <w:szCs w:val="20"/>
                </w:rPr>
                <w:t>P31</w:t>
              </w:r>
            </w:ins>
          </w:p>
        </w:tc>
        <w:tc>
          <w:tcPr>
            <w:tcW w:w="1275" w:type="dxa"/>
            <w:tcMar/>
          </w:tcPr>
          <w:p w:rsidR="37A73B9C" w:rsidP="56262932" w:rsidRDefault="37A73B9C" w14:paraId="43630288" w14:textId="113C01EF">
            <w:pPr>
              <w:pStyle w:val="Normal"/>
              <w:rPr>
                <w:rFonts w:ascii="Calibri" w:hAnsi="Calibri" w:cs="Calibri"/>
                <w:color w:val="000000" w:themeColor="text1" w:themeTint="FF" w:themeShade="FF"/>
                <w:sz w:val="20"/>
                <w:szCs w:val="20"/>
              </w:rPr>
            </w:pPr>
            <w:ins w:author="sandy@labuschagnehome.com" w:date="2025-08-07T12:29:36.544Z" w:id="21354065">
              <w:r w:rsidRPr="56262932" w:rsidR="37A73B9C">
                <w:rPr>
                  <w:rFonts w:ascii="Calibri" w:hAnsi="Calibri" w:cs="Calibri"/>
                  <w:color w:val="000000" w:themeColor="text1" w:themeTint="FF" w:themeShade="FF"/>
                  <w:sz w:val="20"/>
                  <w:szCs w:val="20"/>
                </w:rPr>
                <w:t>Simulation</w:t>
              </w:r>
            </w:ins>
            <w:ins w:author="sandy@labuschagnehome.com" w:date="2025-08-07T12:28:11.915Z" w:id="1716339084">
              <w:r w:rsidRPr="56262932" w:rsidR="37A73B9C">
                <w:rPr>
                  <w:rFonts w:ascii="Calibri" w:hAnsi="Calibri" w:cs="Calibri"/>
                  <w:color w:val="000000" w:themeColor="text1" w:themeTint="FF" w:themeShade="FF"/>
                  <w:sz w:val="20"/>
                  <w:szCs w:val="20"/>
                </w:rPr>
                <w:t xml:space="preserve"> Sandbox</w:t>
              </w:r>
            </w:ins>
          </w:p>
        </w:tc>
        <w:tc>
          <w:tcPr>
            <w:tcW w:w="1432" w:type="dxa"/>
            <w:tcMar/>
          </w:tcPr>
          <w:p w:rsidR="37A73B9C" w:rsidP="56262932" w:rsidRDefault="37A73B9C" w14:paraId="14261E16" w14:textId="0C5A12BB">
            <w:pPr>
              <w:pStyle w:val="Normal"/>
              <w:spacing w:line="240" w:lineRule="auto"/>
              <w:jc w:val="left"/>
              <w:rPr>
                <w:rFonts w:ascii="Calibri" w:hAnsi="Calibri" w:cs="Calibri"/>
                <w:color w:val="000000" w:themeColor="text1" w:themeTint="FF" w:themeShade="FF"/>
                <w:sz w:val="20"/>
                <w:szCs w:val="20"/>
              </w:rPr>
            </w:pPr>
            <w:ins w:author="sandy@labuschagnehome.com" w:date="2025-08-07T12:29:59.943Z" w:id="38021775">
              <w:r w:rsidRPr="56262932" w:rsidR="37A73B9C">
                <w:rPr>
                  <w:rFonts w:ascii="Calibri" w:hAnsi="Calibri" w:cs="Calibri"/>
                  <w:color w:val="000000" w:themeColor="text1" w:themeTint="FF" w:themeShade="FF"/>
                  <w:sz w:val="20"/>
                  <w:szCs w:val="20"/>
                </w:rPr>
                <w:t xml:space="preserve">Synthetic </w:t>
              </w:r>
            </w:ins>
            <w:ins w:author="sandy@labuschagnehome.com" w:date="2025-08-07T12:30:00.705Z" w:id="1374421840">
              <w:r w:rsidRPr="56262932" w:rsidR="37A73B9C">
                <w:rPr>
                  <w:rFonts w:ascii="Calibri" w:hAnsi="Calibri" w:cs="Calibri"/>
                  <w:color w:val="000000" w:themeColor="text1" w:themeTint="FF" w:themeShade="FF"/>
                  <w:sz w:val="20"/>
                  <w:szCs w:val="20"/>
                </w:rPr>
                <w:t>data</w:t>
              </w:r>
            </w:ins>
          </w:p>
        </w:tc>
        <w:tc>
          <w:tcPr>
            <w:tcW w:w="6663" w:type="dxa"/>
            <w:tcMar/>
          </w:tcPr>
          <w:p w:rsidR="56262932" w:rsidP="5FBDCCE8" w:rsidRDefault="56262932" w14:paraId="3F538B3B" w14:textId="5B1CD1FC">
            <w:pPr>
              <w:pStyle w:val="Normal"/>
              <w:suppressLineNumbers w:val="0"/>
              <w:bidi w:val="0"/>
              <w:spacing w:before="0" w:beforeAutospacing="off" w:after="0" w:afterAutospacing="off" w:line="240" w:lineRule="auto"/>
              <w:ind w:left="0" w:right="0"/>
              <w:jc w:val="left"/>
              <w:rPr>
                <w:rFonts w:ascii="Calibri" w:hAnsi="Calibri" w:cs="Calibri"/>
                <w:color w:val="000000" w:themeColor="text1" w:themeTint="FF" w:themeShade="FF"/>
                <w:sz w:val="20"/>
                <w:szCs w:val="20"/>
              </w:rPr>
              <w:pPrChange w:author="sandy@labuschagnehome.com" w:date="2025-08-13T12:17:13.082Z">
                <w:pPr>
                  <w:pStyle w:val="Normal"/>
                  <w:spacing w:line="240" w:lineRule="auto"/>
                  <w:jc w:val="left"/>
                </w:pPr>
              </w:pPrChange>
            </w:pPr>
            <w:ins w:author="sandy@labuschagnehome.com" w:date="2025-08-07T12:28:33.656Z" w:id="560182173">
              <w:r w:rsidRPr="5FBDCCE8" w:rsidR="1BD09F9B">
                <w:rPr>
                  <w:rFonts w:ascii="Calibri" w:hAnsi="Calibri" w:cs="Calibri"/>
                  <w:color w:val="000000" w:themeColor="text1" w:themeTint="FF" w:themeShade="FF"/>
                  <w:sz w:val="20"/>
                  <w:szCs w:val="20"/>
                </w:rPr>
                <w:t xml:space="preserve">Synthetic data will not be stored in the Data </w:t>
              </w:r>
              <w:r w:rsidRPr="5FBDCCE8" w:rsidR="1BD09F9B">
                <w:rPr>
                  <w:rFonts w:ascii="Calibri" w:hAnsi="Calibri" w:cs="Calibri"/>
                  <w:color w:val="000000" w:themeColor="text1" w:themeTint="FF" w:themeShade="FF"/>
                  <w:sz w:val="20"/>
                  <w:szCs w:val="20"/>
                </w:rPr>
                <w:t>Lakehouse</w:t>
              </w:r>
            </w:ins>
            <w:ins w:author="sandy@labuschagnehome.com" w:date="2025-08-13T12:18:03.569Z" w:id="947821016">
              <w:r w:rsidRPr="5FBDCCE8" w:rsidR="17EE299A">
                <w:rPr>
                  <w:rFonts w:ascii="Calibri" w:hAnsi="Calibri" w:cs="Calibri"/>
                  <w:color w:val="000000" w:themeColor="text1" w:themeTint="FF" w:themeShade="FF"/>
                  <w:sz w:val="20"/>
                  <w:szCs w:val="20"/>
                </w:rPr>
                <w:t xml:space="preserve"> </w:t>
              </w:r>
            </w:ins>
            <w:ins w:author="sandy@labuschagnehome.com" w:date="2025-08-13T12:17:21.994Z" w:id="1061545476">
              <w:r w:rsidRPr="5FBDCCE8" w:rsidR="17EE299A">
                <w:rPr>
                  <w:rFonts w:ascii="Calibri" w:hAnsi="Calibri" w:cs="Calibri"/>
                  <w:color w:val="000000" w:themeColor="text1" w:themeTint="FF" w:themeShade="FF"/>
                  <w:sz w:val="20"/>
                  <w:szCs w:val="20"/>
                </w:rPr>
                <w:t>or</w:t>
              </w:r>
              <w:r w:rsidRPr="5FBDCCE8" w:rsidR="17EE299A">
                <w:rPr>
                  <w:rFonts w:ascii="Calibri" w:hAnsi="Calibri" w:cs="Calibri"/>
                  <w:color w:val="000000" w:themeColor="text1" w:themeTint="FF" w:themeShade="FF"/>
                  <w:sz w:val="20"/>
                  <w:szCs w:val="20"/>
                </w:rPr>
                <w:t xml:space="preserve"> sourced from the Data Lakehouse</w:t>
              </w:r>
            </w:ins>
          </w:p>
        </w:tc>
        <w:tc>
          <w:tcPr>
            <w:tcW w:w="3827" w:type="dxa"/>
            <w:tcMar/>
          </w:tcPr>
          <w:p w:rsidR="0A8357F1" w:rsidP="56262932" w:rsidRDefault="0A8357F1" w14:paraId="3564F324" w14:textId="03BF3B98">
            <w:pPr>
              <w:pStyle w:val="Normal"/>
              <w:spacing w:line="240" w:lineRule="auto"/>
              <w:jc w:val="left"/>
              <w:rPr>
                <w:ins w:author="sandy@labuschagnehome.com" w:date="2025-08-08T11:59:35.505Z" w16du:dateUtc="2025-08-08T11:59:35.505Z" w:id="18848177"/>
                <w:rFonts w:ascii="Calibri" w:hAnsi="Calibri" w:cs="Calibri"/>
                <w:color w:val="000000" w:themeColor="text1" w:themeTint="FF" w:themeShade="FF"/>
                <w:sz w:val="20"/>
                <w:szCs w:val="20"/>
              </w:rPr>
            </w:pPr>
            <w:ins w:author="sandy@labuschagnehome.com" w:date="2025-08-08T11:59:35.505Z" w:id="910422833">
              <w:r w:rsidRPr="5FBDCCE8" w:rsidR="7E483C35">
                <w:rPr>
                  <w:rFonts w:ascii="Calibri" w:hAnsi="Calibri" w:cs="Calibri"/>
                  <w:color w:val="000000" w:themeColor="text1" w:themeTint="FF" w:themeShade="FF"/>
                  <w:sz w:val="20"/>
                  <w:szCs w:val="20"/>
                </w:rPr>
                <w:t>Synthetic data required in the Simulation Sandbox will be generated</w:t>
              </w:r>
              <w:r w:rsidRPr="5FBDCCE8" w:rsidR="7E483C35">
                <w:rPr>
                  <w:rFonts w:ascii="Calibri" w:hAnsi="Calibri" w:cs="Calibri"/>
                  <w:color w:val="000000" w:themeColor="text1" w:themeTint="FF" w:themeShade="FF"/>
                  <w:sz w:val="20"/>
                  <w:szCs w:val="20"/>
                </w:rPr>
                <w:t xml:space="preserve"> within the BIAR ecosystem</w:t>
              </w:r>
            </w:ins>
            <w:ins w:author="sandy@labuschagnehome.com" w:date="2025-08-13T12:16:55.825Z" w:id="796984807">
              <w:r w:rsidRPr="5FBDCCE8" w:rsidR="769838B2">
                <w:rPr>
                  <w:rFonts w:ascii="Calibri" w:hAnsi="Calibri" w:cs="Calibri"/>
                  <w:color w:val="000000" w:themeColor="text1" w:themeTint="FF" w:themeShade="FF"/>
                  <w:sz w:val="20"/>
                  <w:szCs w:val="20"/>
                </w:rPr>
                <w:t xml:space="preserve"> by </w:t>
              </w:r>
            </w:ins>
            <w:ins w:author="sandy@labuschagnehome.com" w:date="2025-08-13T12:17:01.673Z" w:id="927131278">
              <w:r w:rsidRPr="5FBDCCE8" w:rsidR="769838B2">
                <w:rPr>
                  <w:rFonts w:ascii="Calibri" w:hAnsi="Calibri" w:cs="Calibri"/>
                  <w:color w:val="000000" w:themeColor="text1" w:themeTint="FF" w:themeShade="FF"/>
                  <w:sz w:val="20"/>
                  <w:szCs w:val="20"/>
                </w:rPr>
                <w:t xml:space="preserve">a </w:t>
              </w:r>
            </w:ins>
            <w:ins w:author="sandy@labuschagnehome.com" w:date="2025-08-13T12:16:55.825Z" w:id="1572189223">
              <w:r w:rsidRPr="5FBDCCE8" w:rsidR="769838B2">
                <w:rPr>
                  <w:rFonts w:ascii="Calibri" w:hAnsi="Calibri" w:cs="Calibri"/>
                  <w:color w:val="000000" w:themeColor="text1" w:themeTint="FF" w:themeShade="FF"/>
                  <w:sz w:val="20"/>
                  <w:szCs w:val="20"/>
                </w:rPr>
                <w:t>JupyterLab</w:t>
              </w:r>
            </w:ins>
            <w:ins w:author="sandy@labuschagnehome.com" w:date="2025-08-13T12:17:08.413Z" w:id="294796832">
              <w:r w:rsidRPr="5FBDCCE8" w:rsidR="769838B2">
                <w:rPr>
                  <w:rFonts w:ascii="Calibri" w:hAnsi="Calibri" w:cs="Calibri"/>
                  <w:color w:val="000000" w:themeColor="text1" w:themeTint="FF" w:themeShade="FF"/>
                  <w:sz w:val="20"/>
                  <w:szCs w:val="20"/>
                </w:rPr>
                <w:t xml:space="preserve"> notebook</w:t>
              </w:r>
            </w:ins>
          </w:p>
          <w:p w:rsidR="56262932" w:rsidP="56262932" w:rsidRDefault="56262932" w14:paraId="3B8EB018" w14:textId="2B932776">
            <w:pPr>
              <w:pStyle w:val="Normal"/>
              <w:rPr>
                <w:rFonts w:ascii="Calibri" w:hAnsi="Calibri" w:cs="Calibri"/>
                <w:color w:val="000000" w:themeColor="text1" w:themeTint="FF" w:themeShade="FF"/>
                <w:sz w:val="20"/>
                <w:szCs w:val="20"/>
              </w:rPr>
            </w:pPr>
          </w:p>
        </w:tc>
      </w:tr>
      <w:tr w:rsidR="56262932" w:rsidTr="5FBDCCE8" w14:paraId="54E53BC2">
        <w:trPr>
          <w:trHeight w:val="300"/>
          <w:ins w:author="sandy@labuschagnehome.com" w:date="2025-08-07T12:30:21.347Z" w:id="1477696189"/>
        </w:trPr>
        <w:tc>
          <w:tcPr>
            <w:tcW w:w="690" w:type="dxa"/>
            <w:noWrap/>
            <w:tcMar/>
          </w:tcPr>
          <w:p w:rsidR="37A73B9C" w:rsidP="56262932" w:rsidRDefault="37A73B9C" w14:paraId="16FC4CA0" w14:textId="267BDDD7">
            <w:pPr>
              <w:pStyle w:val="Normal"/>
              <w:rPr>
                <w:rFonts w:ascii="Calibri" w:hAnsi="Calibri" w:cs="Calibri"/>
                <w:color w:val="000000" w:themeColor="text1" w:themeTint="FF" w:themeShade="FF"/>
                <w:sz w:val="20"/>
                <w:szCs w:val="20"/>
              </w:rPr>
            </w:pPr>
            <w:ins w:author="sandy@labuschagnehome.com" w:date="2025-08-07T12:30:26.542Z" w:id="1328060097">
              <w:r w:rsidRPr="56262932" w:rsidR="37A73B9C">
                <w:rPr>
                  <w:rFonts w:ascii="Calibri" w:hAnsi="Calibri" w:cs="Calibri"/>
                  <w:color w:val="000000" w:themeColor="text1" w:themeTint="FF" w:themeShade="FF"/>
                  <w:sz w:val="20"/>
                  <w:szCs w:val="20"/>
                </w:rPr>
                <w:t>p32</w:t>
              </w:r>
            </w:ins>
          </w:p>
        </w:tc>
        <w:tc>
          <w:tcPr>
            <w:tcW w:w="1275" w:type="dxa"/>
            <w:tcMar/>
          </w:tcPr>
          <w:p w:rsidR="56262932" w:rsidP="56262932" w:rsidRDefault="56262932" w14:paraId="7F0CFB8C" w14:textId="7BF70D0B">
            <w:pPr>
              <w:pStyle w:val="Normal"/>
              <w:rPr>
                <w:rFonts w:ascii="Calibri" w:hAnsi="Calibri" w:cs="Calibri"/>
                <w:color w:val="000000" w:themeColor="text1" w:themeTint="FF" w:themeShade="FF"/>
                <w:sz w:val="20"/>
                <w:szCs w:val="20"/>
              </w:rPr>
            </w:pPr>
          </w:p>
        </w:tc>
        <w:tc>
          <w:tcPr>
            <w:tcW w:w="1432" w:type="dxa"/>
            <w:tcMar/>
          </w:tcPr>
          <w:p w:rsidR="56262932" w:rsidP="56262932" w:rsidRDefault="56262932" w14:paraId="357F348E" w14:textId="00F4F57C">
            <w:pPr>
              <w:pStyle w:val="Normal"/>
              <w:spacing w:line="240" w:lineRule="auto"/>
              <w:jc w:val="left"/>
              <w:rPr>
                <w:rFonts w:ascii="Calibri" w:hAnsi="Calibri" w:cs="Calibri"/>
                <w:color w:val="000000" w:themeColor="text1" w:themeTint="FF" w:themeShade="FF"/>
                <w:sz w:val="20"/>
                <w:szCs w:val="20"/>
              </w:rPr>
            </w:pPr>
          </w:p>
        </w:tc>
        <w:tc>
          <w:tcPr>
            <w:tcW w:w="6663" w:type="dxa"/>
            <w:tcMar/>
          </w:tcPr>
          <w:p w:rsidR="56262932" w:rsidP="56262932" w:rsidRDefault="56262932" w14:paraId="4831EDA8" w14:textId="1B91839F">
            <w:pPr>
              <w:pStyle w:val="Normal"/>
              <w:spacing w:line="240" w:lineRule="auto"/>
              <w:jc w:val="left"/>
              <w:rPr>
                <w:rFonts w:ascii="Calibri" w:hAnsi="Calibri" w:cs="Calibri"/>
                <w:color w:val="000000" w:themeColor="text1" w:themeTint="FF" w:themeShade="FF"/>
                <w:sz w:val="20"/>
                <w:szCs w:val="20"/>
              </w:rPr>
            </w:pPr>
          </w:p>
        </w:tc>
        <w:tc>
          <w:tcPr>
            <w:tcW w:w="3827" w:type="dxa"/>
            <w:tcMar/>
          </w:tcPr>
          <w:p w:rsidR="56262932" w:rsidP="56262932" w:rsidRDefault="56262932" w14:paraId="74D47F6A" w14:textId="5EBEFF8A">
            <w:pPr>
              <w:pStyle w:val="Normal"/>
              <w:rPr>
                <w:rFonts w:ascii="Calibri" w:hAnsi="Calibri" w:cs="Calibri"/>
                <w:color w:val="000000" w:themeColor="text1" w:themeTint="FF" w:themeShade="FF"/>
                <w:sz w:val="20"/>
                <w:szCs w:val="20"/>
              </w:rPr>
            </w:pPr>
          </w:p>
        </w:tc>
      </w:tr>
    </w:tbl>
    <w:p w:rsidRPr="00F8521E" w:rsidR="00A038D1" w:rsidP="0066013D" w:rsidRDefault="00960BC2" w14:paraId="447D4FA6" w14:textId="159D261B">
      <w:pPr>
        <w:pStyle w:val="Heading1"/>
        <w:keepNext w:val="0"/>
        <w:keepLines w:val="0"/>
        <w:widowControl w:val="0"/>
        <w:numPr>
          <w:ilvl w:val="0"/>
          <w:numId w:val="0"/>
        </w:numPr>
      </w:pPr>
      <w:bookmarkStart w:name="_Toc202339029" w:id="18"/>
      <w:r>
        <w:t xml:space="preserve">Appendix A: Layered </w:t>
      </w:r>
      <w:r w:rsidR="00D33A86">
        <w:t>A</w:t>
      </w:r>
      <w:r>
        <w:t xml:space="preserve">rchitectural </w:t>
      </w:r>
      <w:r w:rsidR="00D33A86">
        <w:t>P</w:t>
      </w:r>
      <w:r>
        <w:t>attern</w:t>
      </w:r>
      <w:bookmarkEnd w:id="18"/>
    </w:p>
    <w:p w:rsidR="00960BC2" w:rsidP="00960BC2" w:rsidRDefault="00960BC2" w14:paraId="53D66D11" w14:textId="4D8CA998">
      <w:r>
        <w:t xml:space="preserve">The following table provides a summary of the features that differentiate the raw layer from the various layers (Bronze, Silver, Gold) in the </w:t>
      </w:r>
      <w:r w:rsidR="003B687E">
        <w:t xml:space="preserve">Data </w:t>
      </w:r>
      <w:r>
        <w:t>Lakehouse</w:t>
      </w:r>
    </w:p>
    <w:tbl>
      <w:tblPr>
        <w:tblStyle w:val="TableGrid"/>
        <w:tblW w:w="13953" w:type="dxa"/>
        <w:tblInd w:w="-5" w:type="dxa"/>
        <w:tblLook w:val="04A0" w:firstRow="1" w:lastRow="0" w:firstColumn="1" w:lastColumn="0" w:noHBand="0" w:noVBand="1"/>
        <w:tblPrChange w:author="Ume Sauda Ghanyani" w:date="2025-09-05T07:20:36.984Z" w16du:dateUtc="2025-09-05T07:20:36.984Z" w:id="1469826468">
          <w:tblPr>
            <w:tblStyle w:val="TableGrid"/>
            <w:tblW w:w="13953" w:type="dxa"/>
            <w:tblInd w:w="-5" w:type="dxa"/>
            <w:tblLook w:val="04A0" w:firstRow="1" w:lastRow="0" w:firstColumn="1" w:lastColumn="0" w:noHBand="0" w:noVBand="1"/>
          </w:tblPr>
        </w:tblPrChange>
      </w:tblPr>
      <w:tblGrid>
        <w:gridCol w:w="993"/>
        <w:gridCol w:w="1759"/>
        <w:gridCol w:w="1824"/>
        <w:gridCol w:w="2128"/>
        <w:gridCol w:w="2244"/>
        <w:gridCol w:w="1659"/>
        <w:gridCol w:w="1491"/>
        <w:gridCol w:w="1855"/>
      </w:tblGrid>
      <w:tr w:rsidRPr="00EA5F27" w:rsidR="00960BC2" w:rsidTr="18C8563F" w14:paraId="62FFD96C" w14:textId="77777777">
        <w:trPr>
          <w:trHeight w:val="288"/>
        </w:trPr>
        <w:tc>
          <w:tcPr>
            <w:tcW w:w="993" w:type="dxa"/>
            <w:noWrap/>
            <w:tcMar/>
            <w:hideMark/>
          </w:tcPr>
          <w:p w:rsidRPr="00EA5F27" w:rsidR="00960BC2" w:rsidP="00B23FA8" w:rsidRDefault="00960BC2" w14:paraId="642317AA" w14:textId="77777777">
            <w:pPr>
              <w:jc w:val="center"/>
              <w:rPr>
                <w:rFonts w:ascii="Calibri" w:hAnsi="Calibri" w:eastAsia="Times New Roman" w:cs="Calibri"/>
                <w:b/>
                <w:bCs/>
                <w:color w:val="000000"/>
                <w:kern w:val="0"/>
                <w:sz w:val="20"/>
                <w:szCs w:val="20"/>
                <w:lang w:val="en-ZA" w:eastAsia="en-ZA"/>
                <w14:ligatures w14:val="none"/>
              </w:rPr>
            </w:pPr>
            <w:r w:rsidRPr="00EA5F27">
              <w:rPr>
                <w:rFonts w:ascii="Calibri" w:hAnsi="Calibri" w:eastAsia="Times New Roman" w:cs="Calibri"/>
                <w:b/>
                <w:bCs/>
                <w:color w:val="000000"/>
                <w:kern w:val="0"/>
                <w:sz w:val="20"/>
                <w:szCs w:val="20"/>
                <w:lang w:val="en-ZA" w:eastAsia="en-ZA"/>
                <w14:ligatures w14:val="none"/>
              </w:rPr>
              <w:t>Layer</w:t>
            </w:r>
          </w:p>
        </w:tc>
        <w:tc>
          <w:tcPr>
            <w:tcW w:w="1759" w:type="dxa"/>
            <w:noWrap/>
            <w:tcMar/>
            <w:hideMark/>
          </w:tcPr>
          <w:p w:rsidRPr="00EA5F27" w:rsidR="00960BC2" w:rsidP="00B23FA8" w:rsidRDefault="00960BC2" w14:paraId="314FC394" w14:textId="77777777">
            <w:pPr>
              <w:jc w:val="center"/>
              <w:rPr>
                <w:rFonts w:ascii="Calibri" w:hAnsi="Calibri" w:eastAsia="Times New Roman" w:cs="Calibri"/>
                <w:b/>
                <w:bCs/>
                <w:color w:val="000000"/>
                <w:kern w:val="0"/>
                <w:sz w:val="20"/>
                <w:szCs w:val="20"/>
                <w:lang w:val="en-ZA" w:eastAsia="en-ZA"/>
                <w14:ligatures w14:val="none"/>
              </w:rPr>
            </w:pPr>
            <w:r w:rsidRPr="00EA5F27">
              <w:rPr>
                <w:rFonts w:ascii="Calibri" w:hAnsi="Calibri" w:eastAsia="Times New Roman" w:cs="Calibri"/>
                <w:b/>
                <w:bCs/>
                <w:color w:val="000000"/>
                <w:kern w:val="0"/>
                <w:sz w:val="20"/>
                <w:szCs w:val="20"/>
                <w:lang w:val="en-ZA" w:eastAsia="en-ZA"/>
                <w14:ligatures w14:val="none"/>
              </w:rPr>
              <w:t>Purpose</w:t>
            </w:r>
          </w:p>
        </w:tc>
        <w:tc>
          <w:tcPr>
            <w:tcW w:w="1824" w:type="dxa"/>
            <w:noWrap/>
            <w:tcMar/>
            <w:hideMark/>
          </w:tcPr>
          <w:p w:rsidRPr="00EA5F27" w:rsidR="00960BC2" w:rsidP="00B23FA8" w:rsidRDefault="00960BC2" w14:paraId="5C0ED10B" w14:textId="77777777">
            <w:pPr>
              <w:jc w:val="center"/>
              <w:rPr>
                <w:rFonts w:ascii="Calibri" w:hAnsi="Calibri" w:eastAsia="Times New Roman" w:cs="Calibri"/>
                <w:b/>
                <w:bCs/>
                <w:color w:val="000000"/>
                <w:kern w:val="0"/>
                <w:sz w:val="20"/>
                <w:szCs w:val="20"/>
                <w:lang w:val="en-ZA" w:eastAsia="en-ZA"/>
                <w14:ligatures w14:val="none"/>
              </w:rPr>
            </w:pPr>
            <w:r w:rsidRPr="00EA5F27">
              <w:rPr>
                <w:rFonts w:ascii="Calibri" w:hAnsi="Calibri" w:eastAsia="Times New Roman" w:cs="Calibri"/>
                <w:b/>
                <w:bCs/>
                <w:color w:val="000000"/>
                <w:kern w:val="0"/>
                <w:sz w:val="20"/>
                <w:szCs w:val="20"/>
                <w:lang w:val="en-ZA" w:eastAsia="en-ZA"/>
                <w14:ligatures w14:val="none"/>
              </w:rPr>
              <w:t>Data Quality</w:t>
            </w:r>
          </w:p>
        </w:tc>
        <w:tc>
          <w:tcPr>
            <w:tcW w:w="2128" w:type="dxa"/>
            <w:noWrap/>
            <w:tcMar/>
            <w:hideMark/>
          </w:tcPr>
          <w:p w:rsidRPr="00EA5F27" w:rsidR="00960BC2" w:rsidP="00B23FA8" w:rsidRDefault="00960BC2" w14:paraId="3F766964" w14:textId="77777777">
            <w:pPr>
              <w:jc w:val="center"/>
              <w:rPr>
                <w:rFonts w:ascii="Calibri" w:hAnsi="Calibri" w:eastAsia="Times New Roman" w:cs="Calibri"/>
                <w:b/>
                <w:bCs/>
                <w:color w:val="000000"/>
                <w:kern w:val="0"/>
                <w:sz w:val="20"/>
                <w:szCs w:val="20"/>
                <w:lang w:val="en-ZA" w:eastAsia="en-ZA"/>
                <w14:ligatures w14:val="none"/>
              </w:rPr>
            </w:pPr>
            <w:r w:rsidRPr="00EA5F27">
              <w:rPr>
                <w:rFonts w:ascii="Calibri" w:hAnsi="Calibri" w:eastAsia="Times New Roman" w:cs="Calibri"/>
                <w:b/>
                <w:bCs/>
                <w:color w:val="000000"/>
                <w:kern w:val="0"/>
                <w:sz w:val="20"/>
                <w:szCs w:val="20"/>
                <w:lang w:val="en-ZA" w:eastAsia="en-ZA"/>
                <w14:ligatures w14:val="none"/>
              </w:rPr>
              <w:t>Transformations</w:t>
            </w:r>
          </w:p>
        </w:tc>
        <w:tc>
          <w:tcPr>
            <w:tcW w:w="2244" w:type="dxa"/>
            <w:noWrap/>
            <w:tcMar/>
            <w:hideMark/>
          </w:tcPr>
          <w:p w:rsidRPr="00EA5F27" w:rsidR="00960BC2" w:rsidP="00B23FA8" w:rsidRDefault="00960BC2" w14:paraId="3CB5E55D" w14:textId="77777777">
            <w:pPr>
              <w:jc w:val="center"/>
              <w:rPr>
                <w:rFonts w:ascii="Calibri" w:hAnsi="Calibri" w:eastAsia="Times New Roman" w:cs="Calibri"/>
                <w:b/>
                <w:bCs/>
                <w:color w:val="000000"/>
                <w:kern w:val="0"/>
                <w:sz w:val="20"/>
                <w:szCs w:val="20"/>
                <w:lang w:val="en-ZA" w:eastAsia="en-ZA"/>
                <w14:ligatures w14:val="none"/>
              </w:rPr>
            </w:pPr>
            <w:r w:rsidRPr="00EA5F27">
              <w:rPr>
                <w:rFonts w:ascii="Calibri" w:hAnsi="Calibri" w:eastAsia="Times New Roman" w:cs="Calibri"/>
                <w:b/>
                <w:bCs/>
                <w:color w:val="000000"/>
                <w:kern w:val="0"/>
                <w:sz w:val="20"/>
                <w:szCs w:val="20"/>
                <w:lang w:val="en-ZA" w:eastAsia="en-ZA"/>
                <w14:ligatures w14:val="none"/>
              </w:rPr>
              <w:t>Use Cases</w:t>
            </w:r>
          </w:p>
        </w:tc>
        <w:tc>
          <w:tcPr>
            <w:tcW w:w="1659" w:type="dxa"/>
            <w:noWrap/>
            <w:tcMar/>
            <w:hideMark/>
          </w:tcPr>
          <w:p w:rsidRPr="00EA5F27" w:rsidR="00960BC2" w:rsidP="00B23FA8" w:rsidRDefault="00960BC2" w14:paraId="292CF7EE" w14:textId="77777777">
            <w:pPr>
              <w:jc w:val="center"/>
              <w:rPr>
                <w:rFonts w:ascii="Calibri" w:hAnsi="Calibri" w:eastAsia="Times New Roman" w:cs="Calibri"/>
                <w:b/>
                <w:bCs/>
                <w:color w:val="000000"/>
                <w:kern w:val="0"/>
                <w:sz w:val="20"/>
                <w:szCs w:val="20"/>
                <w:lang w:val="en-ZA" w:eastAsia="en-ZA"/>
                <w14:ligatures w14:val="none"/>
              </w:rPr>
            </w:pPr>
            <w:r w:rsidRPr="00EA5F27">
              <w:rPr>
                <w:rFonts w:ascii="Calibri" w:hAnsi="Calibri" w:eastAsia="Times New Roman" w:cs="Calibri"/>
                <w:b/>
                <w:bCs/>
                <w:color w:val="000000"/>
                <w:kern w:val="0"/>
                <w:sz w:val="20"/>
                <w:szCs w:val="20"/>
                <w:lang w:val="en-ZA" w:eastAsia="en-ZA"/>
                <w14:ligatures w14:val="none"/>
              </w:rPr>
              <w:t>Write Type</w:t>
            </w:r>
          </w:p>
        </w:tc>
        <w:tc>
          <w:tcPr>
            <w:tcW w:w="1491" w:type="dxa"/>
            <w:noWrap/>
            <w:tcMar/>
            <w:hideMark/>
          </w:tcPr>
          <w:p w:rsidRPr="00EA5F27" w:rsidR="00960BC2" w:rsidP="00B23FA8" w:rsidRDefault="00960BC2" w14:paraId="3D302274" w14:textId="77777777">
            <w:pPr>
              <w:jc w:val="center"/>
              <w:rPr>
                <w:rFonts w:ascii="Calibri" w:hAnsi="Calibri" w:eastAsia="Times New Roman" w:cs="Calibri"/>
                <w:b/>
                <w:bCs/>
                <w:color w:val="000000"/>
                <w:kern w:val="0"/>
                <w:sz w:val="20"/>
                <w:szCs w:val="20"/>
                <w:lang w:val="en-ZA" w:eastAsia="en-ZA"/>
                <w14:ligatures w14:val="none"/>
              </w:rPr>
            </w:pPr>
            <w:r w:rsidRPr="00EA5F27">
              <w:rPr>
                <w:rFonts w:ascii="Calibri" w:hAnsi="Calibri" w:eastAsia="Times New Roman" w:cs="Calibri"/>
                <w:b/>
                <w:bCs/>
                <w:color w:val="000000"/>
                <w:kern w:val="0"/>
                <w:sz w:val="20"/>
                <w:szCs w:val="20"/>
                <w:lang w:val="en-ZA" w:eastAsia="en-ZA"/>
                <w14:ligatures w14:val="none"/>
              </w:rPr>
              <w:t>Format</w:t>
            </w:r>
          </w:p>
        </w:tc>
        <w:tc>
          <w:tcPr>
            <w:tcW w:w="1855" w:type="dxa"/>
            <w:noWrap/>
            <w:tcMar/>
            <w:hideMark/>
          </w:tcPr>
          <w:p w:rsidRPr="00EA5F27" w:rsidR="00960BC2" w:rsidP="00B23FA8" w:rsidRDefault="00960BC2" w14:paraId="7AA6906F" w14:textId="77777777">
            <w:pPr>
              <w:jc w:val="center"/>
              <w:rPr>
                <w:rFonts w:ascii="Calibri" w:hAnsi="Calibri" w:eastAsia="Times New Roman" w:cs="Calibri"/>
                <w:b/>
                <w:bCs/>
                <w:color w:val="000000"/>
                <w:kern w:val="0"/>
                <w:sz w:val="20"/>
                <w:szCs w:val="20"/>
                <w:lang w:val="en-ZA" w:eastAsia="en-ZA"/>
                <w14:ligatures w14:val="none"/>
              </w:rPr>
            </w:pPr>
            <w:r w:rsidRPr="00EA5F27">
              <w:rPr>
                <w:rFonts w:ascii="Calibri" w:hAnsi="Calibri" w:eastAsia="Times New Roman" w:cs="Calibri"/>
                <w:b/>
                <w:bCs/>
                <w:color w:val="000000"/>
                <w:kern w:val="0"/>
                <w:sz w:val="20"/>
                <w:szCs w:val="20"/>
                <w:lang w:val="en-ZA" w:eastAsia="en-ZA"/>
                <w14:ligatures w14:val="none"/>
              </w:rPr>
              <w:t>Tools</w:t>
            </w:r>
          </w:p>
        </w:tc>
      </w:tr>
      <w:tr w:rsidRPr="00EA5F27" w:rsidR="00960BC2" w:rsidTr="18C8563F" w14:paraId="73D0A588" w14:textId="77777777">
        <w:trPr>
          <w:trHeight w:val="319"/>
          <w:trPrChange w:author="Ume Sauda Ghanyani" w:date="2025-09-05T07:20:37.437Z" w16du:dateUtc="2025-09-05T07:20:37.437Z" w:id="1486019670">
            <w:trPr>
              <w:trHeight w:val="300"/>
            </w:trPr>
          </w:trPrChange>
        </w:trPr>
        <w:tc>
          <w:tcPr>
            <w:tcW w:w="993" w:type="dxa"/>
            <w:noWrap/>
            <w:tcMar/>
            <w:hideMark/>
            <w:tcPrChange w:author="Ume Sauda Ghanyani" w:date="2025-09-05T07:20:36.981Z" w:id="749662272">
              <w:tcPr>
                <w:tcW w:w="993" w:type="dxa"/>
                <w:tcMar/>
              </w:tcPr>
            </w:tcPrChange>
          </w:tcPr>
          <w:p w:rsidRPr="00EA5F27" w:rsidR="00960BC2" w:rsidP="00B23FA8" w:rsidRDefault="00960BC2" w14:paraId="0C45020B"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Raw</w:t>
            </w:r>
          </w:p>
        </w:tc>
        <w:tc>
          <w:tcPr>
            <w:tcW w:w="1759" w:type="dxa"/>
            <w:noWrap/>
            <w:tcMar/>
            <w:hideMark/>
            <w:tcPrChange w:author="Ume Sauda Ghanyani" w:date="2025-09-05T07:20:36.981Z" w:id="1027072550">
              <w:tcPr>
                <w:tcW w:w="1759" w:type="dxa"/>
                <w:tcMar/>
              </w:tcPr>
            </w:tcPrChange>
          </w:tcPr>
          <w:p w:rsidRPr="00EA5F27" w:rsidR="00960BC2" w:rsidP="00B23FA8" w:rsidRDefault="00960BC2" w14:paraId="4E6C127F"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Immutable backup of unprocessed source data</w:t>
            </w:r>
          </w:p>
        </w:tc>
        <w:tc>
          <w:tcPr>
            <w:tcW w:w="1824" w:type="dxa"/>
            <w:noWrap/>
            <w:tcMar/>
            <w:hideMark/>
            <w:tcPrChange w:author="Ume Sauda Ghanyani" w:date="2025-09-05T07:20:36.982Z" w:id="564555561">
              <w:tcPr>
                <w:tcW w:w="1824" w:type="dxa"/>
                <w:tcMar/>
              </w:tcPr>
            </w:tcPrChange>
          </w:tcPr>
          <w:p w:rsidRPr="00EA5F27" w:rsidR="00960BC2" w:rsidP="00B23FA8" w:rsidRDefault="00960BC2" w14:paraId="230E7C50"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Unvalidated, as-is from source</w:t>
            </w:r>
          </w:p>
        </w:tc>
        <w:tc>
          <w:tcPr>
            <w:tcW w:w="2128" w:type="dxa"/>
            <w:noWrap/>
            <w:tcMar/>
            <w:hideMark/>
            <w:tcPrChange w:author="Ume Sauda Ghanyani" w:date="2025-09-05T07:20:36.982Z" w:id="807861558">
              <w:tcPr>
                <w:tcW w:w="2128" w:type="dxa"/>
                <w:tcMar/>
              </w:tcPr>
            </w:tcPrChange>
          </w:tcPr>
          <w:p w:rsidRPr="00EA5F27" w:rsidR="00960BC2" w:rsidP="00B23FA8" w:rsidRDefault="00960BC2" w14:paraId="7DC3CB4C"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None (</w:t>
            </w:r>
            <w:r w:rsidRPr="00EA5F27">
              <w:rPr>
                <w:sz w:val="20"/>
                <w:szCs w:val="20"/>
              </w:rPr>
              <w:t>minimally processed)</w:t>
            </w:r>
          </w:p>
        </w:tc>
        <w:tc>
          <w:tcPr>
            <w:tcW w:w="2244" w:type="dxa"/>
            <w:noWrap/>
            <w:tcMar/>
            <w:hideMark/>
            <w:tcPrChange w:author="Ume Sauda Ghanyani" w:date="2025-09-05T07:20:36.982Z" w:id="152123145">
              <w:tcPr>
                <w:tcW w:w="2244" w:type="dxa"/>
                <w:tcMar/>
              </w:tcPr>
            </w:tcPrChange>
          </w:tcPr>
          <w:p w:rsidRPr="00EA5F27" w:rsidR="00960BC2" w:rsidP="00B23FA8" w:rsidRDefault="00960BC2" w14:paraId="5B5B1253"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 xml:space="preserve">Data recovery, audit trail, debugging, replay, </w:t>
            </w:r>
            <w:r w:rsidRPr="00EA5F27">
              <w:rPr>
                <w:sz w:val="20"/>
                <w:szCs w:val="20"/>
              </w:rPr>
              <w:t>historical backup</w:t>
            </w:r>
          </w:p>
        </w:tc>
        <w:tc>
          <w:tcPr>
            <w:tcW w:w="1659" w:type="dxa"/>
            <w:noWrap/>
            <w:tcMar/>
            <w:hideMark/>
            <w:tcPrChange w:author="Ume Sauda Ghanyani" w:date="2025-09-05T07:20:36.982Z" w:id="1250089339">
              <w:tcPr>
                <w:tcW w:w="1659" w:type="dxa"/>
                <w:tcMar/>
              </w:tcPr>
            </w:tcPrChange>
          </w:tcPr>
          <w:p w:rsidRPr="00EA5F27" w:rsidR="00960BC2" w:rsidP="00B23FA8" w:rsidRDefault="00960BC2" w14:paraId="4FDAF3C3"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Append-only</w:t>
            </w:r>
          </w:p>
        </w:tc>
        <w:tc>
          <w:tcPr>
            <w:tcW w:w="1491" w:type="dxa"/>
            <w:noWrap/>
            <w:tcMar/>
            <w:hideMark/>
            <w:tcPrChange w:author="Ume Sauda Ghanyani" w:date="2025-09-05T07:20:36.982Z" w:id="1813742994">
              <w:tcPr>
                <w:tcW w:w="1491" w:type="dxa"/>
                <w:tcMar/>
              </w:tcPr>
            </w:tcPrChange>
          </w:tcPr>
          <w:p w:rsidRPr="00EA5F27" w:rsidR="00960BC2" w:rsidP="00B23FA8" w:rsidRDefault="00960BC2" w14:paraId="1DC6521D"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JSON, CSV, Parquet (unoptimized)</w:t>
            </w:r>
          </w:p>
        </w:tc>
        <w:tc>
          <w:tcPr>
            <w:tcW w:w="1855" w:type="dxa"/>
            <w:noWrap/>
            <w:tcMar/>
            <w:hideMark/>
            <w:tcPrChange w:author="Ume Sauda Ghanyani" w:date="2025-09-05T07:20:36.983Z" w:id="1907139512">
              <w:tcPr>
                <w:tcW w:w="1855" w:type="dxa"/>
                <w:tcMar/>
              </w:tcPr>
            </w:tcPrChange>
          </w:tcPr>
          <w:p w:rsidRPr="00EA5F27" w:rsidR="00960BC2" w:rsidP="00B23FA8" w:rsidRDefault="00960BC2" w14:paraId="5C48E6F1"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Apache NiFi, NATS, API ingestion</w:t>
            </w:r>
          </w:p>
        </w:tc>
      </w:tr>
      <w:tr w:rsidRPr="00EA5F27" w:rsidR="00960BC2" w:rsidTr="18C8563F" w14:paraId="07A0B132" w14:textId="77777777">
        <w:trPr>
          <w:trHeight w:val="288"/>
        </w:trPr>
        <w:tc>
          <w:tcPr>
            <w:tcW w:w="993" w:type="dxa"/>
            <w:noWrap/>
            <w:tcMar/>
            <w:hideMark/>
          </w:tcPr>
          <w:p w:rsidRPr="00EA5F27" w:rsidR="00960BC2" w:rsidP="00B23FA8" w:rsidRDefault="00960BC2" w14:paraId="266B4785"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Bronze</w:t>
            </w:r>
          </w:p>
        </w:tc>
        <w:tc>
          <w:tcPr>
            <w:tcW w:w="1759" w:type="dxa"/>
            <w:noWrap/>
            <w:tcMar/>
            <w:hideMark/>
          </w:tcPr>
          <w:p w:rsidRPr="00EA5F27" w:rsidR="00960BC2" w:rsidP="00B23FA8" w:rsidRDefault="00960BC2" w14:paraId="7CA38F8E"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Store ingested data in a standardized format with minimal transformation</w:t>
            </w:r>
          </w:p>
        </w:tc>
        <w:tc>
          <w:tcPr>
            <w:tcW w:w="1824" w:type="dxa"/>
            <w:noWrap/>
            <w:tcMar/>
            <w:hideMark/>
          </w:tcPr>
          <w:p w:rsidRPr="00EA5F27" w:rsidR="00960BC2" w:rsidP="00B23FA8" w:rsidRDefault="00960BC2" w14:paraId="29C73D6A" w14:textId="6F89CE1F">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Basic validation (e.g. format checks)</w:t>
            </w:r>
          </w:p>
        </w:tc>
        <w:tc>
          <w:tcPr>
            <w:tcW w:w="2128" w:type="dxa"/>
            <w:noWrap/>
            <w:tcMar/>
            <w:hideMark/>
          </w:tcPr>
          <w:p w:rsidRPr="00EA5F27" w:rsidR="00960BC2" w:rsidP="00B23FA8" w:rsidRDefault="00960BC2" w14:paraId="5B8BC4AD"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Light (format standardization, minor parsing)</w:t>
            </w:r>
          </w:p>
        </w:tc>
        <w:tc>
          <w:tcPr>
            <w:tcW w:w="2244" w:type="dxa"/>
            <w:noWrap/>
            <w:tcMar/>
            <w:hideMark/>
          </w:tcPr>
          <w:p w:rsidRPr="00EA5F27" w:rsidR="00960BC2" w:rsidP="00B23FA8" w:rsidRDefault="00960BC2" w14:paraId="1C051164"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Preprocessing for further ETL, operational staging</w:t>
            </w:r>
          </w:p>
        </w:tc>
        <w:tc>
          <w:tcPr>
            <w:tcW w:w="1659" w:type="dxa"/>
            <w:noWrap/>
            <w:tcMar/>
            <w:hideMark/>
          </w:tcPr>
          <w:p w:rsidRPr="00EA5F27" w:rsidR="00960BC2" w:rsidP="00B23FA8" w:rsidRDefault="00960BC2" w14:paraId="0978FC6D"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Upserts or append depending on use</w:t>
            </w:r>
          </w:p>
        </w:tc>
        <w:tc>
          <w:tcPr>
            <w:tcW w:w="1491" w:type="dxa"/>
            <w:noWrap/>
            <w:tcMar/>
            <w:hideMark/>
          </w:tcPr>
          <w:p w:rsidRPr="00EA5F27" w:rsidR="00960BC2" w:rsidP="00B23FA8" w:rsidRDefault="00960BC2" w14:paraId="0178A5F0"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Parquet, Avro (standardized)</w:t>
            </w:r>
          </w:p>
        </w:tc>
        <w:tc>
          <w:tcPr>
            <w:tcW w:w="1855" w:type="dxa"/>
            <w:noWrap/>
            <w:tcMar/>
            <w:hideMark/>
          </w:tcPr>
          <w:p w:rsidRPr="00EA5F27" w:rsidR="00960BC2" w:rsidP="00B23FA8" w:rsidRDefault="00960BC2" w14:paraId="0C828E7B"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Apache Hudi (bulk insert), Spark ingestion jobs</w:t>
            </w:r>
          </w:p>
        </w:tc>
      </w:tr>
      <w:tr w:rsidRPr="00EA5F27" w:rsidR="00960BC2" w:rsidTr="18C8563F" w14:paraId="440A2443" w14:textId="77777777">
        <w:trPr>
          <w:trHeight w:val="288"/>
        </w:trPr>
        <w:tc>
          <w:tcPr>
            <w:tcW w:w="993" w:type="dxa"/>
            <w:noWrap/>
            <w:tcMar/>
            <w:hideMark/>
          </w:tcPr>
          <w:p w:rsidRPr="00EA5F27" w:rsidR="00960BC2" w:rsidP="00B23FA8" w:rsidRDefault="00960BC2" w14:paraId="3ABA8619"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Silver</w:t>
            </w:r>
          </w:p>
        </w:tc>
        <w:tc>
          <w:tcPr>
            <w:tcW w:w="1759" w:type="dxa"/>
            <w:noWrap/>
            <w:tcMar/>
            <w:hideMark/>
          </w:tcPr>
          <w:p w:rsidRPr="00EA5F27" w:rsidR="00960BC2" w:rsidP="00B23FA8" w:rsidRDefault="00960BC2" w14:paraId="20B72E62"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Validated, enriched, and cleansed data ready for analytics</w:t>
            </w:r>
          </w:p>
        </w:tc>
        <w:tc>
          <w:tcPr>
            <w:tcW w:w="1824" w:type="dxa"/>
            <w:noWrap/>
            <w:tcMar/>
            <w:hideMark/>
          </w:tcPr>
          <w:p w:rsidRPr="00EA5F27" w:rsidR="00960BC2" w:rsidP="00B23FA8" w:rsidRDefault="00960BC2" w14:paraId="2E7B37B9" w14:textId="77777777">
            <w:pPr>
              <w:rPr>
                <w:rFonts w:ascii="Calibri" w:hAnsi="Calibri" w:eastAsia="Times New Roman" w:cs="Calibri"/>
                <w:color w:val="000000"/>
                <w:kern w:val="0"/>
                <w:sz w:val="20"/>
                <w:szCs w:val="20"/>
                <w:lang w:val="en-ZA" w:eastAsia="en-ZA"/>
                <w14:ligatures w14:val="none"/>
              </w:rPr>
            </w:pPr>
            <w:r w:rsidRPr="00EA5F27" w:rsidR="00960BC2">
              <w:rPr>
                <w:rFonts w:ascii="Calibri" w:hAnsi="Calibri" w:eastAsia="Times New Roman" w:cs="Calibri"/>
                <w:color w:val="000000"/>
                <w:kern w:val="0"/>
                <w:sz w:val="20"/>
                <w:szCs w:val="20"/>
                <w:lang w:val="en-ZA" w:eastAsia="en-ZA"/>
                <w14:ligatures w14:val="none"/>
              </w:rPr>
              <w:t xml:space="preserve">High; includes deduplication, </w:t>
            </w:r>
            <w:r w:rsidRPr="24268EAB" w:rsidR="00960BC2">
              <w:rPr>
                <w:rFonts w:ascii="Calibri" w:hAnsi="Calibri" w:eastAsia="Times New Roman" w:cs="Calibri"/>
                <w:color w:val="000000"/>
                <w:kern w:val="0"/>
                <w:sz w:val="20"/>
                <w:szCs w:val="20"/>
                <w:highlight w:val="red"/>
                <w:lang w:val="en-ZA" w:eastAsia="en-ZA"/>
                <w:rPrChange w:author="Ume Sauda Ghanyani" w:date="2025-09-05T07:22:16.042Z" w:id="220538642">
                  <w:rPr>
                    <w:rFonts w:ascii="Calibri" w:hAnsi="Calibri" w:eastAsia="Times New Roman" w:cs="Calibri"/>
                    <w:color w:val="000000" w:themeColor="text1" w:themeTint="FF" w:themeShade="FF"/>
                    <w:sz w:val="20"/>
                    <w:szCs w:val="20"/>
                    <w:lang w:val="en-ZA" w:eastAsia="en-ZA"/>
                  </w:rPr>
                </w:rPrChange>
                <w14:ligatures w14:val="none"/>
              </w:rPr>
              <w:t>enrichment</w:t>
            </w:r>
            <w:r w:rsidRPr="00EA5F27" w:rsidR="00960BC2">
              <w:rPr>
                <w:rFonts w:ascii="Calibri" w:hAnsi="Calibri" w:eastAsia="Times New Roman" w:cs="Calibri"/>
                <w:color w:val="000000"/>
                <w:kern w:val="0"/>
                <w:sz w:val="20"/>
                <w:szCs w:val="20"/>
                <w:lang w:val="en-ZA" w:eastAsia="en-ZA"/>
                <w14:ligatures w14:val="none"/>
              </w:rPr>
              <w:t>, type casting</w:t>
            </w:r>
          </w:p>
        </w:tc>
        <w:tc>
          <w:tcPr>
            <w:tcW w:w="2128" w:type="dxa"/>
            <w:noWrap/>
            <w:tcMar/>
            <w:hideMark/>
          </w:tcPr>
          <w:p w:rsidRPr="00EA5F27" w:rsidR="00960BC2" w:rsidP="00B23FA8" w:rsidRDefault="00960BC2" w14:paraId="4815910B"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Moderate (joins, enrichment, filtering)</w:t>
            </w:r>
          </w:p>
        </w:tc>
        <w:tc>
          <w:tcPr>
            <w:tcW w:w="2244" w:type="dxa"/>
            <w:noWrap/>
            <w:tcMar/>
            <w:hideMark/>
          </w:tcPr>
          <w:p w:rsidRPr="00EA5F27" w:rsidR="00960BC2" w:rsidP="00B23FA8" w:rsidRDefault="00960BC2" w14:paraId="7E6A2EDB"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 xml:space="preserve">Exploratory analysis, training models, dashboards, </w:t>
            </w:r>
            <w:r w:rsidRPr="00EA5F27">
              <w:rPr>
                <w:sz w:val="20"/>
                <w:szCs w:val="20"/>
              </w:rPr>
              <w:t>JupyterLab queries</w:t>
            </w:r>
          </w:p>
        </w:tc>
        <w:tc>
          <w:tcPr>
            <w:tcW w:w="1659" w:type="dxa"/>
            <w:noWrap/>
            <w:tcMar/>
            <w:hideMark/>
          </w:tcPr>
          <w:p w:rsidRPr="00EA5F27" w:rsidR="00960BC2" w:rsidP="00B23FA8" w:rsidRDefault="00960BC2" w14:paraId="4A947BEC"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Incremental processing or scheduled batch</w:t>
            </w:r>
          </w:p>
        </w:tc>
        <w:tc>
          <w:tcPr>
            <w:tcW w:w="1491" w:type="dxa"/>
            <w:noWrap/>
            <w:tcMar/>
            <w:hideMark/>
          </w:tcPr>
          <w:p w:rsidRPr="00EA5F27" w:rsidR="00960BC2" w:rsidP="00B23FA8" w:rsidRDefault="00960BC2" w14:paraId="3D62EA05"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Optimized Parquet with Hudi indexing</w:t>
            </w:r>
          </w:p>
        </w:tc>
        <w:tc>
          <w:tcPr>
            <w:tcW w:w="1855" w:type="dxa"/>
            <w:noWrap/>
            <w:tcMar/>
            <w:hideMark/>
          </w:tcPr>
          <w:p w:rsidRPr="00EA5F27" w:rsidR="00960BC2" w:rsidP="00B23FA8" w:rsidRDefault="00960BC2" w14:paraId="16B8A121"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 xml:space="preserve">Apache Hudi (upsert), Spark SQL, </w:t>
            </w:r>
            <w:r w:rsidRPr="00EA5F27">
              <w:rPr>
                <w:rFonts w:ascii="Calibri" w:hAnsi="Calibri" w:eastAsia="Times New Roman" w:cs="Calibri"/>
                <w:color w:val="000000"/>
                <w:kern w:val="0"/>
                <w:sz w:val="20"/>
                <w:szCs w:val="20"/>
                <w:lang w:eastAsia="en-ZA"/>
                <w14:ligatures w14:val="none"/>
              </w:rPr>
              <w:t>dbt (data build tool)</w:t>
            </w:r>
          </w:p>
        </w:tc>
      </w:tr>
      <w:tr w:rsidRPr="00EA5F27" w:rsidR="00960BC2" w:rsidTr="18C8563F" w14:paraId="1B7FFC32" w14:textId="77777777">
        <w:trPr>
          <w:trHeight w:val="288"/>
        </w:trPr>
        <w:tc>
          <w:tcPr>
            <w:tcW w:w="993" w:type="dxa"/>
            <w:noWrap/>
            <w:tcMar/>
            <w:hideMark/>
          </w:tcPr>
          <w:p w:rsidRPr="00EA5F27" w:rsidR="00960BC2" w:rsidP="00B23FA8" w:rsidRDefault="00960BC2" w14:paraId="541DFDCC"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Gold</w:t>
            </w:r>
          </w:p>
        </w:tc>
        <w:tc>
          <w:tcPr>
            <w:tcW w:w="1759" w:type="dxa"/>
            <w:noWrap/>
            <w:tcMar/>
            <w:hideMark/>
          </w:tcPr>
          <w:p w:rsidRPr="00EA5F27" w:rsidR="00960BC2" w:rsidP="00B23FA8" w:rsidRDefault="00960BC2" w14:paraId="1D9E64B0"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Highly curated, business-ready datasets for reporting and ML</w:t>
            </w:r>
          </w:p>
        </w:tc>
        <w:tc>
          <w:tcPr>
            <w:tcW w:w="1824" w:type="dxa"/>
            <w:noWrap/>
            <w:tcMar/>
            <w:hideMark/>
          </w:tcPr>
          <w:p w:rsidRPr="00EA5F27" w:rsidR="00960BC2" w:rsidP="18C8563F" w:rsidRDefault="00960BC2" w14:paraId="608964CA" w14:textId="3E4FDBB8">
            <w:pPr>
              <w:rPr>
                <w:rFonts w:ascii="Calibri" w:hAnsi="Calibri" w:eastAsia="Times New Roman" w:cs="Calibri"/>
                <w:color w:val="000000"/>
                <w:kern w:val="0"/>
                <w:sz w:val="20"/>
                <w:szCs w:val="20"/>
                <w:lang w:val="en-ZA" w:eastAsia="en-ZA"/>
                <w14:ligatures w14:val="none"/>
              </w:rPr>
            </w:pPr>
            <w:r w:rsidRPr="18C8563F" w:rsidR="00960BC2">
              <w:rPr>
                <w:rFonts w:ascii="Calibri" w:hAnsi="Calibri" w:eastAsia="Times New Roman" w:cs="Calibri"/>
                <w:color w:val="000000"/>
                <w:kern w:val="0"/>
                <w:sz w:val="20"/>
                <w:szCs w:val="20"/>
                <w:lang w:val="en-ZA" w:eastAsia="en-ZA"/>
                <w14:ligatures w14:val="none"/>
              </w:rPr>
              <w:t>Very high</w:t>
            </w:r>
            <w:r w:rsidRPr="18C8563F" w:rsidR="00960BC2">
              <w:rPr>
                <w:rFonts w:ascii="Calibri" w:hAnsi="Calibri" w:eastAsia="Times New Roman" w:cs="Calibri"/>
                <w:color w:val="000000"/>
                <w:kern w:val="0"/>
                <w:sz w:val="20"/>
                <w:szCs w:val="20"/>
                <w:lang w:val="en-ZA" w:eastAsia="en-ZA"/>
                <w14:ligatures w14:val="none"/>
              </w:rPr>
              <w:t>; fully governed, normalized, and reliable</w:t>
            </w:r>
            <w:ins w:author="Muhammad Taaha Iqbal" w:date="2025-11-26T07:17:12.352Z" w:id="2138544044">
              <w:r w:rsidRPr="18C8563F" w:rsidR="0B0EA340">
                <w:rPr>
                  <w:rFonts w:ascii="Calibri" w:hAnsi="Calibri" w:eastAsia="Times New Roman" w:cs="Calibri"/>
                  <w:color w:val="000000"/>
                  <w:kern w:val="0"/>
                  <w:sz w:val="20"/>
                  <w:szCs w:val="20"/>
                  <w:lang w:val="en-ZA" w:eastAsia="en-ZA"/>
                  <w14:ligatures w14:val="none"/>
                </w:rPr>
                <w:t>+</w:t>
              </w:r>
            </w:ins>
          </w:p>
        </w:tc>
        <w:tc>
          <w:tcPr>
            <w:tcW w:w="2128" w:type="dxa"/>
            <w:noWrap/>
            <w:tcMar/>
            <w:hideMark/>
          </w:tcPr>
          <w:p w:rsidRPr="00EA5F27" w:rsidR="00960BC2" w:rsidP="00B23FA8" w:rsidRDefault="00960BC2" w14:paraId="11EC83B6" w14:textId="7F7A413A">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 xml:space="preserve">Heavy (aggregations, pivots, dimensional </w:t>
            </w:r>
            <w:r w:rsidRPr="00EA5F27" w:rsidR="00D33A86">
              <w:rPr>
                <w:rFonts w:ascii="Calibri" w:hAnsi="Calibri" w:eastAsia="Times New Roman" w:cs="Calibri"/>
                <w:color w:val="000000"/>
                <w:kern w:val="0"/>
                <w:sz w:val="20"/>
                <w:szCs w:val="20"/>
                <w:lang w:val="en-ZA" w:eastAsia="en-ZA"/>
                <w14:ligatures w14:val="none"/>
              </w:rPr>
              <w:t>modelling</w:t>
            </w:r>
            <w:r w:rsidRPr="00EA5F27">
              <w:rPr>
                <w:rFonts w:ascii="Calibri" w:hAnsi="Calibri" w:eastAsia="Times New Roman" w:cs="Calibri"/>
                <w:color w:val="000000"/>
                <w:kern w:val="0"/>
                <w:sz w:val="20"/>
                <w:szCs w:val="20"/>
                <w:lang w:val="en-ZA" w:eastAsia="en-ZA"/>
                <w14:ligatures w14:val="none"/>
              </w:rPr>
              <w:t>)</w:t>
            </w:r>
          </w:p>
        </w:tc>
        <w:tc>
          <w:tcPr>
            <w:tcW w:w="2244" w:type="dxa"/>
            <w:noWrap/>
            <w:tcMar/>
            <w:hideMark/>
          </w:tcPr>
          <w:p w:rsidRPr="00EA5F27" w:rsidR="00960BC2" w:rsidP="00B23FA8" w:rsidRDefault="00960BC2" w14:paraId="398586EE"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 xml:space="preserve">Regulatory reporting, business KPIs, ML features, </w:t>
            </w:r>
            <w:r w:rsidRPr="00EA5F27">
              <w:rPr>
                <w:sz w:val="20"/>
                <w:szCs w:val="20"/>
              </w:rPr>
              <w:t>Superset dashboards or curated views for investigators</w:t>
            </w:r>
          </w:p>
        </w:tc>
        <w:tc>
          <w:tcPr>
            <w:tcW w:w="1659" w:type="dxa"/>
            <w:noWrap/>
            <w:tcMar/>
            <w:hideMark/>
          </w:tcPr>
          <w:p w:rsidRPr="00EA5F27" w:rsidR="00960BC2" w:rsidP="00B23FA8" w:rsidRDefault="00960BC2" w14:paraId="52961993"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Materialized views or scheduled transformations</w:t>
            </w:r>
          </w:p>
        </w:tc>
        <w:tc>
          <w:tcPr>
            <w:tcW w:w="1491" w:type="dxa"/>
            <w:noWrap/>
            <w:tcMar/>
            <w:hideMark/>
          </w:tcPr>
          <w:p w:rsidRPr="00EA5F27" w:rsidR="00960BC2" w:rsidP="00B23FA8" w:rsidRDefault="00960BC2" w14:paraId="635FF052"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Optimized columnar Parquet with metadata tracking</w:t>
            </w:r>
          </w:p>
        </w:tc>
        <w:tc>
          <w:tcPr>
            <w:tcW w:w="1855" w:type="dxa"/>
            <w:noWrap/>
            <w:tcMar/>
            <w:hideMark/>
          </w:tcPr>
          <w:p w:rsidRPr="00EA5F27" w:rsidR="00960BC2" w:rsidP="00B23FA8" w:rsidRDefault="00960BC2" w14:paraId="72936469" w14:textId="77777777">
            <w:pPr>
              <w:rPr>
                <w:rFonts w:ascii="Calibri" w:hAnsi="Calibri" w:eastAsia="Times New Roman" w:cs="Calibri"/>
                <w:color w:val="000000"/>
                <w:kern w:val="0"/>
                <w:sz w:val="20"/>
                <w:szCs w:val="20"/>
                <w:lang w:val="en-ZA" w:eastAsia="en-ZA"/>
                <w14:ligatures w14:val="none"/>
              </w:rPr>
            </w:pPr>
            <w:r w:rsidRPr="00EA5F27">
              <w:rPr>
                <w:rFonts w:ascii="Calibri" w:hAnsi="Calibri" w:eastAsia="Times New Roman" w:cs="Calibri"/>
                <w:color w:val="000000"/>
                <w:kern w:val="0"/>
                <w:sz w:val="20"/>
                <w:szCs w:val="20"/>
                <w:lang w:val="en-ZA" w:eastAsia="en-ZA"/>
                <w14:ligatures w14:val="none"/>
              </w:rPr>
              <w:t xml:space="preserve">Hudi Incremental Queries, Superset, Jupyter, </w:t>
            </w:r>
            <w:r w:rsidRPr="00EA5F27">
              <w:rPr>
                <w:rFonts w:ascii="Calibri" w:hAnsi="Calibri" w:eastAsia="Times New Roman" w:cs="Calibri"/>
                <w:color w:val="000000"/>
                <w:kern w:val="0"/>
                <w:sz w:val="20"/>
                <w:szCs w:val="20"/>
                <w:lang w:eastAsia="en-ZA"/>
                <w14:ligatures w14:val="none"/>
              </w:rPr>
              <w:t>dbt (data build tool)</w:t>
            </w:r>
          </w:p>
        </w:tc>
      </w:tr>
    </w:tbl>
    <w:p w:rsidR="00960BC2" w:rsidP="00960BC2" w:rsidRDefault="00960BC2" w14:paraId="17FABAF2" w14:textId="77777777"/>
    <w:p w:rsidRPr="00A038D1" w:rsidR="00A038D1" w:rsidP="00A038D1" w:rsidRDefault="00A038D1" w14:paraId="12C1AB18" w14:textId="08E292E9">
      <w:pPr>
        <w:rPr>
          <w:lang w:val="en-ZA"/>
        </w:rPr>
      </w:pPr>
    </w:p>
    <w:p w:rsidRPr="00CF3795" w:rsidR="00CF3795" w:rsidP="00CF3795" w:rsidRDefault="00CF3795" w14:paraId="4C9B8300" w14:textId="77777777">
      <w:pPr>
        <w:rPr>
          <w:lang w:val="en-ZA"/>
        </w:rPr>
      </w:pPr>
    </w:p>
    <w:p w:rsidRPr="00276A69" w:rsidR="00A07BB4" w:rsidP="00A07BB4" w:rsidRDefault="00A07BB4" w14:paraId="6BF5ADBE" w14:textId="77777777"/>
    <w:sectPr w:rsidRPr="00276A69" w:rsidR="00A07BB4" w:rsidSect="008329AB">
      <w:pgSz w:w="16838" w:h="11906" w:orient="landscape"/>
      <w:pgMar w:top="1440" w:right="1440" w:bottom="1440" w:left="1440" w:header="708" w:footer="708" w:gutter="0"/>
      <w:cols w:space="708"/>
      <w:titlePg/>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UG" w:author="Ume Sauda Ghanyani" w:date="2025-07-08T15:15:20" w:id="973710989">
    <w:p xmlns:w14="http://schemas.microsoft.com/office/word/2010/wordml" xmlns:w="http://schemas.openxmlformats.org/wordprocessingml/2006/main" w:rsidR="38556219" w:rsidRDefault="7D85E984" w14:paraId="5EB03F08" w14:textId="27FEBAC5">
      <w:pPr>
        <w:pStyle w:val="CommentText"/>
      </w:pPr>
      <w:r>
        <w:rPr>
          <w:rStyle w:val="CommentReference"/>
        </w:rPr>
        <w:annotationRef/>
      </w:r>
      <w:r w:rsidRPr="767F2690" w:rsidR="49A4A3C3">
        <w:t xml:space="preserve">Need more elaboration </w:t>
      </w:r>
    </w:p>
  </w:comment>
  <w:comment xmlns:w="http://schemas.openxmlformats.org/wordprocessingml/2006/main" w:initials="UG" w:author="Ume Sauda Ghanyani" w:date="2025-07-08T15:15:46" w:id="1625061453">
    <w:p xmlns:w14="http://schemas.microsoft.com/office/word/2010/wordml" xmlns:w="http://schemas.openxmlformats.org/wordprocessingml/2006/main" w:rsidR="2E0F2D2C" w:rsidRDefault="4D6F697E" w14:paraId="4EB48A28" w14:textId="0CABEAE0">
      <w:pPr>
        <w:pStyle w:val="CommentText"/>
      </w:pPr>
      <w:r>
        <w:rPr>
          <w:rStyle w:val="CommentReference"/>
        </w:rPr>
        <w:annotationRef/>
      </w:r>
      <w:r w:rsidRPr="051EA8ED" w:rsidR="768B727A">
        <w:t>Why do we need metadata? For example if it is a PDF then we can only save author, keywords etc. what is the use of this type of information?</w:t>
      </w:r>
    </w:p>
  </w:comment>
  <w:comment xmlns:w="http://schemas.openxmlformats.org/wordprocessingml/2006/main" w:initials="UG" w:author="Ume Sauda Ghanyani" w:date="2025-07-08T15:16:25" w:id="284117884">
    <w:p xmlns:w14="http://schemas.microsoft.com/office/word/2010/wordml" xmlns:w="http://schemas.openxmlformats.org/wordprocessingml/2006/main" w:rsidR="54167D7A" w:rsidRDefault="37E9F59C" w14:paraId="48C33C99" w14:textId="5D850D7D">
      <w:pPr>
        <w:pStyle w:val="CommentText"/>
      </w:pPr>
      <w:r>
        <w:rPr>
          <w:rStyle w:val="CommentReference"/>
        </w:rPr>
        <w:annotationRef/>
      </w:r>
      <w:r w:rsidRPr="2739ADF7" w:rsidR="5EF33F62">
        <w:t>Do we need to implement these BI tool shouldn’t this be on the client end? Out of three which one is required to implement?</w:t>
      </w:r>
    </w:p>
  </w:comment>
  <w:comment xmlns:w="http://schemas.openxmlformats.org/wordprocessingml/2006/main" w:initials="UG" w:author="Ume Sauda Ghanyani" w:date="2025-07-08T15:17:35" w:id="1555438432">
    <w:p xmlns:w14="http://schemas.microsoft.com/office/word/2010/wordml" xmlns:w="http://schemas.openxmlformats.org/wordprocessingml/2006/main" w:rsidR="3932F823" w:rsidRDefault="0BFD3C9A" w14:paraId="30B1E3D2" w14:textId="1B6E7954">
      <w:pPr>
        <w:pStyle w:val="CommentText"/>
      </w:pPr>
      <w:r>
        <w:rPr>
          <w:rStyle w:val="CommentReference"/>
        </w:rPr>
        <w:annotationRef/>
      </w:r>
      <w:r w:rsidRPr="64EFC0A3" w:rsidR="238433F0">
        <w:t>Need Clarification in this</w:t>
      </w:r>
    </w:p>
  </w:comment>
  <w:comment xmlns:w="http://schemas.openxmlformats.org/wordprocessingml/2006/main" w:initials="UG" w:author="Ume Sauda Ghanyani" w:date="2025-07-08T15:17:51" w:id="348209454">
    <w:p xmlns:w14="http://schemas.microsoft.com/office/word/2010/wordml" xmlns:w="http://schemas.openxmlformats.org/wordprocessingml/2006/main" w:rsidR="181045CF" w:rsidRDefault="29C40E61" w14:paraId="636B88E9" w14:textId="7BA3D894">
      <w:pPr>
        <w:pStyle w:val="CommentText"/>
      </w:pPr>
      <w:r>
        <w:rPr>
          <w:rStyle w:val="CommentReference"/>
        </w:rPr>
        <w:annotationRef/>
      </w:r>
      <w:r w:rsidRPr="4FE8E55F" w:rsidR="56B841F4">
        <w:t xml:space="preserve">This means we would need real-time data ingestion which negates on which we had agreed upon of not having a real time data ingestion. </w:t>
      </w:r>
    </w:p>
  </w:comment>
  <w:comment xmlns:w="http://schemas.openxmlformats.org/wordprocessingml/2006/main" w:initials="UG" w:author="Ume Sauda Ghanyani" w:date="2025-07-08T15:18:13" w:id="955540380">
    <w:p xmlns:w14="http://schemas.microsoft.com/office/word/2010/wordml" xmlns:w="http://schemas.openxmlformats.org/wordprocessingml/2006/main" w:rsidR="54E679DF" w:rsidRDefault="6BD3F6C9" w14:paraId="1EF5CA9C" w14:textId="1004AB5F">
      <w:pPr>
        <w:pStyle w:val="CommentText"/>
      </w:pPr>
      <w:r>
        <w:rPr>
          <w:rStyle w:val="CommentReference"/>
        </w:rPr>
        <w:annotationRef/>
      </w:r>
      <w:r w:rsidRPr="6DDE4E31" w:rsidR="45B9436D">
        <w:t>This does not align with storing meta data. If we go with this approach we would need unstructured data.</w:t>
      </w:r>
    </w:p>
  </w:comment>
  <w:comment xmlns:w="http://schemas.openxmlformats.org/wordprocessingml/2006/main" w:initials="UG" w:author="Ume Sauda Ghanyani" w:date="2025-07-08T15:18:24" w:id="1137246107">
    <w:p xmlns:w14="http://schemas.microsoft.com/office/word/2010/wordml" xmlns:w="http://schemas.openxmlformats.org/wordprocessingml/2006/main" w:rsidR="6F0D54AD" w:rsidRDefault="616D980E" w14:paraId="2E9A5226" w14:textId="522645B8">
      <w:pPr>
        <w:pStyle w:val="CommentText"/>
      </w:pPr>
      <w:r>
        <w:rPr>
          <w:rStyle w:val="CommentReference"/>
        </w:rPr>
        <w:annotationRef/>
      </w:r>
      <w:r w:rsidRPr="3F419DDD" w:rsidR="58C5E692">
        <w:t>Need clarification on implementation of  Semantic search and Anomaly detection.</w:t>
      </w:r>
    </w:p>
  </w:comment>
  <w:comment xmlns:w="http://schemas.openxmlformats.org/wordprocessingml/2006/main" w:initials="UG" w:author="Ume Sauda Ghanyani" w:date="2025-07-08T15:18:45" w:id="1869189300">
    <w:p xmlns:w14="http://schemas.microsoft.com/office/word/2010/wordml" xmlns:w="http://schemas.openxmlformats.org/wordprocessingml/2006/main" w:rsidR="3D015DFB" w:rsidRDefault="7E46FE3B" w14:paraId="453A0D64" w14:textId="1E7FB3BB">
      <w:pPr>
        <w:pStyle w:val="CommentText"/>
      </w:pPr>
      <w:r>
        <w:rPr>
          <w:rStyle w:val="CommentReference"/>
        </w:rPr>
        <w:annotationRef/>
      </w:r>
      <w:r w:rsidRPr="5DC50D01" w:rsidR="3E31664E">
        <w:t>Elaboration is required on this</w:t>
      </w:r>
    </w:p>
  </w:comment>
  <w:comment xmlns:w="http://schemas.openxmlformats.org/wordprocessingml/2006/main" w:initials="sa" w:author="sandy@labuschagnehome.com" w:date="2025-07-08T12:48:55" w:id="1536059693">
    <w:p xmlns:w14="http://schemas.microsoft.com/office/word/2010/wordml" xmlns:w="http://schemas.openxmlformats.org/wordprocessingml/2006/main" w:rsidR="41B6A43A" w:rsidRDefault="4ACDA375" w14:paraId="5C31709A" w14:textId="78067BE7">
      <w:pPr>
        <w:pStyle w:val="CommentText"/>
      </w:pPr>
      <w:r>
        <w:rPr>
          <w:rStyle w:val="CommentReference"/>
        </w:rPr>
        <w:annotationRef/>
      </w:r>
      <w:r w:rsidRPr="6705E769" w:rsidR="17B3B694">
        <w:t>We intend to use Apache Tika and Apache Solr to search, extract and index more than just basic metadata on the document i.e. content such as customer and account details</w:t>
      </w:r>
    </w:p>
  </w:comment>
  <w:comment xmlns:w="http://schemas.openxmlformats.org/wordprocessingml/2006/main" w:initials="sa" w:author="sandy@labuschagnehome.com" w:date="2025-07-08T14:29:45" w:id="1603516212">
    <w:p xmlns:w14="http://schemas.microsoft.com/office/word/2010/wordml" xmlns:w="http://schemas.openxmlformats.org/wordprocessingml/2006/main" w:rsidR="372BB1DD" w:rsidRDefault="22B1BB21" w14:paraId="6BD2213E" w14:textId="59F1B999">
      <w:pPr>
        <w:pStyle w:val="CommentText"/>
      </w:pPr>
      <w:r>
        <w:rPr>
          <w:rStyle w:val="CommentReference"/>
        </w:rPr>
        <w:annotationRef/>
      </w:r>
      <w:r w:rsidRPr="6F8CF5E6" w:rsidR="730D8BD4">
        <w:t xml:space="preserve">Originally assumed vectorization would occur in Solr but there are limitations and an embedding model in the raw layer may be preferrable.  We may need to ingest unstructured data for this purpose. We will discuss internally. </w:t>
      </w:r>
      <w:r w:rsidRPr="49F064AB" w:rsidR="7B079983">
        <w:rPr>
          <w:b w:val="1"/>
          <w:bCs w:val="1"/>
        </w:rPr>
        <w:t xml:space="preserve"> Decision: vectorisation of structured data in scope.  Ingesting unstructured data remains out of scope</w:t>
      </w:r>
    </w:p>
  </w:comment>
  <w:comment xmlns:w="http://schemas.openxmlformats.org/wordprocessingml/2006/main" w:initials="sa" w:author="sandy@labuschagnehome.com" w:date="2025-07-08T14:55:52" w:id="946709280">
    <w:p xmlns:w14="http://schemas.microsoft.com/office/word/2010/wordml" xmlns:w="http://schemas.openxmlformats.org/wordprocessingml/2006/main" w:rsidR="7A641BAE" w:rsidRDefault="247C6016" w14:paraId="49468C13" w14:textId="7F96CB43">
      <w:pPr>
        <w:pStyle w:val="CommentText"/>
      </w:pPr>
      <w:r>
        <w:rPr>
          <w:rStyle w:val="CommentReference"/>
        </w:rPr>
        <w:annotationRef/>
      </w:r>
      <w:r w:rsidRPr="279AEC9A" w:rsidR="0910F8CE">
        <w:t>For example Dashboards should be able to be requested now (on-demand) with data as at now or scheduled every hour or end of day (and possibly pushed or published for users)</w:t>
      </w:r>
    </w:p>
  </w:comment>
  <w:comment xmlns:w="http://schemas.openxmlformats.org/wordprocessingml/2006/main" w:initials="sa" w:author="sandy@labuschagnehome.com" w:date="2025-07-08T15:05:09" w:id="300348294">
    <w:p xmlns:w14="http://schemas.microsoft.com/office/word/2010/wordml" xmlns:w="http://schemas.openxmlformats.org/wordprocessingml/2006/main" w:rsidR="4508EE6E" w:rsidRDefault="64C52D7F" w14:paraId="7AA32182" w14:textId="0ACE4356">
      <w:pPr>
        <w:pStyle w:val="CommentText"/>
      </w:pPr>
      <w:r>
        <w:rPr>
          <w:rStyle w:val="CommentReference"/>
        </w:rPr>
        <w:annotationRef/>
      </w:r>
      <w:r w:rsidRPr="4C7D4E04" w:rsidR="172B500F">
        <w:t>The signed off BRS for DWH includes real-time data ingestion which remains a requirement. The draft DWH FSD has a comment on the need for real-time ingestion</w:t>
      </w:r>
    </w:p>
  </w:comment>
  <w:comment xmlns:w="http://schemas.openxmlformats.org/wordprocessingml/2006/main" w:initials="sa" w:author="sandy@labuschagnehome.com" w:date="2025-07-08T15:20:56" w:id="1522758959">
    <w:p xmlns:w14="http://schemas.microsoft.com/office/word/2010/wordml" xmlns:w="http://schemas.openxmlformats.org/wordprocessingml/2006/main" w:rsidR="14417964" w:rsidRDefault="75F05183" w14:paraId="6D69C157" w14:textId="0E7CEDE0">
      <w:pPr>
        <w:pStyle w:val="CommentText"/>
      </w:pPr>
      <w:r>
        <w:rPr>
          <w:rStyle w:val="CommentReference"/>
        </w:rPr>
        <w:annotationRef/>
      </w:r>
      <w:r w:rsidRPr="67C5641B" w:rsidR="53BFBCB2">
        <w:t>Superset would be required - Non-technical users will find it challenging to create dashboards and reports directly in Jupyter Labs without prior programming knowledge.   Solara and Voila could be considered client implementation tools, but without these tools, dashboards remain inside the Jupyter environment, meaning users need access to JupyterLab or notebooks to interact with them, which might not be ideal for all audiences.  We haven't done a detailed comparison between Solara and Voila, it would be very useful to do one dashboard on each as a POC</w:t>
      </w:r>
    </w:p>
  </w:comment>
  <w:comment xmlns:w="http://schemas.openxmlformats.org/wordprocessingml/2006/main" w:initials="sa" w:author="sandy@labuschagnehome.com" w:date="2025-07-08T15:30:34" w:id="615782251">
    <w:p xmlns:w14="http://schemas.microsoft.com/office/word/2010/wordml" xmlns:w="http://schemas.openxmlformats.org/wordprocessingml/2006/main" w:rsidR="0CC3D392" w:rsidRDefault="10EDFF6E" w14:paraId="656AFE19" w14:textId="447A0FB1">
      <w:pPr>
        <w:pStyle w:val="CommentText"/>
      </w:pPr>
      <w:r>
        <w:rPr>
          <w:rStyle w:val="CommentReference"/>
        </w:rPr>
        <w:annotationRef/>
      </w:r>
      <w:r w:rsidRPr="72F32FB5" w:rsidR="54B2D886">
        <w:t>Linked to the Tazama design principle to keep it simple. Modular pipeline design includes principles such as high modularity and loosely coupled for high flexibility and ease of maintenance</w:t>
      </w:r>
    </w:p>
  </w:comment>
  <w:comment xmlns:w="http://schemas.openxmlformats.org/wordprocessingml/2006/main" w:initials="sa" w:author="sandy@labuschagnehome.com" w:date="2025-07-08T16:04:12" w:id="173126729">
    <w:p xmlns:w14="http://schemas.microsoft.com/office/word/2010/wordml" xmlns:w="http://schemas.openxmlformats.org/wordprocessingml/2006/main" w:rsidR="659DA03C" w:rsidRDefault="4EC04865" w14:paraId="5C76B7F9" w14:textId="4EB518CC">
      <w:pPr>
        <w:pStyle w:val="CommentText"/>
      </w:pPr>
      <w:r>
        <w:rPr>
          <w:rStyle w:val="CommentReference"/>
        </w:rPr>
        <w:annotationRef/>
      </w:r>
      <w:r w:rsidRPr="49348949" w:rsidR="355CB86E">
        <w:rPr>
          <w:b w:val="1"/>
          <w:bCs w:val="1"/>
        </w:rPr>
        <w:t>Fraud anomaly detection involves transforming transactional and related data into high-dimensional vector embeddings. These embeddings are then stored and indexed in the vector database, enabling efficient similarity searches to detect unusual or suspicious activity.</w:t>
      </w:r>
    </w:p>
  </w:comment>
  <w:comment xmlns:w="http://schemas.openxmlformats.org/wordprocessingml/2006/main" w:initials="sa" w:author="sandy@labuschagnehome.com" w:date="2025-07-08T18:53:44" w:id="2025456779">
    <w:p xmlns:w14="http://schemas.microsoft.com/office/word/2010/wordml" xmlns:w="http://schemas.openxmlformats.org/wordprocessingml/2006/main" w:rsidR="45ECE2BC" w:rsidRDefault="382E3E48" w14:paraId="20224BFD" w14:textId="1A314ADE">
      <w:pPr>
        <w:pStyle w:val="CommentText"/>
      </w:pPr>
      <w:r>
        <w:rPr>
          <w:rStyle w:val="CommentReference"/>
        </w:rPr>
        <w:annotationRef/>
      </w:r>
      <w:r w:rsidRPr="6260EC8B" w:rsidR="3C203D57">
        <w:t>Extract...</w:t>
      </w:r>
    </w:p>
    <w:p xmlns:w14="http://schemas.microsoft.com/office/word/2010/wordml" xmlns:w="http://schemas.openxmlformats.org/wordprocessingml/2006/main" w:rsidR="2D763362" w:rsidRDefault="2A0C84F1" w14:paraId="37963FC8" w14:textId="4F2BEF91">
      <w:pPr>
        <w:pStyle w:val="CommentText"/>
      </w:pPr>
      <w:r w:rsidRPr="4AC28B5E" w:rsidR="136C0FA3">
        <w:rPr>
          <w:b w:val="1"/>
          <w:bCs w:val="1"/>
        </w:rPr>
        <w:t>Data Exploration in JupyterLab Notebooks</w:t>
      </w:r>
    </w:p>
    <w:p xmlns:w14="http://schemas.microsoft.com/office/word/2010/wordml" xmlns:w="http://schemas.openxmlformats.org/wordprocessingml/2006/main" w:rsidR="430CB247" w:rsidRDefault="2B397D51" w14:paraId="4BF5F8C4" w14:textId="411BC052">
      <w:pPr>
        <w:pStyle w:val="CommentText"/>
      </w:pPr>
      <w:r w:rsidRPr="61101E06" w:rsidR="48F069CE">
        <w:t>Interactive and iterative environment:</w:t>
      </w:r>
    </w:p>
    <w:p xmlns:w14="http://schemas.microsoft.com/office/word/2010/wordml" xmlns:w="http://schemas.openxmlformats.org/wordprocessingml/2006/main" w:rsidR="50CFA5EB" w:rsidRDefault="44353F05" w14:paraId="619B27F4" w14:textId="3314C350">
      <w:pPr>
        <w:pStyle w:val="CommentText"/>
      </w:pPr>
      <w:r w:rsidRPr="3C2C547C" w:rsidR="27E3D2B6">
        <w:t xml:space="preserve">JupyterLab notebooks provide a flexible interface where you can write code, execute it in cells, and immediately see results. This supports rapid hypothesis testing, data inspection, and visualization. </w:t>
      </w:r>
    </w:p>
    <w:p xmlns:w14="http://schemas.microsoft.com/office/word/2010/wordml" xmlns:w="http://schemas.openxmlformats.org/wordprocessingml/2006/main" w:rsidR="4F648824" w:rsidRDefault="6B362BB7" w14:paraId="364C8683" w14:textId="6B36C79E">
      <w:pPr>
        <w:pStyle w:val="CommentText"/>
      </w:pPr>
      <w:r w:rsidRPr="71306225" w:rsidR="060A3389">
        <w:t>Structured approach to exploration:</w:t>
      </w:r>
    </w:p>
    <w:p xmlns:w14="http://schemas.microsoft.com/office/word/2010/wordml" xmlns:w="http://schemas.openxmlformats.org/wordprocessingml/2006/main" w:rsidR="62CEF51E" w:rsidRDefault="1CE462ED" w14:paraId="712C3B23" w14:textId="6F730B22">
      <w:pPr>
        <w:pStyle w:val="CommentText"/>
      </w:pPr>
      <w:r w:rsidRPr="7B509ABE" w:rsidR="1BA4B418">
        <w:t>Best practices suggest organizing notebooks with clear sections such as title, description, imports, data loading, exploration, visualization, and conclusions. This helps maintain clarity and reproducibility, turning notebooks into readable reports rather than just code dumps</w:t>
      </w:r>
    </w:p>
    <w:p xmlns:w14="http://schemas.microsoft.com/office/word/2010/wordml" xmlns:w="http://schemas.openxmlformats.org/wordprocessingml/2006/main" w:rsidR="0A160118" w:rsidRDefault="6D5E676A" w14:paraId="6C8A2FBF" w14:textId="4B7B6058">
      <w:pPr>
        <w:pStyle w:val="CommentText"/>
      </w:pPr>
      <w:r w:rsidRPr="07753E16" w:rsidR="3484CEB9">
        <w:t>SQL integration:</w:t>
      </w:r>
    </w:p>
    <w:p xmlns:w14="http://schemas.microsoft.com/office/word/2010/wordml" xmlns:w="http://schemas.openxmlformats.org/wordprocessingml/2006/main" w:rsidR="5F123177" w:rsidRDefault="0324C1D9" w14:paraId="67ED3BEA" w14:textId="6CED2761">
      <w:pPr>
        <w:pStyle w:val="CommentText"/>
      </w:pPr>
      <w:r w:rsidRPr="1A194BB7" w:rsidR="08F463B4">
        <w:t>For large datasets you can run SQL queries directly inside notebooks (using tools like JupySQL or database connectors) to extract and prepare data for exploration, combining the power of SQL with Python’s analytical ecosystem</w:t>
      </w:r>
    </w:p>
    <w:p xmlns:w14="http://schemas.microsoft.com/office/word/2010/wordml" xmlns:w="http://schemas.openxmlformats.org/wordprocessingml/2006/main" w:rsidR="7F67CC1C" w:rsidRDefault="3968EBCD" w14:paraId="4851428A" w14:textId="0A152A99">
      <w:pPr>
        <w:pStyle w:val="CommentText"/>
      </w:pPr>
      <w:r w:rsidRPr="1AB49753" w:rsidR="17A43EC4">
        <w:t>Visualization:</w:t>
      </w:r>
    </w:p>
    <w:p xmlns:w14="http://schemas.microsoft.com/office/word/2010/wordml" xmlns:w="http://schemas.openxmlformats.org/wordprocessingml/2006/main" w:rsidR="6A91E70B" w:rsidRDefault="50A1CD47" w14:paraId="3F949822" w14:textId="1BE5B944">
      <w:pPr>
        <w:pStyle w:val="CommentText"/>
      </w:pPr>
      <w:r w:rsidRPr="6309652D" w:rsidR="4C6FC84B">
        <w:t xml:space="preserve">Notebooks support rich visualizations using libraries like matplotlib, seaborn, plotly, or bokeh, helping to uncover patterns, outliers, and relationships in </w:t>
      </w:r>
      <w:r w:rsidRPr="6309652D" w:rsidR="4C6FC84B">
        <w:t xml:space="preserve">the data </w:t>
      </w:r>
    </w:p>
    <w:p xmlns:w14="http://schemas.microsoft.com/office/word/2010/wordml" xmlns:w="http://schemas.openxmlformats.org/wordprocessingml/2006/main" w:rsidR="65A12FBE" w:rsidRDefault="369807D5" w14:paraId="0DC36063" w14:textId="16FD496C">
      <w:pPr>
        <w:pStyle w:val="CommentText"/>
      </w:pPr>
      <w:r w:rsidRPr="6D6E6738" w:rsidR="512B6F4F">
        <w:t>Data inspection:</w:t>
      </w:r>
    </w:p>
    <w:p xmlns:w14="http://schemas.microsoft.com/office/word/2010/wordml" xmlns:w="http://schemas.openxmlformats.org/wordprocessingml/2006/main" w:rsidR="008A6ED0" w:rsidRDefault="723F1DCD" w14:paraId="15340F64" w14:textId="1688E8C9">
      <w:pPr>
        <w:pStyle w:val="CommentText"/>
      </w:pPr>
      <w:r w:rsidRPr="2533444B" w:rsidR="01E78E65">
        <w:t>Methods like pandas.DataFrame.describe(), .info(), and .head() provide quick summaries and sample views of the data, essential for understanding dataset characteristics</w:t>
      </w:r>
    </w:p>
    <w:p xmlns:w14="http://schemas.microsoft.com/office/word/2010/wordml" xmlns:w="http://schemas.openxmlformats.org/wordprocessingml/2006/main" w:rsidR="29A255D4" w:rsidRDefault="0758D545" w14:paraId="44EC31CF" w14:textId="784802AD">
      <w:pPr>
        <w:pStyle w:val="CommentText"/>
      </w:pPr>
      <w:r w:rsidRPr="0A4EFB9E" w:rsidR="63D9D4E3">
        <w:rPr>
          <w:b w:val="1"/>
          <w:bCs w:val="1"/>
        </w:rPr>
        <w:t>Feature Engineering in JupyterLab Notebooks</w:t>
      </w:r>
    </w:p>
    <w:p xmlns:w14="http://schemas.microsoft.com/office/word/2010/wordml" xmlns:w="http://schemas.openxmlformats.org/wordprocessingml/2006/main" w:rsidR="1DB36DEA" w:rsidRDefault="3F4CECC4" w14:paraId="5618C78F" w14:textId="6E9ABF98">
      <w:pPr>
        <w:pStyle w:val="CommentText"/>
      </w:pPr>
      <w:r w:rsidRPr="19E31E90" w:rsidR="088100D3">
        <w:t>Experimentation with features:</w:t>
      </w:r>
    </w:p>
    <w:p xmlns:w14="http://schemas.microsoft.com/office/word/2010/wordml" xmlns:w="http://schemas.openxmlformats.org/wordprocessingml/2006/main" w:rsidR="07F8DE08" w:rsidRDefault="178CC706" w14:paraId="13965A9F" w14:textId="3EF36A5D">
      <w:pPr>
        <w:pStyle w:val="CommentText"/>
      </w:pPr>
      <w:r w:rsidRPr="5AD03E54" w:rsidR="06C25866">
        <w:t>Notebooks allow you to create, transform, and test new features interactively. For example, you can engineer date/time features, encode categorical variables, normalize numerical columns</w:t>
      </w:r>
    </w:p>
    <w:p xmlns:w14="http://schemas.microsoft.com/office/word/2010/wordml" xmlns:w="http://schemas.openxmlformats.org/wordprocessingml/2006/main" w:rsidR="4AF3D04B" w:rsidRDefault="39E518D2" w14:paraId="56D51D91" w14:textId="0229C8E3">
      <w:pPr>
        <w:pStyle w:val="CommentText"/>
      </w:pPr>
      <w:r w:rsidRPr="187C8B43" w:rsidR="06152C42">
        <w:t>Iterative refinement:</w:t>
      </w:r>
    </w:p>
    <w:p xmlns:w14="http://schemas.microsoft.com/office/word/2010/wordml" xmlns:w="http://schemas.openxmlformats.org/wordprocessingml/2006/main" w:rsidR="2116C15D" w:rsidRDefault="112B8764" w14:paraId="1E507070" w14:textId="671386AE">
      <w:pPr>
        <w:pStyle w:val="CommentText"/>
      </w:pPr>
      <w:r w:rsidRPr="172E6FC0" w:rsidR="3EB1FC57">
        <w:t>You can rapidly prototype feature transformations, evaluate their impact on model performance, and document findings all in one place. This iterative process is critical for improving model accuracy and robustness.</w:t>
      </w:r>
    </w:p>
    <w:p xmlns:w14="http://schemas.microsoft.com/office/word/2010/wordml" xmlns:w="http://schemas.openxmlformats.org/wordprocessingml/2006/main" w:rsidR="5D5FD523" w:rsidRDefault="55F8C204" w14:paraId="19701E0E" w14:textId="39883862">
      <w:pPr>
        <w:pStyle w:val="CommentText"/>
      </w:pPr>
    </w:p>
    <w:p xmlns:w14="http://schemas.microsoft.com/office/word/2010/wordml" xmlns:w="http://schemas.openxmlformats.org/wordprocessingml/2006/main" w:rsidR="6A1F60DB" w:rsidRDefault="2BE50D8C" w14:paraId="739C2CAB" w14:textId="56ADAD2F">
      <w:pPr>
        <w:pStyle w:val="CommentText"/>
      </w:pPr>
    </w:p>
  </w:comment>
  <w:comment xmlns:w="http://schemas.openxmlformats.org/wordprocessingml/2006/main" w:initials="sa" w:author="sandy@labuschagnehome.com" w:date="2025-07-08T19:04:11" w:id="779448877">
    <w:p xmlns:w14="http://schemas.microsoft.com/office/word/2010/wordml" xmlns:w="http://schemas.openxmlformats.org/wordprocessingml/2006/main" w:rsidR="0AB2E403" w:rsidRDefault="53D09F51" w14:paraId="587A7B62" w14:textId="43E69E35">
      <w:pPr>
        <w:pStyle w:val="CommentText"/>
      </w:pPr>
      <w:r>
        <w:rPr>
          <w:rStyle w:val="CommentReference"/>
        </w:rPr>
        <w:annotationRef/>
      </w:r>
      <w:r w:rsidRPr="514F4CE7" w:rsidR="6BCD84BD">
        <w:rPr>
          <w:b w:val="1"/>
          <w:bCs w:val="1"/>
        </w:rPr>
        <w:t xml:space="preserve">Model development and scoring in JupyterLab using integrated Machine Learning (ML) </w:t>
      </w:r>
      <w:r w:rsidRPr="4A019CE1" w:rsidR="237A3106">
        <w:t>tooling involves an interactive, iterative workflow where data scientists build, train, validate, and deploy ML models within a flexible notebook environment enriched with specialized tools and integrations.</w:t>
      </w:r>
    </w:p>
    <w:p xmlns:w14="http://schemas.microsoft.com/office/word/2010/wordml" xmlns:w="http://schemas.openxmlformats.org/wordprocessingml/2006/main" w:rsidR="2188AA0E" w:rsidRDefault="7F881994" w14:paraId="58A169EC" w14:textId="5CD05005">
      <w:pPr>
        <w:pStyle w:val="CommentText"/>
      </w:pPr>
      <w:r w:rsidRPr="4398A216" w:rsidR="6D2FFEDA">
        <w:t>1. Interactive Development Environment supports rapid prototyping by allowing you to test parts of your model pipeline incrementally and immediately see results.</w:t>
      </w:r>
    </w:p>
    <w:p xmlns:w14="http://schemas.microsoft.com/office/word/2010/wordml" xmlns:w="http://schemas.openxmlformats.org/wordprocessingml/2006/main" w:rsidR="0A4843C7" w:rsidRDefault="26EC8750" w14:paraId="2233F5D4" w14:textId="0ECBC676">
      <w:pPr>
        <w:pStyle w:val="CommentText"/>
      </w:pPr>
      <w:r w:rsidRPr="67292735" w:rsidR="2CCC342F">
        <w:t>2. Integrated ML Tooling and Frameworks</w:t>
      </w:r>
    </w:p>
    <w:p xmlns:w14="http://schemas.microsoft.com/office/word/2010/wordml" xmlns:w="http://schemas.openxmlformats.org/wordprocessingml/2006/main" w:rsidR="4FC8FDEB" w:rsidRDefault="1FDD199A" w14:paraId="2569C2E1" w14:textId="35194BCA">
      <w:pPr>
        <w:pStyle w:val="CommentText"/>
      </w:pPr>
      <w:r w:rsidRPr="23F8EB4F" w:rsidR="761B8BB6">
        <w:t>Platforms like Splunk’s App for Data Science and Deep Learning (DSDL) embed JupyterLab notebooks with predefined workflows and helper functions to simplify model building, training, and deployment steps within the Splunk ecosystem.</w:t>
      </w:r>
    </w:p>
    <w:p xmlns:w14="http://schemas.microsoft.com/office/word/2010/wordml" xmlns:w="http://schemas.openxmlformats.org/wordprocessingml/2006/main" w:rsidR="39B31E99" w:rsidRDefault="496164D9" w14:paraId="3C78DAB5" w14:textId="46306F6E">
      <w:pPr>
        <w:pStyle w:val="CommentText"/>
      </w:pPr>
      <w:r w:rsidRPr="7F566F0B" w:rsidR="194951A6">
        <w:t>Tools like Adobe Experience Platform provide “recipe builder” notebook templates that allow you to define, train, and score models interactively, then package them as deployable recipes.</w:t>
      </w:r>
    </w:p>
    <w:p xmlns:w14="http://schemas.microsoft.com/office/word/2010/wordml" xmlns:w="http://schemas.openxmlformats.org/wordprocessingml/2006/main" w:rsidR="2CA34E16" w:rsidRDefault="0859153D" w14:paraId="2E161815" w14:textId="792ED2BB">
      <w:pPr>
        <w:pStyle w:val="CommentText"/>
      </w:pPr>
    </w:p>
    <w:p xmlns:w14="http://schemas.microsoft.com/office/word/2010/wordml" xmlns:w="http://schemas.openxmlformats.org/wordprocessingml/2006/main" w:rsidR="484A6A43" w:rsidRDefault="5FD09020" w14:paraId="3612DF3A" w14:textId="563AD583">
      <w:pPr>
        <w:pStyle w:val="CommentText"/>
      </w:pPr>
      <w:r w:rsidRPr="009CE2A6" w:rsidR="37DF4804">
        <w:rPr>
          <w:b w:val="1"/>
          <w:bCs w:val="1"/>
        </w:rPr>
        <w:t>Advantages of Using JupyterLab for ML Development</w:t>
      </w:r>
    </w:p>
    <w:p xmlns:w14="http://schemas.microsoft.com/office/word/2010/wordml" xmlns:w="http://schemas.openxmlformats.org/wordprocessingml/2006/main" w:rsidR="2B33A618" w:rsidRDefault="386CF898" w14:paraId="1F7EBC79" w14:textId="66B276EC">
      <w:pPr>
        <w:pStyle w:val="CommentText"/>
      </w:pPr>
      <w:r w:rsidRPr="482884AD" w:rsidR="6B3AB3EA">
        <w:t>Flexibility: Supports multiple languages (Python, R), librar</w:t>
      </w:r>
      <w:r w:rsidRPr="482884AD" w:rsidR="6B3AB3EA">
        <w:t>ies, and frameworks.</w:t>
      </w:r>
    </w:p>
    <w:p xmlns:w14="http://schemas.microsoft.com/office/word/2010/wordml" xmlns:w="http://schemas.openxmlformats.org/wordprocessingml/2006/main" w:rsidR="5982DBCC" w:rsidRDefault="51BFC953" w14:paraId="6E13309E" w14:textId="4B690987">
      <w:pPr>
        <w:pStyle w:val="CommentText"/>
      </w:pPr>
      <w:r w:rsidRPr="373422F5" w:rsidR="1625B990">
        <w:t>Documentation: Combines code, results, and explanations in one place.</w:t>
      </w:r>
    </w:p>
    <w:p xmlns:w14="http://schemas.microsoft.com/office/word/2010/wordml" xmlns:w="http://schemas.openxmlformats.org/wordprocessingml/2006/main" w:rsidR="6B43E708" w:rsidRDefault="622AD567" w14:paraId="0D62813A" w14:textId="5905DEA1">
      <w:pPr>
        <w:pStyle w:val="CommentText"/>
      </w:pPr>
      <w:r w:rsidRPr="4D3F93C0" w:rsidR="5CE7BCB5">
        <w:t>Visualization: Rich libraries for plotting and interactive exploration help interpret model behavior.</w:t>
      </w:r>
    </w:p>
    <w:p xmlns:w14="http://schemas.microsoft.com/office/word/2010/wordml" xmlns:w="http://schemas.openxmlformats.org/wordprocessingml/2006/main" w:rsidR="75807EC2" w:rsidRDefault="39A250E6" w14:paraId="2D371555" w14:textId="0DEC2584">
      <w:pPr>
        <w:pStyle w:val="CommentText"/>
      </w:pPr>
      <w:r w:rsidRPr="60D670A5" w:rsidR="678B79BC">
        <w:t>Integration: Connects easily with data sources, vector databases, and cloud ML services for end-to-end workflows.</w:t>
      </w:r>
    </w:p>
    <w:p xmlns:w14="http://schemas.microsoft.com/office/word/2010/wordml" xmlns:w="http://schemas.openxmlformats.org/wordprocessingml/2006/main" w:rsidR="3A402EA3" w:rsidRDefault="0CF5CF44" w14:paraId="6447BB1A" w14:textId="48AF3DFC">
      <w:pPr>
        <w:pStyle w:val="CommentText"/>
      </w:pPr>
      <w:r w:rsidRPr="4A0A2265" w:rsidR="672F8941">
        <w:t>Collaboration: Notebooks can be shared, reviewed, and versioned, facilitating teamwork.</w:t>
      </w:r>
    </w:p>
  </w:comment>
  <w:comment xmlns:w="http://schemas.openxmlformats.org/wordprocessingml/2006/main" w:initials="sa" w:author="sandy@labuschagnehome.com" w:date="2025-08-05T16:19:52" w:id="1941195217">
    <w:p xmlns:w14="http://schemas.microsoft.com/office/word/2010/wordml" xmlns:w="http://schemas.openxmlformats.org/wordprocessingml/2006/main" w:rsidR="3EAF3453" w:rsidRDefault="052DB1A2" w14:paraId="48BD27F7" w14:textId="3858B108">
      <w:pPr>
        <w:pStyle w:val="CommentText"/>
      </w:pPr>
      <w:r>
        <w:rPr>
          <w:rStyle w:val="CommentReference"/>
        </w:rPr>
        <w:annotationRef/>
      </w:r>
      <w:r w:rsidRPr="4773759F" w:rsidR="12EADD3B">
        <w:t>Decision made to go with OpenSearch (Greg 5/8/25)</w:t>
      </w:r>
    </w:p>
  </w:comment>
</w:comments>
</file>

<file path=word/commentsExtended.xml><?xml version="1.0" encoding="utf-8"?>
<w15:commentsEx xmlns:mc="http://schemas.openxmlformats.org/markup-compatibility/2006" xmlns:w15="http://schemas.microsoft.com/office/word/2012/wordml" mc:Ignorable="w15">
  <w15:commentEx w15:done="0" w15:paraId="5EB03F08"/>
  <w15:commentEx w15:done="0" w15:paraId="4EB48A28"/>
  <w15:commentEx w15:done="0" w15:paraId="48C33C99"/>
  <w15:commentEx w15:done="0" w15:paraId="30B1E3D2"/>
  <w15:commentEx w15:done="0" w15:paraId="636B88E9"/>
  <w15:commentEx w15:done="0" w15:paraId="1EF5CA9C"/>
  <w15:commentEx w15:done="0" w15:paraId="2E9A5226" w15:paraIdParent="1EF5CA9C"/>
  <w15:commentEx w15:done="0" w15:paraId="453A0D64"/>
  <w15:commentEx w15:done="0" w15:paraId="5C31709A" w15:paraIdParent="4EB48A28"/>
  <w15:commentEx w15:done="0" w15:paraId="6BD2213E" w15:paraIdParent="1EF5CA9C"/>
  <w15:commentEx w15:done="0" w15:paraId="49468C13" w15:paraIdParent="453A0D64"/>
  <w15:commentEx w15:done="0" w15:paraId="7AA32182" w15:paraIdParent="636B88E9"/>
  <w15:commentEx w15:done="0" w15:paraId="6D69C157" w15:paraIdParent="48C33C99"/>
  <w15:commentEx w15:done="0" w15:paraId="656AFE19" w15:paraIdParent="30B1E3D2"/>
  <w15:commentEx w15:done="0" w15:paraId="5C76B7F9" w15:paraIdParent="1EF5CA9C"/>
  <w15:commentEx w15:done="0" w15:paraId="739C2CAB" w15:paraIdParent="5EB03F08"/>
  <w15:commentEx w15:done="0" w15:paraId="6447BB1A"/>
  <w15:commentEx w15:done="0" w15:paraId="48BD27F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08B649C" w16cex:dateUtc="2025-07-08T10:15:20.107Z"/>
  <w16cex:commentExtensible w16cex:durableId="3DB0DA05" w16cex:dateUtc="2025-07-08T10:15:46.173Z"/>
  <w16cex:commentExtensible w16cex:durableId="148C0330" w16cex:dateUtc="2025-07-08T10:16:25.71Z"/>
  <w16cex:commentExtensible w16cex:durableId="3B97EBC5" w16cex:dateUtc="2025-07-08T10:17:35.09Z"/>
  <w16cex:commentExtensible w16cex:durableId="03D04C62" w16cex:dateUtc="2025-07-08T10:17:51.875Z"/>
  <w16cex:commentExtensible w16cex:durableId="6BB6150A" w16cex:dateUtc="2025-07-08T10:18:13.784Z"/>
  <w16cex:commentExtensible w16cex:durableId="7FA76C13" w16cex:dateUtc="2025-07-08T10:18:24.676Z"/>
  <w16cex:commentExtensible w16cex:durableId="1851E293" w16cex:dateUtc="2025-07-08T10:18:45.81Z"/>
  <w16cex:commentExtensible w16cex:durableId="4A95DBB0" w16cex:dateUtc="2025-07-08T10:48:55.636Z"/>
  <w16cex:commentExtensible w16cex:durableId="2B605D41" w16cex:dateUtc="2025-07-08T12:29:45.107Z"/>
  <w16cex:commentExtensible w16cex:durableId="7888580C" w16cex:dateUtc="2025-07-08T12:55:52.307Z"/>
  <w16cex:commentExtensible w16cex:durableId="2A2E559D" w16cex:dateUtc="2025-07-08T13:05:09.735Z"/>
  <w16cex:commentExtensible w16cex:durableId="4BBBBFBC" w16cex:dateUtc="2025-07-08T13:20:56.24Z"/>
  <w16cex:commentExtensible w16cex:durableId="4D5266AF" w16cex:dateUtc="2025-07-08T13:30:34.695Z"/>
  <w16cex:commentExtensible w16cex:durableId="2A9E8B92" w16cex:dateUtc="2025-07-08T14:04:12.274Z"/>
  <w16cex:commentExtensible w16cex:durableId="5EC37214" w16cex:dateUtc="2025-07-08T16:53:44.511Z"/>
  <w16cex:commentExtensible w16cex:durableId="46C3F660" w16cex:dateUtc="2025-07-08T17:04:11.11Z"/>
  <w16cex:commentExtensible w16cex:durableId="405D4D80" w16cex:dateUtc="2025-08-05T14:19:52.612Z"/>
</w16cex:commentsExtensible>
</file>

<file path=word/commentsIds.xml><?xml version="1.0" encoding="utf-8"?>
<w16cid:commentsIds xmlns:mc="http://schemas.openxmlformats.org/markup-compatibility/2006" xmlns:w16cid="http://schemas.microsoft.com/office/word/2016/wordml/cid" mc:Ignorable="w16cid">
  <w16cid:commentId w16cid:paraId="5EB03F08" w16cid:durableId="608B649C"/>
  <w16cid:commentId w16cid:paraId="4EB48A28" w16cid:durableId="3DB0DA05"/>
  <w16cid:commentId w16cid:paraId="48C33C99" w16cid:durableId="148C0330"/>
  <w16cid:commentId w16cid:paraId="30B1E3D2" w16cid:durableId="3B97EBC5"/>
  <w16cid:commentId w16cid:paraId="636B88E9" w16cid:durableId="03D04C62"/>
  <w16cid:commentId w16cid:paraId="1EF5CA9C" w16cid:durableId="6BB6150A"/>
  <w16cid:commentId w16cid:paraId="2E9A5226" w16cid:durableId="7FA76C13"/>
  <w16cid:commentId w16cid:paraId="453A0D64" w16cid:durableId="1851E293"/>
  <w16cid:commentId w16cid:paraId="5C31709A" w16cid:durableId="4A95DBB0"/>
  <w16cid:commentId w16cid:paraId="6BD2213E" w16cid:durableId="2B605D41"/>
  <w16cid:commentId w16cid:paraId="49468C13" w16cid:durableId="7888580C"/>
  <w16cid:commentId w16cid:paraId="7AA32182" w16cid:durableId="2A2E559D"/>
  <w16cid:commentId w16cid:paraId="6D69C157" w16cid:durableId="4BBBBFBC"/>
  <w16cid:commentId w16cid:paraId="656AFE19" w16cid:durableId="4D5266AF"/>
  <w16cid:commentId w16cid:paraId="5C76B7F9" w16cid:durableId="2A9E8B92"/>
  <w16cid:commentId w16cid:paraId="739C2CAB" w16cid:durableId="5EC37214"/>
  <w16cid:commentId w16cid:paraId="6447BB1A" w16cid:durableId="46C3F660"/>
  <w16cid:commentId w16cid:paraId="48BD27F7" w16cid:durableId="405D4D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C258C4" w:rsidR="00AE2CE8" w:rsidP="001D3E2B" w:rsidRDefault="00AE2CE8" w14:paraId="01508C62" w14:textId="77777777">
      <w:pPr>
        <w:spacing w:after="0" w:line="240" w:lineRule="auto"/>
      </w:pPr>
      <w:r w:rsidRPr="00C258C4">
        <w:separator/>
      </w:r>
    </w:p>
    <w:p w:rsidRPr="00C258C4" w:rsidR="00AE2CE8" w:rsidRDefault="00AE2CE8" w14:paraId="0A263F02" w14:textId="77777777"/>
  </w:endnote>
  <w:endnote w:type="continuationSeparator" w:id="0">
    <w:p w:rsidRPr="00C258C4" w:rsidR="00AE2CE8" w:rsidP="001D3E2B" w:rsidRDefault="00AE2CE8" w14:paraId="10137931" w14:textId="77777777">
      <w:pPr>
        <w:spacing w:after="0" w:line="240" w:lineRule="auto"/>
      </w:pPr>
      <w:r w:rsidRPr="00C258C4">
        <w:continuationSeparator/>
      </w:r>
    </w:p>
    <w:p w:rsidRPr="00C258C4" w:rsidR="00AE2CE8" w:rsidRDefault="00AE2CE8" w14:paraId="561D02F9" w14:textId="77777777"/>
  </w:endnote>
  <w:endnote w:type="continuationNotice" w:id="1">
    <w:p w:rsidRPr="00C258C4" w:rsidR="00AE2CE8" w:rsidRDefault="00AE2CE8" w14:paraId="75AE13AE" w14:textId="77777777">
      <w:pPr>
        <w:spacing w:after="0" w:line="240" w:lineRule="auto"/>
      </w:pPr>
    </w:p>
    <w:p w:rsidRPr="00C258C4" w:rsidR="00AE2CE8" w:rsidRDefault="00AE2CE8" w14:paraId="3235FC4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DM Sans ExtraBold">
    <w:altName w:val="Calibri"/>
    <w:charset w:val="00"/>
    <w:family w:val="auto"/>
    <w:pitch w:val="variable"/>
    <w:sig w:usb0="8000002F" w:usb1="4000204B" w:usb2="00000000" w:usb3="00000000" w:csb0="00000093" w:csb1="00000000"/>
  </w:font>
  <w:font w:name="DM Sans 14pt ExtraLight">
    <w:altName w:val="Calibri"/>
    <w:charset w:val="00"/>
    <w:family w:val="auto"/>
    <w:pitch w:val="variable"/>
    <w:sig w:usb0="8000002F" w:usb1="4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96788"/>
      <w:docPartObj>
        <w:docPartGallery w:val="Page Numbers (Bottom of Page)"/>
        <w:docPartUnique/>
      </w:docPartObj>
    </w:sdtPr>
    <w:sdtEndPr>
      <w:rPr>
        <w:noProof/>
      </w:rPr>
    </w:sdtEndPr>
    <w:sdtContent>
      <w:p w:rsidR="005176D3" w:rsidRDefault="005176D3" w14:paraId="1F55AD96" w14:textId="5CC148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Pr="007838CB" w:rsidR="0892BA8A" w:rsidP="00BA3A76" w:rsidRDefault="0892BA8A" w14:paraId="10A20B67" w14:textId="21028A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Pr="00C258C4" w:rsidR="0892BA8A" w:rsidTr="0892BA8A" w14:paraId="56F729CF" w14:textId="77777777">
      <w:trPr>
        <w:trHeight w:val="300"/>
      </w:trPr>
      <w:tc>
        <w:tcPr>
          <w:tcW w:w="3005" w:type="dxa"/>
        </w:tcPr>
        <w:p w:rsidRPr="007838CB" w:rsidR="0892BA8A" w:rsidP="0892BA8A" w:rsidRDefault="0892BA8A" w14:paraId="2F102B69" w14:textId="03591DF6">
          <w:pPr>
            <w:pStyle w:val="Header"/>
            <w:ind w:left="-115"/>
          </w:pPr>
        </w:p>
      </w:tc>
      <w:tc>
        <w:tcPr>
          <w:tcW w:w="3005" w:type="dxa"/>
        </w:tcPr>
        <w:p w:rsidRPr="007838CB" w:rsidR="0892BA8A" w:rsidP="0892BA8A" w:rsidRDefault="0892BA8A" w14:paraId="6FCA2D50" w14:textId="28650607">
          <w:pPr>
            <w:pStyle w:val="Header"/>
            <w:jc w:val="center"/>
          </w:pPr>
        </w:p>
      </w:tc>
      <w:tc>
        <w:tcPr>
          <w:tcW w:w="3005" w:type="dxa"/>
        </w:tcPr>
        <w:p w:rsidRPr="007838CB" w:rsidR="0892BA8A" w:rsidP="0892BA8A" w:rsidRDefault="0892BA8A" w14:paraId="65AD3017" w14:textId="0301A841">
          <w:pPr>
            <w:pStyle w:val="Header"/>
            <w:ind w:right="-115"/>
            <w:jc w:val="right"/>
          </w:pPr>
        </w:p>
      </w:tc>
    </w:tr>
  </w:tbl>
  <w:p w:rsidRPr="007838CB" w:rsidR="0892BA8A" w:rsidP="0892BA8A" w:rsidRDefault="0892BA8A" w14:paraId="02C20C7C" w14:textId="1D5615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7838CB" w:rsidR="00AE2CE8" w:rsidP="001D3E2B" w:rsidRDefault="00AE2CE8" w14:paraId="79317F6D" w14:textId="77777777">
      <w:pPr>
        <w:spacing w:after="0" w:line="240" w:lineRule="auto"/>
      </w:pPr>
      <w:r w:rsidRPr="007838CB">
        <w:separator/>
      </w:r>
    </w:p>
    <w:p w:rsidRPr="007838CB" w:rsidR="00AE2CE8" w:rsidRDefault="00AE2CE8" w14:paraId="7AF25EDF" w14:textId="77777777"/>
  </w:footnote>
  <w:footnote w:type="continuationSeparator" w:id="0">
    <w:p w:rsidRPr="00C258C4" w:rsidR="00AE2CE8" w:rsidP="001D3E2B" w:rsidRDefault="00AE2CE8" w14:paraId="782F809B" w14:textId="77777777">
      <w:pPr>
        <w:spacing w:after="0" w:line="240" w:lineRule="auto"/>
      </w:pPr>
      <w:r w:rsidRPr="00C258C4">
        <w:continuationSeparator/>
      </w:r>
    </w:p>
    <w:p w:rsidRPr="00C258C4" w:rsidR="00AE2CE8" w:rsidRDefault="00AE2CE8" w14:paraId="5165A335" w14:textId="77777777"/>
  </w:footnote>
  <w:footnote w:type="continuationNotice" w:id="1">
    <w:p w:rsidRPr="00C258C4" w:rsidR="00AE2CE8" w:rsidRDefault="00AE2CE8" w14:paraId="189910BC" w14:textId="77777777">
      <w:pPr>
        <w:spacing w:after="0" w:line="240" w:lineRule="auto"/>
      </w:pPr>
    </w:p>
    <w:p w:rsidRPr="00C258C4" w:rsidR="00AE2CE8" w:rsidRDefault="00AE2CE8" w14:paraId="4323C91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Pr="00C258C4" w:rsidR="0892BA8A" w:rsidTr="0892BA8A" w14:paraId="28DB8942" w14:textId="77777777">
      <w:trPr>
        <w:trHeight w:val="300"/>
      </w:trPr>
      <w:tc>
        <w:tcPr>
          <w:tcW w:w="3005" w:type="dxa"/>
        </w:tcPr>
        <w:p w:rsidRPr="007838CB" w:rsidR="0892BA8A" w:rsidP="0892BA8A" w:rsidRDefault="0892BA8A" w14:paraId="5D47A271" w14:textId="2307E4AD">
          <w:pPr>
            <w:pStyle w:val="Header"/>
            <w:ind w:left="-115"/>
          </w:pPr>
        </w:p>
      </w:tc>
      <w:tc>
        <w:tcPr>
          <w:tcW w:w="3005" w:type="dxa"/>
        </w:tcPr>
        <w:p w:rsidRPr="007838CB" w:rsidR="0892BA8A" w:rsidP="0892BA8A" w:rsidRDefault="0892BA8A" w14:paraId="7F1549BB" w14:textId="2E4EDDA2">
          <w:pPr>
            <w:pStyle w:val="Header"/>
            <w:jc w:val="center"/>
          </w:pPr>
        </w:p>
      </w:tc>
      <w:tc>
        <w:tcPr>
          <w:tcW w:w="3005" w:type="dxa"/>
        </w:tcPr>
        <w:p w:rsidRPr="007838CB" w:rsidR="0892BA8A" w:rsidP="0892BA8A" w:rsidRDefault="0892BA8A" w14:paraId="35E100B1" w14:textId="7244D108">
          <w:pPr>
            <w:pStyle w:val="Header"/>
            <w:ind w:right="-115"/>
            <w:jc w:val="right"/>
          </w:pPr>
        </w:p>
      </w:tc>
    </w:tr>
  </w:tbl>
  <w:p w:rsidRPr="007838CB" w:rsidR="0892BA8A" w:rsidP="0892BA8A" w:rsidRDefault="0892BA8A" w14:paraId="3C38EAB9" w14:textId="38A6EA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Pr="00C258C4" w:rsidR="0892BA8A" w:rsidTr="0892BA8A" w14:paraId="31C882BE" w14:textId="77777777">
      <w:trPr>
        <w:trHeight w:val="300"/>
      </w:trPr>
      <w:tc>
        <w:tcPr>
          <w:tcW w:w="3005" w:type="dxa"/>
        </w:tcPr>
        <w:p w:rsidRPr="007838CB" w:rsidR="0892BA8A" w:rsidP="0892BA8A" w:rsidRDefault="0892BA8A" w14:paraId="5891254F" w14:textId="0AF2A2C8">
          <w:pPr>
            <w:pStyle w:val="Header"/>
            <w:ind w:left="-115"/>
          </w:pPr>
        </w:p>
      </w:tc>
      <w:tc>
        <w:tcPr>
          <w:tcW w:w="3005" w:type="dxa"/>
        </w:tcPr>
        <w:p w:rsidRPr="007838CB" w:rsidR="0892BA8A" w:rsidP="0892BA8A" w:rsidRDefault="0892BA8A" w14:paraId="52B54C3F" w14:textId="43B99FAE">
          <w:pPr>
            <w:pStyle w:val="Header"/>
            <w:jc w:val="center"/>
          </w:pPr>
        </w:p>
      </w:tc>
      <w:tc>
        <w:tcPr>
          <w:tcW w:w="3005" w:type="dxa"/>
        </w:tcPr>
        <w:p w:rsidRPr="007838CB" w:rsidR="0892BA8A" w:rsidP="0892BA8A" w:rsidRDefault="0892BA8A" w14:paraId="64507006" w14:textId="5B028C9B">
          <w:pPr>
            <w:pStyle w:val="Header"/>
            <w:ind w:right="-115"/>
            <w:jc w:val="right"/>
          </w:pPr>
        </w:p>
      </w:tc>
    </w:tr>
  </w:tbl>
  <w:p w:rsidRPr="007838CB" w:rsidR="0892BA8A" w:rsidP="0892BA8A" w:rsidRDefault="0892BA8A" w14:paraId="35284103" w14:textId="7CD58F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846"/>
    <w:multiLevelType w:val="hybridMultilevel"/>
    <w:tmpl w:val="7F72D8DC"/>
    <w:lvl w:ilvl="0" w:tplc="1C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8BA7BA0"/>
    <w:multiLevelType w:val="hybridMultilevel"/>
    <w:tmpl w:val="99AAA918"/>
    <w:lvl w:ilvl="0" w:tplc="1C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 w15:restartNumberingAfterBreak="0">
    <w:nsid w:val="18A644A1"/>
    <w:multiLevelType w:val="hybridMultilevel"/>
    <w:tmpl w:val="B43CFD4C"/>
    <w:lvl w:ilvl="0" w:tplc="1C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 w15:restartNumberingAfterBreak="0">
    <w:nsid w:val="29FB48EC"/>
    <w:multiLevelType w:val="hybridMultilevel"/>
    <w:tmpl w:val="DB028FD6"/>
    <w:lvl w:ilvl="0" w:tplc="1C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2B2E33C9"/>
    <w:multiLevelType w:val="hybridMultilevel"/>
    <w:tmpl w:val="586239D8"/>
    <w:lvl w:ilvl="0" w:tplc="48E8535A">
      <w:start w:val="1"/>
      <w:numFmt w:val="bullet"/>
      <w:pStyle w:val="Bullets"/>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344B54F3"/>
    <w:multiLevelType w:val="hybridMultilevel"/>
    <w:tmpl w:val="9AD6836C"/>
    <w:lvl w:ilvl="0" w:tplc="1C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349E3D0F"/>
    <w:multiLevelType w:val="multilevel"/>
    <w:tmpl w:val="751C126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431"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407340B4"/>
    <w:multiLevelType w:val="hybridMultilevel"/>
    <w:tmpl w:val="0C34935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55EE43D5"/>
    <w:multiLevelType w:val="multilevel"/>
    <w:tmpl w:val="90626128"/>
    <w:styleLink w:val="CompactNumberedList"/>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620" w:hanging="180"/>
      </w:pPr>
    </w:lvl>
    <w:lvl w:ilvl="3">
      <w:start w:val="1"/>
      <w:numFmt w:val="decimal"/>
      <w:lvlText w:val="%4."/>
      <w:lvlJc w:val="left"/>
      <w:pPr>
        <w:ind w:left="25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FA75E5F"/>
    <w:multiLevelType w:val="hybridMultilevel"/>
    <w:tmpl w:val="7006FD86"/>
    <w:lvl w:ilvl="0" w:tplc="1C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62505703"/>
    <w:multiLevelType w:val="hybridMultilevel"/>
    <w:tmpl w:val="F510ECE6"/>
    <w:lvl w:ilvl="0" w:tplc="1C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6AD247B0"/>
    <w:multiLevelType w:val="hybridMultilevel"/>
    <w:tmpl w:val="C0DAE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71174DFE"/>
    <w:multiLevelType w:val="hybridMultilevel"/>
    <w:tmpl w:val="86B40B5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713249FF"/>
    <w:multiLevelType w:val="hybridMultilevel"/>
    <w:tmpl w:val="F21E0B12"/>
    <w:lvl w:ilvl="0" w:tplc="1C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4" w15:restartNumberingAfterBreak="0">
    <w:nsid w:val="7DAC07D2"/>
    <w:multiLevelType w:val="hybridMultilevel"/>
    <w:tmpl w:val="855CB026"/>
    <w:lvl w:ilvl="0" w:tplc="5148CC72">
      <w:start w:val="1"/>
      <w:numFmt w:val="bullet"/>
      <w:pStyle w:val="Bullets2"/>
      <w:lvlText w:val="o"/>
      <w:lvlJc w:val="left"/>
      <w:pPr>
        <w:ind w:left="1060" w:hanging="360"/>
      </w:pPr>
      <w:rPr>
        <w:rFonts w:hint="default" w:ascii="Courier New" w:hAnsi="Courier New" w:cs="Courier New"/>
      </w:rPr>
    </w:lvl>
    <w:lvl w:ilvl="1" w:tplc="7B4EDBC2">
      <w:start w:val="1"/>
      <w:numFmt w:val="bullet"/>
      <w:pStyle w:val="Bullets3"/>
      <w:lvlText w:val="o"/>
      <w:lvlJc w:val="left"/>
      <w:pPr>
        <w:ind w:left="1780" w:hanging="360"/>
      </w:pPr>
      <w:rPr>
        <w:rFonts w:hint="default" w:ascii="Courier New" w:hAnsi="Courier New" w:cs="Courier New"/>
      </w:rPr>
    </w:lvl>
    <w:lvl w:ilvl="2" w:tplc="131C69FE">
      <w:start w:val="1"/>
      <w:numFmt w:val="bullet"/>
      <w:pStyle w:val="Bullets4"/>
      <w:lvlText w:val=""/>
      <w:lvlJc w:val="left"/>
      <w:pPr>
        <w:ind w:left="2500" w:hanging="360"/>
      </w:pPr>
      <w:rPr>
        <w:rFonts w:hint="default" w:ascii="Wingdings" w:hAnsi="Wingdings"/>
      </w:rPr>
    </w:lvl>
    <w:lvl w:ilvl="3" w:tplc="08090001">
      <w:start w:val="1"/>
      <w:numFmt w:val="bullet"/>
      <w:lvlText w:val=""/>
      <w:lvlJc w:val="left"/>
      <w:pPr>
        <w:ind w:left="3220" w:hanging="360"/>
      </w:pPr>
      <w:rPr>
        <w:rFonts w:hint="default" w:ascii="Symbol" w:hAnsi="Symbol"/>
      </w:rPr>
    </w:lvl>
    <w:lvl w:ilvl="4" w:tplc="08090003">
      <w:start w:val="1"/>
      <w:numFmt w:val="bullet"/>
      <w:lvlText w:val="o"/>
      <w:lvlJc w:val="left"/>
      <w:pPr>
        <w:ind w:left="3940" w:hanging="360"/>
      </w:pPr>
      <w:rPr>
        <w:rFonts w:hint="default" w:ascii="Courier New" w:hAnsi="Courier New" w:cs="Courier New"/>
      </w:rPr>
    </w:lvl>
    <w:lvl w:ilvl="5" w:tplc="08090005" w:tentative="1">
      <w:start w:val="1"/>
      <w:numFmt w:val="bullet"/>
      <w:lvlText w:val=""/>
      <w:lvlJc w:val="left"/>
      <w:pPr>
        <w:ind w:left="4660" w:hanging="360"/>
      </w:pPr>
      <w:rPr>
        <w:rFonts w:hint="default" w:ascii="Wingdings" w:hAnsi="Wingdings"/>
      </w:rPr>
    </w:lvl>
    <w:lvl w:ilvl="6" w:tplc="08090001" w:tentative="1">
      <w:start w:val="1"/>
      <w:numFmt w:val="bullet"/>
      <w:lvlText w:val=""/>
      <w:lvlJc w:val="left"/>
      <w:pPr>
        <w:ind w:left="5380" w:hanging="360"/>
      </w:pPr>
      <w:rPr>
        <w:rFonts w:hint="default" w:ascii="Symbol" w:hAnsi="Symbol"/>
      </w:rPr>
    </w:lvl>
    <w:lvl w:ilvl="7" w:tplc="08090003" w:tentative="1">
      <w:start w:val="1"/>
      <w:numFmt w:val="bullet"/>
      <w:lvlText w:val="o"/>
      <w:lvlJc w:val="left"/>
      <w:pPr>
        <w:ind w:left="6100" w:hanging="360"/>
      </w:pPr>
      <w:rPr>
        <w:rFonts w:hint="default" w:ascii="Courier New" w:hAnsi="Courier New" w:cs="Courier New"/>
      </w:rPr>
    </w:lvl>
    <w:lvl w:ilvl="8" w:tplc="08090005" w:tentative="1">
      <w:start w:val="1"/>
      <w:numFmt w:val="bullet"/>
      <w:lvlText w:val=""/>
      <w:lvlJc w:val="left"/>
      <w:pPr>
        <w:ind w:left="6820" w:hanging="360"/>
      </w:pPr>
      <w:rPr>
        <w:rFonts w:hint="default" w:ascii="Wingdings" w:hAnsi="Wingdings"/>
      </w:rPr>
    </w:lvl>
  </w:abstractNum>
  <w:abstractNum w:abstractNumId="15" w15:restartNumberingAfterBreak="0">
    <w:nsid w:val="7E32166B"/>
    <w:multiLevelType w:val="hybridMultilevel"/>
    <w:tmpl w:val="97087BB2"/>
    <w:lvl w:ilvl="0" w:tplc="922E9BDC">
      <w:start w:val="1"/>
      <w:numFmt w:val="decimal"/>
      <w:pStyle w:val="Appendix"/>
      <w:lvlText w:val="Appendix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73076059">
    <w:abstractNumId w:val="6"/>
  </w:num>
  <w:num w:numId="2" w16cid:durableId="103959690">
    <w:abstractNumId w:val="8"/>
  </w:num>
  <w:num w:numId="3" w16cid:durableId="1653873985">
    <w:abstractNumId w:val="15"/>
  </w:num>
  <w:num w:numId="4" w16cid:durableId="1954287489">
    <w:abstractNumId w:val="14"/>
  </w:num>
  <w:num w:numId="5" w16cid:durableId="1617247730">
    <w:abstractNumId w:val="4"/>
  </w:num>
  <w:num w:numId="6" w16cid:durableId="1623153909">
    <w:abstractNumId w:val="10"/>
  </w:num>
  <w:num w:numId="7" w16cid:durableId="1533033598">
    <w:abstractNumId w:val="3"/>
  </w:num>
  <w:num w:numId="8" w16cid:durableId="386563756">
    <w:abstractNumId w:val="2"/>
  </w:num>
  <w:num w:numId="9" w16cid:durableId="861168241">
    <w:abstractNumId w:val="5"/>
  </w:num>
  <w:num w:numId="10" w16cid:durableId="2007786120">
    <w:abstractNumId w:val="1"/>
  </w:num>
  <w:num w:numId="11" w16cid:durableId="2033913250">
    <w:abstractNumId w:val="0"/>
  </w:num>
  <w:num w:numId="12" w16cid:durableId="1139807061">
    <w:abstractNumId w:val="11"/>
  </w:num>
  <w:num w:numId="13" w16cid:durableId="10185459">
    <w:abstractNumId w:val="7"/>
  </w:num>
  <w:num w:numId="14" w16cid:durableId="1957057854">
    <w:abstractNumId w:val="12"/>
  </w:num>
  <w:num w:numId="15" w16cid:durableId="1880510402">
    <w:abstractNumId w:val="13"/>
  </w:num>
  <w:num w:numId="16" w16cid:durableId="818498155">
    <w:abstractNumId w:val="9"/>
  </w:num>
  <w:numIdMacAtCleanup w:val="16"/>
</w:numbering>
</file>

<file path=word/people.xml><?xml version="1.0" encoding="utf-8"?>
<w15:people xmlns:mc="http://schemas.openxmlformats.org/markup-compatibility/2006" xmlns:w15="http://schemas.microsoft.com/office/word/2012/wordml" mc:Ignorable="w15">
  <w15:person w15:author="sandy@labuschagnehome.com">
    <w15:presenceInfo w15:providerId="AD" w15:userId="S::urn:spo:guest#sandy@labuschagnehome.com::"/>
  </w15:person>
  <w15:person w15:author="Ume Sauda Ghanyani">
    <w15:presenceInfo w15:providerId="AD" w15:userId="S::sauda.ghanyani@paysyslabs.com::33d30c0f-3255-48b1-9fb6-33cd52a3c91f"/>
  </w15:person>
  <w15:person w15:author="Ume Sauda Ghanyani">
    <w15:presenceInfo w15:providerId="AD" w15:userId="S::sauda.ghanyani@paysyslabs.com::33d30c0f-3255-48b1-9fb6-33cd52a3c91f"/>
  </w15:person>
  <w15:person w15:author="sandy@labuschagnehome.com">
    <w15:presenceInfo w15:providerId="AD" w15:userId="S::urn:spo:guest#sandy@labuschagnehome.com::"/>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trackRevisions w:val="tru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105"/>
    <w:rsid w:val="000002F6"/>
    <w:rsid w:val="000006E5"/>
    <w:rsid w:val="00000E84"/>
    <w:rsid w:val="00001ACC"/>
    <w:rsid w:val="00001E58"/>
    <w:rsid w:val="0000200D"/>
    <w:rsid w:val="000024B9"/>
    <w:rsid w:val="0000282D"/>
    <w:rsid w:val="00002A0E"/>
    <w:rsid w:val="00002B9B"/>
    <w:rsid w:val="0000330D"/>
    <w:rsid w:val="000035D4"/>
    <w:rsid w:val="00003936"/>
    <w:rsid w:val="00003C6B"/>
    <w:rsid w:val="000041DB"/>
    <w:rsid w:val="000043E2"/>
    <w:rsid w:val="0000444A"/>
    <w:rsid w:val="00004A8C"/>
    <w:rsid w:val="00004E26"/>
    <w:rsid w:val="00004EEB"/>
    <w:rsid w:val="00005142"/>
    <w:rsid w:val="000052F7"/>
    <w:rsid w:val="00005844"/>
    <w:rsid w:val="00005A1C"/>
    <w:rsid w:val="0000602E"/>
    <w:rsid w:val="000064BF"/>
    <w:rsid w:val="00006AB8"/>
    <w:rsid w:val="00006C64"/>
    <w:rsid w:val="00007209"/>
    <w:rsid w:val="000073A7"/>
    <w:rsid w:val="0001026A"/>
    <w:rsid w:val="000102F4"/>
    <w:rsid w:val="00010517"/>
    <w:rsid w:val="00010723"/>
    <w:rsid w:val="000107E3"/>
    <w:rsid w:val="000108A9"/>
    <w:rsid w:val="00010CB3"/>
    <w:rsid w:val="000112D5"/>
    <w:rsid w:val="00011450"/>
    <w:rsid w:val="000114CB"/>
    <w:rsid w:val="000115AC"/>
    <w:rsid w:val="0001180D"/>
    <w:rsid w:val="00011829"/>
    <w:rsid w:val="0001187D"/>
    <w:rsid w:val="00011AD4"/>
    <w:rsid w:val="00011B98"/>
    <w:rsid w:val="00011BBB"/>
    <w:rsid w:val="00011C66"/>
    <w:rsid w:val="00011E24"/>
    <w:rsid w:val="00011E6B"/>
    <w:rsid w:val="00012573"/>
    <w:rsid w:val="000125E2"/>
    <w:rsid w:val="000125F6"/>
    <w:rsid w:val="000125FA"/>
    <w:rsid w:val="0001281C"/>
    <w:rsid w:val="000129FE"/>
    <w:rsid w:val="00012BA5"/>
    <w:rsid w:val="00013077"/>
    <w:rsid w:val="00013648"/>
    <w:rsid w:val="0001371E"/>
    <w:rsid w:val="00013B18"/>
    <w:rsid w:val="00013E4B"/>
    <w:rsid w:val="00014086"/>
    <w:rsid w:val="0001451D"/>
    <w:rsid w:val="00014985"/>
    <w:rsid w:val="00014E04"/>
    <w:rsid w:val="00014EB0"/>
    <w:rsid w:val="00014FC0"/>
    <w:rsid w:val="00015352"/>
    <w:rsid w:val="000154CB"/>
    <w:rsid w:val="00015F8D"/>
    <w:rsid w:val="00016297"/>
    <w:rsid w:val="000162FD"/>
    <w:rsid w:val="00016C48"/>
    <w:rsid w:val="0001710B"/>
    <w:rsid w:val="0001721D"/>
    <w:rsid w:val="000172E7"/>
    <w:rsid w:val="000174B8"/>
    <w:rsid w:val="00017B76"/>
    <w:rsid w:val="00020109"/>
    <w:rsid w:val="000201B0"/>
    <w:rsid w:val="00020307"/>
    <w:rsid w:val="00020432"/>
    <w:rsid w:val="00020CCE"/>
    <w:rsid w:val="00020F0B"/>
    <w:rsid w:val="000214BF"/>
    <w:rsid w:val="00021568"/>
    <w:rsid w:val="00021C79"/>
    <w:rsid w:val="00021D8B"/>
    <w:rsid w:val="00021FFE"/>
    <w:rsid w:val="000220A3"/>
    <w:rsid w:val="000226A8"/>
    <w:rsid w:val="00022735"/>
    <w:rsid w:val="0002282B"/>
    <w:rsid w:val="00022BEC"/>
    <w:rsid w:val="00023D11"/>
    <w:rsid w:val="00024044"/>
    <w:rsid w:val="000244FE"/>
    <w:rsid w:val="00024A44"/>
    <w:rsid w:val="00024AF9"/>
    <w:rsid w:val="00025018"/>
    <w:rsid w:val="0002572C"/>
    <w:rsid w:val="00025C86"/>
    <w:rsid w:val="00025CFC"/>
    <w:rsid w:val="00025E05"/>
    <w:rsid w:val="000262BC"/>
    <w:rsid w:val="0002652D"/>
    <w:rsid w:val="00026A18"/>
    <w:rsid w:val="00026CDD"/>
    <w:rsid w:val="00026F58"/>
    <w:rsid w:val="000275E7"/>
    <w:rsid w:val="00027603"/>
    <w:rsid w:val="0002786D"/>
    <w:rsid w:val="00027D55"/>
    <w:rsid w:val="0003045B"/>
    <w:rsid w:val="000309C6"/>
    <w:rsid w:val="00030DDE"/>
    <w:rsid w:val="00031003"/>
    <w:rsid w:val="000313D6"/>
    <w:rsid w:val="0003217B"/>
    <w:rsid w:val="000321FB"/>
    <w:rsid w:val="00032455"/>
    <w:rsid w:val="000328B2"/>
    <w:rsid w:val="000328C0"/>
    <w:rsid w:val="00032C04"/>
    <w:rsid w:val="00032C3C"/>
    <w:rsid w:val="00032D46"/>
    <w:rsid w:val="00033218"/>
    <w:rsid w:val="000334D4"/>
    <w:rsid w:val="00033708"/>
    <w:rsid w:val="0003386D"/>
    <w:rsid w:val="00033C29"/>
    <w:rsid w:val="00034713"/>
    <w:rsid w:val="00034745"/>
    <w:rsid w:val="00034779"/>
    <w:rsid w:val="00034B2A"/>
    <w:rsid w:val="00035555"/>
    <w:rsid w:val="000360B0"/>
    <w:rsid w:val="0003681A"/>
    <w:rsid w:val="000368A4"/>
    <w:rsid w:val="00036E8D"/>
    <w:rsid w:val="0003710B"/>
    <w:rsid w:val="00037617"/>
    <w:rsid w:val="00037830"/>
    <w:rsid w:val="00037997"/>
    <w:rsid w:val="00040248"/>
    <w:rsid w:val="0004037D"/>
    <w:rsid w:val="000403E8"/>
    <w:rsid w:val="00040577"/>
    <w:rsid w:val="0004083C"/>
    <w:rsid w:val="00040841"/>
    <w:rsid w:val="000409FB"/>
    <w:rsid w:val="00040DB6"/>
    <w:rsid w:val="00041555"/>
    <w:rsid w:val="00041A5C"/>
    <w:rsid w:val="00041C56"/>
    <w:rsid w:val="00042B1A"/>
    <w:rsid w:val="00042D18"/>
    <w:rsid w:val="00043472"/>
    <w:rsid w:val="00044366"/>
    <w:rsid w:val="00044521"/>
    <w:rsid w:val="00044912"/>
    <w:rsid w:val="00044ECD"/>
    <w:rsid w:val="00044EE7"/>
    <w:rsid w:val="0004522F"/>
    <w:rsid w:val="00045290"/>
    <w:rsid w:val="0004564C"/>
    <w:rsid w:val="00045C7D"/>
    <w:rsid w:val="000463F1"/>
    <w:rsid w:val="000463F9"/>
    <w:rsid w:val="000464F7"/>
    <w:rsid w:val="00046866"/>
    <w:rsid w:val="00046C6B"/>
    <w:rsid w:val="00046CD2"/>
    <w:rsid w:val="000471E8"/>
    <w:rsid w:val="000471EA"/>
    <w:rsid w:val="000473A2"/>
    <w:rsid w:val="000473C5"/>
    <w:rsid w:val="00047900"/>
    <w:rsid w:val="0004792B"/>
    <w:rsid w:val="00050B8A"/>
    <w:rsid w:val="00050D56"/>
    <w:rsid w:val="00051036"/>
    <w:rsid w:val="000510F8"/>
    <w:rsid w:val="00051285"/>
    <w:rsid w:val="0005154C"/>
    <w:rsid w:val="000519EC"/>
    <w:rsid w:val="00051B92"/>
    <w:rsid w:val="00051EC4"/>
    <w:rsid w:val="00051F13"/>
    <w:rsid w:val="00052218"/>
    <w:rsid w:val="000522F7"/>
    <w:rsid w:val="00052603"/>
    <w:rsid w:val="00052B21"/>
    <w:rsid w:val="000534EB"/>
    <w:rsid w:val="000535F2"/>
    <w:rsid w:val="000539DD"/>
    <w:rsid w:val="00053A30"/>
    <w:rsid w:val="00053ACA"/>
    <w:rsid w:val="00053DF8"/>
    <w:rsid w:val="00053E49"/>
    <w:rsid w:val="00053EB1"/>
    <w:rsid w:val="000544CE"/>
    <w:rsid w:val="000546C4"/>
    <w:rsid w:val="00054858"/>
    <w:rsid w:val="00055FB5"/>
    <w:rsid w:val="00056098"/>
    <w:rsid w:val="0005675A"/>
    <w:rsid w:val="000567EA"/>
    <w:rsid w:val="00056DC2"/>
    <w:rsid w:val="00057084"/>
    <w:rsid w:val="00057555"/>
    <w:rsid w:val="00057A90"/>
    <w:rsid w:val="00060072"/>
    <w:rsid w:val="00060952"/>
    <w:rsid w:val="0006132E"/>
    <w:rsid w:val="00061C48"/>
    <w:rsid w:val="00061CFD"/>
    <w:rsid w:val="00061FAA"/>
    <w:rsid w:val="00062559"/>
    <w:rsid w:val="000630EA"/>
    <w:rsid w:val="0006313B"/>
    <w:rsid w:val="0006319E"/>
    <w:rsid w:val="000633F9"/>
    <w:rsid w:val="0006346C"/>
    <w:rsid w:val="0006392C"/>
    <w:rsid w:val="00063DEF"/>
    <w:rsid w:val="00064615"/>
    <w:rsid w:val="0006468A"/>
    <w:rsid w:val="00064C7D"/>
    <w:rsid w:val="00065083"/>
    <w:rsid w:val="00065229"/>
    <w:rsid w:val="00065259"/>
    <w:rsid w:val="000652B5"/>
    <w:rsid w:val="00065B11"/>
    <w:rsid w:val="00066159"/>
    <w:rsid w:val="00066397"/>
    <w:rsid w:val="000663E5"/>
    <w:rsid w:val="000663F7"/>
    <w:rsid w:val="0006768F"/>
    <w:rsid w:val="00067798"/>
    <w:rsid w:val="00067A21"/>
    <w:rsid w:val="00067A2F"/>
    <w:rsid w:val="0007041A"/>
    <w:rsid w:val="00070449"/>
    <w:rsid w:val="0007061C"/>
    <w:rsid w:val="00070813"/>
    <w:rsid w:val="000709A2"/>
    <w:rsid w:val="00070C89"/>
    <w:rsid w:val="00070CCE"/>
    <w:rsid w:val="00070D51"/>
    <w:rsid w:val="00070E09"/>
    <w:rsid w:val="00070F42"/>
    <w:rsid w:val="0007156A"/>
    <w:rsid w:val="000717E2"/>
    <w:rsid w:val="00071829"/>
    <w:rsid w:val="00071974"/>
    <w:rsid w:val="00071C7F"/>
    <w:rsid w:val="00071D00"/>
    <w:rsid w:val="000723D4"/>
    <w:rsid w:val="000728BA"/>
    <w:rsid w:val="00072B72"/>
    <w:rsid w:val="00072E3B"/>
    <w:rsid w:val="00073576"/>
    <w:rsid w:val="0007379E"/>
    <w:rsid w:val="00073900"/>
    <w:rsid w:val="0007425D"/>
    <w:rsid w:val="00074C52"/>
    <w:rsid w:val="00074C77"/>
    <w:rsid w:val="00074F4D"/>
    <w:rsid w:val="00075429"/>
    <w:rsid w:val="00075610"/>
    <w:rsid w:val="00075845"/>
    <w:rsid w:val="00075919"/>
    <w:rsid w:val="00075A13"/>
    <w:rsid w:val="00075CE5"/>
    <w:rsid w:val="0007688F"/>
    <w:rsid w:val="00076A98"/>
    <w:rsid w:val="00076BD5"/>
    <w:rsid w:val="0007713E"/>
    <w:rsid w:val="000771CF"/>
    <w:rsid w:val="00077643"/>
    <w:rsid w:val="00077D28"/>
    <w:rsid w:val="0008031D"/>
    <w:rsid w:val="00080606"/>
    <w:rsid w:val="00080699"/>
    <w:rsid w:val="00080DDB"/>
    <w:rsid w:val="00081119"/>
    <w:rsid w:val="000813F2"/>
    <w:rsid w:val="00081AA0"/>
    <w:rsid w:val="00081B24"/>
    <w:rsid w:val="00081B4E"/>
    <w:rsid w:val="0008237E"/>
    <w:rsid w:val="00082769"/>
    <w:rsid w:val="00082B99"/>
    <w:rsid w:val="00082C44"/>
    <w:rsid w:val="00083017"/>
    <w:rsid w:val="0008312E"/>
    <w:rsid w:val="00083189"/>
    <w:rsid w:val="00083847"/>
    <w:rsid w:val="000838B5"/>
    <w:rsid w:val="00084394"/>
    <w:rsid w:val="000848FD"/>
    <w:rsid w:val="00084C25"/>
    <w:rsid w:val="00084F7D"/>
    <w:rsid w:val="00085313"/>
    <w:rsid w:val="000854B5"/>
    <w:rsid w:val="000858D8"/>
    <w:rsid w:val="00085D86"/>
    <w:rsid w:val="00086194"/>
    <w:rsid w:val="00087070"/>
    <w:rsid w:val="000876F8"/>
    <w:rsid w:val="00087BE7"/>
    <w:rsid w:val="00087D98"/>
    <w:rsid w:val="00087E76"/>
    <w:rsid w:val="00087F80"/>
    <w:rsid w:val="000903C5"/>
    <w:rsid w:val="00090698"/>
    <w:rsid w:val="00090884"/>
    <w:rsid w:val="000908D0"/>
    <w:rsid w:val="00090B34"/>
    <w:rsid w:val="00090B56"/>
    <w:rsid w:val="00090D6B"/>
    <w:rsid w:val="00090DF4"/>
    <w:rsid w:val="00090F17"/>
    <w:rsid w:val="00091166"/>
    <w:rsid w:val="0009187B"/>
    <w:rsid w:val="000919A1"/>
    <w:rsid w:val="000919DF"/>
    <w:rsid w:val="00091C3D"/>
    <w:rsid w:val="00091CC0"/>
    <w:rsid w:val="00092A28"/>
    <w:rsid w:val="00092F45"/>
    <w:rsid w:val="00093A23"/>
    <w:rsid w:val="00093C49"/>
    <w:rsid w:val="00093D03"/>
    <w:rsid w:val="00093FA7"/>
    <w:rsid w:val="0009428E"/>
    <w:rsid w:val="00094777"/>
    <w:rsid w:val="00094A0B"/>
    <w:rsid w:val="00094CB7"/>
    <w:rsid w:val="00094EB9"/>
    <w:rsid w:val="000955E3"/>
    <w:rsid w:val="00095955"/>
    <w:rsid w:val="00095EE7"/>
    <w:rsid w:val="00095F93"/>
    <w:rsid w:val="00095FE0"/>
    <w:rsid w:val="000964C1"/>
    <w:rsid w:val="000964FC"/>
    <w:rsid w:val="00096747"/>
    <w:rsid w:val="00096926"/>
    <w:rsid w:val="00096DD9"/>
    <w:rsid w:val="00096EAF"/>
    <w:rsid w:val="00097A54"/>
    <w:rsid w:val="000A010B"/>
    <w:rsid w:val="000A014C"/>
    <w:rsid w:val="000A0C8F"/>
    <w:rsid w:val="000A1635"/>
    <w:rsid w:val="000A1A79"/>
    <w:rsid w:val="000A20AF"/>
    <w:rsid w:val="000A2630"/>
    <w:rsid w:val="000A2865"/>
    <w:rsid w:val="000A2BDF"/>
    <w:rsid w:val="000A32E1"/>
    <w:rsid w:val="000A39F8"/>
    <w:rsid w:val="000A3DD9"/>
    <w:rsid w:val="000A41F1"/>
    <w:rsid w:val="000A4BEE"/>
    <w:rsid w:val="000A4D56"/>
    <w:rsid w:val="000A4D79"/>
    <w:rsid w:val="000A5930"/>
    <w:rsid w:val="000A5B60"/>
    <w:rsid w:val="000A5D90"/>
    <w:rsid w:val="000A5EF8"/>
    <w:rsid w:val="000A60CD"/>
    <w:rsid w:val="000A61AE"/>
    <w:rsid w:val="000A6243"/>
    <w:rsid w:val="000A656B"/>
    <w:rsid w:val="000A6775"/>
    <w:rsid w:val="000A6DC9"/>
    <w:rsid w:val="000A7293"/>
    <w:rsid w:val="000A7CC6"/>
    <w:rsid w:val="000B003F"/>
    <w:rsid w:val="000B0251"/>
    <w:rsid w:val="000B0377"/>
    <w:rsid w:val="000B09D4"/>
    <w:rsid w:val="000B0DDC"/>
    <w:rsid w:val="000B0E95"/>
    <w:rsid w:val="000B13D5"/>
    <w:rsid w:val="000B1639"/>
    <w:rsid w:val="000B1C99"/>
    <w:rsid w:val="000B1D3B"/>
    <w:rsid w:val="000B1E19"/>
    <w:rsid w:val="000B21CA"/>
    <w:rsid w:val="000B24CF"/>
    <w:rsid w:val="000B27E7"/>
    <w:rsid w:val="000B2B1C"/>
    <w:rsid w:val="000B2C02"/>
    <w:rsid w:val="000B2C9F"/>
    <w:rsid w:val="000B2CB0"/>
    <w:rsid w:val="000B3271"/>
    <w:rsid w:val="000B37A1"/>
    <w:rsid w:val="000B38FA"/>
    <w:rsid w:val="000B3B85"/>
    <w:rsid w:val="000B3BF2"/>
    <w:rsid w:val="000B3C90"/>
    <w:rsid w:val="000B3DFD"/>
    <w:rsid w:val="000B3FA6"/>
    <w:rsid w:val="000B4807"/>
    <w:rsid w:val="000B491B"/>
    <w:rsid w:val="000B4964"/>
    <w:rsid w:val="000B4D64"/>
    <w:rsid w:val="000B4DEA"/>
    <w:rsid w:val="000B56BA"/>
    <w:rsid w:val="000B5733"/>
    <w:rsid w:val="000B5926"/>
    <w:rsid w:val="000B5B1A"/>
    <w:rsid w:val="000B5BA0"/>
    <w:rsid w:val="000B5C68"/>
    <w:rsid w:val="000B5C84"/>
    <w:rsid w:val="000B5EE0"/>
    <w:rsid w:val="000B64A2"/>
    <w:rsid w:val="000B6552"/>
    <w:rsid w:val="000B6B21"/>
    <w:rsid w:val="000B6EC0"/>
    <w:rsid w:val="000B7390"/>
    <w:rsid w:val="000B73B5"/>
    <w:rsid w:val="000B7C23"/>
    <w:rsid w:val="000C05AC"/>
    <w:rsid w:val="000C0B10"/>
    <w:rsid w:val="000C0B80"/>
    <w:rsid w:val="000C14AA"/>
    <w:rsid w:val="000C18AC"/>
    <w:rsid w:val="000C18C9"/>
    <w:rsid w:val="000C1FBA"/>
    <w:rsid w:val="000C2165"/>
    <w:rsid w:val="000C21C0"/>
    <w:rsid w:val="000C22D9"/>
    <w:rsid w:val="000C24C7"/>
    <w:rsid w:val="000C2841"/>
    <w:rsid w:val="000C285D"/>
    <w:rsid w:val="000C38A2"/>
    <w:rsid w:val="000C399E"/>
    <w:rsid w:val="000C3AC1"/>
    <w:rsid w:val="000C3C47"/>
    <w:rsid w:val="000C3D06"/>
    <w:rsid w:val="000C3E28"/>
    <w:rsid w:val="000C3EDA"/>
    <w:rsid w:val="000C414C"/>
    <w:rsid w:val="000C4858"/>
    <w:rsid w:val="000C55D7"/>
    <w:rsid w:val="000C5A0F"/>
    <w:rsid w:val="000C626C"/>
    <w:rsid w:val="000C66E9"/>
    <w:rsid w:val="000C683C"/>
    <w:rsid w:val="000C687C"/>
    <w:rsid w:val="000C6AE0"/>
    <w:rsid w:val="000C6B64"/>
    <w:rsid w:val="000C709F"/>
    <w:rsid w:val="000C7256"/>
    <w:rsid w:val="000C7CC9"/>
    <w:rsid w:val="000C7DF4"/>
    <w:rsid w:val="000C7EFE"/>
    <w:rsid w:val="000D022A"/>
    <w:rsid w:val="000D0714"/>
    <w:rsid w:val="000D0749"/>
    <w:rsid w:val="000D086C"/>
    <w:rsid w:val="000D0A92"/>
    <w:rsid w:val="000D10EA"/>
    <w:rsid w:val="000D114A"/>
    <w:rsid w:val="000D1819"/>
    <w:rsid w:val="000D1852"/>
    <w:rsid w:val="000D1E8C"/>
    <w:rsid w:val="000D1F83"/>
    <w:rsid w:val="000D3EC8"/>
    <w:rsid w:val="000D3F09"/>
    <w:rsid w:val="000D3F54"/>
    <w:rsid w:val="000D4359"/>
    <w:rsid w:val="000D4463"/>
    <w:rsid w:val="000D4528"/>
    <w:rsid w:val="000D465F"/>
    <w:rsid w:val="000D512B"/>
    <w:rsid w:val="000D5292"/>
    <w:rsid w:val="000D5361"/>
    <w:rsid w:val="000D53BF"/>
    <w:rsid w:val="000D61F3"/>
    <w:rsid w:val="000D630B"/>
    <w:rsid w:val="000D65EF"/>
    <w:rsid w:val="000D6AAD"/>
    <w:rsid w:val="000D6E91"/>
    <w:rsid w:val="000D765C"/>
    <w:rsid w:val="000D7BB0"/>
    <w:rsid w:val="000D7E3A"/>
    <w:rsid w:val="000E0098"/>
    <w:rsid w:val="000E12C2"/>
    <w:rsid w:val="000E133A"/>
    <w:rsid w:val="000E137D"/>
    <w:rsid w:val="000E13B4"/>
    <w:rsid w:val="000E14CF"/>
    <w:rsid w:val="000E16B4"/>
    <w:rsid w:val="000E2CE0"/>
    <w:rsid w:val="000E2E5D"/>
    <w:rsid w:val="000E328C"/>
    <w:rsid w:val="000E32C7"/>
    <w:rsid w:val="000E335A"/>
    <w:rsid w:val="000E3422"/>
    <w:rsid w:val="000E346C"/>
    <w:rsid w:val="000E37F0"/>
    <w:rsid w:val="000E388D"/>
    <w:rsid w:val="000E3940"/>
    <w:rsid w:val="000E3ED2"/>
    <w:rsid w:val="000E4101"/>
    <w:rsid w:val="000E4173"/>
    <w:rsid w:val="000E487F"/>
    <w:rsid w:val="000E4987"/>
    <w:rsid w:val="000E49D7"/>
    <w:rsid w:val="000E49E4"/>
    <w:rsid w:val="000E4A06"/>
    <w:rsid w:val="000E4D4D"/>
    <w:rsid w:val="000E5006"/>
    <w:rsid w:val="000E5252"/>
    <w:rsid w:val="000E5FD5"/>
    <w:rsid w:val="000E61A3"/>
    <w:rsid w:val="000E630F"/>
    <w:rsid w:val="000E6642"/>
    <w:rsid w:val="000E6759"/>
    <w:rsid w:val="000E6BBE"/>
    <w:rsid w:val="000E718C"/>
    <w:rsid w:val="000E78C1"/>
    <w:rsid w:val="000E7E1C"/>
    <w:rsid w:val="000F04B9"/>
    <w:rsid w:val="000F052F"/>
    <w:rsid w:val="000F0CE5"/>
    <w:rsid w:val="000F14F5"/>
    <w:rsid w:val="000F19F9"/>
    <w:rsid w:val="000F1BE1"/>
    <w:rsid w:val="000F1C9B"/>
    <w:rsid w:val="000F1D6B"/>
    <w:rsid w:val="000F2AF0"/>
    <w:rsid w:val="000F303A"/>
    <w:rsid w:val="000F3553"/>
    <w:rsid w:val="000F3659"/>
    <w:rsid w:val="000F3CCF"/>
    <w:rsid w:val="000F3FEF"/>
    <w:rsid w:val="000F44D5"/>
    <w:rsid w:val="000F4A90"/>
    <w:rsid w:val="000F4B7C"/>
    <w:rsid w:val="000F53B2"/>
    <w:rsid w:val="000F568A"/>
    <w:rsid w:val="000F58E6"/>
    <w:rsid w:val="000F5924"/>
    <w:rsid w:val="000F5B84"/>
    <w:rsid w:val="000F5C5F"/>
    <w:rsid w:val="000F5F5A"/>
    <w:rsid w:val="000F60A1"/>
    <w:rsid w:val="000F64B3"/>
    <w:rsid w:val="000F64DE"/>
    <w:rsid w:val="000F655C"/>
    <w:rsid w:val="000F6B1E"/>
    <w:rsid w:val="000F6C60"/>
    <w:rsid w:val="000F75DB"/>
    <w:rsid w:val="000F7838"/>
    <w:rsid w:val="000F7854"/>
    <w:rsid w:val="000F7BEC"/>
    <w:rsid w:val="000F7C76"/>
    <w:rsid w:val="000F7E52"/>
    <w:rsid w:val="000F7E6D"/>
    <w:rsid w:val="0010050F"/>
    <w:rsid w:val="0010054A"/>
    <w:rsid w:val="00100700"/>
    <w:rsid w:val="00100A92"/>
    <w:rsid w:val="00100C2C"/>
    <w:rsid w:val="0010149F"/>
    <w:rsid w:val="00101581"/>
    <w:rsid w:val="00101999"/>
    <w:rsid w:val="00101AD3"/>
    <w:rsid w:val="00101E34"/>
    <w:rsid w:val="00101EB9"/>
    <w:rsid w:val="0010318B"/>
    <w:rsid w:val="001036D9"/>
    <w:rsid w:val="00104310"/>
    <w:rsid w:val="001047B8"/>
    <w:rsid w:val="00104A4E"/>
    <w:rsid w:val="00104E3B"/>
    <w:rsid w:val="00104F8B"/>
    <w:rsid w:val="00105274"/>
    <w:rsid w:val="001056CE"/>
    <w:rsid w:val="0010573E"/>
    <w:rsid w:val="00105788"/>
    <w:rsid w:val="001059D0"/>
    <w:rsid w:val="00105E4E"/>
    <w:rsid w:val="0010604F"/>
    <w:rsid w:val="001064C9"/>
    <w:rsid w:val="0010677E"/>
    <w:rsid w:val="001067F7"/>
    <w:rsid w:val="0010691E"/>
    <w:rsid w:val="00107125"/>
    <w:rsid w:val="0010721D"/>
    <w:rsid w:val="001073CE"/>
    <w:rsid w:val="00107D44"/>
    <w:rsid w:val="00107D50"/>
    <w:rsid w:val="00107D6F"/>
    <w:rsid w:val="00107DC3"/>
    <w:rsid w:val="001101D5"/>
    <w:rsid w:val="00110BF4"/>
    <w:rsid w:val="00110CC6"/>
    <w:rsid w:val="00110CDB"/>
    <w:rsid w:val="001112D4"/>
    <w:rsid w:val="00111F85"/>
    <w:rsid w:val="00112C1B"/>
    <w:rsid w:val="001134CF"/>
    <w:rsid w:val="0011480B"/>
    <w:rsid w:val="00114F6F"/>
    <w:rsid w:val="001151DD"/>
    <w:rsid w:val="001156F7"/>
    <w:rsid w:val="001158FF"/>
    <w:rsid w:val="00115C39"/>
    <w:rsid w:val="00115D71"/>
    <w:rsid w:val="00115E22"/>
    <w:rsid w:val="00115E48"/>
    <w:rsid w:val="001174D6"/>
    <w:rsid w:val="00117898"/>
    <w:rsid w:val="00117B94"/>
    <w:rsid w:val="00117E51"/>
    <w:rsid w:val="001201C6"/>
    <w:rsid w:val="00120349"/>
    <w:rsid w:val="001205EF"/>
    <w:rsid w:val="001207ED"/>
    <w:rsid w:val="00120D84"/>
    <w:rsid w:val="0012148D"/>
    <w:rsid w:val="001214B7"/>
    <w:rsid w:val="00121809"/>
    <w:rsid w:val="001220ED"/>
    <w:rsid w:val="00122270"/>
    <w:rsid w:val="001222BA"/>
    <w:rsid w:val="0012261E"/>
    <w:rsid w:val="00122861"/>
    <w:rsid w:val="00122AB5"/>
    <w:rsid w:val="00122BF3"/>
    <w:rsid w:val="00122D6D"/>
    <w:rsid w:val="00122D92"/>
    <w:rsid w:val="00123079"/>
    <w:rsid w:val="001231C9"/>
    <w:rsid w:val="001236E7"/>
    <w:rsid w:val="00124251"/>
    <w:rsid w:val="00124252"/>
    <w:rsid w:val="0012454B"/>
    <w:rsid w:val="00124873"/>
    <w:rsid w:val="00124C84"/>
    <w:rsid w:val="001252CA"/>
    <w:rsid w:val="0012566C"/>
    <w:rsid w:val="00125B07"/>
    <w:rsid w:val="00125BC1"/>
    <w:rsid w:val="00126702"/>
    <w:rsid w:val="00126963"/>
    <w:rsid w:val="00126B03"/>
    <w:rsid w:val="0012708F"/>
    <w:rsid w:val="001271FD"/>
    <w:rsid w:val="00127444"/>
    <w:rsid w:val="00127BE1"/>
    <w:rsid w:val="001301C2"/>
    <w:rsid w:val="00130442"/>
    <w:rsid w:val="001308B5"/>
    <w:rsid w:val="00130BB0"/>
    <w:rsid w:val="00130C01"/>
    <w:rsid w:val="00130E6C"/>
    <w:rsid w:val="0013103D"/>
    <w:rsid w:val="001311BF"/>
    <w:rsid w:val="0013145A"/>
    <w:rsid w:val="00131549"/>
    <w:rsid w:val="001316A1"/>
    <w:rsid w:val="00131CCC"/>
    <w:rsid w:val="00131E2C"/>
    <w:rsid w:val="001324BE"/>
    <w:rsid w:val="00132926"/>
    <w:rsid w:val="001330D8"/>
    <w:rsid w:val="00133F4D"/>
    <w:rsid w:val="0013422C"/>
    <w:rsid w:val="00134465"/>
    <w:rsid w:val="001349B1"/>
    <w:rsid w:val="00134F43"/>
    <w:rsid w:val="001357F4"/>
    <w:rsid w:val="00135803"/>
    <w:rsid w:val="00135886"/>
    <w:rsid w:val="00135EF3"/>
    <w:rsid w:val="001366E2"/>
    <w:rsid w:val="00136714"/>
    <w:rsid w:val="00137C76"/>
    <w:rsid w:val="00137E53"/>
    <w:rsid w:val="00140019"/>
    <w:rsid w:val="001405DE"/>
    <w:rsid w:val="001409BC"/>
    <w:rsid w:val="00140B82"/>
    <w:rsid w:val="00140F51"/>
    <w:rsid w:val="00140FA4"/>
    <w:rsid w:val="00141065"/>
    <w:rsid w:val="001413E4"/>
    <w:rsid w:val="0014140A"/>
    <w:rsid w:val="0014152E"/>
    <w:rsid w:val="00141A88"/>
    <w:rsid w:val="00141B62"/>
    <w:rsid w:val="00142812"/>
    <w:rsid w:val="00142C28"/>
    <w:rsid w:val="00142C75"/>
    <w:rsid w:val="001430E4"/>
    <w:rsid w:val="001431D3"/>
    <w:rsid w:val="00143544"/>
    <w:rsid w:val="001438BB"/>
    <w:rsid w:val="00143C27"/>
    <w:rsid w:val="001445C4"/>
    <w:rsid w:val="00144D19"/>
    <w:rsid w:val="00145271"/>
    <w:rsid w:val="001456DF"/>
    <w:rsid w:val="001457B9"/>
    <w:rsid w:val="00145AE0"/>
    <w:rsid w:val="00145E5C"/>
    <w:rsid w:val="00145E7A"/>
    <w:rsid w:val="00145E9A"/>
    <w:rsid w:val="001461C3"/>
    <w:rsid w:val="00146371"/>
    <w:rsid w:val="001469F5"/>
    <w:rsid w:val="00146CA3"/>
    <w:rsid w:val="00147127"/>
    <w:rsid w:val="00147192"/>
    <w:rsid w:val="001472D9"/>
    <w:rsid w:val="0014752D"/>
    <w:rsid w:val="00147B90"/>
    <w:rsid w:val="00147C3D"/>
    <w:rsid w:val="00150377"/>
    <w:rsid w:val="00150686"/>
    <w:rsid w:val="00150B9F"/>
    <w:rsid w:val="00150E85"/>
    <w:rsid w:val="00151590"/>
    <w:rsid w:val="00151A10"/>
    <w:rsid w:val="00151A42"/>
    <w:rsid w:val="00152138"/>
    <w:rsid w:val="00152563"/>
    <w:rsid w:val="001526EE"/>
    <w:rsid w:val="0015292A"/>
    <w:rsid w:val="00152BEB"/>
    <w:rsid w:val="00152F44"/>
    <w:rsid w:val="00153973"/>
    <w:rsid w:val="00153BA7"/>
    <w:rsid w:val="0015415B"/>
    <w:rsid w:val="00154353"/>
    <w:rsid w:val="001543D0"/>
    <w:rsid w:val="00154405"/>
    <w:rsid w:val="00154658"/>
    <w:rsid w:val="001547DD"/>
    <w:rsid w:val="00154826"/>
    <w:rsid w:val="001549D2"/>
    <w:rsid w:val="00154CAC"/>
    <w:rsid w:val="00154D17"/>
    <w:rsid w:val="00154E71"/>
    <w:rsid w:val="00155F7E"/>
    <w:rsid w:val="001565D8"/>
    <w:rsid w:val="001566EB"/>
    <w:rsid w:val="00156BC9"/>
    <w:rsid w:val="00156F21"/>
    <w:rsid w:val="00156F78"/>
    <w:rsid w:val="00157630"/>
    <w:rsid w:val="00157A77"/>
    <w:rsid w:val="001602C4"/>
    <w:rsid w:val="001603E2"/>
    <w:rsid w:val="001606F5"/>
    <w:rsid w:val="001609D8"/>
    <w:rsid w:val="00160DFA"/>
    <w:rsid w:val="00160E4B"/>
    <w:rsid w:val="00160F0C"/>
    <w:rsid w:val="00161F1E"/>
    <w:rsid w:val="001623FE"/>
    <w:rsid w:val="00162756"/>
    <w:rsid w:val="00162D04"/>
    <w:rsid w:val="00163826"/>
    <w:rsid w:val="001638AC"/>
    <w:rsid w:val="001644F6"/>
    <w:rsid w:val="00164A8C"/>
    <w:rsid w:val="00164E25"/>
    <w:rsid w:val="00164E46"/>
    <w:rsid w:val="00164F9A"/>
    <w:rsid w:val="00164FC2"/>
    <w:rsid w:val="00165170"/>
    <w:rsid w:val="001654BC"/>
    <w:rsid w:val="00165808"/>
    <w:rsid w:val="00165B82"/>
    <w:rsid w:val="00165D96"/>
    <w:rsid w:val="00165D9F"/>
    <w:rsid w:val="00166A3E"/>
    <w:rsid w:val="00166F1A"/>
    <w:rsid w:val="00166F60"/>
    <w:rsid w:val="00166F9E"/>
    <w:rsid w:val="001671FF"/>
    <w:rsid w:val="001672DB"/>
    <w:rsid w:val="001673B1"/>
    <w:rsid w:val="00167B09"/>
    <w:rsid w:val="00167D20"/>
    <w:rsid w:val="00167E5B"/>
    <w:rsid w:val="00167F5C"/>
    <w:rsid w:val="00170287"/>
    <w:rsid w:val="0017047A"/>
    <w:rsid w:val="001705A3"/>
    <w:rsid w:val="00170AF8"/>
    <w:rsid w:val="00170B74"/>
    <w:rsid w:val="00171F5A"/>
    <w:rsid w:val="0017228B"/>
    <w:rsid w:val="00172F8E"/>
    <w:rsid w:val="00173263"/>
    <w:rsid w:val="001733B3"/>
    <w:rsid w:val="001739D6"/>
    <w:rsid w:val="00173C4C"/>
    <w:rsid w:val="00173E4F"/>
    <w:rsid w:val="001742F3"/>
    <w:rsid w:val="0017457A"/>
    <w:rsid w:val="00174737"/>
    <w:rsid w:val="00174761"/>
    <w:rsid w:val="001749F7"/>
    <w:rsid w:val="00175361"/>
    <w:rsid w:val="00175435"/>
    <w:rsid w:val="00175BA3"/>
    <w:rsid w:val="001766F1"/>
    <w:rsid w:val="00176D05"/>
    <w:rsid w:val="00177103"/>
    <w:rsid w:val="00177544"/>
    <w:rsid w:val="00177B25"/>
    <w:rsid w:val="00177E89"/>
    <w:rsid w:val="00180027"/>
    <w:rsid w:val="00180052"/>
    <w:rsid w:val="001802D9"/>
    <w:rsid w:val="00180536"/>
    <w:rsid w:val="0018088D"/>
    <w:rsid w:val="0018139C"/>
    <w:rsid w:val="00181A4B"/>
    <w:rsid w:val="001821C8"/>
    <w:rsid w:val="001822B9"/>
    <w:rsid w:val="00182DE8"/>
    <w:rsid w:val="00183ED5"/>
    <w:rsid w:val="00184091"/>
    <w:rsid w:val="00184271"/>
    <w:rsid w:val="001842C5"/>
    <w:rsid w:val="001848FD"/>
    <w:rsid w:val="001849A2"/>
    <w:rsid w:val="001849D7"/>
    <w:rsid w:val="00184D27"/>
    <w:rsid w:val="001851DB"/>
    <w:rsid w:val="00185294"/>
    <w:rsid w:val="00185364"/>
    <w:rsid w:val="00185385"/>
    <w:rsid w:val="001853EB"/>
    <w:rsid w:val="00185849"/>
    <w:rsid w:val="00185A85"/>
    <w:rsid w:val="00185C92"/>
    <w:rsid w:val="0018606E"/>
    <w:rsid w:val="0018661E"/>
    <w:rsid w:val="00186BC5"/>
    <w:rsid w:val="00187C3B"/>
    <w:rsid w:val="00187CDB"/>
    <w:rsid w:val="00187CE9"/>
    <w:rsid w:val="00187ECE"/>
    <w:rsid w:val="0019001E"/>
    <w:rsid w:val="0019005C"/>
    <w:rsid w:val="00190097"/>
    <w:rsid w:val="00190203"/>
    <w:rsid w:val="00190894"/>
    <w:rsid w:val="00190909"/>
    <w:rsid w:val="001909ED"/>
    <w:rsid w:val="00190A02"/>
    <w:rsid w:val="00191663"/>
    <w:rsid w:val="001916F5"/>
    <w:rsid w:val="001917FF"/>
    <w:rsid w:val="00191994"/>
    <w:rsid w:val="0019261B"/>
    <w:rsid w:val="001927AD"/>
    <w:rsid w:val="00192A94"/>
    <w:rsid w:val="00192EF3"/>
    <w:rsid w:val="00192FF4"/>
    <w:rsid w:val="00193067"/>
    <w:rsid w:val="00193186"/>
    <w:rsid w:val="001931BA"/>
    <w:rsid w:val="001936AA"/>
    <w:rsid w:val="00193960"/>
    <w:rsid w:val="00193B53"/>
    <w:rsid w:val="00193DAE"/>
    <w:rsid w:val="00194255"/>
    <w:rsid w:val="00194283"/>
    <w:rsid w:val="00194501"/>
    <w:rsid w:val="00194596"/>
    <w:rsid w:val="00194616"/>
    <w:rsid w:val="00194891"/>
    <w:rsid w:val="00194AFF"/>
    <w:rsid w:val="00194BB0"/>
    <w:rsid w:val="00194DDD"/>
    <w:rsid w:val="00194F3D"/>
    <w:rsid w:val="00194F84"/>
    <w:rsid w:val="0019536D"/>
    <w:rsid w:val="00195550"/>
    <w:rsid w:val="0019576A"/>
    <w:rsid w:val="00195C05"/>
    <w:rsid w:val="00195CA7"/>
    <w:rsid w:val="00195D58"/>
    <w:rsid w:val="00195D68"/>
    <w:rsid w:val="001965BE"/>
    <w:rsid w:val="00196880"/>
    <w:rsid w:val="00196D9C"/>
    <w:rsid w:val="001970BA"/>
    <w:rsid w:val="00197787"/>
    <w:rsid w:val="001978CD"/>
    <w:rsid w:val="00197D41"/>
    <w:rsid w:val="00197D57"/>
    <w:rsid w:val="00197F30"/>
    <w:rsid w:val="001A01C4"/>
    <w:rsid w:val="001A04C0"/>
    <w:rsid w:val="001A04DE"/>
    <w:rsid w:val="001A04F2"/>
    <w:rsid w:val="001A05A7"/>
    <w:rsid w:val="001A07AC"/>
    <w:rsid w:val="001A091B"/>
    <w:rsid w:val="001A09CE"/>
    <w:rsid w:val="001A0A8B"/>
    <w:rsid w:val="001A0B85"/>
    <w:rsid w:val="001A12EA"/>
    <w:rsid w:val="001A13B6"/>
    <w:rsid w:val="001A198C"/>
    <w:rsid w:val="001A1AA3"/>
    <w:rsid w:val="001A202A"/>
    <w:rsid w:val="001A215D"/>
    <w:rsid w:val="001A292E"/>
    <w:rsid w:val="001A3157"/>
    <w:rsid w:val="001A3793"/>
    <w:rsid w:val="001A3896"/>
    <w:rsid w:val="001A3AD8"/>
    <w:rsid w:val="001A3DDE"/>
    <w:rsid w:val="001A4083"/>
    <w:rsid w:val="001A455A"/>
    <w:rsid w:val="001A4909"/>
    <w:rsid w:val="001A4AA5"/>
    <w:rsid w:val="001A5A2F"/>
    <w:rsid w:val="001A5D2E"/>
    <w:rsid w:val="001A5E2D"/>
    <w:rsid w:val="001A650F"/>
    <w:rsid w:val="001A6762"/>
    <w:rsid w:val="001A6A32"/>
    <w:rsid w:val="001A6D8C"/>
    <w:rsid w:val="001A6F90"/>
    <w:rsid w:val="001A6FE9"/>
    <w:rsid w:val="001A6FFD"/>
    <w:rsid w:val="001A715C"/>
    <w:rsid w:val="001B115A"/>
    <w:rsid w:val="001B1418"/>
    <w:rsid w:val="001B1FA4"/>
    <w:rsid w:val="001B2035"/>
    <w:rsid w:val="001B20EC"/>
    <w:rsid w:val="001B22D1"/>
    <w:rsid w:val="001B2CEB"/>
    <w:rsid w:val="001B2E83"/>
    <w:rsid w:val="001B2EC1"/>
    <w:rsid w:val="001B302D"/>
    <w:rsid w:val="001B334B"/>
    <w:rsid w:val="001B33CB"/>
    <w:rsid w:val="001B3840"/>
    <w:rsid w:val="001B3ADC"/>
    <w:rsid w:val="001B3B7A"/>
    <w:rsid w:val="001B44D8"/>
    <w:rsid w:val="001B4A5B"/>
    <w:rsid w:val="001B4DE7"/>
    <w:rsid w:val="001B4E0B"/>
    <w:rsid w:val="001B521C"/>
    <w:rsid w:val="001B58E9"/>
    <w:rsid w:val="001B5BA0"/>
    <w:rsid w:val="001B5D7A"/>
    <w:rsid w:val="001B5E10"/>
    <w:rsid w:val="001B5FDC"/>
    <w:rsid w:val="001B6146"/>
    <w:rsid w:val="001B6163"/>
    <w:rsid w:val="001B61F3"/>
    <w:rsid w:val="001B64F2"/>
    <w:rsid w:val="001B6AB5"/>
    <w:rsid w:val="001B7038"/>
    <w:rsid w:val="001B75B0"/>
    <w:rsid w:val="001B7A62"/>
    <w:rsid w:val="001C0985"/>
    <w:rsid w:val="001C18C6"/>
    <w:rsid w:val="001C1E22"/>
    <w:rsid w:val="001C1EB6"/>
    <w:rsid w:val="001C2174"/>
    <w:rsid w:val="001C24CE"/>
    <w:rsid w:val="001C2540"/>
    <w:rsid w:val="001C28A9"/>
    <w:rsid w:val="001C28E2"/>
    <w:rsid w:val="001C2A47"/>
    <w:rsid w:val="001C2FF1"/>
    <w:rsid w:val="001C3169"/>
    <w:rsid w:val="001C3191"/>
    <w:rsid w:val="001C348A"/>
    <w:rsid w:val="001C367A"/>
    <w:rsid w:val="001C37A0"/>
    <w:rsid w:val="001C428A"/>
    <w:rsid w:val="001C4494"/>
    <w:rsid w:val="001C47D6"/>
    <w:rsid w:val="001C4E09"/>
    <w:rsid w:val="001C5229"/>
    <w:rsid w:val="001C545A"/>
    <w:rsid w:val="001C5465"/>
    <w:rsid w:val="001C5560"/>
    <w:rsid w:val="001C584D"/>
    <w:rsid w:val="001C5A1D"/>
    <w:rsid w:val="001C5BB3"/>
    <w:rsid w:val="001C5D71"/>
    <w:rsid w:val="001C5FB8"/>
    <w:rsid w:val="001C632E"/>
    <w:rsid w:val="001C6531"/>
    <w:rsid w:val="001C655F"/>
    <w:rsid w:val="001C694A"/>
    <w:rsid w:val="001C6CF3"/>
    <w:rsid w:val="001C715B"/>
    <w:rsid w:val="001C71E0"/>
    <w:rsid w:val="001C792B"/>
    <w:rsid w:val="001C7AD0"/>
    <w:rsid w:val="001D02FF"/>
    <w:rsid w:val="001D0BF7"/>
    <w:rsid w:val="001D1129"/>
    <w:rsid w:val="001D1724"/>
    <w:rsid w:val="001D1762"/>
    <w:rsid w:val="001D1909"/>
    <w:rsid w:val="001D1C72"/>
    <w:rsid w:val="001D1F25"/>
    <w:rsid w:val="001D1F44"/>
    <w:rsid w:val="001D24BB"/>
    <w:rsid w:val="001D2B11"/>
    <w:rsid w:val="001D2F59"/>
    <w:rsid w:val="001D316A"/>
    <w:rsid w:val="001D34E3"/>
    <w:rsid w:val="001D3A4D"/>
    <w:rsid w:val="001D3E2B"/>
    <w:rsid w:val="001D4096"/>
    <w:rsid w:val="001D441B"/>
    <w:rsid w:val="001D451A"/>
    <w:rsid w:val="001D4730"/>
    <w:rsid w:val="001D4CF0"/>
    <w:rsid w:val="001D4F8C"/>
    <w:rsid w:val="001D5B51"/>
    <w:rsid w:val="001D6089"/>
    <w:rsid w:val="001D614B"/>
    <w:rsid w:val="001D62BF"/>
    <w:rsid w:val="001D6776"/>
    <w:rsid w:val="001D6AC4"/>
    <w:rsid w:val="001D7044"/>
    <w:rsid w:val="001D7099"/>
    <w:rsid w:val="001D70AF"/>
    <w:rsid w:val="001D7323"/>
    <w:rsid w:val="001D75C4"/>
    <w:rsid w:val="001D76D2"/>
    <w:rsid w:val="001D798D"/>
    <w:rsid w:val="001D7C0E"/>
    <w:rsid w:val="001D7D23"/>
    <w:rsid w:val="001E0120"/>
    <w:rsid w:val="001E038D"/>
    <w:rsid w:val="001E03E9"/>
    <w:rsid w:val="001E084B"/>
    <w:rsid w:val="001E0877"/>
    <w:rsid w:val="001E0D91"/>
    <w:rsid w:val="001E0D98"/>
    <w:rsid w:val="001E0E1E"/>
    <w:rsid w:val="001E0ED1"/>
    <w:rsid w:val="001E101F"/>
    <w:rsid w:val="001E10F3"/>
    <w:rsid w:val="001E11F4"/>
    <w:rsid w:val="001E14EC"/>
    <w:rsid w:val="001E172C"/>
    <w:rsid w:val="001E1A91"/>
    <w:rsid w:val="001E1E18"/>
    <w:rsid w:val="001E1FFB"/>
    <w:rsid w:val="001E20A0"/>
    <w:rsid w:val="001E2409"/>
    <w:rsid w:val="001E2EF4"/>
    <w:rsid w:val="001E3713"/>
    <w:rsid w:val="001E3834"/>
    <w:rsid w:val="001E399B"/>
    <w:rsid w:val="001E39D1"/>
    <w:rsid w:val="001E3CFB"/>
    <w:rsid w:val="001E3E7C"/>
    <w:rsid w:val="001E448C"/>
    <w:rsid w:val="001E4D74"/>
    <w:rsid w:val="001E4EE1"/>
    <w:rsid w:val="001E610D"/>
    <w:rsid w:val="001E6114"/>
    <w:rsid w:val="001E67A6"/>
    <w:rsid w:val="001E6ABE"/>
    <w:rsid w:val="001E6AD5"/>
    <w:rsid w:val="001E6C7E"/>
    <w:rsid w:val="001E7774"/>
    <w:rsid w:val="001E7939"/>
    <w:rsid w:val="001E7BCD"/>
    <w:rsid w:val="001E7BE3"/>
    <w:rsid w:val="001E7C39"/>
    <w:rsid w:val="001E7E1D"/>
    <w:rsid w:val="001E7E48"/>
    <w:rsid w:val="001F003F"/>
    <w:rsid w:val="001F0389"/>
    <w:rsid w:val="001F03B1"/>
    <w:rsid w:val="001F0702"/>
    <w:rsid w:val="001F080E"/>
    <w:rsid w:val="001F0925"/>
    <w:rsid w:val="001F0E01"/>
    <w:rsid w:val="001F0E7B"/>
    <w:rsid w:val="001F15A3"/>
    <w:rsid w:val="001F1686"/>
    <w:rsid w:val="001F1A7A"/>
    <w:rsid w:val="001F1E40"/>
    <w:rsid w:val="001F1FFA"/>
    <w:rsid w:val="001F2429"/>
    <w:rsid w:val="001F246A"/>
    <w:rsid w:val="001F2493"/>
    <w:rsid w:val="001F2AF0"/>
    <w:rsid w:val="001F2D6C"/>
    <w:rsid w:val="001F2FAC"/>
    <w:rsid w:val="001F331A"/>
    <w:rsid w:val="001F34B3"/>
    <w:rsid w:val="001F35B0"/>
    <w:rsid w:val="001F38D3"/>
    <w:rsid w:val="001F41CA"/>
    <w:rsid w:val="001F4371"/>
    <w:rsid w:val="001F455F"/>
    <w:rsid w:val="001F473B"/>
    <w:rsid w:val="001F4F18"/>
    <w:rsid w:val="001F512F"/>
    <w:rsid w:val="001F55AA"/>
    <w:rsid w:val="001F598E"/>
    <w:rsid w:val="001F5B79"/>
    <w:rsid w:val="001F5EC3"/>
    <w:rsid w:val="001F61AE"/>
    <w:rsid w:val="001F6873"/>
    <w:rsid w:val="001F6A87"/>
    <w:rsid w:val="001F6D4E"/>
    <w:rsid w:val="001F6E11"/>
    <w:rsid w:val="001F6E20"/>
    <w:rsid w:val="001F717E"/>
    <w:rsid w:val="001F756F"/>
    <w:rsid w:val="001F77A2"/>
    <w:rsid w:val="001F77F5"/>
    <w:rsid w:val="001F781F"/>
    <w:rsid w:val="001F79CA"/>
    <w:rsid w:val="001F7BB1"/>
    <w:rsid w:val="001F7C54"/>
    <w:rsid w:val="0020009B"/>
    <w:rsid w:val="002001E9"/>
    <w:rsid w:val="00200571"/>
    <w:rsid w:val="002008B1"/>
    <w:rsid w:val="00200E90"/>
    <w:rsid w:val="00201835"/>
    <w:rsid w:val="00201A09"/>
    <w:rsid w:val="00201F70"/>
    <w:rsid w:val="002022A9"/>
    <w:rsid w:val="0020287E"/>
    <w:rsid w:val="00202D61"/>
    <w:rsid w:val="00202EA1"/>
    <w:rsid w:val="00203063"/>
    <w:rsid w:val="0020349B"/>
    <w:rsid w:val="00203693"/>
    <w:rsid w:val="002037A9"/>
    <w:rsid w:val="002039C8"/>
    <w:rsid w:val="00203BE2"/>
    <w:rsid w:val="00203BEA"/>
    <w:rsid w:val="002047A4"/>
    <w:rsid w:val="002047EB"/>
    <w:rsid w:val="0020480D"/>
    <w:rsid w:val="00204AD1"/>
    <w:rsid w:val="00204C7E"/>
    <w:rsid w:val="00204CCD"/>
    <w:rsid w:val="00204CF0"/>
    <w:rsid w:val="00204EF5"/>
    <w:rsid w:val="00205057"/>
    <w:rsid w:val="002050B1"/>
    <w:rsid w:val="002050F2"/>
    <w:rsid w:val="00205B94"/>
    <w:rsid w:val="00205E72"/>
    <w:rsid w:val="002065A6"/>
    <w:rsid w:val="002065B9"/>
    <w:rsid w:val="002066A7"/>
    <w:rsid w:val="00206B84"/>
    <w:rsid w:val="00207B0B"/>
    <w:rsid w:val="002103EE"/>
    <w:rsid w:val="002104BC"/>
    <w:rsid w:val="002104E0"/>
    <w:rsid w:val="00210A78"/>
    <w:rsid w:val="002114D0"/>
    <w:rsid w:val="002116FE"/>
    <w:rsid w:val="00211752"/>
    <w:rsid w:val="00211A97"/>
    <w:rsid w:val="00211AD4"/>
    <w:rsid w:val="00211C15"/>
    <w:rsid w:val="00211E66"/>
    <w:rsid w:val="002122FA"/>
    <w:rsid w:val="00212638"/>
    <w:rsid w:val="0021264A"/>
    <w:rsid w:val="002126F7"/>
    <w:rsid w:val="00212A76"/>
    <w:rsid w:val="00212E8D"/>
    <w:rsid w:val="002130E9"/>
    <w:rsid w:val="00213257"/>
    <w:rsid w:val="00213C83"/>
    <w:rsid w:val="00214126"/>
    <w:rsid w:val="002144C1"/>
    <w:rsid w:val="002146B0"/>
    <w:rsid w:val="002147D7"/>
    <w:rsid w:val="00214A03"/>
    <w:rsid w:val="00214BCF"/>
    <w:rsid w:val="00214C99"/>
    <w:rsid w:val="00214DA4"/>
    <w:rsid w:val="00214FC0"/>
    <w:rsid w:val="00215098"/>
    <w:rsid w:val="00215444"/>
    <w:rsid w:val="002159A8"/>
    <w:rsid w:val="00215C05"/>
    <w:rsid w:val="00215CC7"/>
    <w:rsid w:val="00215D1B"/>
    <w:rsid w:val="00215D3C"/>
    <w:rsid w:val="00215F35"/>
    <w:rsid w:val="00215FC1"/>
    <w:rsid w:val="00216184"/>
    <w:rsid w:val="00216558"/>
    <w:rsid w:val="0021664F"/>
    <w:rsid w:val="0021683C"/>
    <w:rsid w:val="00216901"/>
    <w:rsid w:val="00216C66"/>
    <w:rsid w:val="00217038"/>
    <w:rsid w:val="0021728A"/>
    <w:rsid w:val="00217872"/>
    <w:rsid w:val="00217B29"/>
    <w:rsid w:val="00217CAA"/>
    <w:rsid w:val="0022019E"/>
    <w:rsid w:val="00220727"/>
    <w:rsid w:val="002207D5"/>
    <w:rsid w:val="002208A1"/>
    <w:rsid w:val="00220C30"/>
    <w:rsid w:val="00220E3B"/>
    <w:rsid w:val="00220EF5"/>
    <w:rsid w:val="0022155D"/>
    <w:rsid w:val="002219ED"/>
    <w:rsid w:val="00221B00"/>
    <w:rsid w:val="00222530"/>
    <w:rsid w:val="00222CCC"/>
    <w:rsid w:val="00222DB6"/>
    <w:rsid w:val="00222E4D"/>
    <w:rsid w:val="00222E9B"/>
    <w:rsid w:val="00223028"/>
    <w:rsid w:val="002232B5"/>
    <w:rsid w:val="00223942"/>
    <w:rsid w:val="00223F15"/>
    <w:rsid w:val="00224193"/>
    <w:rsid w:val="00224B75"/>
    <w:rsid w:val="00225543"/>
    <w:rsid w:val="0022580C"/>
    <w:rsid w:val="00225864"/>
    <w:rsid w:val="00225A37"/>
    <w:rsid w:val="00225AA6"/>
    <w:rsid w:val="00225BAB"/>
    <w:rsid w:val="00225C58"/>
    <w:rsid w:val="00225E44"/>
    <w:rsid w:val="00226439"/>
    <w:rsid w:val="00226693"/>
    <w:rsid w:val="00226C94"/>
    <w:rsid w:val="00227813"/>
    <w:rsid w:val="00227BAC"/>
    <w:rsid w:val="002301D8"/>
    <w:rsid w:val="002306B6"/>
    <w:rsid w:val="00230804"/>
    <w:rsid w:val="0023085B"/>
    <w:rsid w:val="00230D77"/>
    <w:rsid w:val="00230DF0"/>
    <w:rsid w:val="0023154B"/>
    <w:rsid w:val="0023155B"/>
    <w:rsid w:val="00231620"/>
    <w:rsid w:val="00231ECE"/>
    <w:rsid w:val="00231EFF"/>
    <w:rsid w:val="00232108"/>
    <w:rsid w:val="00232533"/>
    <w:rsid w:val="00232869"/>
    <w:rsid w:val="0023355C"/>
    <w:rsid w:val="00233BE7"/>
    <w:rsid w:val="00233C94"/>
    <w:rsid w:val="00234129"/>
    <w:rsid w:val="00234185"/>
    <w:rsid w:val="00234945"/>
    <w:rsid w:val="00234B83"/>
    <w:rsid w:val="00235059"/>
    <w:rsid w:val="00235324"/>
    <w:rsid w:val="00235503"/>
    <w:rsid w:val="0023593F"/>
    <w:rsid w:val="00235A5A"/>
    <w:rsid w:val="00236256"/>
    <w:rsid w:val="0023633D"/>
    <w:rsid w:val="002369CC"/>
    <w:rsid w:val="00236AB6"/>
    <w:rsid w:val="00236D3E"/>
    <w:rsid w:val="0023706B"/>
    <w:rsid w:val="00237088"/>
    <w:rsid w:val="00237089"/>
    <w:rsid w:val="00240392"/>
    <w:rsid w:val="0024060C"/>
    <w:rsid w:val="00240C3C"/>
    <w:rsid w:val="00240D89"/>
    <w:rsid w:val="00241366"/>
    <w:rsid w:val="00241924"/>
    <w:rsid w:val="00241A6F"/>
    <w:rsid w:val="002421DF"/>
    <w:rsid w:val="00242256"/>
    <w:rsid w:val="002422AC"/>
    <w:rsid w:val="002427CA"/>
    <w:rsid w:val="00243DE1"/>
    <w:rsid w:val="00243EDE"/>
    <w:rsid w:val="002443DC"/>
    <w:rsid w:val="00244829"/>
    <w:rsid w:val="00244A92"/>
    <w:rsid w:val="002451A3"/>
    <w:rsid w:val="00245479"/>
    <w:rsid w:val="002457F4"/>
    <w:rsid w:val="00245AF6"/>
    <w:rsid w:val="00245BAA"/>
    <w:rsid w:val="00245CDD"/>
    <w:rsid w:val="00245DD9"/>
    <w:rsid w:val="00245E6C"/>
    <w:rsid w:val="00246064"/>
    <w:rsid w:val="00246285"/>
    <w:rsid w:val="00246569"/>
    <w:rsid w:val="002468EE"/>
    <w:rsid w:val="00246EDE"/>
    <w:rsid w:val="00247022"/>
    <w:rsid w:val="00247084"/>
    <w:rsid w:val="00247484"/>
    <w:rsid w:val="002474BA"/>
    <w:rsid w:val="00247F79"/>
    <w:rsid w:val="002508E7"/>
    <w:rsid w:val="00250C8D"/>
    <w:rsid w:val="00250D03"/>
    <w:rsid w:val="00251BBA"/>
    <w:rsid w:val="00251DFE"/>
    <w:rsid w:val="0025209F"/>
    <w:rsid w:val="002521B5"/>
    <w:rsid w:val="002523CC"/>
    <w:rsid w:val="00252596"/>
    <w:rsid w:val="0025268C"/>
    <w:rsid w:val="00252DEB"/>
    <w:rsid w:val="00252E0D"/>
    <w:rsid w:val="002536EF"/>
    <w:rsid w:val="00253D07"/>
    <w:rsid w:val="00253D63"/>
    <w:rsid w:val="00253E44"/>
    <w:rsid w:val="00253F94"/>
    <w:rsid w:val="002540FC"/>
    <w:rsid w:val="00254E36"/>
    <w:rsid w:val="00254E5D"/>
    <w:rsid w:val="00254EFC"/>
    <w:rsid w:val="00255252"/>
    <w:rsid w:val="002552E0"/>
    <w:rsid w:val="0025562E"/>
    <w:rsid w:val="0025596D"/>
    <w:rsid w:val="0025608A"/>
    <w:rsid w:val="00256496"/>
    <w:rsid w:val="002564E6"/>
    <w:rsid w:val="00256510"/>
    <w:rsid w:val="00256954"/>
    <w:rsid w:val="002569A4"/>
    <w:rsid w:val="00256B8C"/>
    <w:rsid w:val="00256C47"/>
    <w:rsid w:val="00256E8F"/>
    <w:rsid w:val="00256EB9"/>
    <w:rsid w:val="0025704F"/>
    <w:rsid w:val="0025727B"/>
    <w:rsid w:val="002572ED"/>
    <w:rsid w:val="00257BC7"/>
    <w:rsid w:val="00257E9A"/>
    <w:rsid w:val="002601BD"/>
    <w:rsid w:val="002607C6"/>
    <w:rsid w:val="002609EA"/>
    <w:rsid w:val="00260EE3"/>
    <w:rsid w:val="002613CE"/>
    <w:rsid w:val="002617FE"/>
    <w:rsid w:val="002618A0"/>
    <w:rsid w:val="00261C4C"/>
    <w:rsid w:val="002622D5"/>
    <w:rsid w:val="002626EC"/>
    <w:rsid w:val="00262A9B"/>
    <w:rsid w:val="0026326F"/>
    <w:rsid w:val="00263372"/>
    <w:rsid w:val="002636E2"/>
    <w:rsid w:val="002637B7"/>
    <w:rsid w:val="00263BF8"/>
    <w:rsid w:val="002640B7"/>
    <w:rsid w:val="002641BB"/>
    <w:rsid w:val="002645B0"/>
    <w:rsid w:val="00264878"/>
    <w:rsid w:val="00264AC7"/>
    <w:rsid w:val="00264B45"/>
    <w:rsid w:val="00264D85"/>
    <w:rsid w:val="00264DDB"/>
    <w:rsid w:val="00264E8F"/>
    <w:rsid w:val="002653B8"/>
    <w:rsid w:val="00265506"/>
    <w:rsid w:val="00265CF1"/>
    <w:rsid w:val="00266595"/>
    <w:rsid w:val="002670DF"/>
    <w:rsid w:val="0026756B"/>
    <w:rsid w:val="002675FE"/>
    <w:rsid w:val="00267BA7"/>
    <w:rsid w:val="00267F7B"/>
    <w:rsid w:val="0027035B"/>
    <w:rsid w:val="00270748"/>
    <w:rsid w:val="002708DB"/>
    <w:rsid w:val="0027091C"/>
    <w:rsid w:val="002709EF"/>
    <w:rsid w:val="00270A15"/>
    <w:rsid w:val="00270AA8"/>
    <w:rsid w:val="00270F43"/>
    <w:rsid w:val="002711FC"/>
    <w:rsid w:val="00271704"/>
    <w:rsid w:val="00271778"/>
    <w:rsid w:val="00272DE6"/>
    <w:rsid w:val="002733EF"/>
    <w:rsid w:val="00273CF8"/>
    <w:rsid w:val="00273DD9"/>
    <w:rsid w:val="00273F06"/>
    <w:rsid w:val="00274476"/>
    <w:rsid w:val="00274539"/>
    <w:rsid w:val="00274FA3"/>
    <w:rsid w:val="00274FC9"/>
    <w:rsid w:val="00275181"/>
    <w:rsid w:val="0027531C"/>
    <w:rsid w:val="002753AA"/>
    <w:rsid w:val="002758CB"/>
    <w:rsid w:val="00275C54"/>
    <w:rsid w:val="002765D5"/>
    <w:rsid w:val="0027682E"/>
    <w:rsid w:val="00276A69"/>
    <w:rsid w:val="00276ACF"/>
    <w:rsid w:val="00276B90"/>
    <w:rsid w:val="00276C79"/>
    <w:rsid w:val="00276CB1"/>
    <w:rsid w:val="00276DE5"/>
    <w:rsid w:val="002770D5"/>
    <w:rsid w:val="00277133"/>
    <w:rsid w:val="00277541"/>
    <w:rsid w:val="002776A5"/>
    <w:rsid w:val="002777FF"/>
    <w:rsid w:val="00277D4E"/>
    <w:rsid w:val="00277FB0"/>
    <w:rsid w:val="00280107"/>
    <w:rsid w:val="0028161E"/>
    <w:rsid w:val="002818AF"/>
    <w:rsid w:val="002823EE"/>
    <w:rsid w:val="00282E43"/>
    <w:rsid w:val="002830F7"/>
    <w:rsid w:val="002833B2"/>
    <w:rsid w:val="002833B9"/>
    <w:rsid w:val="00283B65"/>
    <w:rsid w:val="00283D99"/>
    <w:rsid w:val="002840BE"/>
    <w:rsid w:val="00284E15"/>
    <w:rsid w:val="002851A4"/>
    <w:rsid w:val="00285859"/>
    <w:rsid w:val="00285933"/>
    <w:rsid w:val="00285980"/>
    <w:rsid w:val="00286113"/>
    <w:rsid w:val="00286185"/>
    <w:rsid w:val="00286807"/>
    <w:rsid w:val="00286B76"/>
    <w:rsid w:val="0028722D"/>
    <w:rsid w:val="002873FC"/>
    <w:rsid w:val="00287600"/>
    <w:rsid w:val="002878E6"/>
    <w:rsid w:val="00287A0B"/>
    <w:rsid w:val="00287BA5"/>
    <w:rsid w:val="00287BCB"/>
    <w:rsid w:val="00287D90"/>
    <w:rsid w:val="00287F3D"/>
    <w:rsid w:val="00287F68"/>
    <w:rsid w:val="002904BB"/>
    <w:rsid w:val="002907C3"/>
    <w:rsid w:val="00290CE6"/>
    <w:rsid w:val="0029162F"/>
    <w:rsid w:val="002916A7"/>
    <w:rsid w:val="00291926"/>
    <w:rsid w:val="002919EF"/>
    <w:rsid w:val="00291FC4"/>
    <w:rsid w:val="002920E3"/>
    <w:rsid w:val="00292147"/>
    <w:rsid w:val="00292461"/>
    <w:rsid w:val="00292803"/>
    <w:rsid w:val="00292BB9"/>
    <w:rsid w:val="00292D14"/>
    <w:rsid w:val="002931D7"/>
    <w:rsid w:val="00293306"/>
    <w:rsid w:val="00293B96"/>
    <w:rsid w:val="00293CA3"/>
    <w:rsid w:val="00293E33"/>
    <w:rsid w:val="00293FB5"/>
    <w:rsid w:val="0029430B"/>
    <w:rsid w:val="002943CD"/>
    <w:rsid w:val="00294852"/>
    <w:rsid w:val="002948AF"/>
    <w:rsid w:val="00294D9C"/>
    <w:rsid w:val="00294F91"/>
    <w:rsid w:val="00295064"/>
    <w:rsid w:val="002952FE"/>
    <w:rsid w:val="00295C4B"/>
    <w:rsid w:val="00295D53"/>
    <w:rsid w:val="00295E14"/>
    <w:rsid w:val="00295E22"/>
    <w:rsid w:val="002965B7"/>
    <w:rsid w:val="00296C3D"/>
    <w:rsid w:val="00296FAE"/>
    <w:rsid w:val="00297012"/>
    <w:rsid w:val="0029724F"/>
    <w:rsid w:val="00297A63"/>
    <w:rsid w:val="002A00FD"/>
    <w:rsid w:val="002A0925"/>
    <w:rsid w:val="002A0BC1"/>
    <w:rsid w:val="002A0C59"/>
    <w:rsid w:val="002A1D7C"/>
    <w:rsid w:val="002A219F"/>
    <w:rsid w:val="002A221B"/>
    <w:rsid w:val="002A23ED"/>
    <w:rsid w:val="002A2B98"/>
    <w:rsid w:val="002A2C07"/>
    <w:rsid w:val="002A2EF4"/>
    <w:rsid w:val="002A3D5F"/>
    <w:rsid w:val="002A3E91"/>
    <w:rsid w:val="002A42E9"/>
    <w:rsid w:val="002A42F6"/>
    <w:rsid w:val="002A45B6"/>
    <w:rsid w:val="002A4643"/>
    <w:rsid w:val="002A46AB"/>
    <w:rsid w:val="002A48C9"/>
    <w:rsid w:val="002A4BDE"/>
    <w:rsid w:val="002A53CC"/>
    <w:rsid w:val="002A5634"/>
    <w:rsid w:val="002A5669"/>
    <w:rsid w:val="002A5E88"/>
    <w:rsid w:val="002A5F3D"/>
    <w:rsid w:val="002A614C"/>
    <w:rsid w:val="002A6ADB"/>
    <w:rsid w:val="002A6DEB"/>
    <w:rsid w:val="002A7408"/>
    <w:rsid w:val="002A756F"/>
    <w:rsid w:val="002A77BB"/>
    <w:rsid w:val="002A7902"/>
    <w:rsid w:val="002A7A63"/>
    <w:rsid w:val="002A7B08"/>
    <w:rsid w:val="002B05A2"/>
    <w:rsid w:val="002B05C3"/>
    <w:rsid w:val="002B0DE1"/>
    <w:rsid w:val="002B10D5"/>
    <w:rsid w:val="002B129A"/>
    <w:rsid w:val="002B1714"/>
    <w:rsid w:val="002B182E"/>
    <w:rsid w:val="002B1EA6"/>
    <w:rsid w:val="002B1EDB"/>
    <w:rsid w:val="002B22EA"/>
    <w:rsid w:val="002B2302"/>
    <w:rsid w:val="002B240F"/>
    <w:rsid w:val="002B27FA"/>
    <w:rsid w:val="002B28D7"/>
    <w:rsid w:val="002B29F1"/>
    <w:rsid w:val="002B2D6B"/>
    <w:rsid w:val="002B2FFB"/>
    <w:rsid w:val="002B31B7"/>
    <w:rsid w:val="002B3A71"/>
    <w:rsid w:val="002B3AAE"/>
    <w:rsid w:val="002B3BF0"/>
    <w:rsid w:val="002B3DC8"/>
    <w:rsid w:val="002B4239"/>
    <w:rsid w:val="002B43CE"/>
    <w:rsid w:val="002B43D9"/>
    <w:rsid w:val="002B440E"/>
    <w:rsid w:val="002B45DF"/>
    <w:rsid w:val="002B4AD2"/>
    <w:rsid w:val="002B4E8B"/>
    <w:rsid w:val="002B502C"/>
    <w:rsid w:val="002B5149"/>
    <w:rsid w:val="002B514E"/>
    <w:rsid w:val="002B55BC"/>
    <w:rsid w:val="002B574D"/>
    <w:rsid w:val="002B5B4B"/>
    <w:rsid w:val="002B5E06"/>
    <w:rsid w:val="002B6080"/>
    <w:rsid w:val="002B60D6"/>
    <w:rsid w:val="002B6704"/>
    <w:rsid w:val="002B68F3"/>
    <w:rsid w:val="002B6ACC"/>
    <w:rsid w:val="002B6C63"/>
    <w:rsid w:val="002B7409"/>
    <w:rsid w:val="002B76D6"/>
    <w:rsid w:val="002B7C3B"/>
    <w:rsid w:val="002C05C4"/>
    <w:rsid w:val="002C0C29"/>
    <w:rsid w:val="002C0ECE"/>
    <w:rsid w:val="002C105F"/>
    <w:rsid w:val="002C1241"/>
    <w:rsid w:val="002C12EB"/>
    <w:rsid w:val="002C194E"/>
    <w:rsid w:val="002C1C0C"/>
    <w:rsid w:val="002C1CC1"/>
    <w:rsid w:val="002C216E"/>
    <w:rsid w:val="002C218F"/>
    <w:rsid w:val="002C243C"/>
    <w:rsid w:val="002C2A63"/>
    <w:rsid w:val="002C2AC4"/>
    <w:rsid w:val="002C3424"/>
    <w:rsid w:val="002C36A7"/>
    <w:rsid w:val="002C3800"/>
    <w:rsid w:val="002C3AAE"/>
    <w:rsid w:val="002C3EA8"/>
    <w:rsid w:val="002C48A0"/>
    <w:rsid w:val="002C52D9"/>
    <w:rsid w:val="002C556D"/>
    <w:rsid w:val="002C566A"/>
    <w:rsid w:val="002C58DF"/>
    <w:rsid w:val="002C59AB"/>
    <w:rsid w:val="002C5C07"/>
    <w:rsid w:val="002C6332"/>
    <w:rsid w:val="002C638E"/>
    <w:rsid w:val="002C6737"/>
    <w:rsid w:val="002C690E"/>
    <w:rsid w:val="002C6AF4"/>
    <w:rsid w:val="002C6DF3"/>
    <w:rsid w:val="002C6E6A"/>
    <w:rsid w:val="002C7240"/>
    <w:rsid w:val="002C74FD"/>
    <w:rsid w:val="002C7857"/>
    <w:rsid w:val="002C798C"/>
    <w:rsid w:val="002C7A82"/>
    <w:rsid w:val="002C7D45"/>
    <w:rsid w:val="002C7F6C"/>
    <w:rsid w:val="002D004A"/>
    <w:rsid w:val="002D047B"/>
    <w:rsid w:val="002D0674"/>
    <w:rsid w:val="002D0775"/>
    <w:rsid w:val="002D07BE"/>
    <w:rsid w:val="002D0907"/>
    <w:rsid w:val="002D0A7F"/>
    <w:rsid w:val="002D1188"/>
    <w:rsid w:val="002D2008"/>
    <w:rsid w:val="002D20BD"/>
    <w:rsid w:val="002D231C"/>
    <w:rsid w:val="002D2636"/>
    <w:rsid w:val="002D2C6E"/>
    <w:rsid w:val="002D2D1B"/>
    <w:rsid w:val="002D2F19"/>
    <w:rsid w:val="002D30AD"/>
    <w:rsid w:val="002D324C"/>
    <w:rsid w:val="002D33CA"/>
    <w:rsid w:val="002D3401"/>
    <w:rsid w:val="002D34ED"/>
    <w:rsid w:val="002D354F"/>
    <w:rsid w:val="002D3704"/>
    <w:rsid w:val="002D3874"/>
    <w:rsid w:val="002D390C"/>
    <w:rsid w:val="002D3B4C"/>
    <w:rsid w:val="002D3C1C"/>
    <w:rsid w:val="002D4385"/>
    <w:rsid w:val="002D4665"/>
    <w:rsid w:val="002D4ACB"/>
    <w:rsid w:val="002D5124"/>
    <w:rsid w:val="002D5624"/>
    <w:rsid w:val="002D564D"/>
    <w:rsid w:val="002D5AC1"/>
    <w:rsid w:val="002D5D7E"/>
    <w:rsid w:val="002D5F85"/>
    <w:rsid w:val="002D6254"/>
    <w:rsid w:val="002D6560"/>
    <w:rsid w:val="002D66F6"/>
    <w:rsid w:val="002D68BF"/>
    <w:rsid w:val="002D6946"/>
    <w:rsid w:val="002D769C"/>
    <w:rsid w:val="002D7872"/>
    <w:rsid w:val="002D7916"/>
    <w:rsid w:val="002D7E68"/>
    <w:rsid w:val="002E03E8"/>
    <w:rsid w:val="002E06D7"/>
    <w:rsid w:val="002E0D9A"/>
    <w:rsid w:val="002E0EC2"/>
    <w:rsid w:val="002E1657"/>
    <w:rsid w:val="002E1A8D"/>
    <w:rsid w:val="002E1B04"/>
    <w:rsid w:val="002E201C"/>
    <w:rsid w:val="002E24EF"/>
    <w:rsid w:val="002E2610"/>
    <w:rsid w:val="002E267E"/>
    <w:rsid w:val="002E2EE6"/>
    <w:rsid w:val="002E3197"/>
    <w:rsid w:val="002E334E"/>
    <w:rsid w:val="002E3384"/>
    <w:rsid w:val="002E381B"/>
    <w:rsid w:val="002E4651"/>
    <w:rsid w:val="002E48C2"/>
    <w:rsid w:val="002E4FA5"/>
    <w:rsid w:val="002E5133"/>
    <w:rsid w:val="002E572A"/>
    <w:rsid w:val="002E5831"/>
    <w:rsid w:val="002E58EE"/>
    <w:rsid w:val="002E5FEE"/>
    <w:rsid w:val="002E6176"/>
    <w:rsid w:val="002E6423"/>
    <w:rsid w:val="002E6B8C"/>
    <w:rsid w:val="002E6BBC"/>
    <w:rsid w:val="002E7157"/>
    <w:rsid w:val="002E72FA"/>
    <w:rsid w:val="002E793A"/>
    <w:rsid w:val="002E7B9C"/>
    <w:rsid w:val="002E7F90"/>
    <w:rsid w:val="002E7FFE"/>
    <w:rsid w:val="002F0038"/>
    <w:rsid w:val="002F0692"/>
    <w:rsid w:val="002F0A6C"/>
    <w:rsid w:val="002F0CBC"/>
    <w:rsid w:val="002F1415"/>
    <w:rsid w:val="002F1AE0"/>
    <w:rsid w:val="002F1C4F"/>
    <w:rsid w:val="002F206D"/>
    <w:rsid w:val="002F23B8"/>
    <w:rsid w:val="002F2564"/>
    <w:rsid w:val="002F266E"/>
    <w:rsid w:val="002F2854"/>
    <w:rsid w:val="002F2BD2"/>
    <w:rsid w:val="002F2D9A"/>
    <w:rsid w:val="002F308B"/>
    <w:rsid w:val="002F3A1A"/>
    <w:rsid w:val="002F3AD1"/>
    <w:rsid w:val="002F3FBC"/>
    <w:rsid w:val="002F3FF8"/>
    <w:rsid w:val="002F4491"/>
    <w:rsid w:val="002F4A05"/>
    <w:rsid w:val="002F5015"/>
    <w:rsid w:val="002F53B9"/>
    <w:rsid w:val="002F5C93"/>
    <w:rsid w:val="002F5EFA"/>
    <w:rsid w:val="002F6064"/>
    <w:rsid w:val="002F63B8"/>
    <w:rsid w:val="002F645F"/>
    <w:rsid w:val="002F65DB"/>
    <w:rsid w:val="002F68BF"/>
    <w:rsid w:val="002F7188"/>
    <w:rsid w:val="002F7792"/>
    <w:rsid w:val="002F78BC"/>
    <w:rsid w:val="002F7BB5"/>
    <w:rsid w:val="002F7C99"/>
    <w:rsid w:val="002F7EE5"/>
    <w:rsid w:val="003003AF"/>
    <w:rsid w:val="003007B6"/>
    <w:rsid w:val="00300F5C"/>
    <w:rsid w:val="00301017"/>
    <w:rsid w:val="00301555"/>
    <w:rsid w:val="003019A8"/>
    <w:rsid w:val="0030276A"/>
    <w:rsid w:val="00303343"/>
    <w:rsid w:val="00303863"/>
    <w:rsid w:val="0030390D"/>
    <w:rsid w:val="0030394E"/>
    <w:rsid w:val="00303A4B"/>
    <w:rsid w:val="00303BB6"/>
    <w:rsid w:val="00303E24"/>
    <w:rsid w:val="00304132"/>
    <w:rsid w:val="00304163"/>
    <w:rsid w:val="003041FA"/>
    <w:rsid w:val="003048B6"/>
    <w:rsid w:val="00305054"/>
    <w:rsid w:val="003054A8"/>
    <w:rsid w:val="003057F6"/>
    <w:rsid w:val="00305B45"/>
    <w:rsid w:val="0030694F"/>
    <w:rsid w:val="00306AE7"/>
    <w:rsid w:val="00306B44"/>
    <w:rsid w:val="00306ECA"/>
    <w:rsid w:val="00306F9E"/>
    <w:rsid w:val="003075BD"/>
    <w:rsid w:val="0030769F"/>
    <w:rsid w:val="003078FF"/>
    <w:rsid w:val="00307A1C"/>
    <w:rsid w:val="00307A70"/>
    <w:rsid w:val="00310828"/>
    <w:rsid w:val="003108D7"/>
    <w:rsid w:val="003108FB"/>
    <w:rsid w:val="00310F33"/>
    <w:rsid w:val="00311433"/>
    <w:rsid w:val="00311486"/>
    <w:rsid w:val="00311527"/>
    <w:rsid w:val="00311874"/>
    <w:rsid w:val="003118D5"/>
    <w:rsid w:val="00311928"/>
    <w:rsid w:val="0031196F"/>
    <w:rsid w:val="00311E3E"/>
    <w:rsid w:val="00311F78"/>
    <w:rsid w:val="0031217C"/>
    <w:rsid w:val="00312568"/>
    <w:rsid w:val="003130CC"/>
    <w:rsid w:val="00313476"/>
    <w:rsid w:val="00313508"/>
    <w:rsid w:val="003137E9"/>
    <w:rsid w:val="003138CA"/>
    <w:rsid w:val="00313BD5"/>
    <w:rsid w:val="00313C98"/>
    <w:rsid w:val="00313D29"/>
    <w:rsid w:val="00314226"/>
    <w:rsid w:val="00314273"/>
    <w:rsid w:val="00314794"/>
    <w:rsid w:val="00314858"/>
    <w:rsid w:val="00314953"/>
    <w:rsid w:val="00314B47"/>
    <w:rsid w:val="00314BEA"/>
    <w:rsid w:val="00314CB8"/>
    <w:rsid w:val="0031541F"/>
    <w:rsid w:val="00315438"/>
    <w:rsid w:val="00315705"/>
    <w:rsid w:val="00315EE2"/>
    <w:rsid w:val="00316138"/>
    <w:rsid w:val="0031654C"/>
    <w:rsid w:val="00316561"/>
    <w:rsid w:val="00316A2A"/>
    <w:rsid w:val="00316A5D"/>
    <w:rsid w:val="00316E46"/>
    <w:rsid w:val="00316E92"/>
    <w:rsid w:val="00317194"/>
    <w:rsid w:val="0031728D"/>
    <w:rsid w:val="003175BF"/>
    <w:rsid w:val="003175ED"/>
    <w:rsid w:val="00317A78"/>
    <w:rsid w:val="00317B22"/>
    <w:rsid w:val="00317CF9"/>
    <w:rsid w:val="00317E98"/>
    <w:rsid w:val="0032044D"/>
    <w:rsid w:val="0032090E"/>
    <w:rsid w:val="003209DD"/>
    <w:rsid w:val="00320A27"/>
    <w:rsid w:val="00320AAB"/>
    <w:rsid w:val="00320D46"/>
    <w:rsid w:val="00320FA9"/>
    <w:rsid w:val="00321898"/>
    <w:rsid w:val="00321A37"/>
    <w:rsid w:val="00321A7A"/>
    <w:rsid w:val="00321D3D"/>
    <w:rsid w:val="00321E6C"/>
    <w:rsid w:val="00322A39"/>
    <w:rsid w:val="00323471"/>
    <w:rsid w:val="00323B91"/>
    <w:rsid w:val="00323C9C"/>
    <w:rsid w:val="00323CEC"/>
    <w:rsid w:val="00323FD9"/>
    <w:rsid w:val="00324242"/>
    <w:rsid w:val="003242C5"/>
    <w:rsid w:val="00324BC4"/>
    <w:rsid w:val="00324BD6"/>
    <w:rsid w:val="00324C64"/>
    <w:rsid w:val="00325164"/>
    <w:rsid w:val="0032540A"/>
    <w:rsid w:val="003255C3"/>
    <w:rsid w:val="00325643"/>
    <w:rsid w:val="003259B5"/>
    <w:rsid w:val="00325E6C"/>
    <w:rsid w:val="00325ED5"/>
    <w:rsid w:val="00325F76"/>
    <w:rsid w:val="003260B5"/>
    <w:rsid w:val="00326272"/>
    <w:rsid w:val="0032661F"/>
    <w:rsid w:val="00326C1D"/>
    <w:rsid w:val="003270AC"/>
    <w:rsid w:val="00327BA6"/>
    <w:rsid w:val="00327BF8"/>
    <w:rsid w:val="0033033A"/>
    <w:rsid w:val="00330756"/>
    <w:rsid w:val="00330B4F"/>
    <w:rsid w:val="00330FF0"/>
    <w:rsid w:val="003312A6"/>
    <w:rsid w:val="00331C5D"/>
    <w:rsid w:val="00331D36"/>
    <w:rsid w:val="00332182"/>
    <w:rsid w:val="00332485"/>
    <w:rsid w:val="00332670"/>
    <w:rsid w:val="003326A7"/>
    <w:rsid w:val="0033294B"/>
    <w:rsid w:val="00332BB6"/>
    <w:rsid w:val="00332D7E"/>
    <w:rsid w:val="00333518"/>
    <w:rsid w:val="0033358A"/>
    <w:rsid w:val="003337A1"/>
    <w:rsid w:val="003337F0"/>
    <w:rsid w:val="00333C85"/>
    <w:rsid w:val="00334388"/>
    <w:rsid w:val="00334889"/>
    <w:rsid w:val="00334EEE"/>
    <w:rsid w:val="00335122"/>
    <w:rsid w:val="0033526D"/>
    <w:rsid w:val="003354C1"/>
    <w:rsid w:val="003355DA"/>
    <w:rsid w:val="0033588E"/>
    <w:rsid w:val="003358AC"/>
    <w:rsid w:val="0033602E"/>
    <w:rsid w:val="0033640A"/>
    <w:rsid w:val="003364BB"/>
    <w:rsid w:val="00336AD8"/>
    <w:rsid w:val="00337537"/>
    <w:rsid w:val="003400ED"/>
    <w:rsid w:val="00340425"/>
    <w:rsid w:val="003404E0"/>
    <w:rsid w:val="00340633"/>
    <w:rsid w:val="00340F27"/>
    <w:rsid w:val="003410F8"/>
    <w:rsid w:val="003411A2"/>
    <w:rsid w:val="0034132A"/>
    <w:rsid w:val="00341589"/>
    <w:rsid w:val="00341B3B"/>
    <w:rsid w:val="00341BC4"/>
    <w:rsid w:val="00341C18"/>
    <w:rsid w:val="00341F50"/>
    <w:rsid w:val="0034241A"/>
    <w:rsid w:val="0034279D"/>
    <w:rsid w:val="00342898"/>
    <w:rsid w:val="00342B46"/>
    <w:rsid w:val="003437D1"/>
    <w:rsid w:val="0034525C"/>
    <w:rsid w:val="003454A0"/>
    <w:rsid w:val="00345589"/>
    <w:rsid w:val="003455D4"/>
    <w:rsid w:val="00345613"/>
    <w:rsid w:val="00345C40"/>
    <w:rsid w:val="00345E70"/>
    <w:rsid w:val="003462D8"/>
    <w:rsid w:val="00346420"/>
    <w:rsid w:val="00346995"/>
    <w:rsid w:val="00346B4B"/>
    <w:rsid w:val="00346F30"/>
    <w:rsid w:val="003471AB"/>
    <w:rsid w:val="00347271"/>
    <w:rsid w:val="003473E2"/>
    <w:rsid w:val="00347BF1"/>
    <w:rsid w:val="00347CA9"/>
    <w:rsid w:val="00347DF7"/>
    <w:rsid w:val="003502F1"/>
    <w:rsid w:val="0035046B"/>
    <w:rsid w:val="00350747"/>
    <w:rsid w:val="003509D3"/>
    <w:rsid w:val="00350A6A"/>
    <w:rsid w:val="00350AD2"/>
    <w:rsid w:val="0035128D"/>
    <w:rsid w:val="0035180D"/>
    <w:rsid w:val="00351852"/>
    <w:rsid w:val="00351C22"/>
    <w:rsid w:val="00352DC8"/>
    <w:rsid w:val="0035316B"/>
    <w:rsid w:val="0035353D"/>
    <w:rsid w:val="00353711"/>
    <w:rsid w:val="003537B5"/>
    <w:rsid w:val="0035392A"/>
    <w:rsid w:val="00353B41"/>
    <w:rsid w:val="00354180"/>
    <w:rsid w:val="003544FF"/>
    <w:rsid w:val="00354A01"/>
    <w:rsid w:val="00354CA0"/>
    <w:rsid w:val="00354ED8"/>
    <w:rsid w:val="0035510B"/>
    <w:rsid w:val="003552C3"/>
    <w:rsid w:val="00355513"/>
    <w:rsid w:val="00355586"/>
    <w:rsid w:val="00355767"/>
    <w:rsid w:val="003560C3"/>
    <w:rsid w:val="00356D69"/>
    <w:rsid w:val="00356E6B"/>
    <w:rsid w:val="00357065"/>
    <w:rsid w:val="003572A8"/>
    <w:rsid w:val="003572E4"/>
    <w:rsid w:val="0035756C"/>
    <w:rsid w:val="00357803"/>
    <w:rsid w:val="00357C14"/>
    <w:rsid w:val="003608AA"/>
    <w:rsid w:val="00360D41"/>
    <w:rsid w:val="00361C67"/>
    <w:rsid w:val="00361CA1"/>
    <w:rsid w:val="0036264B"/>
    <w:rsid w:val="00362B78"/>
    <w:rsid w:val="00363292"/>
    <w:rsid w:val="003638C2"/>
    <w:rsid w:val="003639F3"/>
    <w:rsid w:val="0036487D"/>
    <w:rsid w:val="00364929"/>
    <w:rsid w:val="00364A9C"/>
    <w:rsid w:val="00364ABC"/>
    <w:rsid w:val="003651E2"/>
    <w:rsid w:val="003652BD"/>
    <w:rsid w:val="0036547C"/>
    <w:rsid w:val="00366117"/>
    <w:rsid w:val="00366887"/>
    <w:rsid w:val="00366957"/>
    <w:rsid w:val="00366D98"/>
    <w:rsid w:val="00367207"/>
    <w:rsid w:val="00367237"/>
    <w:rsid w:val="003678B4"/>
    <w:rsid w:val="003679AB"/>
    <w:rsid w:val="00367D02"/>
    <w:rsid w:val="00367E22"/>
    <w:rsid w:val="00367E8C"/>
    <w:rsid w:val="003702F8"/>
    <w:rsid w:val="003706B8"/>
    <w:rsid w:val="003706FC"/>
    <w:rsid w:val="00370817"/>
    <w:rsid w:val="00370DD3"/>
    <w:rsid w:val="00371071"/>
    <w:rsid w:val="003712BB"/>
    <w:rsid w:val="00371363"/>
    <w:rsid w:val="003715DB"/>
    <w:rsid w:val="00371A2C"/>
    <w:rsid w:val="00371A68"/>
    <w:rsid w:val="00371B51"/>
    <w:rsid w:val="00371BE5"/>
    <w:rsid w:val="00371E10"/>
    <w:rsid w:val="003721B5"/>
    <w:rsid w:val="0037229B"/>
    <w:rsid w:val="0037234F"/>
    <w:rsid w:val="00372444"/>
    <w:rsid w:val="00372577"/>
    <w:rsid w:val="00372664"/>
    <w:rsid w:val="003727C3"/>
    <w:rsid w:val="0037288D"/>
    <w:rsid w:val="00372D1F"/>
    <w:rsid w:val="00373543"/>
    <w:rsid w:val="00374398"/>
    <w:rsid w:val="003748B3"/>
    <w:rsid w:val="00374E97"/>
    <w:rsid w:val="003755C6"/>
    <w:rsid w:val="003759DB"/>
    <w:rsid w:val="00375BDB"/>
    <w:rsid w:val="00375C55"/>
    <w:rsid w:val="00375D1F"/>
    <w:rsid w:val="00375DEE"/>
    <w:rsid w:val="00375E91"/>
    <w:rsid w:val="00375F56"/>
    <w:rsid w:val="003760F8"/>
    <w:rsid w:val="003764F1"/>
    <w:rsid w:val="0037661D"/>
    <w:rsid w:val="003769EF"/>
    <w:rsid w:val="00376C31"/>
    <w:rsid w:val="003770BB"/>
    <w:rsid w:val="003770BE"/>
    <w:rsid w:val="003770E8"/>
    <w:rsid w:val="003777BC"/>
    <w:rsid w:val="003804D3"/>
    <w:rsid w:val="003805BC"/>
    <w:rsid w:val="00380772"/>
    <w:rsid w:val="0038089D"/>
    <w:rsid w:val="0038090C"/>
    <w:rsid w:val="00380AB0"/>
    <w:rsid w:val="00380AB6"/>
    <w:rsid w:val="00380E1B"/>
    <w:rsid w:val="003813D8"/>
    <w:rsid w:val="00381A62"/>
    <w:rsid w:val="00381E1A"/>
    <w:rsid w:val="0038202B"/>
    <w:rsid w:val="0038299E"/>
    <w:rsid w:val="00382A6E"/>
    <w:rsid w:val="00382D13"/>
    <w:rsid w:val="00382E36"/>
    <w:rsid w:val="0038315D"/>
    <w:rsid w:val="003832B0"/>
    <w:rsid w:val="003833D1"/>
    <w:rsid w:val="00383A0F"/>
    <w:rsid w:val="00383C84"/>
    <w:rsid w:val="0038416D"/>
    <w:rsid w:val="0038416E"/>
    <w:rsid w:val="003841F9"/>
    <w:rsid w:val="003847E8"/>
    <w:rsid w:val="00384947"/>
    <w:rsid w:val="00384A41"/>
    <w:rsid w:val="00384F3E"/>
    <w:rsid w:val="00384F9F"/>
    <w:rsid w:val="0038504F"/>
    <w:rsid w:val="003854CA"/>
    <w:rsid w:val="0038572A"/>
    <w:rsid w:val="00385803"/>
    <w:rsid w:val="00385A3B"/>
    <w:rsid w:val="00385B22"/>
    <w:rsid w:val="0038640D"/>
    <w:rsid w:val="00386480"/>
    <w:rsid w:val="00386C1A"/>
    <w:rsid w:val="00386C56"/>
    <w:rsid w:val="0038710A"/>
    <w:rsid w:val="00387614"/>
    <w:rsid w:val="003879B3"/>
    <w:rsid w:val="00387F2F"/>
    <w:rsid w:val="00390104"/>
    <w:rsid w:val="00390766"/>
    <w:rsid w:val="00390DC2"/>
    <w:rsid w:val="00391022"/>
    <w:rsid w:val="00391668"/>
    <w:rsid w:val="00391669"/>
    <w:rsid w:val="00391738"/>
    <w:rsid w:val="00392302"/>
    <w:rsid w:val="003923CF"/>
    <w:rsid w:val="00392772"/>
    <w:rsid w:val="00392BB5"/>
    <w:rsid w:val="00393181"/>
    <w:rsid w:val="00393206"/>
    <w:rsid w:val="00393786"/>
    <w:rsid w:val="00393AC5"/>
    <w:rsid w:val="00393D04"/>
    <w:rsid w:val="00394365"/>
    <w:rsid w:val="0039445D"/>
    <w:rsid w:val="003947AA"/>
    <w:rsid w:val="0039497A"/>
    <w:rsid w:val="003949C5"/>
    <w:rsid w:val="00394A29"/>
    <w:rsid w:val="00394B5F"/>
    <w:rsid w:val="00394BCE"/>
    <w:rsid w:val="00395413"/>
    <w:rsid w:val="00395761"/>
    <w:rsid w:val="00395B88"/>
    <w:rsid w:val="00395C06"/>
    <w:rsid w:val="00395EA9"/>
    <w:rsid w:val="0039643B"/>
    <w:rsid w:val="003966FF"/>
    <w:rsid w:val="00396796"/>
    <w:rsid w:val="00396DE8"/>
    <w:rsid w:val="00396F4D"/>
    <w:rsid w:val="003A00AE"/>
    <w:rsid w:val="003A01F2"/>
    <w:rsid w:val="003A023C"/>
    <w:rsid w:val="003A0959"/>
    <w:rsid w:val="003A0B9D"/>
    <w:rsid w:val="003A1270"/>
    <w:rsid w:val="003A1271"/>
    <w:rsid w:val="003A141A"/>
    <w:rsid w:val="003A2A44"/>
    <w:rsid w:val="003A3359"/>
    <w:rsid w:val="003A3BA9"/>
    <w:rsid w:val="003A41B3"/>
    <w:rsid w:val="003A48CF"/>
    <w:rsid w:val="003A53C0"/>
    <w:rsid w:val="003A54E8"/>
    <w:rsid w:val="003A5867"/>
    <w:rsid w:val="003A5B7D"/>
    <w:rsid w:val="003A5EF0"/>
    <w:rsid w:val="003A6178"/>
    <w:rsid w:val="003A65EC"/>
    <w:rsid w:val="003A69AF"/>
    <w:rsid w:val="003A6AF7"/>
    <w:rsid w:val="003A7151"/>
    <w:rsid w:val="003A7241"/>
    <w:rsid w:val="003B0BB6"/>
    <w:rsid w:val="003B0E93"/>
    <w:rsid w:val="003B0FB2"/>
    <w:rsid w:val="003B12C0"/>
    <w:rsid w:val="003B165F"/>
    <w:rsid w:val="003B1920"/>
    <w:rsid w:val="003B1970"/>
    <w:rsid w:val="003B1FFF"/>
    <w:rsid w:val="003B2F8C"/>
    <w:rsid w:val="003B37F3"/>
    <w:rsid w:val="003B3C51"/>
    <w:rsid w:val="003B3E8C"/>
    <w:rsid w:val="003B3F61"/>
    <w:rsid w:val="003B3F90"/>
    <w:rsid w:val="003B40F9"/>
    <w:rsid w:val="003B4277"/>
    <w:rsid w:val="003B43F2"/>
    <w:rsid w:val="003B4A84"/>
    <w:rsid w:val="003B4A9A"/>
    <w:rsid w:val="003B4BE7"/>
    <w:rsid w:val="003B5BDA"/>
    <w:rsid w:val="003B5E16"/>
    <w:rsid w:val="003B646A"/>
    <w:rsid w:val="003B687E"/>
    <w:rsid w:val="003B6988"/>
    <w:rsid w:val="003B6A67"/>
    <w:rsid w:val="003B6B23"/>
    <w:rsid w:val="003B701C"/>
    <w:rsid w:val="003B710B"/>
    <w:rsid w:val="003B7469"/>
    <w:rsid w:val="003B788D"/>
    <w:rsid w:val="003B7C78"/>
    <w:rsid w:val="003C00D7"/>
    <w:rsid w:val="003C02F0"/>
    <w:rsid w:val="003C03F7"/>
    <w:rsid w:val="003C14C8"/>
    <w:rsid w:val="003C15E3"/>
    <w:rsid w:val="003C16AA"/>
    <w:rsid w:val="003C1F0D"/>
    <w:rsid w:val="003C27B7"/>
    <w:rsid w:val="003C2D30"/>
    <w:rsid w:val="003C38EC"/>
    <w:rsid w:val="003C3C8B"/>
    <w:rsid w:val="003C3D8B"/>
    <w:rsid w:val="003C3F81"/>
    <w:rsid w:val="003C4517"/>
    <w:rsid w:val="003C478E"/>
    <w:rsid w:val="003C4A52"/>
    <w:rsid w:val="003C4B5F"/>
    <w:rsid w:val="003C4F6C"/>
    <w:rsid w:val="003C5846"/>
    <w:rsid w:val="003C5FD8"/>
    <w:rsid w:val="003C695F"/>
    <w:rsid w:val="003C7039"/>
    <w:rsid w:val="003C7748"/>
    <w:rsid w:val="003C7A8B"/>
    <w:rsid w:val="003C7CD1"/>
    <w:rsid w:val="003C7F15"/>
    <w:rsid w:val="003C7F97"/>
    <w:rsid w:val="003D040D"/>
    <w:rsid w:val="003D0A31"/>
    <w:rsid w:val="003D1143"/>
    <w:rsid w:val="003D114B"/>
    <w:rsid w:val="003D1603"/>
    <w:rsid w:val="003D1926"/>
    <w:rsid w:val="003D19FC"/>
    <w:rsid w:val="003D222D"/>
    <w:rsid w:val="003D2800"/>
    <w:rsid w:val="003D2819"/>
    <w:rsid w:val="003D2AAB"/>
    <w:rsid w:val="003D2BC1"/>
    <w:rsid w:val="003D2F38"/>
    <w:rsid w:val="003D3102"/>
    <w:rsid w:val="003D325D"/>
    <w:rsid w:val="003D3370"/>
    <w:rsid w:val="003D33FD"/>
    <w:rsid w:val="003D34BF"/>
    <w:rsid w:val="003D37E3"/>
    <w:rsid w:val="003D3ECE"/>
    <w:rsid w:val="003D3FD7"/>
    <w:rsid w:val="003D4196"/>
    <w:rsid w:val="003D4233"/>
    <w:rsid w:val="003D4604"/>
    <w:rsid w:val="003D4740"/>
    <w:rsid w:val="003D4A5E"/>
    <w:rsid w:val="003D4D15"/>
    <w:rsid w:val="003D4FB3"/>
    <w:rsid w:val="003D5044"/>
    <w:rsid w:val="003D5192"/>
    <w:rsid w:val="003D56AC"/>
    <w:rsid w:val="003D5B71"/>
    <w:rsid w:val="003D60F0"/>
    <w:rsid w:val="003D6217"/>
    <w:rsid w:val="003D621D"/>
    <w:rsid w:val="003D65AF"/>
    <w:rsid w:val="003D69DC"/>
    <w:rsid w:val="003D6C54"/>
    <w:rsid w:val="003D6D0D"/>
    <w:rsid w:val="003D6F5C"/>
    <w:rsid w:val="003D7103"/>
    <w:rsid w:val="003D71E6"/>
    <w:rsid w:val="003D7366"/>
    <w:rsid w:val="003D78B8"/>
    <w:rsid w:val="003E0212"/>
    <w:rsid w:val="003E06EA"/>
    <w:rsid w:val="003E080A"/>
    <w:rsid w:val="003E0909"/>
    <w:rsid w:val="003E0EF8"/>
    <w:rsid w:val="003E11C2"/>
    <w:rsid w:val="003E11F0"/>
    <w:rsid w:val="003E133D"/>
    <w:rsid w:val="003E18D9"/>
    <w:rsid w:val="003E198A"/>
    <w:rsid w:val="003E1C32"/>
    <w:rsid w:val="003E1C3F"/>
    <w:rsid w:val="003E1FF2"/>
    <w:rsid w:val="003E20EC"/>
    <w:rsid w:val="003E23A1"/>
    <w:rsid w:val="003E2791"/>
    <w:rsid w:val="003E27EF"/>
    <w:rsid w:val="003E299B"/>
    <w:rsid w:val="003E2BB7"/>
    <w:rsid w:val="003E346D"/>
    <w:rsid w:val="003E3989"/>
    <w:rsid w:val="003E3BC9"/>
    <w:rsid w:val="003E3FD0"/>
    <w:rsid w:val="003E4035"/>
    <w:rsid w:val="003E4EE8"/>
    <w:rsid w:val="003E5521"/>
    <w:rsid w:val="003E64EA"/>
    <w:rsid w:val="003E693F"/>
    <w:rsid w:val="003E694E"/>
    <w:rsid w:val="003F0494"/>
    <w:rsid w:val="003F0612"/>
    <w:rsid w:val="003F0E82"/>
    <w:rsid w:val="003F13A8"/>
    <w:rsid w:val="003F1F62"/>
    <w:rsid w:val="003F26C0"/>
    <w:rsid w:val="003F27AE"/>
    <w:rsid w:val="003F2841"/>
    <w:rsid w:val="003F2CB0"/>
    <w:rsid w:val="003F2DE1"/>
    <w:rsid w:val="003F2E42"/>
    <w:rsid w:val="003F3085"/>
    <w:rsid w:val="003F30F8"/>
    <w:rsid w:val="003F37AE"/>
    <w:rsid w:val="003F38C3"/>
    <w:rsid w:val="003F3917"/>
    <w:rsid w:val="003F3C21"/>
    <w:rsid w:val="003F4B5B"/>
    <w:rsid w:val="003F4BE6"/>
    <w:rsid w:val="003F4C2D"/>
    <w:rsid w:val="003F4E5E"/>
    <w:rsid w:val="003F5141"/>
    <w:rsid w:val="003F5347"/>
    <w:rsid w:val="003F5484"/>
    <w:rsid w:val="003F54FF"/>
    <w:rsid w:val="003F5FE3"/>
    <w:rsid w:val="003F6313"/>
    <w:rsid w:val="003F642D"/>
    <w:rsid w:val="003F6900"/>
    <w:rsid w:val="003F6BE4"/>
    <w:rsid w:val="003F6C01"/>
    <w:rsid w:val="003F6C56"/>
    <w:rsid w:val="003F74D1"/>
    <w:rsid w:val="003F75E8"/>
    <w:rsid w:val="003F7668"/>
    <w:rsid w:val="003F7734"/>
    <w:rsid w:val="003F7C13"/>
    <w:rsid w:val="004003EC"/>
    <w:rsid w:val="00400535"/>
    <w:rsid w:val="004006AC"/>
    <w:rsid w:val="0040116E"/>
    <w:rsid w:val="004013D6"/>
    <w:rsid w:val="0040143C"/>
    <w:rsid w:val="00401750"/>
    <w:rsid w:val="00401EAE"/>
    <w:rsid w:val="00401F9A"/>
    <w:rsid w:val="0040208E"/>
    <w:rsid w:val="004024BD"/>
    <w:rsid w:val="004026B2"/>
    <w:rsid w:val="00402714"/>
    <w:rsid w:val="0040355D"/>
    <w:rsid w:val="004037EE"/>
    <w:rsid w:val="00403934"/>
    <w:rsid w:val="004039ED"/>
    <w:rsid w:val="00403F35"/>
    <w:rsid w:val="004049D1"/>
    <w:rsid w:val="00404A80"/>
    <w:rsid w:val="00404EB5"/>
    <w:rsid w:val="00405205"/>
    <w:rsid w:val="00405643"/>
    <w:rsid w:val="0040572E"/>
    <w:rsid w:val="00405A16"/>
    <w:rsid w:val="00405B88"/>
    <w:rsid w:val="00405EFA"/>
    <w:rsid w:val="004068D0"/>
    <w:rsid w:val="00406905"/>
    <w:rsid w:val="00406F47"/>
    <w:rsid w:val="0040711E"/>
    <w:rsid w:val="00407295"/>
    <w:rsid w:val="00407AF0"/>
    <w:rsid w:val="004101D6"/>
    <w:rsid w:val="004102C3"/>
    <w:rsid w:val="00410405"/>
    <w:rsid w:val="00410426"/>
    <w:rsid w:val="00410514"/>
    <w:rsid w:val="0041056A"/>
    <w:rsid w:val="00410613"/>
    <w:rsid w:val="004106DE"/>
    <w:rsid w:val="00410715"/>
    <w:rsid w:val="00410760"/>
    <w:rsid w:val="0041088C"/>
    <w:rsid w:val="00410966"/>
    <w:rsid w:val="00410D76"/>
    <w:rsid w:val="00410D86"/>
    <w:rsid w:val="00411D69"/>
    <w:rsid w:val="00411FD2"/>
    <w:rsid w:val="00412124"/>
    <w:rsid w:val="00412265"/>
    <w:rsid w:val="0041255A"/>
    <w:rsid w:val="0041259A"/>
    <w:rsid w:val="0041261A"/>
    <w:rsid w:val="00412661"/>
    <w:rsid w:val="004127EA"/>
    <w:rsid w:val="00412B47"/>
    <w:rsid w:val="00412C91"/>
    <w:rsid w:val="00412DF3"/>
    <w:rsid w:val="004133D9"/>
    <w:rsid w:val="00413922"/>
    <w:rsid w:val="004143A3"/>
    <w:rsid w:val="004143C5"/>
    <w:rsid w:val="004144E3"/>
    <w:rsid w:val="00414539"/>
    <w:rsid w:val="004147D6"/>
    <w:rsid w:val="00414DA9"/>
    <w:rsid w:val="0041522E"/>
    <w:rsid w:val="004157FD"/>
    <w:rsid w:val="00415CFB"/>
    <w:rsid w:val="004166F6"/>
    <w:rsid w:val="00416CFF"/>
    <w:rsid w:val="00416D44"/>
    <w:rsid w:val="00416F4A"/>
    <w:rsid w:val="0041708A"/>
    <w:rsid w:val="00417170"/>
    <w:rsid w:val="0041764A"/>
    <w:rsid w:val="00417700"/>
    <w:rsid w:val="004177A4"/>
    <w:rsid w:val="00417E03"/>
    <w:rsid w:val="00417F55"/>
    <w:rsid w:val="00420248"/>
    <w:rsid w:val="004206D3"/>
    <w:rsid w:val="004206E9"/>
    <w:rsid w:val="00420D25"/>
    <w:rsid w:val="00421B3B"/>
    <w:rsid w:val="00421DF8"/>
    <w:rsid w:val="004222C1"/>
    <w:rsid w:val="00422B96"/>
    <w:rsid w:val="00422CC1"/>
    <w:rsid w:val="00423063"/>
    <w:rsid w:val="0042313A"/>
    <w:rsid w:val="00423959"/>
    <w:rsid w:val="004240DD"/>
    <w:rsid w:val="004244B7"/>
    <w:rsid w:val="004245E1"/>
    <w:rsid w:val="00424751"/>
    <w:rsid w:val="00424DB7"/>
    <w:rsid w:val="00425235"/>
    <w:rsid w:val="00425253"/>
    <w:rsid w:val="004257CC"/>
    <w:rsid w:val="00425A64"/>
    <w:rsid w:val="00425CB9"/>
    <w:rsid w:val="004262B5"/>
    <w:rsid w:val="00426658"/>
    <w:rsid w:val="004267BF"/>
    <w:rsid w:val="00426DF7"/>
    <w:rsid w:val="00427213"/>
    <w:rsid w:val="0043018F"/>
    <w:rsid w:val="004301A9"/>
    <w:rsid w:val="004302E7"/>
    <w:rsid w:val="00430338"/>
    <w:rsid w:val="0043039A"/>
    <w:rsid w:val="00430684"/>
    <w:rsid w:val="004306A5"/>
    <w:rsid w:val="0043084B"/>
    <w:rsid w:val="00430E1F"/>
    <w:rsid w:val="00430E49"/>
    <w:rsid w:val="00430E5F"/>
    <w:rsid w:val="00430FA3"/>
    <w:rsid w:val="00431DB7"/>
    <w:rsid w:val="00432726"/>
    <w:rsid w:val="00432763"/>
    <w:rsid w:val="00432C7B"/>
    <w:rsid w:val="00433586"/>
    <w:rsid w:val="00433AD4"/>
    <w:rsid w:val="00434218"/>
    <w:rsid w:val="00434338"/>
    <w:rsid w:val="00434463"/>
    <w:rsid w:val="0043466F"/>
    <w:rsid w:val="00434AF9"/>
    <w:rsid w:val="00434CB3"/>
    <w:rsid w:val="00434E08"/>
    <w:rsid w:val="00435121"/>
    <w:rsid w:val="004352B8"/>
    <w:rsid w:val="0043556F"/>
    <w:rsid w:val="00435A12"/>
    <w:rsid w:val="00435B9F"/>
    <w:rsid w:val="004369BA"/>
    <w:rsid w:val="00436AA5"/>
    <w:rsid w:val="00436BF0"/>
    <w:rsid w:val="004371FE"/>
    <w:rsid w:val="0043738D"/>
    <w:rsid w:val="00437C8A"/>
    <w:rsid w:val="00440304"/>
    <w:rsid w:val="0044042C"/>
    <w:rsid w:val="00440842"/>
    <w:rsid w:val="00440B9F"/>
    <w:rsid w:val="004410D2"/>
    <w:rsid w:val="004417C1"/>
    <w:rsid w:val="00441CE2"/>
    <w:rsid w:val="00441EFB"/>
    <w:rsid w:val="00441F7D"/>
    <w:rsid w:val="004421E2"/>
    <w:rsid w:val="00442359"/>
    <w:rsid w:val="00442494"/>
    <w:rsid w:val="0044250B"/>
    <w:rsid w:val="0044261A"/>
    <w:rsid w:val="0044279D"/>
    <w:rsid w:val="0044293B"/>
    <w:rsid w:val="00442992"/>
    <w:rsid w:val="00442B47"/>
    <w:rsid w:val="00442FA5"/>
    <w:rsid w:val="00443013"/>
    <w:rsid w:val="00443106"/>
    <w:rsid w:val="004432AE"/>
    <w:rsid w:val="0044365F"/>
    <w:rsid w:val="00443924"/>
    <w:rsid w:val="00443C95"/>
    <w:rsid w:val="00443D00"/>
    <w:rsid w:val="00443E8C"/>
    <w:rsid w:val="0044411D"/>
    <w:rsid w:val="00444395"/>
    <w:rsid w:val="004443B9"/>
    <w:rsid w:val="004444B2"/>
    <w:rsid w:val="004445AD"/>
    <w:rsid w:val="00444CF2"/>
    <w:rsid w:val="00444F47"/>
    <w:rsid w:val="00445530"/>
    <w:rsid w:val="00445775"/>
    <w:rsid w:val="004457DE"/>
    <w:rsid w:val="004458FC"/>
    <w:rsid w:val="00445D49"/>
    <w:rsid w:val="00446132"/>
    <w:rsid w:val="004462A1"/>
    <w:rsid w:val="004464AA"/>
    <w:rsid w:val="0044668F"/>
    <w:rsid w:val="00446825"/>
    <w:rsid w:val="00446B93"/>
    <w:rsid w:val="00446CB7"/>
    <w:rsid w:val="00446F19"/>
    <w:rsid w:val="00447380"/>
    <w:rsid w:val="0044795F"/>
    <w:rsid w:val="00447B12"/>
    <w:rsid w:val="00447DDD"/>
    <w:rsid w:val="0045043A"/>
    <w:rsid w:val="004505A8"/>
    <w:rsid w:val="00450D1E"/>
    <w:rsid w:val="00450D5E"/>
    <w:rsid w:val="00451230"/>
    <w:rsid w:val="00451304"/>
    <w:rsid w:val="00451480"/>
    <w:rsid w:val="004516C5"/>
    <w:rsid w:val="00451798"/>
    <w:rsid w:val="00451802"/>
    <w:rsid w:val="00451B59"/>
    <w:rsid w:val="0045285C"/>
    <w:rsid w:val="00452925"/>
    <w:rsid w:val="00452EEF"/>
    <w:rsid w:val="0045303D"/>
    <w:rsid w:val="0045315C"/>
    <w:rsid w:val="0045328F"/>
    <w:rsid w:val="004536CC"/>
    <w:rsid w:val="004539D9"/>
    <w:rsid w:val="00453E70"/>
    <w:rsid w:val="00454121"/>
    <w:rsid w:val="00454683"/>
    <w:rsid w:val="00454878"/>
    <w:rsid w:val="00454B12"/>
    <w:rsid w:val="00455961"/>
    <w:rsid w:val="00455AF0"/>
    <w:rsid w:val="00456200"/>
    <w:rsid w:val="004562B8"/>
    <w:rsid w:val="0045651F"/>
    <w:rsid w:val="0045657D"/>
    <w:rsid w:val="00456721"/>
    <w:rsid w:val="00456B71"/>
    <w:rsid w:val="004571E4"/>
    <w:rsid w:val="00457275"/>
    <w:rsid w:val="004579D9"/>
    <w:rsid w:val="00457E8A"/>
    <w:rsid w:val="00457ED0"/>
    <w:rsid w:val="004604B5"/>
    <w:rsid w:val="00460C92"/>
    <w:rsid w:val="00460CAF"/>
    <w:rsid w:val="00461681"/>
    <w:rsid w:val="00461CC7"/>
    <w:rsid w:val="00461ECF"/>
    <w:rsid w:val="0046240A"/>
    <w:rsid w:val="004627F5"/>
    <w:rsid w:val="00462812"/>
    <w:rsid w:val="0046294A"/>
    <w:rsid w:val="00462C5C"/>
    <w:rsid w:val="00462FEC"/>
    <w:rsid w:val="0046324A"/>
    <w:rsid w:val="00463346"/>
    <w:rsid w:val="00463893"/>
    <w:rsid w:val="00464045"/>
    <w:rsid w:val="0046440D"/>
    <w:rsid w:val="0046480D"/>
    <w:rsid w:val="00464F8D"/>
    <w:rsid w:val="00465B24"/>
    <w:rsid w:val="00465D22"/>
    <w:rsid w:val="00465E38"/>
    <w:rsid w:val="00465EE5"/>
    <w:rsid w:val="00465F7A"/>
    <w:rsid w:val="00466060"/>
    <w:rsid w:val="00466200"/>
    <w:rsid w:val="00466321"/>
    <w:rsid w:val="00466A4A"/>
    <w:rsid w:val="00466BE9"/>
    <w:rsid w:val="00466E42"/>
    <w:rsid w:val="00467014"/>
    <w:rsid w:val="00467584"/>
    <w:rsid w:val="00467E08"/>
    <w:rsid w:val="00467EE9"/>
    <w:rsid w:val="00467FED"/>
    <w:rsid w:val="0047010E"/>
    <w:rsid w:val="004705B0"/>
    <w:rsid w:val="0047067A"/>
    <w:rsid w:val="00470842"/>
    <w:rsid w:val="00470862"/>
    <w:rsid w:val="00470F29"/>
    <w:rsid w:val="004710DB"/>
    <w:rsid w:val="004713E6"/>
    <w:rsid w:val="00471981"/>
    <w:rsid w:val="00471FC0"/>
    <w:rsid w:val="0047202B"/>
    <w:rsid w:val="004726D6"/>
    <w:rsid w:val="004728F1"/>
    <w:rsid w:val="004729A3"/>
    <w:rsid w:val="00472AEF"/>
    <w:rsid w:val="00472BCE"/>
    <w:rsid w:val="00472F61"/>
    <w:rsid w:val="0047301F"/>
    <w:rsid w:val="00473096"/>
    <w:rsid w:val="00473B68"/>
    <w:rsid w:val="00473DA9"/>
    <w:rsid w:val="00474178"/>
    <w:rsid w:val="0047452C"/>
    <w:rsid w:val="00474E84"/>
    <w:rsid w:val="00474EC9"/>
    <w:rsid w:val="00475143"/>
    <w:rsid w:val="00475172"/>
    <w:rsid w:val="00475296"/>
    <w:rsid w:val="0047542F"/>
    <w:rsid w:val="00475B55"/>
    <w:rsid w:val="00475BF6"/>
    <w:rsid w:val="00475D11"/>
    <w:rsid w:val="00475DF3"/>
    <w:rsid w:val="00475F8F"/>
    <w:rsid w:val="00475F97"/>
    <w:rsid w:val="00476061"/>
    <w:rsid w:val="0047625D"/>
    <w:rsid w:val="00476443"/>
    <w:rsid w:val="0047674D"/>
    <w:rsid w:val="00476879"/>
    <w:rsid w:val="004768F2"/>
    <w:rsid w:val="00476949"/>
    <w:rsid w:val="00476B1C"/>
    <w:rsid w:val="00476F08"/>
    <w:rsid w:val="00476FC4"/>
    <w:rsid w:val="0047704C"/>
    <w:rsid w:val="00477278"/>
    <w:rsid w:val="004776EE"/>
    <w:rsid w:val="0047773F"/>
    <w:rsid w:val="004801AE"/>
    <w:rsid w:val="00480BB6"/>
    <w:rsid w:val="00480E54"/>
    <w:rsid w:val="0048158E"/>
    <w:rsid w:val="00481804"/>
    <w:rsid w:val="00481859"/>
    <w:rsid w:val="0048199C"/>
    <w:rsid w:val="00481DBB"/>
    <w:rsid w:val="0048241E"/>
    <w:rsid w:val="00482649"/>
    <w:rsid w:val="004835A0"/>
    <w:rsid w:val="00483741"/>
    <w:rsid w:val="00483FAC"/>
    <w:rsid w:val="00484495"/>
    <w:rsid w:val="0048484C"/>
    <w:rsid w:val="004849A2"/>
    <w:rsid w:val="004851E9"/>
    <w:rsid w:val="00485579"/>
    <w:rsid w:val="004856AB"/>
    <w:rsid w:val="0048591F"/>
    <w:rsid w:val="00485987"/>
    <w:rsid w:val="00485CDC"/>
    <w:rsid w:val="00485E1E"/>
    <w:rsid w:val="004860EA"/>
    <w:rsid w:val="004862EC"/>
    <w:rsid w:val="004864AC"/>
    <w:rsid w:val="004864D6"/>
    <w:rsid w:val="00486562"/>
    <w:rsid w:val="004865BA"/>
    <w:rsid w:val="00486A05"/>
    <w:rsid w:val="00486B6E"/>
    <w:rsid w:val="00486EB6"/>
    <w:rsid w:val="00487400"/>
    <w:rsid w:val="004874AE"/>
    <w:rsid w:val="004879E3"/>
    <w:rsid w:val="00487E52"/>
    <w:rsid w:val="00490249"/>
    <w:rsid w:val="004908AB"/>
    <w:rsid w:val="00490A50"/>
    <w:rsid w:val="00490E78"/>
    <w:rsid w:val="00490F7E"/>
    <w:rsid w:val="0049153B"/>
    <w:rsid w:val="00491863"/>
    <w:rsid w:val="004918B1"/>
    <w:rsid w:val="0049199B"/>
    <w:rsid w:val="00491A7F"/>
    <w:rsid w:val="00491B12"/>
    <w:rsid w:val="00491BB0"/>
    <w:rsid w:val="00491CF1"/>
    <w:rsid w:val="004920C3"/>
    <w:rsid w:val="00492188"/>
    <w:rsid w:val="0049256A"/>
    <w:rsid w:val="00492AC2"/>
    <w:rsid w:val="00492D8D"/>
    <w:rsid w:val="00492E36"/>
    <w:rsid w:val="00492F29"/>
    <w:rsid w:val="004935FF"/>
    <w:rsid w:val="00493C94"/>
    <w:rsid w:val="00493F02"/>
    <w:rsid w:val="00493FCD"/>
    <w:rsid w:val="0049403E"/>
    <w:rsid w:val="00494555"/>
    <w:rsid w:val="00494589"/>
    <w:rsid w:val="00494D4C"/>
    <w:rsid w:val="00494E53"/>
    <w:rsid w:val="0049581A"/>
    <w:rsid w:val="00495BA1"/>
    <w:rsid w:val="00496118"/>
    <w:rsid w:val="00496196"/>
    <w:rsid w:val="004961D7"/>
    <w:rsid w:val="00496274"/>
    <w:rsid w:val="004963C1"/>
    <w:rsid w:val="0049645C"/>
    <w:rsid w:val="004964D2"/>
    <w:rsid w:val="004965D8"/>
    <w:rsid w:val="0049670D"/>
    <w:rsid w:val="0049679C"/>
    <w:rsid w:val="004967F9"/>
    <w:rsid w:val="004968AA"/>
    <w:rsid w:val="00496A6F"/>
    <w:rsid w:val="00496D33"/>
    <w:rsid w:val="00496D72"/>
    <w:rsid w:val="00496E0D"/>
    <w:rsid w:val="004970A4"/>
    <w:rsid w:val="0049754F"/>
    <w:rsid w:val="00497E5E"/>
    <w:rsid w:val="004A0213"/>
    <w:rsid w:val="004A02FA"/>
    <w:rsid w:val="004A036C"/>
    <w:rsid w:val="004A04BB"/>
    <w:rsid w:val="004A07EE"/>
    <w:rsid w:val="004A0C9C"/>
    <w:rsid w:val="004A1431"/>
    <w:rsid w:val="004A1786"/>
    <w:rsid w:val="004A1E42"/>
    <w:rsid w:val="004A1EFE"/>
    <w:rsid w:val="004A25EC"/>
    <w:rsid w:val="004A2BD7"/>
    <w:rsid w:val="004A2DB2"/>
    <w:rsid w:val="004A2F67"/>
    <w:rsid w:val="004A38B4"/>
    <w:rsid w:val="004A38CE"/>
    <w:rsid w:val="004A3BC6"/>
    <w:rsid w:val="004A487D"/>
    <w:rsid w:val="004A48BC"/>
    <w:rsid w:val="004A4B76"/>
    <w:rsid w:val="004A4C93"/>
    <w:rsid w:val="004A4FFB"/>
    <w:rsid w:val="004A5181"/>
    <w:rsid w:val="004A51C5"/>
    <w:rsid w:val="004A562F"/>
    <w:rsid w:val="004A5CF6"/>
    <w:rsid w:val="004A5F64"/>
    <w:rsid w:val="004A660C"/>
    <w:rsid w:val="004A6806"/>
    <w:rsid w:val="004A680C"/>
    <w:rsid w:val="004A688B"/>
    <w:rsid w:val="004A6ACE"/>
    <w:rsid w:val="004A6D5A"/>
    <w:rsid w:val="004A6FC6"/>
    <w:rsid w:val="004A72D5"/>
    <w:rsid w:val="004B0089"/>
    <w:rsid w:val="004B0261"/>
    <w:rsid w:val="004B0398"/>
    <w:rsid w:val="004B0416"/>
    <w:rsid w:val="004B0635"/>
    <w:rsid w:val="004B08D7"/>
    <w:rsid w:val="004B0919"/>
    <w:rsid w:val="004B0B9D"/>
    <w:rsid w:val="004B0C00"/>
    <w:rsid w:val="004B161B"/>
    <w:rsid w:val="004B1E75"/>
    <w:rsid w:val="004B2012"/>
    <w:rsid w:val="004B2EBC"/>
    <w:rsid w:val="004B32EA"/>
    <w:rsid w:val="004B3323"/>
    <w:rsid w:val="004B3716"/>
    <w:rsid w:val="004B3E66"/>
    <w:rsid w:val="004B3EB7"/>
    <w:rsid w:val="004B446D"/>
    <w:rsid w:val="004B4538"/>
    <w:rsid w:val="004B463E"/>
    <w:rsid w:val="004B46DF"/>
    <w:rsid w:val="004B4747"/>
    <w:rsid w:val="004B4A88"/>
    <w:rsid w:val="004B4D5E"/>
    <w:rsid w:val="004B4EA5"/>
    <w:rsid w:val="004B50B6"/>
    <w:rsid w:val="004B5211"/>
    <w:rsid w:val="004B55AC"/>
    <w:rsid w:val="004B5733"/>
    <w:rsid w:val="004B5B29"/>
    <w:rsid w:val="004B5C40"/>
    <w:rsid w:val="004B678F"/>
    <w:rsid w:val="004B6C2F"/>
    <w:rsid w:val="004B6C5B"/>
    <w:rsid w:val="004B6C85"/>
    <w:rsid w:val="004B6F93"/>
    <w:rsid w:val="004B72D2"/>
    <w:rsid w:val="004B7706"/>
    <w:rsid w:val="004B7A04"/>
    <w:rsid w:val="004C06DD"/>
    <w:rsid w:val="004C07FD"/>
    <w:rsid w:val="004C0B11"/>
    <w:rsid w:val="004C0C64"/>
    <w:rsid w:val="004C0CE8"/>
    <w:rsid w:val="004C0E50"/>
    <w:rsid w:val="004C0EB1"/>
    <w:rsid w:val="004C10D2"/>
    <w:rsid w:val="004C14F2"/>
    <w:rsid w:val="004C188A"/>
    <w:rsid w:val="004C1F87"/>
    <w:rsid w:val="004C279A"/>
    <w:rsid w:val="004C2AC6"/>
    <w:rsid w:val="004C2B37"/>
    <w:rsid w:val="004C2FFB"/>
    <w:rsid w:val="004C3998"/>
    <w:rsid w:val="004C4663"/>
    <w:rsid w:val="004C4686"/>
    <w:rsid w:val="004C4739"/>
    <w:rsid w:val="004C481B"/>
    <w:rsid w:val="004C4832"/>
    <w:rsid w:val="004C4FB7"/>
    <w:rsid w:val="004C5147"/>
    <w:rsid w:val="004C5254"/>
    <w:rsid w:val="004C548B"/>
    <w:rsid w:val="004C54E2"/>
    <w:rsid w:val="004C55B4"/>
    <w:rsid w:val="004C5611"/>
    <w:rsid w:val="004C5DE4"/>
    <w:rsid w:val="004C63F3"/>
    <w:rsid w:val="004C66D6"/>
    <w:rsid w:val="004C687F"/>
    <w:rsid w:val="004C69B2"/>
    <w:rsid w:val="004C6B66"/>
    <w:rsid w:val="004C6EAC"/>
    <w:rsid w:val="004C7428"/>
    <w:rsid w:val="004C773E"/>
    <w:rsid w:val="004C7E72"/>
    <w:rsid w:val="004D0516"/>
    <w:rsid w:val="004D06E8"/>
    <w:rsid w:val="004D0BAB"/>
    <w:rsid w:val="004D0C29"/>
    <w:rsid w:val="004D0D9F"/>
    <w:rsid w:val="004D108F"/>
    <w:rsid w:val="004D1596"/>
    <w:rsid w:val="004D1953"/>
    <w:rsid w:val="004D1ED6"/>
    <w:rsid w:val="004D219E"/>
    <w:rsid w:val="004D291A"/>
    <w:rsid w:val="004D2D4E"/>
    <w:rsid w:val="004D2D54"/>
    <w:rsid w:val="004D2E30"/>
    <w:rsid w:val="004D2E6E"/>
    <w:rsid w:val="004D2F70"/>
    <w:rsid w:val="004D35A2"/>
    <w:rsid w:val="004D3CD1"/>
    <w:rsid w:val="004D3DFF"/>
    <w:rsid w:val="004D45B6"/>
    <w:rsid w:val="004D45EF"/>
    <w:rsid w:val="004D48DC"/>
    <w:rsid w:val="004D56DC"/>
    <w:rsid w:val="004D599B"/>
    <w:rsid w:val="004D5B36"/>
    <w:rsid w:val="004D5FC1"/>
    <w:rsid w:val="004D617D"/>
    <w:rsid w:val="004D62BD"/>
    <w:rsid w:val="004D6D70"/>
    <w:rsid w:val="004D7064"/>
    <w:rsid w:val="004D71E8"/>
    <w:rsid w:val="004D77C8"/>
    <w:rsid w:val="004D7AEA"/>
    <w:rsid w:val="004D7BDC"/>
    <w:rsid w:val="004D7CA4"/>
    <w:rsid w:val="004D7DB0"/>
    <w:rsid w:val="004D7FA3"/>
    <w:rsid w:val="004E0262"/>
    <w:rsid w:val="004E037A"/>
    <w:rsid w:val="004E0533"/>
    <w:rsid w:val="004E072A"/>
    <w:rsid w:val="004E0887"/>
    <w:rsid w:val="004E08E1"/>
    <w:rsid w:val="004E0E98"/>
    <w:rsid w:val="004E10C5"/>
    <w:rsid w:val="004E14C8"/>
    <w:rsid w:val="004E1866"/>
    <w:rsid w:val="004E1A4A"/>
    <w:rsid w:val="004E1B17"/>
    <w:rsid w:val="004E243D"/>
    <w:rsid w:val="004E269E"/>
    <w:rsid w:val="004E26FD"/>
    <w:rsid w:val="004E2A00"/>
    <w:rsid w:val="004E2B69"/>
    <w:rsid w:val="004E2F35"/>
    <w:rsid w:val="004E2FC0"/>
    <w:rsid w:val="004E31DB"/>
    <w:rsid w:val="004E3BDE"/>
    <w:rsid w:val="004E43FE"/>
    <w:rsid w:val="004E4869"/>
    <w:rsid w:val="004E4F95"/>
    <w:rsid w:val="004E51E8"/>
    <w:rsid w:val="004E5A9F"/>
    <w:rsid w:val="004E5D4A"/>
    <w:rsid w:val="004E5E45"/>
    <w:rsid w:val="004E5F1D"/>
    <w:rsid w:val="004E73E0"/>
    <w:rsid w:val="004E75A6"/>
    <w:rsid w:val="004F03AC"/>
    <w:rsid w:val="004F0461"/>
    <w:rsid w:val="004F0C4A"/>
    <w:rsid w:val="004F1960"/>
    <w:rsid w:val="004F25D4"/>
    <w:rsid w:val="004F265E"/>
    <w:rsid w:val="004F2AC7"/>
    <w:rsid w:val="004F2B8C"/>
    <w:rsid w:val="004F2E5D"/>
    <w:rsid w:val="004F30D2"/>
    <w:rsid w:val="004F3185"/>
    <w:rsid w:val="004F3A20"/>
    <w:rsid w:val="004F3DEB"/>
    <w:rsid w:val="004F3FD0"/>
    <w:rsid w:val="004F401E"/>
    <w:rsid w:val="004F43C9"/>
    <w:rsid w:val="004F456F"/>
    <w:rsid w:val="004F464D"/>
    <w:rsid w:val="004F47A4"/>
    <w:rsid w:val="004F49DE"/>
    <w:rsid w:val="004F4BF3"/>
    <w:rsid w:val="004F51AE"/>
    <w:rsid w:val="004F53F9"/>
    <w:rsid w:val="004F584A"/>
    <w:rsid w:val="004F5935"/>
    <w:rsid w:val="004F5E03"/>
    <w:rsid w:val="004F619C"/>
    <w:rsid w:val="004F6327"/>
    <w:rsid w:val="004F65E5"/>
    <w:rsid w:val="004F664F"/>
    <w:rsid w:val="004F682C"/>
    <w:rsid w:val="004F6975"/>
    <w:rsid w:val="004F69F1"/>
    <w:rsid w:val="004F71AA"/>
    <w:rsid w:val="004F7885"/>
    <w:rsid w:val="00500039"/>
    <w:rsid w:val="00500541"/>
    <w:rsid w:val="00500A77"/>
    <w:rsid w:val="00500ED4"/>
    <w:rsid w:val="005012C8"/>
    <w:rsid w:val="00502389"/>
    <w:rsid w:val="00502960"/>
    <w:rsid w:val="00502F1A"/>
    <w:rsid w:val="00503139"/>
    <w:rsid w:val="0050313C"/>
    <w:rsid w:val="0050314D"/>
    <w:rsid w:val="005032CB"/>
    <w:rsid w:val="005033D4"/>
    <w:rsid w:val="0050342D"/>
    <w:rsid w:val="00503879"/>
    <w:rsid w:val="00503FE2"/>
    <w:rsid w:val="005045BE"/>
    <w:rsid w:val="00504652"/>
    <w:rsid w:val="00504EBB"/>
    <w:rsid w:val="0050506E"/>
    <w:rsid w:val="005053FE"/>
    <w:rsid w:val="005057AC"/>
    <w:rsid w:val="00506085"/>
    <w:rsid w:val="00506353"/>
    <w:rsid w:val="005065B5"/>
    <w:rsid w:val="00506644"/>
    <w:rsid w:val="0050684C"/>
    <w:rsid w:val="00506BE5"/>
    <w:rsid w:val="00506C10"/>
    <w:rsid w:val="005074BD"/>
    <w:rsid w:val="00510391"/>
    <w:rsid w:val="005104A5"/>
    <w:rsid w:val="00510655"/>
    <w:rsid w:val="0051065D"/>
    <w:rsid w:val="0051073D"/>
    <w:rsid w:val="00510814"/>
    <w:rsid w:val="005109CD"/>
    <w:rsid w:val="005110CE"/>
    <w:rsid w:val="00511712"/>
    <w:rsid w:val="00511902"/>
    <w:rsid w:val="00511AB3"/>
    <w:rsid w:val="00511C3A"/>
    <w:rsid w:val="00511DCB"/>
    <w:rsid w:val="0051234A"/>
    <w:rsid w:val="00512ABF"/>
    <w:rsid w:val="00512EAF"/>
    <w:rsid w:val="0051361D"/>
    <w:rsid w:val="00513927"/>
    <w:rsid w:val="00513A0A"/>
    <w:rsid w:val="00513AF2"/>
    <w:rsid w:val="00513FFB"/>
    <w:rsid w:val="005141F1"/>
    <w:rsid w:val="005141F4"/>
    <w:rsid w:val="005142B1"/>
    <w:rsid w:val="005143F4"/>
    <w:rsid w:val="0051458F"/>
    <w:rsid w:val="00514638"/>
    <w:rsid w:val="00514DDB"/>
    <w:rsid w:val="005153D2"/>
    <w:rsid w:val="00515670"/>
    <w:rsid w:val="005158A2"/>
    <w:rsid w:val="005158D5"/>
    <w:rsid w:val="00515A15"/>
    <w:rsid w:val="00515C41"/>
    <w:rsid w:val="00515C4C"/>
    <w:rsid w:val="00515DB0"/>
    <w:rsid w:val="00516683"/>
    <w:rsid w:val="00516FC0"/>
    <w:rsid w:val="00517227"/>
    <w:rsid w:val="005176D3"/>
    <w:rsid w:val="00517998"/>
    <w:rsid w:val="00517AE1"/>
    <w:rsid w:val="00517E22"/>
    <w:rsid w:val="00517E6D"/>
    <w:rsid w:val="00520175"/>
    <w:rsid w:val="00520457"/>
    <w:rsid w:val="005204D1"/>
    <w:rsid w:val="00520816"/>
    <w:rsid w:val="00520937"/>
    <w:rsid w:val="00520A66"/>
    <w:rsid w:val="005211AE"/>
    <w:rsid w:val="00521468"/>
    <w:rsid w:val="00521679"/>
    <w:rsid w:val="005216C0"/>
    <w:rsid w:val="00522394"/>
    <w:rsid w:val="00522598"/>
    <w:rsid w:val="005225E4"/>
    <w:rsid w:val="005227E6"/>
    <w:rsid w:val="00522CFF"/>
    <w:rsid w:val="00522F6F"/>
    <w:rsid w:val="00523467"/>
    <w:rsid w:val="0052387A"/>
    <w:rsid w:val="005238F6"/>
    <w:rsid w:val="0052392F"/>
    <w:rsid w:val="0052393D"/>
    <w:rsid w:val="00523C82"/>
    <w:rsid w:val="0052417F"/>
    <w:rsid w:val="00524540"/>
    <w:rsid w:val="00524BFF"/>
    <w:rsid w:val="00524CD7"/>
    <w:rsid w:val="00524E8D"/>
    <w:rsid w:val="00524F51"/>
    <w:rsid w:val="00524F6B"/>
    <w:rsid w:val="00525893"/>
    <w:rsid w:val="0052591F"/>
    <w:rsid w:val="00526566"/>
    <w:rsid w:val="0052684F"/>
    <w:rsid w:val="0052687F"/>
    <w:rsid w:val="005269BA"/>
    <w:rsid w:val="00526D54"/>
    <w:rsid w:val="00527480"/>
    <w:rsid w:val="00527793"/>
    <w:rsid w:val="00527952"/>
    <w:rsid w:val="00527E50"/>
    <w:rsid w:val="0053069E"/>
    <w:rsid w:val="00530E6B"/>
    <w:rsid w:val="00530EB1"/>
    <w:rsid w:val="005312FE"/>
    <w:rsid w:val="005319B5"/>
    <w:rsid w:val="00531F28"/>
    <w:rsid w:val="00532040"/>
    <w:rsid w:val="00532599"/>
    <w:rsid w:val="00532631"/>
    <w:rsid w:val="00532C47"/>
    <w:rsid w:val="00532E07"/>
    <w:rsid w:val="00533BE3"/>
    <w:rsid w:val="00534033"/>
    <w:rsid w:val="005342AA"/>
    <w:rsid w:val="005344F7"/>
    <w:rsid w:val="00534F66"/>
    <w:rsid w:val="00534FD7"/>
    <w:rsid w:val="00535028"/>
    <w:rsid w:val="0053554D"/>
    <w:rsid w:val="005359DF"/>
    <w:rsid w:val="00535B75"/>
    <w:rsid w:val="00535C01"/>
    <w:rsid w:val="00535D15"/>
    <w:rsid w:val="00535DED"/>
    <w:rsid w:val="00536070"/>
    <w:rsid w:val="005360A6"/>
    <w:rsid w:val="005361E7"/>
    <w:rsid w:val="00536233"/>
    <w:rsid w:val="0053653C"/>
    <w:rsid w:val="00536DC6"/>
    <w:rsid w:val="00536F99"/>
    <w:rsid w:val="00537249"/>
    <w:rsid w:val="0053740B"/>
    <w:rsid w:val="005375C0"/>
    <w:rsid w:val="00537612"/>
    <w:rsid w:val="0053787C"/>
    <w:rsid w:val="00537A0A"/>
    <w:rsid w:val="00537A9A"/>
    <w:rsid w:val="00537AEE"/>
    <w:rsid w:val="00537C29"/>
    <w:rsid w:val="00540347"/>
    <w:rsid w:val="00540EA1"/>
    <w:rsid w:val="00541171"/>
    <w:rsid w:val="00541711"/>
    <w:rsid w:val="00541C61"/>
    <w:rsid w:val="0054219B"/>
    <w:rsid w:val="00542372"/>
    <w:rsid w:val="005423D8"/>
    <w:rsid w:val="00542598"/>
    <w:rsid w:val="00542693"/>
    <w:rsid w:val="005429D2"/>
    <w:rsid w:val="00542C8F"/>
    <w:rsid w:val="00542E2C"/>
    <w:rsid w:val="00542FA9"/>
    <w:rsid w:val="00543105"/>
    <w:rsid w:val="0054335C"/>
    <w:rsid w:val="00543400"/>
    <w:rsid w:val="00543CFB"/>
    <w:rsid w:val="005442D2"/>
    <w:rsid w:val="005443F5"/>
    <w:rsid w:val="005445E8"/>
    <w:rsid w:val="005445EB"/>
    <w:rsid w:val="00544859"/>
    <w:rsid w:val="00544A36"/>
    <w:rsid w:val="00544D93"/>
    <w:rsid w:val="005450AB"/>
    <w:rsid w:val="0054511F"/>
    <w:rsid w:val="0054577A"/>
    <w:rsid w:val="00545D60"/>
    <w:rsid w:val="0054604D"/>
    <w:rsid w:val="0054618D"/>
    <w:rsid w:val="005463AE"/>
    <w:rsid w:val="00546496"/>
    <w:rsid w:val="00547439"/>
    <w:rsid w:val="0054758C"/>
    <w:rsid w:val="0054777B"/>
    <w:rsid w:val="00547959"/>
    <w:rsid w:val="00547C27"/>
    <w:rsid w:val="00547C5E"/>
    <w:rsid w:val="00550822"/>
    <w:rsid w:val="00550A5F"/>
    <w:rsid w:val="00550A75"/>
    <w:rsid w:val="00550A7E"/>
    <w:rsid w:val="00550EFA"/>
    <w:rsid w:val="00551563"/>
    <w:rsid w:val="0055193A"/>
    <w:rsid w:val="00551D3B"/>
    <w:rsid w:val="00552ACA"/>
    <w:rsid w:val="00553202"/>
    <w:rsid w:val="0055346A"/>
    <w:rsid w:val="00553B5D"/>
    <w:rsid w:val="00555716"/>
    <w:rsid w:val="00555A38"/>
    <w:rsid w:val="00555DCD"/>
    <w:rsid w:val="00555EF4"/>
    <w:rsid w:val="0055616A"/>
    <w:rsid w:val="00556293"/>
    <w:rsid w:val="00556388"/>
    <w:rsid w:val="00556A8F"/>
    <w:rsid w:val="00556AAA"/>
    <w:rsid w:val="00556BF7"/>
    <w:rsid w:val="00557444"/>
    <w:rsid w:val="0055754E"/>
    <w:rsid w:val="0055783B"/>
    <w:rsid w:val="00557C0B"/>
    <w:rsid w:val="00557D27"/>
    <w:rsid w:val="005600D8"/>
    <w:rsid w:val="005608D8"/>
    <w:rsid w:val="00561120"/>
    <w:rsid w:val="00561132"/>
    <w:rsid w:val="0056134D"/>
    <w:rsid w:val="00561771"/>
    <w:rsid w:val="00561C72"/>
    <w:rsid w:val="00561DCC"/>
    <w:rsid w:val="00561DEF"/>
    <w:rsid w:val="0056241B"/>
    <w:rsid w:val="00562468"/>
    <w:rsid w:val="0056255A"/>
    <w:rsid w:val="00562568"/>
    <w:rsid w:val="00562A0B"/>
    <w:rsid w:val="00562E3C"/>
    <w:rsid w:val="00563150"/>
    <w:rsid w:val="00563842"/>
    <w:rsid w:val="00563AF2"/>
    <w:rsid w:val="00563E59"/>
    <w:rsid w:val="005640FB"/>
    <w:rsid w:val="00564421"/>
    <w:rsid w:val="00564A09"/>
    <w:rsid w:val="00564DA5"/>
    <w:rsid w:val="005651EA"/>
    <w:rsid w:val="0056537D"/>
    <w:rsid w:val="00565848"/>
    <w:rsid w:val="00565A6C"/>
    <w:rsid w:val="00565C5B"/>
    <w:rsid w:val="00565CA0"/>
    <w:rsid w:val="00565E8B"/>
    <w:rsid w:val="0056632D"/>
    <w:rsid w:val="0056647B"/>
    <w:rsid w:val="0056662B"/>
    <w:rsid w:val="0056667F"/>
    <w:rsid w:val="00566E19"/>
    <w:rsid w:val="0056741C"/>
    <w:rsid w:val="005677FB"/>
    <w:rsid w:val="00567907"/>
    <w:rsid w:val="005700A6"/>
    <w:rsid w:val="005701C3"/>
    <w:rsid w:val="00570311"/>
    <w:rsid w:val="005709DC"/>
    <w:rsid w:val="00570AC8"/>
    <w:rsid w:val="00570E67"/>
    <w:rsid w:val="005717CC"/>
    <w:rsid w:val="00571AD5"/>
    <w:rsid w:val="00572208"/>
    <w:rsid w:val="00572268"/>
    <w:rsid w:val="0057234C"/>
    <w:rsid w:val="00572592"/>
    <w:rsid w:val="0057289D"/>
    <w:rsid w:val="00572A98"/>
    <w:rsid w:val="00572D97"/>
    <w:rsid w:val="005730D2"/>
    <w:rsid w:val="00574515"/>
    <w:rsid w:val="005749DE"/>
    <w:rsid w:val="00574A64"/>
    <w:rsid w:val="005751FC"/>
    <w:rsid w:val="00575438"/>
    <w:rsid w:val="00575602"/>
    <w:rsid w:val="00575A4C"/>
    <w:rsid w:val="0057609C"/>
    <w:rsid w:val="0057623E"/>
    <w:rsid w:val="0057655D"/>
    <w:rsid w:val="005766B0"/>
    <w:rsid w:val="005766B1"/>
    <w:rsid w:val="005768C3"/>
    <w:rsid w:val="00576C44"/>
    <w:rsid w:val="00576DF7"/>
    <w:rsid w:val="00576E06"/>
    <w:rsid w:val="00576EB3"/>
    <w:rsid w:val="0057743B"/>
    <w:rsid w:val="00577C18"/>
    <w:rsid w:val="005804D0"/>
    <w:rsid w:val="00580964"/>
    <w:rsid w:val="00580A04"/>
    <w:rsid w:val="00580EE9"/>
    <w:rsid w:val="00581122"/>
    <w:rsid w:val="0058182B"/>
    <w:rsid w:val="005819A2"/>
    <w:rsid w:val="00581F20"/>
    <w:rsid w:val="00582046"/>
    <w:rsid w:val="00582190"/>
    <w:rsid w:val="00582764"/>
    <w:rsid w:val="00582828"/>
    <w:rsid w:val="00582D4E"/>
    <w:rsid w:val="00583504"/>
    <w:rsid w:val="0058356B"/>
    <w:rsid w:val="00583750"/>
    <w:rsid w:val="00583D51"/>
    <w:rsid w:val="00583DB3"/>
    <w:rsid w:val="005841F8"/>
    <w:rsid w:val="00584882"/>
    <w:rsid w:val="005848EB"/>
    <w:rsid w:val="00585329"/>
    <w:rsid w:val="005854A8"/>
    <w:rsid w:val="00586A42"/>
    <w:rsid w:val="005876A6"/>
    <w:rsid w:val="00587705"/>
    <w:rsid w:val="00587E84"/>
    <w:rsid w:val="00587FBF"/>
    <w:rsid w:val="005902AF"/>
    <w:rsid w:val="00590BC8"/>
    <w:rsid w:val="00590FD5"/>
    <w:rsid w:val="00591C46"/>
    <w:rsid w:val="00591D20"/>
    <w:rsid w:val="00592680"/>
    <w:rsid w:val="00592783"/>
    <w:rsid w:val="00592B51"/>
    <w:rsid w:val="00592D77"/>
    <w:rsid w:val="0059372E"/>
    <w:rsid w:val="0059374B"/>
    <w:rsid w:val="005938E2"/>
    <w:rsid w:val="00593984"/>
    <w:rsid w:val="00593D27"/>
    <w:rsid w:val="00593EA4"/>
    <w:rsid w:val="00594A47"/>
    <w:rsid w:val="00594BEC"/>
    <w:rsid w:val="00594DC1"/>
    <w:rsid w:val="005956CC"/>
    <w:rsid w:val="00595C19"/>
    <w:rsid w:val="00595DD1"/>
    <w:rsid w:val="00595F8F"/>
    <w:rsid w:val="00596325"/>
    <w:rsid w:val="00596666"/>
    <w:rsid w:val="00596B00"/>
    <w:rsid w:val="00596B27"/>
    <w:rsid w:val="00597314"/>
    <w:rsid w:val="00597CF6"/>
    <w:rsid w:val="00597DA6"/>
    <w:rsid w:val="005A0A83"/>
    <w:rsid w:val="005A0B79"/>
    <w:rsid w:val="005A0E90"/>
    <w:rsid w:val="005A141A"/>
    <w:rsid w:val="005A1EA7"/>
    <w:rsid w:val="005A1F5D"/>
    <w:rsid w:val="005A228F"/>
    <w:rsid w:val="005A2339"/>
    <w:rsid w:val="005A24B3"/>
    <w:rsid w:val="005A25C4"/>
    <w:rsid w:val="005A2951"/>
    <w:rsid w:val="005A2B7B"/>
    <w:rsid w:val="005A3602"/>
    <w:rsid w:val="005A390B"/>
    <w:rsid w:val="005A3B40"/>
    <w:rsid w:val="005A3D81"/>
    <w:rsid w:val="005A402F"/>
    <w:rsid w:val="005A4493"/>
    <w:rsid w:val="005A45BA"/>
    <w:rsid w:val="005A50DC"/>
    <w:rsid w:val="005A52F8"/>
    <w:rsid w:val="005A5406"/>
    <w:rsid w:val="005A5C8F"/>
    <w:rsid w:val="005A649C"/>
    <w:rsid w:val="005A654B"/>
    <w:rsid w:val="005A68A5"/>
    <w:rsid w:val="005A6FA1"/>
    <w:rsid w:val="005A7983"/>
    <w:rsid w:val="005A79C4"/>
    <w:rsid w:val="005A7B0B"/>
    <w:rsid w:val="005A7DD9"/>
    <w:rsid w:val="005B01C1"/>
    <w:rsid w:val="005B0598"/>
    <w:rsid w:val="005B0798"/>
    <w:rsid w:val="005B0A38"/>
    <w:rsid w:val="005B0C1F"/>
    <w:rsid w:val="005B0C80"/>
    <w:rsid w:val="005B100A"/>
    <w:rsid w:val="005B1D81"/>
    <w:rsid w:val="005B2666"/>
    <w:rsid w:val="005B284D"/>
    <w:rsid w:val="005B290F"/>
    <w:rsid w:val="005B2CFC"/>
    <w:rsid w:val="005B3203"/>
    <w:rsid w:val="005B3479"/>
    <w:rsid w:val="005B360F"/>
    <w:rsid w:val="005B3CE6"/>
    <w:rsid w:val="005B3E52"/>
    <w:rsid w:val="005B3F10"/>
    <w:rsid w:val="005B4194"/>
    <w:rsid w:val="005B4245"/>
    <w:rsid w:val="005B448A"/>
    <w:rsid w:val="005B4F8C"/>
    <w:rsid w:val="005B525F"/>
    <w:rsid w:val="005B573E"/>
    <w:rsid w:val="005B5772"/>
    <w:rsid w:val="005B599D"/>
    <w:rsid w:val="005B5E09"/>
    <w:rsid w:val="005B6263"/>
    <w:rsid w:val="005B656B"/>
    <w:rsid w:val="005B6CA5"/>
    <w:rsid w:val="005B7243"/>
    <w:rsid w:val="005B7305"/>
    <w:rsid w:val="005B7FE2"/>
    <w:rsid w:val="005C0125"/>
    <w:rsid w:val="005C0F68"/>
    <w:rsid w:val="005C11F1"/>
    <w:rsid w:val="005C14DE"/>
    <w:rsid w:val="005C14EA"/>
    <w:rsid w:val="005C1B7A"/>
    <w:rsid w:val="005C1C65"/>
    <w:rsid w:val="005C1F18"/>
    <w:rsid w:val="005C272E"/>
    <w:rsid w:val="005C28CF"/>
    <w:rsid w:val="005C2901"/>
    <w:rsid w:val="005C2CD3"/>
    <w:rsid w:val="005C2DBA"/>
    <w:rsid w:val="005C3453"/>
    <w:rsid w:val="005C34F0"/>
    <w:rsid w:val="005C353B"/>
    <w:rsid w:val="005C3966"/>
    <w:rsid w:val="005C3E72"/>
    <w:rsid w:val="005C3F9A"/>
    <w:rsid w:val="005C4118"/>
    <w:rsid w:val="005C5414"/>
    <w:rsid w:val="005C55A6"/>
    <w:rsid w:val="005C5627"/>
    <w:rsid w:val="005C565A"/>
    <w:rsid w:val="005C56B3"/>
    <w:rsid w:val="005C5D23"/>
    <w:rsid w:val="005C6264"/>
    <w:rsid w:val="005C6E82"/>
    <w:rsid w:val="005C6F99"/>
    <w:rsid w:val="005C72DD"/>
    <w:rsid w:val="005C75D0"/>
    <w:rsid w:val="005C77D4"/>
    <w:rsid w:val="005C7EB1"/>
    <w:rsid w:val="005C7F7A"/>
    <w:rsid w:val="005D0190"/>
    <w:rsid w:val="005D021D"/>
    <w:rsid w:val="005D02D3"/>
    <w:rsid w:val="005D036D"/>
    <w:rsid w:val="005D073E"/>
    <w:rsid w:val="005D0768"/>
    <w:rsid w:val="005D08F8"/>
    <w:rsid w:val="005D11E8"/>
    <w:rsid w:val="005D1561"/>
    <w:rsid w:val="005D16C1"/>
    <w:rsid w:val="005D185D"/>
    <w:rsid w:val="005D1935"/>
    <w:rsid w:val="005D1C92"/>
    <w:rsid w:val="005D1E56"/>
    <w:rsid w:val="005D1F0B"/>
    <w:rsid w:val="005D207D"/>
    <w:rsid w:val="005D214E"/>
    <w:rsid w:val="005D21AE"/>
    <w:rsid w:val="005D245D"/>
    <w:rsid w:val="005D29EF"/>
    <w:rsid w:val="005D2B83"/>
    <w:rsid w:val="005D2BD8"/>
    <w:rsid w:val="005D2FE1"/>
    <w:rsid w:val="005D301A"/>
    <w:rsid w:val="005D378A"/>
    <w:rsid w:val="005D3936"/>
    <w:rsid w:val="005D42C3"/>
    <w:rsid w:val="005D4385"/>
    <w:rsid w:val="005D4802"/>
    <w:rsid w:val="005D4849"/>
    <w:rsid w:val="005D4CC8"/>
    <w:rsid w:val="005D502B"/>
    <w:rsid w:val="005D592D"/>
    <w:rsid w:val="005D5A43"/>
    <w:rsid w:val="005D5BA4"/>
    <w:rsid w:val="005D5C6F"/>
    <w:rsid w:val="005D6340"/>
    <w:rsid w:val="005D64A1"/>
    <w:rsid w:val="005D6683"/>
    <w:rsid w:val="005D68FE"/>
    <w:rsid w:val="005D713D"/>
    <w:rsid w:val="005D7B63"/>
    <w:rsid w:val="005E086F"/>
    <w:rsid w:val="005E098F"/>
    <w:rsid w:val="005E0D06"/>
    <w:rsid w:val="005E0DDC"/>
    <w:rsid w:val="005E12C5"/>
    <w:rsid w:val="005E1336"/>
    <w:rsid w:val="005E1A68"/>
    <w:rsid w:val="005E1B85"/>
    <w:rsid w:val="005E211E"/>
    <w:rsid w:val="005E2155"/>
    <w:rsid w:val="005E2393"/>
    <w:rsid w:val="005E2498"/>
    <w:rsid w:val="005E2528"/>
    <w:rsid w:val="005E29C2"/>
    <w:rsid w:val="005E2E4A"/>
    <w:rsid w:val="005E3054"/>
    <w:rsid w:val="005E3EEB"/>
    <w:rsid w:val="005E4114"/>
    <w:rsid w:val="005E434A"/>
    <w:rsid w:val="005E4D6C"/>
    <w:rsid w:val="005E4FE5"/>
    <w:rsid w:val="005E54AD"/>
    <w:rsid w:val="005E58FE"/>
    <w:rsid w:val="005E59B0"/>
    <w:rsid w:val="005E5AC4"/>
    <w:rsid w:val="005E6819"/>
    <w:rsid w:val="005E6D8A"/>
    <w:rsid w:val="005E7463"/>
    <w:rsid w:val="005E7572"/>
    <w:rsid w:val="005E795E"/>
    <w:rsid w:val="005E7A60"/>
    <w:rsid w:val="005E7AF4"/>
    <w:rsid w:val="005E7E0C"/>
    <w:rsid w:val="005F0B40"/>
    <w:rsid w:val="005F0CD1"/>
    <w:rsid w:val="005F0D11"/>
    <w:rsid w:val="005F0FB5"/>
    <w:rsid w:val="005F1231"/>
    <w:rsid w:val="005F1232"/>
    <w:rsid w:val="005F1486"/>
    <w:rsid w:val="005F15F2"/>
    <w:rsid w:val="005F172C"/>
    <w:rsid w:val="005F1731"/>
    <w:rsid w:val="005F1CE9"/>
    <w:rsid w:val="005F2359"/>
    <w:rsid w:val="005F2ABC"/>
    <w:rsid w:val="005F2E39"/>
    <w:rsid w:val="005F318A"/>
    <w:rsid w:val="005F32C8"/>
    <w:rsid w:val="005F366A"/>
    <w:rsid w:val="005F3765"/>
    <w:rsid w:val="005F3BEB"/>
    <w:rsid w:val="005F3D38"/>
    <w:rsid w:val="005F3DE7"/>
    <w:rsid w:val="005F4179"/>
    <w:rsid w:val="005F4803"/>
    <w:rsid w:val="005F4A0A"/>
    <w:rsid w:val="005F4C41"/>
    <w:rsid w:val="005F4E36"/>
    <w:rsid w:val="005F4E46"/>
    <w:rsid w:val="005F5F0F"/>
    <w:rsid w:val="005F692C"/>
    <w:rsid w:val="005F6960"/>
    <w:rsid w:val="005F6F4E"/>
    <w:rsid w:val="005F70F6"/>
    <w:rsid w:val="005F781E"/>
    <w:rsid w:val="005F7838"/>
    <w:rsid w:val="005F7D24"/>
    <w:rsid w:val="005F7D70"/>
    <w:rsid w:val="005F7EBB"/>
    <w:rsid w:val="0060013C"/>
    <w:rsid w:val="006003CE"/>
    <w:rsid w:val="00600B22"/>
    <w:rsid w:val="00601032"/>
    <w:rsid w:val="006010F3"/>
    <w:rsid w:val="006014F0"/>
    <w:rsid w:val="00601643"/>
    <w:rsid w:val="00601724"/>
    <w:rsid w:val="00601A66"/>
    <w:rsid w:val="0060220C"/>
    <w:rsid w:val="00602500"/>
    <w:rsid w:val="006027AF"/>
    <w:rsid w:val="006029E8"/>
    <w:rsid w:val="00602F20"/>
    <w:rsid w:val="006035BB"/>
    <w:rsid w:val="00603842"/>
    <w:rsid w:val="00603CF6"/>
    <w:rsid w:val="006044CE"/>
    <w:rsid w:val="006045A6"/>
    <w:rsid w:val="0060490F"/>
    <w:rsid w:val="00604B40"/>
    <w:rsid w:val="00604D40"/>
    <w:rsid w:val="00604F94"/>
    <w:rsid w:val="00605B18"/>
    <w:rsid w:val="00605FAE"/>
    <w:rsid w:val="006061E2"/>
    <w:rsid w:val="006065B2"/>
    <w:rsid w:val="006065C3"/>
    <w:rsid w:val="00606890"/>
    <w:rsid w:val="00606CE6"/>
    <w:rsid w:val="00607163"/>
    <w:rsid w:val="006072E4"/>
    <w:rsid w:val="00607478"/>
    <w:rsid w:val="006074A3"/>
    <w:rsid w:val="006074F3"/>
    <w:rsid w:val="00607731"/>
    <w:rsid w:val="0061072B"/>
    <w:rsid w:val="00610974"/>
    <w:rsid w:val="00610B7F"/>
    <w:rsid w:val="00610E7F"/>
    <w:rsid w:val="00611599"/>
    <w:rsid w:val="00611DC3"/>
    <w:rsid w:val="006121B8"/>
    <w:rsid w:val="00612241"/>
    <w:rsid w:val="006122EF"/>
    <w:rsid w:val="006128A9"/>
    <w:rsid w:val="00612A04"/>
    <w:rsid w:val="006135C8"/>
    <w:rsid w:val="00613F60"/>
    <w:rsid w:val="00614F01"/>
    <w:rsid w:val="00616346"/>
    <w:rsid w:val="00616AF2"/>
    <w:rsid w:val="00616BFD"/>
    <w:rsid w:val="00617282"/>
    <w:rsid w:val="006173E4"/>
    <w:rsid w:val="006177DF"/>
    <w:rsid w:val="00617958"/>
    <w:rsid w:val="00617A15"/>
    <w:rsid w:val="00620310"/>
    <w:rsid w:val="0062031F"/>
    <w:rsid w:val="00620396"/>
    <w:rsid w:val="006204DA"/>
    <w:rsid w:val="0062055A"/>
    <w:rsid w:val="006209F2"/>
    <w:rsid w:val="00620D5E"/>
    <w:rsid w:val="00620E7F"/>
    <w:rsid w:val="00621967"/>
    <w:rsid w:val="00621F74"/>
    <w:rsid w:val="00622203"/>
    <w:rsid w:val="00622266"/>
    <w:rsid w:val="0062238D"/>
    <w:rsid w:val="00622604"/>
    <w:rsid w:val="0062285B"/>
    <w:rsid w:val="00622934"/>
    <w:rsid w:val="00622A0C"/>
    <w:rsid w:val="00622E4C"/>
    <w:rsid w:val="00622F5F"/>
    <w:rsid w:val="006232B5"/>
    <w:rsid w:val="00624213"/>
    <w:rsid w:val="006242C4"/>
    <w:rsid w:val="00624DA3"/>
    <w:rsid w:val="006250BF"/>
    <w:rsid w:val="006256DD"/>
    <w:rsid w:val="00625863"/>
    <w:rsid w:val="00625BD8"/>
    <w:rsid w:val="00626375"/>
    <w:rsid w:val="0062664A"/>
    <w:rsid w:val="00627B8D"/>
    <w:rsid w:val="00627D1A"/>
    <w:rsid w:val="00627DCC"/>
    <w:rsid w:val="00630576"/>
    <w:rsid w:val="00630754"/>
    <w:rsid w:val="00630795"/>
    <w:rsid w:val="00630BE4"/>
    <w:rsid w:val="00630D32"/>
    <w:rsid w:val="006311B9"/>
    <w:rsid w:val="00631367"/>
    <w:rsid w:val="006314EB"/>
    <w:rsid w:val="006317AB"/>
    <w:rsid w:val="006317C6"/>
    <w:rsid w:val="00632032"/>
    <w:rsid w:val="0063224D"/>
    <w:rsid w:val="006323F9"/>
    <w:rsid w:val="00632628"/>
    <w:rsid w:val="00632ABA"/>
    <w:rsid w:val="0063339E"/>
    <w:rsid w:val="00633A7C"/>
    <w:rsid w:val="0063403E"/>
    <w:rsid w:val="00634101"/>
    <w:rsid w:val="0063423C"/>
    <w:rsid w:val="00634242"/>
    <w:rsid w:val="0063437D"/>
    <w:rsid w:val="00634448"/>
    <w:rsid w:val="0063451F"/>
    <w:rsid w:val="00634991"/>
    <w:rsid w:val="00634B30"/>
    <w:rsid w:val="00634C9A"/>
    <w:rsid w:val="006350F7"/>
    <w:rsid w:val="00635980"/>
    <w:rsid w:val="00635C26"/>
    <w:rsid w:val="00635F53"/>
    <w:rsid w:val="00636996"/>
    <w:rsid w:val="00636BF0"/>
    <w:rsid w:val="00637281"/>
    <w:rsid w:val="00637472"/>
    <w:rsid w:val="0063773B"/>
    <w:rsid w:val="00637785"/>
    <w:rsid w:val="00637ABA"/>
    <w:rsid w:val="006401AC"/>
    <w:rsid w:val="006404B2"/>
    <w:rsid w:val="0064082C"/>
    <w:rsid w:val="00640C1A"/>
    <w:rsid w:val="0064140E"/>
    <w:rsid w:val="0064141D"/>
    <w:rsid w:val="00641847"/>
    <w:rsid w:val="00641BBA"/>
    <w:rsid w:val="00641BE2"/>
    <w:rsid w:val="00641CAF"/>
    <w:rsid w:val="00642395"/>
    <w:rsid w:val="0064250F"/>
    <w:rsid w:val="006426EB"/>
    <w:rsid w:val="006429BF"/>
    <w:rsid w:val="0064377B"/>
    <w:rsid w:val="006438BC"/>
    <w:rsid w:val="006438ED"/>
    <w:rsid w:val="00643A4C"/>
    <w:rsid w:val="00643BDA"/>
    <w:rsid w:val="00643EE4"/>
    <w:rsid w:val="00643EF1"/>
    <w:rsid w:val="00643FDC"/>
    <w:rsid w:val="00645281"/>
    <w:rsid w:val="00645CE5"/>
    <w:rsid w:val="00645E95"/>
    <w:rsid w:val="00646093"/>
    <w:rsid w:val="006464B8"/>
    <w:rsid w:val="006465C4"/>
    <w:rsid w:val="00646689"/>
    <w:rsid w:val="00646AC4"/>
    <w:rsid w:val="00646C4A"/>
    <w:rsid w:val="00646E95"/>
    <w:rsid w:val="00647413"/>
    <w:rsid w:val="00647657"/>
    <w:rsid w:val="006478E9"/>
    <w:rsid w:val="00647A3E"/>
    <w:rsid w:val="00647B4D"/>
    <w:rsid w:val="00647CFD"/>
    <w:rsid w:val="00647D41"/>
    <w:rsid w:val="00650086"/>
    <w:rsid w:val="006505F1"/>
    <w:rsid w:val="006506F8"/>
    <w:rsid w:val="00650ADA"/>
    <w:rsid w:val="00650B7B"/>
    <w:rsid w:val="00650E2B"/>
    <w:rsid w:val="00650E8D"/>
    <w:rsid w:val="00650FA0"/>
    <w:rsid w:val="006517BB"/>
    <w:rsid w:val="00651CD8"/>
    <w:rsid w:val="00652033"/>
    <w:rsid w:val="006524D1"/>
    <w:rsid w:val="00652710"/>
    <w:rsid w:val="00652D86"/>
    <w:rsid w:val="00652ECD"/>
    <w:rsid w:val="00652FA0"/>
    <w:rsid w:val="00653AC7"/>
    <w:rsid w:val="00654497"/>
    <w:rsid w:val="0065480D"/>
    <w:rsid w:val="0065487B"/>
    <w:rsid w:val="006549B6"/>
    <w:rsid w:val="00654BBB"/>
    <w:rsid w:val="00655095"/>
    <w:rsid w:val="006552EA"/>
    <w:rsid w:val="006555E3"/>
    <w:rsid w:val="0065561A"/>
    <w:rsid w:val="00655AEB"/>
    <w:rsid w:val="00655D5E"/>
    <w:rsid w:val="00655E21"/>
    <w:rsid w:val="00656068"/>
    <w:rsid w:val="00656890"/>
    <w:rsid w:val="006568DD"/>
    <w:rsid w:val="00656A87"/>
    <w:rsid w:val="00656AFA"/>
    <w:rsid w:val="00657378"/>
    <w:rsid w:val="006577B9"/>
    <w:rsid w:val="006579F8"/>
    <w:rsid w:val="00657B9F"/>
    <w:rsid w:val="00657F82"/>
    <w:rsid w:val="0066013D"/>
    <w:rsid w:val="006601E5"/>
    <w:rsid w:val="006603BA"/>
    <w:rsid w:val="0066059F"/>
    <w:rsid w:val="006607A1"/>
    <w:rsid w:val="006608A3"/>
    <w:rsid w:val="0066091C"/>
    <w:rsid w:val="00660C0C"/>
    <w:rsid w:val="00660D69"/>
    <w:rsid w:val="00660FAA"/>
    <w:rsid w:val="006611E5"/>
    <w:rsid w:val="006613B4"/>
    <w:rsid w:val="006615F3"/>
    <w:rsid w:val="00661965"/>
    <w:rsid w:val="006623C4"/>
    <w:rsid w:val="00662861"/>
    <w:rsid w:val="00662B0E"/>
    <w:rsid w:val="00662DBC"/>
    <w:rsid w:val="00663205"/>
    <w:rsid w:val="0066324C"/>
    <w:rsid w:val="006632C4"/>
    <w:rsid w:val="006632EA"/>
    <w:rsid w:val="00663361"/>
    <w:rsid w:val="00663590"/>
    <w:rsid w:val="00663A0A"/>
    <w:rsid w:val="00663D3B"/>
    <w:rsid w:val="00664711"/>
    <w:rsid w:val="00664A36"/>
    <w:rsid w:val="00664C5D"/>
    <w:rsid w:val="00664C88"/>
    <w:rsid w:val="00664DD2"/>
    <w:rsid w:val="00665043"/>
    <w:rsid w:val="00665162"/>
    <w:rsid w:val="00665235"/>
    <w:rsid w:val="006655DB"/>
    <w:rsid w:val="0066572B"/>
    <w:rsid w:val="00665B99"/>
    <w:rsid w:val="00665EE9"/>
    <w:rsid w:val="006663EE"/>
    <w:rsid w:val="00666BB4"/>
    <w:rsid w:val="00666CF7"/>
    <w:rsid w:val="00666D51"/>
    <w:rsid w:val="006679A0"/>
    <w:rsid w:val="00667A4A"/>
    <w:rsid w:val="00667E35"/>
    <w:rsid w:val="0067007B"/>
    <w:rsid w:val="0067015D"/>
    <w:rsid w:val="006701DB"/>
    <w:rsid w:val="006705A0"/>
    <w:rsid w:val="006707FB"/>
    <w:rsid w:val="00670ABD"/>
    <w:rsid w:val="006713F1"/>
    <w:rsid w:val="00671560"/>
    <w:rsid w:val="00671613"/>
    <w:rsid w:val="00671835"/>
    <w:rsid w:val="0067189B"/>
    <w:rsid w:val="00671B83"/>
    <w:rsid w:val="00671D19"/>
    <w:rsid w:val="00671FFA"/>
    <w:rsid w:val="0067225A"/>
    <w:rsid w:val="00672284"/>
    <w:rsid w:val="00672418"/>
    <w:rsid w:val="006726CF"/>
    <w:rsid w:val="00672AC2"/>
    <w:rsid w:val="00672BE6"/>
    <w:rsid w:val="00672D99"/>
    <w:rsid w:val="00672FD3"/>
    <w:rsid w:val="00673118"/>
    <w:rsid w:val="006736A9"/>
    <w:rsid w:val="00673717"/>
    <w:rsid w:val="006739B5"/>
    <w:rsid w:val="00673AB6"/>
    <w:rsid w:val="0067402D"/>
    <w:rsid w:val="00674245"/>
    <w:rsid w:val="006745D2"/>
    <w:rsid w:val="00674748"/>
    <w:rsid w:val="0067503B"/>
    <w:rsid w:val="0067512C"/>
    <w:rsid w:val="0067515D"/>
    <w:rsid w:val="00675A77"/>
    <w:rsid w:val="00675BF8"/>
    <w:rsid w:val="00676184"/>
    <w:rsid w:val="00676AD1"/>
    <w:rsid w:val="00676C06"/>
    <w:rsid w:val="00676C18"/>
    <w:rsid w:val="00676F72"/>
    <w:rsid w:val="006770E5"/>
    <w:rsid w:val="00677367"/>
    <w:rsid w:val="00677798"/>
    <w:rsid w:val="00677868"/>
    <w:rsid w:val="00677C24"/>
    <w:rsid w:val="00677C91"/>
    <w:rsid w:val="00677CFB"/>
    <w:rsid w:val="00677D84"/>
    <w:rsid w:val="006801E3"/>
    <w:rsid w:val="0068023C"/>
    <w:rsid w:val="00680710"/>
    <w:rsid w:val="00681015"/>
    <w:rsid w:val="00681671"/>
    <w:rsid w:val="0068183A"/>
    <w:rsid w:val="0068184F"/>
    <w:rsid w:val="00681A9A"/>
    <w:rsid w:val="00681D7B"/>
    <w:rsid w:val="00681F6B"/>
    <w:rsid w:val="00681FB4"/>
    <w:rsid w:val="00682149"/>
    <w:rsid w:val="0068246D"/>
    <w:rsid w:val="0068251B"/>
    <w:rsid w:val="00682F85"/>
    <w:rsid w:val="0068315A"/>
    <w:rsid w:val="0068356D"/>
    <w:rsid w:val="00683AD8"/>
    <w:rsid w:val="00684606"/>
    <w:rsid w:val="00684A38"/>
    <w:rsid w:val="00684AC0"/>
    <w:rsid w:val="00684B2F"/>
    <w:rsid w:val="00684EAF"/>
    <w:rsid w:val="00685487"/>
    <w:rsid w:val="00685503"/>
    <w:rsid w:val="006858F7"/>
    <w:rsid w:val="00685DAB"/>
    <w:rsid w:val="00685EDE"/>
    <w:rsid w:val="006860C3"/>
    <w:rsid w:val="00686C25"/>
    <w:rsid w:val="00687341"/>
    <w:rsid w:val="00687546"/>
    <w:rsid w:val="00687F07"/>
    <w:rsid w:val="006906B4"/>
    <w:rsid w:val="00690964"/>
    <w:rsid w:val="00690F6E"/>
    <w:rsid w:val="006918E3"/>
    <w:rsid w:val="00692054"/>
    <w:rsid w:val="00692113"/>
    <w:rsid w:val="0069233B"/>
    <w:rsid w:val="00692799"/>
    <w:rsid w:val="00692CB2"/>
    <w:rsid w:val="00692CE1"/>
    <w:rsid w:val="00692D9B"/>
    <w:rsid w:val="00693159"/>
    <w:rsid w:val="006933CD"/>
    <w:rsid w:val="006934E0"/>
    <w:rsid w:val="0069375C"/>
    <w:rsid w:val="00693EF8"/>
    <w:rsid w:val="00694213"/>
    <w:rsid w:val="006942C7"/>
    <w:rsid w:val="006947C1"/>
    <w:rsid w:val="006947D4"/>
    <w:rsid w:val="00694957"/>
    <w:rsid w:val="00694A22"/>
    <w:rsid w:val="00694B25"/>
    <w:rsid w:val="00694B68"/>
    <w:rsid w:val="00694CF2"/>
    <w:rsid w:val="00694D4E"/>
    <w:rsid w:val="006958AA"/>
    <w:rsid w:val="006958BF"/>
    <w:rsid w:val="006958F5"/>
    <w:rsid w:val="0069596B"/>
    <w:rsid w:val="00695BC5"/>
    <w:rsid w:val="006960D2"/>
    <w:rsid w:val="006963F4"/>
    <w:rsid w:val="00696A7D"/>
    <w:rsid w:val="0069720C"/>
    <w:rsid w:val="006974FB"/>
    <w:rsid w:val="00697C10"/>
    <w:rsid w:val="00697CFB"/>
    <w:rsid w:val="00697EDB"/>
    <w:rsid w:val="00697FCB"/>
    <w:rsid w:val="006A01B5"/>
    <w:rsid w:val="006A042C"/>
    <w:rsid w:val="006A058B"/>
    <w:rsid w:val="006A14AA"/>
    <w:rsid w:val="006A16B5"/>
    <w:rsid w:val="006A186C"/>
    <w:rsid w:val="006A1870"/>
    <w:rsid w:val="006A2422"/>
    <w:rsid w:val="006A27CB"/>
    <w:rsid w:val="006A299F"/>
    <w:rsid w:val="006A2A05"/>
    <w:rsid w:val="006A2A3B"/>
    <w:rsid w:val="006A2C18"/>
    <w:rsid w:val="006A2FD1"/>
    <w:rsid w:val="006A3AF7"/>
    <w:rsid w:val="006A3CFB"/>
    <w:rsid w:val="006A3E09"/>
    <w:rsid w:val="006A46F5"/>
    <w:rsid w:val="006A4AD4"/>
    <w:rsid w:val="006A4CFF"/>
    <w:rsid w:val="006A4D23"/>
    <w:rsid w:val="006A4E3A"/>
    <w:rsid w:val="006A4F26"/>
    <w:rsid w:val="006A54F6"/>
    <w:rsid w:val="006A55DF"/>
    <w:rsid w:val="006A58B9"/>
    <w:rsid w:val="006A59E0"/>
    <w:rsid w:val="006A5DE7"/>
    <w:rsid w:val="006A629A"/>
    <w:rsid w:val="006A6496"/>
    <w:rsid w:val="006A655A"/>
    <w:rsid w:val="006A67B5"/>
    <w:rsid w:val="006A690E"/>
    <w:rsid w:val="006A691B"/>
    <w:rsid w:val="006A6957"/>
    <w:rsid w:val="006A69AF"/>
    <w:rsid w:val="006A6A58"/>
    <w:rsid w:val="006A7500"/>
    <w:rsid w:val="006A76C2"/>
    <w:rsid w:val="006A7958"/>
    <w:rsid w:val="006B0535"/>
    <w:rsid w:val="006B0759"/>
    <w:rsid w:val="006B1210"/>
    <w:rsid w:val="006B1685"/>
    <w:rsid w:val="006B1715"/>
    <w:rsid w:val="006B18D3"/>
    <w:rsid w:val="006B1AAC"/>
    <w:rsid w:val="006B1B06"/>
    <w:rsid w:val="006B1E8E"/>
    <w:rsid w:val="006B2087"/>
    <w:rsid w:val="006B2245"/>
    <w:rsid w:val="006B2407"/>
    <w:rsid w:val="006B27B7"/>
    <w:rsid w:val="006B2A0D"/>
    <w:rsid w:val="006B2A31"/>
    <w:rsid w:val="006B2F2B"/>
    <w:rsid w:val="006B2F33"/>
    <w:rsid w:val="006B3021"/>
    <w:rsid w:val="006B308F"/>
    <w:rsid w:val="006B3358"/>
    <w:rsid w:val="006B345C"/>
    <w:rsid w:val="006B38F0"/>
    <w:rsid w:val="006B391A"/>
    <w:rsid w:val="006B3B2C"/>
    <w:rsid w:val="006B3FF0"/>
    <w:rsid w:val="006B4056"/>
    <w:rsid w:val="006B40AC"/>
    <w:rsid w:val="006B469A"/>
    <w:rsid w:val="006B4F06"/>
    <w:rsid w:val="006B5133"/>
    <w:rsid w:val="006B549A"/>
    <w:rsid w:val="006B5D4D"/>
    <w:rsid w:val="006B68C3"/>
    <w:rsid w:val="006B6AC0"/>
    <w:rsid w:val="006B6F74"/>
    <w:rsid w:val="006B7288"/>
    <w:rsid w:val="006B733B"/>
    <w:rsid w:val="006B740D"/>
    <w:rsid w:val="006B74D0"/>
    <w:rsid w:val="006B76A2"/>
    <w:rsid w:val="006B797A"/>
    <w:rsid w:val="006B7B0B"/>
    <w:rsid w:val="006B7B38"/>
    <w:rsid w:val="006B7BC3"/>
    <w:rsid w:val="006B7BE8"/>
    <w:rsid w:val="006B7CCD"/>
    <w:rsid w:val="006B7E75"/>
    <w:rsid w:val="006C00A7"/>
    <w:rsid w:val="006C0210"/>
    <w:rsid w:val="006C033B"/>
    <w:rsid w:val="006C072A"/>
    <w:rsid w:val="006C0AFA"/>
    <w:rsid w:val="006C14C3"/>
    <w:rsid w:val="006C156B"/>
    <w:rsid w:val="006C193F"/>
    <w:rsid w:val="006C1B92"/>
    <w:rsid w:val="006C1CFF"/>
    <w:rsid w:val="006C1F40"/>
    <w:rsid w:val="006C1FD2"/>
    <w:rsid w:val="006C2122"/>
    <w:rsid w:val="006C2431"/>
    <w:rsid w:val="006C2530"/>
    <w:rsid w:val="006C2C4A"/>
    <w:rsid w:val="006C3526"/>
    <w:rsid w:val="006C35C5"/>
    <w:rsid w:val="006C3A61"/>
    <w:rsid w:val="006C3FC6"/>
    <w:rsid w:val="006C40B9"/>
    <w:rsid w:val="006C4344"/>
    <w:rsid w:val="006C445E"/>
    <w:rsid w:val="006C471C"/>
    <w:rsid w:val="006C4AD5"/>
    <w:rsid w:val="006C5759"/>
    <w:rsid w:val="006C582A"/>
    <w:rsid w:val="006C63BD"/>
    <w:rsid w:val="006C6B9D"/>
    <w:rsid w:val="006C6BA0"/>
    <w:rsid w:val="006C74BF"/>
    <w:rsid w:val="006C75F6"/>
    <w:rsid w:val="006C7634"/>
    <w:rsid w:val="006C76C1"/>
    <w:rsid w:val="006C780E"/>
    <w:rsid w:val="006C7F4D"/>
    <w:rsid w:val="006D0035"/>
    <w:rsid w:val="006D0479"/>
    <w:rsid w:val="006D06FD"/>
    <w:rsid w:val="006D07BC"/>
    <w:rsid w:val="006D0DA9"/>
    <w:rsid w:val="006D0F27"/>
    <w:rsid w:val="006D186A"/>
    <w:rsid w:val="006D2428"/>
    <w:rsid w:val="006D2612"/>
    <w:rsid w:val="006D279C"/>
    <w:rsid w:val="006D2BD5"/>
    <w:rsid w:val="006D2CB1"/>
    <w:rsid w:val="006D302D"/>
    <w:rsid w:val="006D34F4"/>
    <w:rsid w:val="006D3565"/>
    <w:rsid w:val="006D36EA"/>
    <w:rsid w:val="006D36F8"/>
    <w:rsid w:val="006D380B"/>
    <w:rsid w:val="006D3AFE"/>
    <w:rsid w:val="006D3E0E"/>
    <w:rsid w:val="006D42EF"/>
    <w:rsid w:val="006D4515"/>
    <w:rsid w:val="006D4D36"/>
    <w:rsid w:val="006D4EB8"/>
    <w:rsid w:val="006D4F1E"/>
    <w:rsid w:val="006D559A"/>
    <w:rsid w:val="006D5BDC"/>
    <w:rsid w:val="006D6171"/>
    <w:rsid w:val="006D628E"/>
    <w:rsid w:val="006D6818"/>
    <w:rsid w:val="006D6B3E"/>
    <w:rsid w:val="006D71CE"/>
    <w:rsid w:val="006D73FE"/>
    <w:rsid w:val="006D755F"/>
    <w:rsid w:val="006D7843"/>
    <w:rsid w:val="006D7B0C"/>
    <w:rsid w:val="006D7F69"/>
    <w:rsid w:val="006D7F94"/>
    <w:rsid w:val="006D7FF2"/>
    <w:rsid w:val="006E013C"/>
    <w:rsid w:val="006E0243"/>
    <w:rsid w:val="006E0B29"/>
    <w:rsid w:val="006E0B58"/>
    <w:rsid w:val="006E0D47"/>
    <w:rsid w:val="006E0F0D"/>
    <w:rsid w:val="006E12D2"/>
    <w:rsid w:val="006E1505"/>
    <w:rsid w:val="006E1BEA"/>
    <w:rsid w:val="006E1C3B"/>
    <w:rsid w:val="006E21CF"/>
    <w:rsid w:val="006E251D"/>
    <w:rsid w:val="006E2CF8"/>
    <w:rsid w:val="006E3298"/>
    <w:rsid w:val="006E33FF"/>
    <w:rsid w:val="006E3769"/>
    <w:rsid w:val="006E389C"/>
    <w:rsid w:val="006E3C6C"/>
    <w:rsid w:val="006E44D5"/>
    <w:rsid w:val="006E45F4"/>
    <w:rsid w:val="006E4A08"/>
    <w:rsid w:val="006E4A43"/>
    <w:rsid w:val="006E4BAF"/>
    <w:rsid w:val="006E4FCD"/>
    <w:rsid w:val="006E50F5"/>
    <w:rsid w:val="006E5349"/>
    <w:rsid w:val="006E5364"/>
    <w:rsid w:val="006E58D7"/>
    <w:rsid w:val="006E59CC"/>
    <w:rsid w:val="006E5B68"/>
    <w:rsid w:val="006E5DCC"/>
    <w:rsid w:val="006E61DF"/>
    <w:rsid w:val="006E6B3D"/>
    <w:rsid w:val="006E6DBE"/>
    <w:rsid w:val="006E7172"/>
    <w:rsid w:val="006E773A"/>
    <w:rsid w:val="006E7936"/>
    <w:rsid w:val="006E7A3B"/>
    <w:rsid w:val="006F01CC"/>
    <w:rsid w:val="006F0835"/>
    <w:rsid w:val="006F0D36"/>
    <w:rsid w:val="006F0D5D"/>
    <w:rsid w:val="006F1B64"/>
    <w:rsid w:val="006F1D05"/>
    <w:rsid w:val="006F279E"/>
    <w:rsid w:val="006F2879"/>
    <w:rsid w:val="006F2ACF"/>
    <w:rsid w:val="006F2C65"/>
    <w:rsid w:val="006F2D28"/>
    <w:rsid w:val="006F3328"/>
    <w:rsid w:val="006F38A7"/>
    <w:rsid w:val="006F3E3F"/>
    <w:rsid w:val="006F3F74"/>
    <w:rsid w:val="006F4C23"/>
    <w:rsid w:val="006F4D6A"/>
    <w:rsid w:val="006F50B5"/>
    <w:rsid w:val="006F50F3"/>
    <w:rsid w:val="006F5107"/>
    <w:rsid w:val="006F5485"/>
    <w:rsid w:val="006F5977"/>
    <w:rsid w:val="006F5C34"/>
    <w:rsid w:val="006F6688"/>
    <w:rsid w:val="006F6866"/>
    <w:rsid w:val="006F6A29"/>
    <w:rsid w:val="006F6A3A"/>
    <w:rsid w:val="006F6EDA"/>
    <w:rsid w:val="006F75D0"/>
    <w:rsid w:val="006F76F7"/>
    <w:rsid w:val="006F7942"/>
    <w:rsid w:val="006F7957"/>
    <w:rsid w:val="006F797E"/>
    <w:rsid w:val="006F7BBF"/>
    <w:rsid w:val="006F7C1E"/>
    <w:rsid w:val="006F7D37"/>
    <w:rsid w:val="006F7E61"/>
    <w:rsid w:val="00700129"/>
    <w:rsid w:val="007002B0"/>
    <w:rsid w:val="00700C24"/>
    <w:rsid w:val="00700D6E"/>
    <w:rsid w:val="00700DF0"/>
    <w:rsid w:val="00701315"/>
    <w:rsid w:val="007017F4"/>
    <w:rsid w:val="00701920"/>
    <w:rsid w:val="00701990"/>
    <w:rsid w:val="00701A07"/>
    <w:rsid w:val="00702669"/>
    <w:rsid w:val="00702789"/>
    <w:rsid w:val="00702C70"/>
    <w:rsid w:val="00703549"/>
    <w:rsid w:val="00703A11"/>
    <w:rsid w:val="00703E4C"/>
    <w:rsid w:val="0070427F"/>
    <w:rsid w:val="00704556"/>
    <w:rsid w:val="0070457C"/>
    <w:rsid w:val="007048B1"/>
    <w:rsid w:val="00704F55"/>
    <w:rsid w:val="00705301"/>
    <w:rsid w:val="00705303"/>
    <w:rsid w:val="007055C0"/>
    <w:rsid w:val="007061DC"/>
    <w:rsid w:val="00706404"/>
    <w:rsid w:val="007068A3"/>
    <w:rsid w:val="00706BC3"/>
    <w:rsid w:val="00706F96"/>
    <w:rsid w:val="00707165"/>
    <w:rsid w:val="0070763F"/>
    <w:rsid w:val="00707801"/>
    <w:rsid w:val="0070799B"/>
    <w:rsid w:val="00710074"/>
    <w:rsid w:val="0071007F"/>
    <w:rsid w:val="0071022F"/>
    <w:rsid w:val="007103E4"/>
    <w:rsid w:val="00710922"/>
    <w:rsid w:val="00710ADD"/>
    <w:rsid w:val="00710F47"/>
    <w:rsid w:val="007110F4"/>
    <w:rsid w:val="00711122"/>
    <w:rsid w:val="00711129"/>
    <w:rsid w:val="0071220A"/>
    <w:rsid w:val="007125AC"/>
    <w:rsid w:val="0071290F"/>
    <w:rsid w:val="007129C1"/>
    <w:rsid w:val="007132AA"/>
    <w:rsid w:val="007137E1"/>
    <w:rsid w:val="0071396B"/>
    <w:rsid w:val="00713A91"/>
    <w:rsid w:val="00713E69"/>
    <w:rsid w:val="007140DB"/>
    <w:rsid w:val="00714627"/>
    <w:rsid w:val="0071484A"/>
    <w:rsid w:val="00714C6B"/>
    <w:rsid w:val="0071502F"/>
    <w:rsid w:val="0071509B"/>
    <w:rsid w:val="00715A0B"/>
    <w:rsid w:val="00715D35"/>
    <w:rsid w:val="00715FE6"/>
    <w:rsid w:val="00716079"/>
    <w:rsid w:val="007163B2"/>
    <w:rsid w:val="00716501"/>
    <w:rsid w:val="007168DD"/>
    <w:rsid w:val="00716945"/>
    <w:rsid w:val="00716B98"/>
    <w:rsid w:val="00716D51"/>
    <w:rsid w:val="00716F97"/>
    <w:rsid w:val="007174D7"/>
    <w:rsid w:val="00717C41"/>
    <w:rsid w:val="00717CE4"/>
    <w:rsid w:val="00717FED"/>
    <w:rsid w:val="0072036A"/>
    <w:rsid w:val="0072072F"/>
    <w:rsid w:val="0072080A"/>
    <w:rsid w:val="00720DEB"/>
    <w:rsid w:val="00721111"/>
    <w:rsid w:val="00721563"/>
    <w:rsid w:val="007216A4"/>
    <w:rsid w:val="0072185A"/>
    <w:rsid w:val="00721CF5"/>
    <w:rsid w:val="00721FEC"/>
    <w:rsid w:val="007221BE"/>
    <w:rsid w:val="00722432"/>
    <w:rsid w:val="0072253B"/>
    <w:rsid w:val="00722856"/>
    <w:rsid w:val="00722A42"/>
    <w:rsid w:val="00722A66"/>
    <w:rsid w:val="00722D06"/>
    <w:rsid w:val="00722FB3"/>
    <w:rsid w:val="0072339D"/>
    <w:rsid w:val="007233F1"/>
    <w:rsid w:val="007234D0"/>
    <w:rsid w:val="007238F0"/>
    <w:rsid w:val="00723A1E"/>
    <w:rsid w:val="00723A5E"/>
    <w:rsid w:val="00723F05"/>
    <w:rsid w:val="00724646"/>
    <w:rsid w:val="00724A43"/>
    <w:rsid w:val="00724EAC"/>
    <w:rsid w:val="00724F65"/>
    <w:rsid w:val="007252E6"/>
    <w:rsid w:val="007256E4"/>
    <w:rsid w:val="00725FFB"/>
    <w:rsid w:val="00726A68"/>
    <w:rsid w:val="00726BC3"/>
    <w:rsid w:val="0072714B"/>
    <w:rsid w:val="007272A9"/>
    <w:rsid w:val="007278DB"/>
    <w:rsid w:val="00727B03"/>
    <w:rsid w:val="00727CE6"/>
    <w:rsid w:val="00727EC6"/>
    <w:rsid w:val="00730201"/>
    <w:rsid w:val="007303AA"/>
    <w:rsid w:val="00730575"/>
    <w:rsid w:val="0073062E"/>
    <w:rsid w:val="007310A1"/>
    <w:rsid w:val="00731410"/>
    <w:rsid w:val="00731534"/>
    <w:rsid w:val="007315EA"/>
    <w:rsid w:val="0073195D"/>
    <w:rsid w:val="00731D81"/>
    <w:rsid w:val="00732652"/>
    <w:rsid w:val="007328C2"/>
    <w:rsid w:val="00732B99"/>
    <w:rsid w:val="00732F18"/>
    <w:rsid w:val="007331E5"/>
    <w:rsid w:val="00733426"/>
    <w:rsid w:val="00733558"/>
    <w:rsid w:val="00733EF9"/>
    <w:rsid w:val="007344CA"/>
    <w:rsid w:val="00734E1D"/>
    <w:rsid w:val="00735493"/>
    <w:rsid w:val="0073560A"/>
    <w:rsid w:val="00735CF3"/>
    <w:rsid w:val="00735DBB"/>
    <w:rsid w:val="0073619D"/>
    <w:rsid w:val="007363A4"/>
    <w:rsid w:val="0073640B"/>
    <w:rsid w:val="00736579"/>
    <w:rsid w:val="00736A96"/>
    <w:rsid w:val="00736BAB"/>
    <w:rsid w:val="00736C46"/>
    <w:rsid w:val="00737201"/>
    <w:rsid w:val="00737366"/>
    <w:rsid w:val="00737B25"/>
    <w:rsid w:val="007401C7"/>
    <w:rsid w:val="0074027B"/>
    <w:rsid w:val="0074042A"/>
    <w:rsid w:val="007410F7"/>
    <w:rsid w:val="007411F9"/>
    <w:rsid w:val="0074123C"/>
    <w:rsid w:val="00741C0A"/>
    <w:rsid w:val="00741CBB"/>
    <w:rsid w:val="0074239C"/>
    <w:rsid w:val="00742807"/>
    <w:rsid w:val="00742B63"/>
    <w:rsid w:val="00742ECA"/>
    <w:rsid w:val="0074316E"/>
    <w:rsid w:val="0074320E"/>
    <w:rsid w:val="007433B6"/>
    <w:rsid w:val="0074361A"/>
    <w:rsid w:val="00743675"/>
    <w:rsid w:val="00744182"/>
    <w:rsid w:val="007443F5"/>
    <w:rsid w:val="00744A5C"/>
    <w:rsid w:val="00744BC3"/>
    <w:rsid w:val="00745016"/>
    <w:rsid w:val="007452A5"/>
    <w:rsid w:val="00745E56"/>
    <w:rsid w:val="0074608C"/>
    <w:rsid w:val="00746125"/>
    <w:rsid w:val="0074669E"/>
    <w:rsid w:val="00746714"/>
    <w:rsid w:val="00746787"/>
    <w:rsid w:val="0074685F"/>
    <w:rsid w:val="00746D48"/>
    <w:rsid w:val="00746E4F"/>
    <w:rsid w:val="00747162"/>
    <w:rsid w:val="007471D7"/>
    <w:rsid w:val="00747E98"/>
    <w:rsid w:val="00747FD9"/>
    <w:rsid w:val="007506CA"/>
    <w:rsid w:val="00750775"/>
    <w:rsid w:val="00750D17"/>
    <w:rsid w:val="00751016"/>
    <w:rsid w:val="007510F0"/>
    <w:rsid w:val="0075142B"/>
    <w:rsid w:val="00752DC3"/>
    <w:rsid w:val="007530FA"/>
    <w:rsid w:val="00753227"/>
    <w:rsid w:val="00753A6E"/>
    <w:rsid w:val="00753BE1"/>
    <w:rsid w:val="00753E34"/>
    <w:rsid w:val="00753E76"/>
    <w:rsid w:val="00753F61"/>
    <w:rsid w:val="00754428"/>
    <w:rsid w:val="00754548"/>
    <w:rsid w:val="00754789"/>
    <w:rsid w:val="00754B24"/>
    <w:rsid w:val="00754DC7"/>
    <w:rsid w:val="007553B7"/>
    <w:rsid w:val="007555F3"/>
    <w:rsid w:val="007556D8"/>
    <w:rsid w:val="007560A9"/>
    <w:rsid w:val="00756393"/>
    <w:rsid w:val="007566CC"/>
    <w:rsid w:val="00756872"/>
    <w:rsid w:val="007569A0"/>
    <w:rsid w:val="0075732C"/>
    <w:rsid w:val="0075732D"/>
    <w:rsid w:val="0075757E"/>
    <w:rsid w:val="00757923"/>
    <w:rsid w:val="00757D61"/>
    <w:rsid w:val="00757F5E"/>
    <w:rsid w:val="007600A4"/>
    <w:rsid w:val="00760500"/>
    <w:rsid w:val="007609A6"/>
    <w:rsid w:val="00761C15"/>
    <w:rsid w:val="007627B5"/>
    <w:rsid w:val="007628E8"/>
    <w:rsid w:val="007636A5"/>
    <w:rsid w:val="0076376C"/>
    <w:rsid w:val="007638DB"/>
    <w:rsid w:val="00763EFD"/>
    <w:rsid w:val="0076402C"/>
    <w:rsid w:val="0076427B"/>
    <w:rsid w:val="00764567"/>
    <w:rsid w:val="007649EA"/>
    <w:rsid w:val="00764CF4"/>
    <w:rsid w:val="00764DC3"/>
    <w:rsid w:val="007661F1"/>
    <w:rsid w:val="00766268"/>
    <w:rsid w:val="00766375"/>
    <w:rsid w:val="0076697C"/>
    <w:rsid w:val="00766D39"/>
    <w:rsid w:val="00767416"/>
    <w:rsid w:val="00767670"/>
    <w:rsid w:val="0076782C"/>
    <w:rsid w:val="0077074C"/>
    <w:rsid w:val="00770797"/>
    <w:rsid w:val="00770ABC"/>
    <w:rsid w:val="00771553"/>
    <w:rsid w:val="00771B0F"/>
    <w:rsid w:val="00771C7A"/>
    <w:rsid w:val="00771EFB"/>
    <w:rsid w:val="00772979"/>
    <w:rsid w:val="007736CE"/>
    <w:rsid w:val="0077396E"/>
    <w:rsid w:val="00773A93"/>
    <w:rsid w:val="00773E9B"/>
    <w:rsid w:val="00774006"/>
    <w:rsid w:val="007741A4"/>
    <w:rsid w:val="0077441E"/>
    <w:rsid w:val="007747BB"/>
    <w:rsid w:val="00774A47"/>
    <w:rsid w:val="00774D1D"/>
    <w:rsid w:val="00775097"/>
    <w:rsid w:val="00775446"/>
    <w:rsid w:val="00775785"/>
    <w:rsid w:val="00775900"/>
    <w:rsid w:val="00775BD5"/>
    <w:rsid w:val="00775D9B"/>
    <w:rsid w:val="007760F2"/>
    <w:rsid w:val="007767DC"/>
    <w:rsid w:val="00776B84"/>
    <w:rsid w:val="00777124"/>
    <w:rsid w:val="0077748D"/>
    <w:rsid w:val="007775EF"/>
    <w:rsid w:val="00777BFF"/>
    <w:rsid w:val="00777C47"/>
    <w:rsid w:val="0078008A"/>
    <w:rsid w:val="00780276"/>
    <w:rsid w:val="00780744"/>
    <w:rsid w:val="0078087A"/>
    <w:rsid w:val="007808EE"/>
    <w:rsid w:val="00780D2C"/>
    <w:rsid w:val="0078154E"/>
    <w:rsid w:val="00781649"/>
    <w:rsid w:val="0078177F"/>
    <w:rsid w:val="007817ED"/>
    <w:rsid w:val="00781B98"/>
    <w:rsid w:val="00781C85"/>
    <w:rsid w:val="00781D3B"/>
    <w:rsid w:val="00781DE3"/>
    <w:rsid w:val="00782118"/>
    <w:rsid w:val="007821AE"/>
    <w:rsid w:val="00782205"/>
    <w:rsid w:val="00782322"/>
    <w:rsid w:val="007825F1"/>
    <w:rsid w:val="007826FB"/>
    <w:rsid w:val="00782784"/>
    <w:rsid w:val="007828E3"/>
    <w:rsid w:val="00782900"/>
    <w:rsid w:val="00782AA8"/>
    <w:rsid w:val="00782F3D"/>
    <w:rsid w:val="00783503"/>
    <w:rsid w:val="0078369E"/>
    <w:rsid w:val="007838CB"/>
    <w:rsid w:val="007839A4"/>
    <w:rsid w:val="00783B43"/>
    <w:rsid w:val="00783E4B"/>
    <w:rsid w:val="0078405E"/>
    <w:rsid w:val="00784C2E"/>
    <w:rsid w:val="007852EA"/>
    <w:rsid w:val="0078596A"/>
    <w:rsid w:val="00785A31"/>
    <w:rsid w:val="00786AB6"/>
    <w:rsid w:val="00786B7B"/>
    <w:rsid w:val="00786EB3"/>
    <w:rsid w:val="00787348"/>
    <w:rsid w:val="00787B0C"/>
    <w:rsid w:val="00787BE6"/>
    <w:rsid w:val="00787BFE"/>
    <w:rsid w:val="00787CA9"/>
    <w:rsid w:val="00787E0C"/>
    <w:rsid w:val="0079004C"/>
    <w:rsid w:val="007901C7"/>
    <w:rsid w:val="007912B3"/>
    <w:rsid w:val="00791345"/>
    <w:rsid w:val="0079152B"/>
    <w:rsid w:val="00791A6F"/>
    <w:rsid w:val="00792326"/>
    <w:rsid w:val="00792353"/>
    <w:rsid w:val="007923EA"/>
    <w:rsid w:val="00792516"/>
    <w:rsid w:val="007928CE"/>
    <w:rsid w:val="00792904"/>
    <w:rsid w:val="0079292D"/>
    <w:rsid w:val="00793149"/>
    <w:rsid w:val="0079315F"/>
    <w:rsid w:val="007932F5"/>
    <w:rsid w:val="00793340"/>
    <w:rsid w:val="00793A3F"/>
    <w:rsid w:val="00793AB6"/>
    <w:rsid w:val="00793E06"/>
    <w:rsid w:val="00793FC4"/>
    <w:rsid w:val="00794297"/>
    <w:rsid w:val="00794529"/>
    <w:rsid w:val="00794817"/>
    <w:rsid w:val="00794A76"/>
    <w:rsid w:val="00795528"/>
    <w:rsid w:val="007955D2"/>
    <w:rsid w:val="00795CA0"/>
    <w:rsid w:val="00795D9C"/>
    <w:rsid w:val="00795EEC"/>
    <w:rsid w:val="00796589"/>
    <w:rsid w:val="00796BAF"/>
    <w:rsid w:val="0079710D"/>
    <w:rsid w:val="0079743E"/>
    <w:rsid w:val="00797493"/>
    <w:rsid w:val="00797519"/>
    <w:rsid w:val="00797F84"/>
    <w:rsid w:val="007A04D3"/>
    <w:rsid w:val="007A0C89"/>
    <w:rsid w:val="007A111D"/>
    <w:rsid w:val="007A142B"/>
    <w:rsid w:val="007A156F"/>
    <w:rsid w:val="007A1866"/>
    <w:rsid w:val="007A19A8"/>
    <w:rsid w:val="007A1C6B"/>
    <w:rsid w:val="007A2018"/>
    <w:rsid w:val="007A213D"/>
    <w:rsid w:val="007A21C2"/>
    <w:rsid w:val="007A2535"/>
    <w:rsid w:val="007A267D"/>
    <w:rsid w:val="007A29C6"/>
    <w:rsid w:val="007A2B30"/>
    <w:rsid w:val="007A2BCA"/>
    <w:rsid w:val="007A2C8E"/>
    <w:rsid w:val="007A2D91"/>
    <w:rsid w:val="007A2F8B"/>
    <w:rsid w:val="007A3270"/>
    <w:rsid w:val="007A32A3"/>
    <w:rsid w:val="007A374C"/>
    <w:rsid w:val="007A39B8"/>
    <w:rsid w:val="007A43B1"/>
    <w:rsid w:val="007A4440"/>
    <w:rsid w:val="007A44F1"/>
    <w:rsid w:val="007A4B95"/>
    <w:rsid w:val="007A4DC4"/>
    <w:rsid w:val="007A500A"/>
    <w:rsid w:val="007A5188"/>
    <w:rsid w:val="007A5A2F"/>
    <w:rsid w:val="007A5BFB"/>
    <w:rsid w:val="007A610C"/>
    <w:rsid w:val="007A64EB"/>
    <w:rsid w:val="007A64FC"/>
    <w:rsid w:val="007A6A51"/>
    <w:rsid w:val="007A6C3C"/>
    <w:rsid w:val="007A6D18"/>
    <w:rsid w:val="007A6DCB"/>
    <w:rsid w:val="007A7292"/>
    <w:rsid w:val="007A7B5C"/>
    <w:rsid w:val="007A7C0A"/>
    <w:rsid w:val="007A7DB5"/>
    <w:rsid w:val="007B02C8"/>
    <w:rsid w:val="007B072D"/>
    <w:rsid w:val="007B08BF"/>
    <w:rsid w:val="007B0AE3"/>
    <w:rsid w:val="007B0B7F"/>
    <w:rsid w:val="007B0D5D"/>
    <w:rsid w:val="007B0E11"/>
    <w:rsid w:val="007B1039"/>
    <w:rsid w:val="007B1624"/>
    <w:rsid w:val="007B18BE"/>
    <w:rsid w:val="007B1D58"/>
    <w:rsid w:val="007B1EEA"/>
    <w:rsid w:val="007B21C2"/>
    <w:rsid w:val="007B2435"/>
    <w:rsid w:val="007B2519"/>
    <w:rsid w:val="007B2B98"/>
    <w:rsid w:val="007B2C6C"/>
    <w:rsid w:val="007B2D0F"/>
    <w:rsid w:val="007B2EF9"/>
    <w:rsid w:val="007B368E"/>
    <w:rsid w:val="007B36E8"/>
    <w:rsid w:val="007B4181"/>
    <w:rsid w:val="007B4622"/>
    <w:rsid w:val="007B4949"/>
    <w:rsid w:val="007B4BE0"/>
    <w:rsid w:val="007B4F46"/>
    <w:rsid w:val="007B5435"/>
    <w:rsid w:val="007B5D36"/>
    <w:rsid w:val="007B5D62"/>
    <w:rsid w:val="007B657E"/>
    <w:rsid w:val="007B658A"/>
    <w:rsid w:val="007B6CAB"/>
    <w:rsid w:val="007B6D36"/>
    <w:rsid w:val="007B7397"/>
    <w:rsid w:val="007B74C0"/>
    <w:rsid w:val="007B783F"/>
    <w:rsid w:val="007B7AC0"/>
    <w:rsid w:val="007B7F84"/>
    <w:rsid w:val="007C0133"/>
    <w:rsid w:val="007C0737"/>
    <w:rsid w:val="007C0AE3"/>
    <w:rsid w:val="007C1430"/>
    <w:rsid w:val="007C1440"/>
    <w:rsid w:val="007C1554"/>
    <w:rsid w:val="007C1869"/>
    <w:rsid w:val="007C190F"/>
    <w:rsid w:val="007C261E"/>
    <w:rsid w:val="007C29B1"/>
    <w:rsid w:val="007C29BF"/>
    <w:rsid w:val="007C2ABA"/>
    <w:rsid w:val="007C2FDE"/>
    <w:rsid w:val="007C3014"/>
    <w:rsid w:val="007C3065"/>
    <w:rsid w:val="007C3276"/>
    <w:rsid w:val="007C3488"/>
    <w:rsid w:val="007C367B"/>
    <w:rsid w:val="007C37AA"/>
    <w:rsid w:val="007C3834"/>
    <w:rsid w:val="007C3A7D"/>
    <w:rsid w:val="007C3F7A"/>
    <w:rsid w:val="007C45EE"/>
    <w:rsid w:val="007C49E7"/>
    <w:rsid w:val="007C4B39"/>
    <w:rsid w:val="007C5045"/>
    <w:rsid w:val="007C50B4"/>
    <w:rsid w:val="007C5343"/>
    <w:rsid w:val="007C56C1"/>
    <w:rsid w:val="007C5E11"/>
    <w:rsid w:val="007C60E4"/>
    <w:rsid w:val="007C6347"/>
    <w:rsid w:val="007C68C9"/>
    <w:rsid w:val="007C6CF3"/>
    <w:rsid w:val="007C6D8C"/>
    <w:rsid w:val="007C6E1A"/>
    <w:rsid w:val="007C71C2"/>
    <w:rsid w:val="007C72B2"/>
    <w:rsid w:val="007C7498"/>
    <w:rsid w:val="007C752D"/>
    <w:rsid w:val="007C754E"/>
    <w:rsid w:val="007C769A"/>
    <w:rsid w:val="007D07B5"/>
    <w:rsid w:val="007D0811"/>
    <w:rsid w:val="007D0BDA"/>
    <w:rsid w:val="007D14A8"/>
    <w:rsid w:val="007D18A5"/>
    <w:rsid w:val="007D19AE"/>
    <w:rsid w:val="007D1D15"/>
    <w:rsid w:val="007D1FF5"/>
    <w:rsid w:val="007D2D09"/>
    <w:rsid w:val="007D2E3D"/>
    <w:rsid w:val="007D2EC3"/>
    <w:rsid w:val="007D2FA6"/>
    <w:rsid w:val="007D3414"/>
    <w:rsid w:val="007D37B0"/>
    <w:rsid w:val="007D3A56"/>
    <w:rsid w:val="007D3BCE"/>
    <w:rsid w:val="007D3C35"/>
    <w:rsid w:val="007D3CBC"/>
    <w:rsid w:val="007D41B3"/>
    <w:rsid w:val="007D46AF"/>
    <w:rsid w:val="007D47D6"/>
    <w:rsid w:val="007D4837"/>
    <w:rsid w:val="007D62F4"/>
    <w:rsid w:val="007D64BB"/>
    <w:rsid w:val="007D6847"/>
    <w:rsid w:val="007D7105"/>
    <w:rsid w:val="007D7115"/>
    <w:rsid w:val="007D7301"/>
    <w:rsid w:val="007D7819"/>
    <w:rsid w:val="007D7A8C"/>
    <w:rsid w:val="007D7F74"/>
    <w:rsid w:val="007E01E5"/>
    <w:rsid w:val="007E072D"/>
    <w:rsid w:val="007E0974"/>
    <w:rsid w:val="007E0F48"/>
    <w:rsid w:val="007E2771"/>
    <w:rsid w:val="007E2977"/>
    <w:rsid w:val="007E29E0"/>
    <w:rsid w:val="007E2C63"/>
    <w:rsid w:val="007E2E00"/>
    <w:rsid w:val="007E2EEA"/>
    <w:rsid w:val="007E30C2"/>
    <w:rsid w:val="007E314E"/>
    <w:rsid w:val="007E322D"/>
    <w:rsid w:val="007E3684"/>
    <w:rsid w:val="007E399F"/>
    <w:rsid w:val="007E3CB1"/>
    <w:rsid w:val="007E4103"/>
    <w:rsid w:val="007E48A1"/>
    <w:rsid w:val="007E4A76"/>
    <w:rsid w:val="007E59D5"/>
    <w:rsid w:val="007E5DC1"/>
    <w:rsid w:val="007E5F1F"/>
    <w:rsid w:val="007E604C"/>
    <w:rsid w:val="007E62FA"/>
    <w:rsid w:val="007E67DC"/>
    <w:rsid w:val="007E684E"/>
    <w:rsid w:val="007E6A0A"/>
    <w:rsid w:val="007E6CC4"/>
    <w:rsid w:val="007E6D97"/>
    <w:rsid w:val="007E71B1"/>
    <w:rsid w:val="007E72CB"/>
    <w:rsid w:val="007E76E1"/>
    <w:rsid w:val="007E7C86"/>
    <w:rsid w:val="007E7E4C"/>
    <w:rsid w:val="007E7F66"/>
    <w:rsid w:val="007F034F"/>
    <w:rsid w:val="007F0625"/>
    <w:rsid w:val="007F0720"/>
    <w:rsid w:val="007F08DC"/>
    <w:rsid w:val="007F09FE"/>
    <w:rsid w:val="007F0A85"/>
    <w:rsid w:val="007F0DC3"/>
    <w:rsid w:val="007F1CF5"/>
    <w:rsid w:val="007F1E5D"/>
    <w:rsid w:val="007F212C"/>
    <w:rsid w:val="007F21B6"/>
    <w:rsid w:val="007F237B"/>
    <w:rsid w:val="007F2D03"/>
    <w:rsid w:val="007F3127"/>
    <w:rsid w:val="007F33D3"/>
    <w:rsid w:val="007F345A"/>
    <w:rsid w:val="007F3702"/>
    <w:rsid w:val="007F39E9"/>
    <w:rsid w:val="007F3AA5"/>
    <w:rsid w:val="007F3AB5"/>
    <w:rsid w:val="007F3C27"/>
    <w:rsid w:val="007F4266"/>
    <w:rsid w:val="007F4D33"/>
    <w:rsid w:val="007F50F4"/>
    <w:rsid w:val="007F54CD"/>
    <w:rsid w:val="007F5592"/>
    <w:rsid w:val="007F5987"/>
    <w:rsid w:val="007F5B51"/>
    <w:rsid w:val="007F6016"/>
    <w:rsid w:val="007F6038"/>
    <w:rsid w:val="007F6088"/>
    <w:rsid w:val="007F6297"/>
    <w:rsid w:val="007F6692"/>
    <w:rsid w:val="007F7355"/>
    <w:rsid w:val="007F76CF"/>
    <w:rsid w:val="00800DB8"/>
    <w:rsid w:val="00801396"/>
    <w:rsid w:val="008014F3"/>
    <w:rsid w:val="0080157A"/>
    <w:rsid w:val="00801A48"/>
    <w:rsid w:val="00801ED7"/>
    <w:rsid w:val="00802674"/>
    <w:rsid w:val="008026D4"/>
    <w:rsid w:val="008029B0"/>
    <w:rsid w:val="00802B62"/>
    <w:rsid w:val="00802D77"/>
    <w:rsid w:val="00803157"/>
    <w:rsid w:val="008036B9"/>
    <w:rsid w:val="008039BB"/>
    <w:rsid w:val="00804235"/>
    <w:rsid w:val="00804314"/>
    <w:rsid w:val="00804593"/>
    <w:rsid w:val="00804EF3"/>
    <w:rsid w:val="008056D7"/>
    <w:rsid w:val="00805808"/>
    <w:rsid w:val="00805EEE"/>
    <w:rsid w:val="00805F1E"/>
    <w:rsid w:val="00805FC1"/>
    <w:rsid w:val="008060E5"/>
    <w:rsid w:val="008060F7"/>
    <w:rsid w:val="00806A30"/>
    <w:rsid w:val="00806EE4"/>
    <w:rsid w:val="0080750B"/>
    <w:rsid w:val="0080755E"/>
    <w:rsid w:val="00807AB0"/>
    <w:rsid w:val="00807D3E"/>
    <w:rsid w:val="00810004"/>
    <w:rsid w:val="00810342"/>
    <w:rsid w:val="00810A0B"/>
    <w:rsid w:val="00810CAD"/>
    <w:rsid w:val="008110C2"/>
    <w:rsid w:val="00811171"/>
    <w:rsid w:val="008111E9"/>
    <w:rsid w:val="00811346"/>
    <w:rsid w:val="0081135C"/>
    <w:rsid w:val="008119B0"/>
    <w:rsid w:val="00812168"/>
    <w:rsid w:val="008128E9"/>
    <w:rsid w:val="00812FB7"/>
    <w:rsid w:val="00813231"/>
    <w:rsid w:val="00813253"/>
    <w:rsid w:val="00813418"/>
    <w:rsid w:val="008138F1"/>
    <w:rsid w:val="00813C52"/>
    <w:rsid w:val="00813F7B"/>
    <w:rsid w:val="008142AA"/>
    <w:rsid w:val="0081465E"/>
    <w:rsid w:val="00814780"/>
    <w:rsid w:val="00814883"/>
    <w:rsid w:val="00814A1A"/>
    <w:rsid w:val="00814A6A"/>
    <w:rsid w:val="00814C33"/>
    <w:rsid w:val="00814CB9"/>
    <w:rsid w:val="00814CCD"/>
    <w:rsid w:val="00814EC8"/>
    <w:rsid w:val="00814FCF"/>
    <w:rsid w:val="00814FFC"/>
    <w:rsid w:val="0081508B"/>
    <w:rsid w:val="00815279"/>
    <w:rsid w:val="00815A65"/>
    <w:rsid w:val="00816E96"/>
    <w:rsid w:val="008173AD"/>
    <w:rsid w:val="0081767B"/>
    <w:rsid w:val="00817C35"/>
    <w:rsid w:val="00817D34"/>
    <w:rsid w:val="00817D71"/>
    <w:rsid w:val="008205B3"/>
    <w:rsid w:val="008209D1"/>
    <w:rsid w:val="00820AC9"/>
    <w:rsid w:val="00820B01"/>
    <w:rsid w:val="00820C43"/>
    <w:rsid w:val="008211E9"/>
    <w:rsid w:val="00822223"/>
    <w:rsid w:val="008222E8"/>
    <w:rsid w:val="00822511"/>
    <w:rsid w:val="0082297A"/>
    <w:rsid w:val="00822EF1"/>
    <w:rsid w:val="008234BA"/>
    <w:rsid w:val="0082358F"/>
    <w:rsid w:val="008239B3"/>
    <w:rsid w:val="00823FF4"/>
    <w:rsid w:val="008241F8"/>
    <w:rsid w:val="00824949"/>
    <w:rsid w:val="00824A60"/>
    <w:rsid w:val="00824BB3"/>
    <w:rsid w:val="0082508F"/>
    <w:rsid w:val="008258FC"/>
    <w:rsid w:val="00825CA6"/>
    <w:rsid w:val="00825DDE"/>
    <w:rsid w:val="00825FC2"/>
    <w:rsid w:val="0082620A"/>
    <w:rsid w:val="0082658E"/>
    <w:rsid w:val="008268E8"/>
    <w:rsid w:val="00826DBF"/>
    <w:rsid w:val="00827059"/>
    <w:rsid w:val="00827250"/>
    <w:rsid w:val="008272DA"/>
    <w:rsid w:val="00827668"/>
    <w:rsid w:val="00827732"/>
    <w:rsid w:val="00827D9C"/>
    <w:rsid w:val="008301AF"/>
    <w:rsid w:val="00830683"/>
    <w:rsid w:val="00830E27"/>
    <w:rsid w:val="00830EA5"/>
    <w:rsid w:val="008312D2"/>
    <w:rsid w:val="0083148E"/>
    <w:rsid w:val="00831871"/>
    <w:rsid w:val="00831B9D"/>
    <w:rsid w:val="00831C00"/>
    <w:rsid w:val="00831F14"/>
    <w:rsid w:val="008329AB"/>
    <w:rsid w:val="00832E3F"/>
    <w:rsid w:val="0083450B"/>
    <w:rsid w:val="008345F9"/>
    <w:rsid w:val="0083485E"/>
    <w:rsid w:val="00835131"/>
    <w:rsid w:val="00835143"/>
    <w:rsid w:val="008355EA"/>
    <w:rsid w:val="00835D98"/>
    <w:rsid w:val="00836323"/>
    <w:rsid w:val="00836549"/>
    <w:rsid w:val="0083656E"/>
    <w:rsid w:val="0083678D"/>
    <w:rsid w:val="0083690F"/>
    <w:rsid w:val="00836935"/>
    <w:rsid w:val="00836B8D"/>
    <w:rsid w:val="00836DA3"/>
    <w:rsid w:val="00836DF3"/>
    <w:rsid w:val="00836FD1"/>
    <w:rsid w:val="00837020"/>
    <w:rsid w:val="00837455"/>
    <w:rsid w:val="008374FC"/>
    <w:rsid w:val="00837E67"/>
    <w:rsid w:val="00837F64"/>
    <w:rsid w:val="00840395"/>
    <w:rsid w:val="008404A7"/>
    <w:rsid w:val="0084072F"/>
    <w:rsid w:val="008408D0"/>
    <w:rsid w:val="008410C0"/>
    <w:rsid w:val="0084159A"/>
    <w:rsid w:val="008415A9"/>
    <w:rsid w:val="008415D6"/>
    <w:rsid w:val="0084162E"/>
    <w:rsid w:val="008417B1"/>
    <w:rsid w:val="008417BD"/>
    <w:rsid w:val="00841EE2"/>
    <w:rsid w:val="00842000"/>
    <w:rsid w:val="0084227C"/>
    <w:rsid w:val="008423B9"/>
    <w:rsid w:val="008424B4"/>
    <w:rsid w:val="00842EE0"/>
    <w:rsid w:val="008431E5"/>
    <w:rsid w:val="0084333B"/>
    <w:rsid w:val="008434AA"/>
    <w:rsid w:val="0084364D"/>
    <w:rsid w:val="008436B9"/>
    <w:rsid w:val="008445F2"/>
    <w:rsid w:val="00844885"/>
    <w:rsid w:val="00844CD7"/>
    <w:rsid w:val="0084562C"/>
    <w:rsid w:val="008457CC"/>
    <w:rsid w:val="008458C9"/>
    <w:rsid w:val="008458EC"/>
    <w:rsid w:val="00845994"/>
    <w:rsid w:val="00845BDB"/>
    <w:rsid w:val="00845C47"/>
    <w:rsid w:val="00845DBE"/>
    <w:rsid w:val="0084658E"/>
    <w:rsid w:val="008466E3"/>
    <w:rsid w:val="00846B76"/>
    <w:rsid w:val="00846FC7"/>
    <w:rsid w:val="008471BC"/>
    <w:rsid w:val="0084780C"/>
    <w:rsid w:val="008478C9"/>
    <w:rsid w:val="00847CE1"/>
    <w:rsid w:val="0085009A"/>
    <w:rsid w:val="008500E7"/>
    <w:rsid w:val="008506FF"/>
    <w:rsid w:val="00850A4E"/>
    <w:rsid w:val="0085130D"/>
    <w:rsid w:val="0085136E"/>
    <w:rsid w:val="008516A8"/>
    <w:rsid w:val="00851B67"/>
    <w:rsid w:val="00851BEC"/>
    <w:rsid w:val="00851FAE"/>
    <w:rsid w:val="008520DC"/>
    <w:rsid w:val="00852601"/>
    <w:rsid w:val="00853661"/>
    <w:rsid w:val="0085390E"/>
    <w:rsid w:val="00853D4A"/>
    <w:rsid w:val="00853E0E"/>
    <w:rsid w:val="00853E31"/>
    <w:rsid w:val="00854259"/>
    <w:rsid w:val="0085453F"/>
    <w:rsid w:val="00854568"/>
    <w:rsid w:val="0085458E"/>
    <w:rsid w:val="00854614"/>
    <w:rsid w:val="008546F0"/>
    <w:rsid w:val="00854932"/>
    <w:rsid w:val="00854A24"/>
    <w:rsid w:val="00854D7C"/>
    <w:rsid w:val="008557BA"/>
    <w:rsid w:val="00855C2D"/>
    <w:rsid w:val="00856602"/>
    <w:rsid w:val="00856658"/>
    <w:rsid w:val="008566FD"/>
    <w:rsid w:val="00856A4E"/>
    <w:rsid w:val="00856A96"/>
    <w:rsid w:val="00856E54"/>
    <w:rsid w:val="008573D9"/>
    <w:rsid w:val="008574AB"/>
    <w:rsid w:val="008574B9"/>
    <w:rsid w:val="00857A90"/>
    <w:rsid w:val="00860837"/>
    <w:rsid w:val="00860863"/>
    <w:rsid w:val="00860946"/>
    <w:rsid w:val="008609B4"/>
    <w:rsid w:val="00860B54"/>
    <w:rsid w:val="00860CEE"/>
    <w:rsid w:val="00860E75"/>
    <w:rsid w:val="00861CE1"/>
    <w:rsid w:val="00861EEB"/>
    <w:rsid w:val="00861EF2"/>
    <w:rsid w:val="00862328"/>
    <w:rsid w:val="008626AC"/>
    <w:rsid w:val="008629F3"/>
    <w:rsid w:val="0086341D"/>
    <w:rsid w:val="008638C7"/>
    <w:rsid w:val="00863B3B"/>
    <w:rsid w:val="00864067"/>
    <w:rsid w:val="0086419D"/>
    <w:rsid w:val="008644BE"/>
    <w:rsid w:val="00864EA2"/>
    <w:rsid w:val="00864FB3"/>
    <w:rsid w:val="00865045"/>
    <w:rsid w:val="00865290"/>
    <w:rsid w:val="0086569F"/>
    <w:rsid w:val="008656D0"/>
    <w:rsid w:val="00865A4F"/>
    <w:rsid w:val="00865AD1"/>
    <w:rsid w:val="00865CBE"/>
    <w:rsid w:val="00866162"/>
    <w:rsid w:val="00866164"/>
    <w:rsid w:val="00866899"/>
    <w:rsid w:val="008669A0"/>
    <w:rsid w:val="00866C75"/>
    <w:rsid w:val="008674EA"/>
    <w:rsid w:val="008677CF"/>
    <w:rsid w:val="00867A31"/>
    <w:rsid w:val="00867F8D"/>
    <w:rsid w:val="0087014A"/>
    <w:rsid w:val="0087042A"/>
    <w:rsid w:val="00870538"/>
    <w:rsid w:val="00870569"/>
    <w:rsid w:val="0087075B"/>
    <w:rsid w:val="00870843"/>
    <w:rsid w:val="00870F7B"/>
    <w:rsid w:val="0087196E"/>
    <w:rsid w:val="008721D7"/>
    <w:rsid w:val="00872559"/>
    <w:rsid w:val="0087282A"/>
    <w:rsid w:val="008729DC"/>
    <w:rsid w:val="00872C41"/>
    <w:rsid w:val="00872CD4"/>
    <w:rsid w:val="0087315E"/>
    <w:rsid w:val="00873389"/>
    <w:rsid w:val="008735DA"/>
    <w:rsid w:val="00873D08"/>
    <w:rsid w:val="008740DF"/>
    <w:rsid w:val="0087459E"/>
    <w:rsid w:val="00874651"/>
    <w:rsid w:val="00874A7C"/>
    <w:rsid w:val="00874B00"/>
    <w:rsid w:val="00874BFE"/>
    <w:rsid w:val="00874DEA"/>
    <w:rsid w:val="00874E56"/>
    <w:rsid w:val="00875446"/>
    <w:rsid w:val="00875D21"/>
    <w:rsid w:val="008764EE"/>
    <w:rsid w:val="0087707F"/>
    <w:rsid w:val="008773C4"/>
    <w:rsid w:val="00877674"/>
    <w:rsid w:val="00877B1B"/>
    <w:rsid w:val="00877C73"/>
    <w:rsid w:val="0088006C"/>
    <w:rsid w:val="0088057A"/>
    <w:rsid w:val="0088066D"/>
    <w:rsid w:val="00880A0C"/>
    <w:rsid w:val="00880A0D"/>
    <w:rsid w:val="00880FC2"/>
    <w:rsid w:val="0088207A"/>
    <w:rsid w:val="008824C1"/>
    <w:rsid w:val="008825DD"/>
    <w:rsid w:val="00882DE2"/>
    <w:rsid w:val="00883B60"/>
    <w:rsid w:val="00883C70"/>
    <w:rsid w:val="0088448A"/>
    <w:rsid w:val="00884559"/>
    <w:rsid w:val="0088545C"/>
    <w:rsid w:val="008854D2"/>
    <w:rsid w:val="00885785"/>
    <w:rsid w:val="0088580E"/>
    <w:rsid w:val="00885A6F"/>
    <w:rsid w:val="00885B79"/>
    <w:rsid w:val="00885B91"/>
    <w:rsid w:val="00885D11"/>
    <w:rsid w:val="00885E7E"/>
    <w:rsid w:val="00886056"/>
    <w:rsid w:val="00886186"/>
    <w:rsid w:val="00886B6B"/>
    <w:rsid w:val="00886F7D"/>
    <w:rsid w:val="0088736D"/>
    <w:rsid w:val="0088767D"/>
    <w:rsid w:val="00887A61"/>
    <w:rsid w:val="00887A74"/>
    <w:rsid w:val="00887AEE"/>
    <w:rsid w:val="00890342"/>
    <w:rsid w:val="0089045C"/>
    <w:rsid w:val="00890496"/>
    <w:rsid w:val="00890AC2"/>
    <w:rsid w:val="00890CD5"/>
    <w:rsid w:val="008910BA"/>
    <w:rsid w:val="00891217"/>
    <w:rsid w:val="00891671"/>
    <w:rsid w:val="008918AB"/>
    <w:rsid w:val="00891A00"/>
    <w:rsid w:val="00891EC7"/>
    <w:rsid w:val="00892137"/>
    <w:rsid w:val="008921CC"/>
    <w:rsid w:val="00892227"/>
    <w:rsid w:val="00892651"/>
    <w:rsid w:val="008927EB"/>
    <w:rsid w:val="00892BA1"/>
    <w:rsid w:val="00892C28"/>
    <w:rsid w:val="00892E08"/>
    <w:rsid w:val="00892FF4"/>
    <w:rsid w:val="008930EC"/>
    <w:rsid w:val="0089312F"/>
    <w:rsid w:val="00893324"/>
    <w:rsid w:val="00893420"/>
    <w:rsid w:val="00894161"/>
    <w:rsid w:val="00894289"/>
    <w:rsid w:val="0089432D"/>
    <w:rsid w:val="0089433C"/>
    <w:rsid w:val="008943DD"/>
    <w:rsid w:val="008945A7"/>
    <w:rsid w:val="00894789"/>
    <w:rsid w:val="00894F72"/>
    <w:rsid w:val="0089533C"/>
    <w:rsid w:val="00895460"/>
    <w:rsid w:val="00895C1A"/>
    <w:rsid w:val="00895DAB"/>
    <w:rsid w:val="00895FCA"/>
    <w:rsid w:val="0089622D"/>
    <w:rsid w:val="0089626A"/>
    <w:rsid w:val="008964C4"/>
    <w:rsid w:val="008964E1"/>
    <w:rsid w:val="008968B0"/>
    <w:rsid w:val="008969F1"/>
    <w:rsid w:val="0089763C"/>
    <w:rsid w:val="0089784F"/>
    <w:rsid w:val="00897D2A"/>
    <w:rsid w:val="00897D35"/>
    <w:rsid w:val="008A014D"/>
    <w:rsid w:val="008A0193"/>
    <w:rsid w:val="008A05F6"/>
    <w:rsid w:val="008A0AD2"/>
    <w:rsid w:val="008A11ED"/>
    <w:rsid w:val="008A14CA"/>
    <w:rsid w:val="008A19A5"/>
    <w:rsid w:val="008A1CEA"/>
    <w:rsid w:val="008A1E9F"/>
    <w:rsid w:val="008A1F68"/>
    <w:rsid w:val="008A2634"/>
    <w:rsid w:val="008A2BEC"/>
    <w:rsid w:val="008A30BD"/>
    <w:rsid w:val="008A3529"/>
    <w:rsid w:val="008A3A5C"/>
    <w:rsid w:val="008A3AD9"/>
    <w:rsid w:val="008A4BF2"/>
    <w:rsid w:val="008A4BF6"/>
    <w:rsid w:val="008A4C11"/>
    <w:rsid w:val="008A4CDD"/>
    <w:rsid w:val="008A578B"/>
    <w:rsid w:val="008A5888"/>
    <w:rsid w:val="008A5BB1"/>
    <w:rsid w:val="008A6371"/>
    <w:rsid w:val="008A64E1"/>
    <w:rsid w:val="008A66A2"/>
    <w:rsid w:val="008A68DA"/>
    <w:rsid w:val="008A69DC"/>
    <w:rsid w:val="008A6CD2"/>
    <w:rsid w:val="008A70E9"/>
    <w:rsid w:val="008A7950"/>
    <w:rsid w:val="008A7B1C"/>
    <w:rsid w:val="008B0218"/>
    <w:rsid w:val="008B0237"/>
    <w:rsid w:val="008B03CC"/>
    <w:rsid w:val="008B03D5"/>
    <w:rsid w:val="008B082B"/>
    <w:rsid w:val="008B0882"/>
    <w:rsid w:val="008B12E8"/>
    <w:rsid w:val="008B1A8B"/>
    <w:rsid w:val="008B1F40"/>
    <w:rsid w:val="008B23C7"/>
    <w:rsid w:val="008B27AE"/>
    <w:rsid w:val="008B29A4"/>
    <w:rsid w:val="008B2E33"/>
    <w:rsid w:val="008B30A0"/>
    <w:rsid w:val="008B37AB"/>
    <w:rsid w:val="008B3AEF"/>
    <w:rsid w:val="008B3AFF"/>
    <w:rsid w:val="008B4001"/>
    <w:rsid w:val="008B401B"/>
    <w:rsid w:val="008B4333"/>
    <w:rsid w:val="008B4A51"/>
    <w:rsid w:val="008B4A7E"/>
    <w:rsid w:val="008B4ACD"/>
    <w:rsid w:val="008B4DEF"/>
    <w:rsid w:val="008B5301"/>
    <w:rsid w:val="008B590A"/>
    <w:rsid w:val="008B6608"/>
    <w:rsid w:val="008B66DB"/>
    <w:rsid w:val="008B708D"/>
    <w:rsid w:val="008B7605"/>
    <w:rsid w:val="008B7C12"/>
    <w:rsid w:val="008B7CE0"/>
    <w:rsid w:val="008B7FDB"/>
    <w:rsid w:val="008C00A3"/>
    <w:rsid w:val="008C0596"/>
    <w:rsid w:val="008C0ACB"/>
    <w:rsid w:val="008C0C20"/>
    <w:rsid w:val="008C1430"/>
    <w:rsid w:val="008C1D34"/>
    <w:rsid w:val="008C1F78"/>
    <w:rsid w:val="008C20F0"/>
    <w:rsid w:val="008C26D0"/>
    <w:rsid w:val="008C27EB"/>
    <w:rsid w:val="008C28A3"/>
    <w:rsid w:val="008C2916"/>
    <w:rsid w:val="008C2B89"/>
    <w:rsid w:val="008C30DA"/>
    <w:rsid w:val="008C3C4D"/>
    <w:rsid w:val="008C3C5A"/>
    <w:rsid w:val="008C4327"/>
    <w:rsid w:val="008C46C4"/>
    <w:rsid w:val="008C4CB5"/>
    <w:rsid w:val="008C5181"/>
    <w:rsid w:val="008C5226"/>
    <w:rsid w:val="008C53A9"/>
    <w:rsid w:val="008C562F"/>
    <w:rsid w:val="008C57A8"/>
    <w:rsid w:val="008C5921"/>
    <w:rsid w:val="008C5A3F"/>
    <w:rsid w:val="008C5D63"/>
    <w:rsid w:val="008C5EB4"/>
    <w:rsid w:val="008C60E8"/>
    <w:rsid w:val="008C613C"/>
    <w:rsid w:val="008C6464"/>
    <w:rsid w:val="008C64B6"/>
    <w:rsid w:val="008C6934"/>
    <w:rsid w:val="008C6C2C"/>
    <w:rsid w:val="008C6DEE"/>
    <w:rsid w:val="008C6ED2"/>
    <w:rsid w:val="008C74F8"/>
    <w:rsid w:val="008C79E4"/>
    <w:rsid w:val="008D001D"/>
    <w:rsid w:val="008D04A4"/>
    <w:rsid w:val="008D04AA"/>
    <w:rsid w:val="008D0527"/>
    <w:rsid w:val="008D0684"/>
    <w:rsid w:val="008D1081"/>
    <w:rsid w:val="008D14E1"/>
    <w:rsid w:val="008D1666"/>
    <w:rsid w:val="008D1D97"/>
    <w:rsid w:val="008D2366"/>
    <w:rsid w:val="008D2C89"/>
    <w:rsid w:val="008D2DB1"/>
    <w:rsid w:val="008D35DD"/>
    <w:rsid w:val="008D35E6"/>
    <w:rsid w:val="008D3668"/>
    <w:rsid w:val="008D379E"/>
    <w:rsid w:val="008D3F7D"/>
    <w:rsid w:val="008D4162"/>
    <w:rsid w:val="008D4695"/>
    <w:rsid w:val="008D4B68"/>
    <w:rsid w:val="008D4C9E"/>
    <w:rsid w:val="008D4CFF"/>
    <w:rsid w:val="008D5379"/>
    <w:rsid w:val="008D537E"/>
    <w:rsid w:val="008D53FF"/>
    <w:rsid w:val="008D568F"/>
    <w:rsid w:val="008D5A3B"/>
    <w:rsid w:val="008D5A3F"/>
    <w:rsid w:val="008D5B47"/>
    <w:rsid w:val="008D5C5F"/>
    <w:rsid w:val="008D621D"/>
    <w:rsid w:val="008D6653"/>
    <w:rsid w:val="008D6A28"/>
    <w:rsid w:val="008D6ED8"/>
    <w:rsid w:val="008D6F50"/>
    <w:rsid w:val="008D7349"/>
    <w:rsid w:val="008D7B9A"/>
    <w:rsid w:val="008D7C7A"/>
    <w:rsid w:val="008E0229"/>
    <w:rsid w:val="008E0638"/>
    <w:rsid w:val="008E080B"/>
    <w:rsid w:val="008E10B1"/>
    <w:rsid w:val="008E155D"/>
    <w:rsid w:val="008E16BD"/>
    <w:rsid w:val="008E1777"/>
    <w:rsid w:val="008E18E0"/>
    <w:rsid w:val="008E1B55"/>
    <w:rsid w:val="008E2037"/>
    <w:rsid w:val="008E2295"/>
    <w:rsid w:val="008E2A7D"/>
    <w:rsid w:val="008E2CA9"/>
    <w:rsid w:val="008E32C2"/>
    <w:rsid w:val="008E33A7"/>
    <w:rsid w:val="008E34C7"/>
    <w:rsid w:val="008E36F6"/>
    <w:rsid w:val="008E402B"/>
    <w:rsid w:val="008E43CE"/>
    <w:rsid w:val="008E45E7"/>
    <w:rsid w:val="008E4A51"/>
    <w:rsid w:val="008E4BBB"/>
    <w:rsid w:val="008E4D45"/>
    <w:rsid w:val="008E5006"/>
    <w:rsid w:val="008E5889"/>
    <w:rsid w:val="008E6894"/>
    <w:rsid w:val="008E6932"/>
    <w:rsid w:val="008E69BC"/>
    <w:rsid w:val="008E6CAF"/>
    <w:rsid w:val="008E6D31"/>
    <w:rsid w:val="008E6FE4"/>
    <w:rsid w:val="008E7266"/>
    <w:rsid w:val="008E7267"/>
    <w:rsid w:val="008E7714"/>
    <w:rsid w:val="008E7854"/>
    <w:rsid w:val="008E7B1A"/>
    <w:rsid w:val="008E7F02"/>
    <w:rsid w:val="008F012D"/>
    <w:rsid w:val="008F0499"/>
    <w:rsid w:val="008F068B"/>
    <w:rsid w:val="008F0B9E"/>
    <w:rsid w:val="008F0E24"/>
    <w:rsid w:val="008F0E59"/>
    <w:rsid w:val="008F1278"/>
    <w:rsid w:val="008F1A5E"/>
    <w:rsid w:val="008F1CFD"/>
    <w:rsid w:val="008F24D8"/>
    <w:rsid w:val="008F281F"/>
    <w:rsid w:val="008F40F2"/>
    <w:rsid w:val="008F4192"/>
    <w:rsid w:val="008F4808"/>
    <w:rsid w:val="008F4C4A"/>
    <w:rsid w:val="008F4EF2"/>
    <w:rsid w:val="008F523A"/>
    <w:rsid w:val="008F547F"/>
    <w:rsid w:val="008F57DE"/>
    <w:rsid w:val="008F59DF"/>
    <w:rsid w:val="008F5E6A"/>
    <w:rsid w:val="008F6139"/>
    <w:rsid w:val="008F6B87"/>
    <w:rsid w:val="008F71E2"/>
    <w:rsid w:val="008F76F5"/>
    <w:rsid w:val="008F795D"/>
    <w:rsid w:val="008F7B45"/>
    <w:rsid w:val="009001AD"/>
    <w:rsid w:val="00900216"/>
    <w:rsid w:val="00900782"/>
    <w:rsid w:val="00900B6F"/>
    <w:rsid w:val="00901042"/>
    <w:rsid w:val="009011FA"/>
    <w:rsid w:val="009014C0"/>
    <w:rsid w:val="00901DFA"/>
    <w:rsid w:val="00902382"/>
    <w:rsid w:val="00902A4F"/>
    <w:rsid w:val="00902B7D"/>
    <w:rsid w:val="009032C6"/>
    <w:rsid w:val="0090338C"/>
    <w:rsid w:val="009038D5"/>
    <w:rsid w:val="00903C41"/>
    <w:rsid w:val="00903E80"/>
    <w:rsid w:val="00903FFE"/>
    <w:rsid w:val="00904103"/>
    <w:rsid w:val="009041AD"/>
    <w:rsid w:val="009042A7"/>
    <w:rsid w:val="0090499A"/>
    <w:rsid w:val="00904B1E"/>
    <w:rsid w:val="00904D20"/>
    <w:rsid w:val="00905001"/>
    <w:rsid w:val="009056AB"/>
    <w:rsid w:val="009056C7"/>
    <w:rsid w:val="0090582F"/>
    <w:rsid w:val="0090590C"/>
    <w:rsid w:val="00905BCC"/>
    <w:rsid w:val="00905C16"/>
    <w:rsid w:val="00905D53"/>
    <w:rsid w:val="00905DCB"/>
    <w:rsid w:val="0090601F"/>
    <w:rsid w:val="009060D4"/>
    <w:rsid w:val="00906BF2"/>
    <w:rsid w:val="00906E49"/>
    <w:rsid w:val="00907266"/>
    <w:rsid w:val="009072A4"/>
    <w:rsid w:val="00907372"/>
    <w:rsid w:val="00907760"/>
    <w:rsid w:val="0090797D"/>
    <w:rsid w:val="00907CA7"/>
    <w:rsid w:val="00907D40"/>
    <w:rsid w:val="00907DCC"/>
    <w:rsid w:val="009100F8"/>
    <w:rsid w:val="00910673"/>
    <w:rsid w:val="00911420"/>
    <w:rsid w:val="0091148C"/>
    <w:rsid w:val="009114F6"/>
    <w:rsid w:val="009116B0"/>
    <w:rsid w:val="00911B65"/>
    <w:rsid w:val="00912429"/>
    <w:rsid w:val="00912522"/>
    <w:rsid w:val="009129CB"/>
    <w:rsid w:val="00912DF0"/>
    <w:rsid w:val="00912E4E"/>
    <w:rsid w:val="00912F0E"/>
    <w:rsid w:val="00913017"/>
    <w:rsid w:val="00913290"/>
    <w:rsid w:val="0091376A"/>
    <w:rsid w:val="00914146"/>
    <w:rsid w:val="00914373"/>
    <w:rsid w:val="0091453D"/>
    <w:rsid w:val="00914782"/>
    <w:rsid w:val="009147A8"/>
    <w:rsid w:val="00914C06"/>
    <w:rsid w:val="00915108"/>
    <w:rsid w:val="0091531E"/>
    <w:rsid w:val="00915486"/>
    <w:rsid w:val="00915B25"/>
    <w:rsid w:val="00915BCD"/>
    <w:rsid w:val="00915CB8"/>
    <w:rsid w:val="00915EAD"/>
    <w:rsid w:val="00916050"/>
    <w:rsid w:val="00916058"/>
    <w:rsid w:val="009162D5"/>
    <w:rsid w:val="00916A8F"/>
    <w:rsid w:val="00916E4F"/>
    <w:rsid w:val="00917468"/>
    <w:rsid w:val="0091793D"/>
    <w:rsid w:val="00917BBE"/>
    <w:rsid w:val="009202E6"/>
    <w:rsid w:val="009202F5"/>
    <w:rsid w:val="00920580"/>
    <w:rsid w:val="00920A23"/>
    <w:rsid w:val="00920A91"/>
    <w:rsid w:val="00920DA5"/>
    <w:rsid w:val="0092169C"/>
    <w:rsid w:val="009216E7"/>
    <w:rsid w:val="00921D38"/>
    <w:rsid w:val="00921D6F"/>
    <w:rsid w:val="00921D7F"/>
    <w:rsid w:val="009223E7"/>
    <w:rsid w:val="00922437"/>
    <w:rsid w:val="009224D7"/>
    <w:rsid w:val="009227DE"/>
    <w:rsid w:val="0092309C"/>
    <w:rsid w:val="009231A6"/>
    <w:rsid w:val="00923730"/>
    <w:rsid w:val="00923A9C"/>
    <w:rsid w:val="00923BD9"/>
    <w:rsid w:val="00923FA7"/>
    <w:rsid w:val="0092443D"/>
    <w:rsid w:val="009247D8"/>
    <w:rsid w:val="00924FDE"/>
    <w:rsid w:val="00925137"/>
    <w:rsid w:val="009254D8"/>
    <w:rsid w:val="0092592D"/>
    <w:rsid w:val="00925B46"/>
    <w:rsid w:val="00925B6C"/>
    <w:rsid w:val="00925FEA"/>
    <w:rsid w:val="00926206"/>
    <w:rsid w:val="009263B7"/>
    <w:rsid w:val="00926749"/>
    <w:rsid w:val="009267E0"/>
    <w:rsid w:val="00926C7B"/>
    <w:rsid w:val="00927357"/>
    <w:rsid w:val="00927938"/>
    <w:rsid w:val="009279DB"/>
    <w:rsid w:val="00927CD1"/>
    <w:rsid w:val="00927CD3"/>
    <w:rsid w:val="00927DCA"/>
    <w:rsid w:val="0093011A"/>
    <w:rsid w:val="00930261"/>
    <w:rsid w:val="00930281"/>
    <w:rsid w:val="009303B2"/>
    <w:rsid w:val="00930A32"/>
    <w:rsid w:val="00931719"/>
    <w:rsid w:val="009317FA"/>
    <w:rsid w:val="00931D7B"/>
    <w:rsid w:val="00931DFB"/>
    <w:rsid w:val="00931FC3"/>
    <w:rsid w:val="00932150"/>
    <w:rsid w:val="00932A53"/>
    <w:rsid w:val="00932E25"/>
    <w:rsid w:val="00933565"/>
    <w:rsid w:val="0093367B"/>
    <w:rsid w:val="0093369A"/>
    <w:rsid w:val="009336FF"/>
    <w:rsid w:val="00933A65"/>
    <w:rsid w:val="00933C49"/>
    <w:rsid w:val="00933C51"/>
    <w:rsid w:val="00934126"/>
    <w:rsid w:val="00934308"/>
    <w:rsid w:val="00934DE1"/>
    <w:rsid w:val="00934E70"/>
    <w:rsid w:val="0093560F"/>
    <w:rsid w:val="0093590A"/>
    <w:rsid w:val="00935B80"/>
    <w:rsid w:val="00935ED5"/>
    <w:rsid w:val="009362D5"/>
    <w:rsid w:val="0093640D"/>
    <w:rsid w:val="009364FB"/>
    <w:rsid w:val="009368D7"/>
    <w:rsid w:val="00936A91"/>
    <w:rsid w:val="00936EB8"/>
    <w:rsid w:val="00936F26"/>
    <w:rsid w:val="00936FDD"/>
    <w:rsid w:val="0093700F"/>
    <w:rsid w:val="009375BA"/>
    <w:rsid w:val="00937A50"/>
    <w:rsid w:val="00937A69"/>
    <w:rsid w:val="00937E7E"/>
    <w:rsid w:val="009402BC"/>
    <w:rsid w:val="00940406"/>
    <w:rsid w:val="00940913"/>
    <w:rsid w:val="00940FBD"/>
    <w:rsid w:val="00941ECA"/>
    <w:rsid w:val="00942180"/>
    <w:rsid w:val="0094252B"/>
    <w:rsid w:val="00942BBC"/>
    <w:rsid w:val="00942CFF"/>
    <w:rsid w:val="00943776"/>
    <w:rsid w:val="009438A9"/>
    <w:rsid w:val="009441DF"/>
    <w:rsid w:val="0094483B"/>
    <w:rsid w:val="0094483C"/>
    <w:rsid w:val="00944987"/>
    <w:rsid w:val="00944ECB"/>
    <w:rsid w:val="0094506F"/>
    <w:rsid w:val="00945261"/>
    <w:rsid w:val="00945433"/>
    <w:rsid w:val="00945922"/>
    <w:rsid w:val="00945D1C"/>
    <w:rsid w:val="00945D3D"/>
    <w:rsid w:val="009462FC"/>
    <w:rsid w:val="0094637A"/>
    <w:rsid w:val="0094644E"/>
    <w:rsid w:val="0094736A"/>
    <w:rsid w:val="009474FD"/>
    <w:rsid w:val="0094768B"/>
    <w:rsid w:val="00947AF8"/>
    <w:rsid w:val="00947C19"/>
    <w:rsid w:val="00947C30"/>
    <w:rsid w:val="00947F6A"/>
    <w:rsid w:val="0095056B"/>
    <w:rsid w:val="009505C3"/>
    <w:rsid w:val="009505F8"/>
    <w:rsid w:val="00950A3E"/>
    <w:rsid w:val="00950A87"/>
    <w:rsid w:val="00950FA7"/>
    <w:rsid w:val="009518A8"/>
    <w:rsid w:val="0095199B"/>
    <w:rsid w:val="00951A05"/>
    <w:rsid w:val="00951F34"/>
    <w:rsid w:val="00951FF9"/>
    <w:rsid w:val="0095208F"/>
    <w:rsid w:val="009520CF"/>
    <w:rsid w:val="00952633"/>
    <w:rsid w:val="009527ED"/>
    <w:rsid w:val="009532E0"/>
    <w:rsid w:val="009534D8"/>
    <w:rsid w:val="0095374D"/>
    <w:rsid w:val="009537DC"/>
    <w:rsid w:val="009538CF"/>
    <w:rsid w:val="00953C0A"/>
    <w:rsid w:val="009544BB"/>
    <w:rsid w:val="00954525"/>
    <w:rsid w:val="00954584"/>
    <w:rsid w:val="00954A0E"/>
    <w:rsid w:val="00955089"/>
    <w:rsid w:val="00955174"/>
    <w:rsid w:val="0095517B"/>
    <w:rsid w:val="0095519A"/>
    <w:rsid w:val="009556BA"/>
    <w:rsid w:val="00955C51"/>
    <w:rsid w:val="00955C75"/>
    <w:rsid w:val="00955CE1"/>
    <w:rsid w:val="00955F95"/>
    <w:rsid w:val="009561A2"/>
    <w:rsid w:val="00956AEB"/>
    <w:rsid w:val="00956C9C"/>
    <w:rsid w:val="0095715B"/>
    <w:rsid w:val="00957671"/>
    <w:rsid w:val="009577BB"/>
    <w:rsid w:val="00957850"/>
    <w:rsid w:val="0095787D"/>
    <w:rsid w:val="00957AD2"/>
    <w:rsid w:val="00960BC2"/>
    <w:rsid w:val="00960EAD"/>
    <w:rsid w:val="00961CC2"/>
    <w:rsid w:val="00961FB2"/>
    <w:rsid w:val="00962063"/>
    <w:rsid w:val="00962607"/>
    <w:rsid w:val="009628CE"/>
    <w:rsid w:val="00962D3C"/>
    <w:rsid w:val="00962D9C"/>
    <w:rsid w:val="00963876"/>
    <w:rsid w:val="00963A8B"/>
    <w:rsid w:val="00964423"/>
    <w:rsid w:val="00964494"/>
    <w:rsid w:val="00964A1D"/>
    <w:rsid w:val="00964A62"/>
    <w:rsid w:val="00964AD7"/>
    <w:rsid w:val="00964BB1"/>
    <w:rsid w:val="00964BE5"/>
    <w:rsid w:val="009651FC"/>
    <w:rsid w:val="00965285"/>
    <w:rsid w:val="00965327"/>
    <w:rsid w:val="009654AB"/>
    <w:rsid w:val="0096572D"/>
    <w:rsid w:val="00965E00"/>
    <w:rsid w:val="00965E2B"/>
    <w:rsid w:val="00965EFA"/>
    <w:rsid w:val="00966846"/>
    <w:rsid w:val="00966938"/>
    <w:rsid w:val="0096727E"/>
    <w:rsid w:val="00967577"/>
    <w:rsid w:val="0096765D"/>
    <w:rsid w:val="009702C9"/>
    <w:rsid w:val="00970446"/>
    <w:rsid w:val="00970874"/>
    <w:rsid w:val="0097091C"/>
    <w:rsid w:val="00970A04"/>
    <w:rsid w:val="00970C09"/>
    <w:rsid w:val="00971861"/>
    <w:rsid w:val="00971953"/>
    <w:rsid w:val="00971B83"/>
    <w:rsid w:val="0097205B"/>
    <w:rsid w:val="0097220F"/>
    <w:rsid w:val="0097279F"/>
    <w:rsid w:val="00973772"/>
    <w:rsid w:val="00973965"/>
    <w:rsid w:val="00973C18"/>
    <w:rsid w:val="00974166"/>
    <w:rsid w:val="00974172"/>
    <w:rsid w:val="00974286"/>
    <w:rsid w:val="00974305"/>
    <w:rsid w:val="009744F2"/>
    <w:rsid w:val="009748E0"/>
    <w:rsid w:val="00974A06"/>
    <w:rsid w:val="00974C33"/>
    <w:rsid w:val="00974CF8"/>
    <w:rsid w:val="00974F59"/>
    <w:rsid w:val="0097565F"/>
    <w:rsid w:val="00975741"/>
    <w:rsid w:val="00976906"/>
    <w:rsid w:val="00976A89"/>
    <w:rsid w:val="00976AF4"/>
    <w:rsid w:val="00976AFE"/>
    <w:rsid w:val="00976BF3"/>
    <w:rsid w:val="00976E70"/>
    <w:rsid w:val="009770B1"/>
    <w:rsid w:val="009770E1"/>
    <w:rsid w:val="009779C3"/>
    <w:rsid w:val="00977A3B"/>
    <w:rsid w:val="00980257"/>
    <w:rsid w:val="009803AC"/>
    <w:rsid w:val="009803D3"/>
    <w:rsid w:val="00980CBB"/>
    <w:rsid w:val="00980CD4"/>
    <w:rsid w:val="009814DE"/>
    <w:rsid w:val="00981E03"/>
    <w:rsid w:val="0098245B"/>
    <w:rsid w:val="00982550"/>
    <w:rsid w:val="009825C6"/>
    <w:rsid w:val="00983097"/>
    <w:rsid w:val="009836B0"/>
    <w:rsid w:val="0098385D"/>
    <w:rsid w:val="00983907"/>
    <w:rsid w:val="00983BE5"/>
    <w:rsid w:val="00983FEC"/>
    <w:rsid w:val="009843E3"/>
    <w:rsid w:val="0098469E"/>
    <w:rsid w:val="00984AD5"/>
    <w:rsid w:val="00984FB3"/>
    <w:rsid w:val="00985645"/>
    <w:rsid w:val="0098593D"/>
    <w:rsid w:val="00985D64"/>
    <w:rsid w:val="00985FF1"/>
    <w:rsid w:val="009860BD"/>
    <w:rsid w:val="009862EF"/>
    <w:rsid w:val="00986463"/>
    <w:rsid w:val="00986CF2"/>
    <w:rsid w:val="00986EE9"/>
    <w:rsid w:val="009875C0"/>
    <w:rsid w:val="00987C2F"/>
    <w:rsid w:val="00987D88"/>
    <w:rsid w:val="0099014E"/>
    <w:rsid w:val="0099017F"/>
    <w:rsid w:val="009903C2"/>
    <w:rsid w:val="00990957"/>
    <w:rsid w:val="0099096F"/>
    <w:rsid w:val="00990C84"/>
    <w:rsid w:val="00990ED6"/>
    <w:rsid w:val="009910C8"/>
    <w:rsid w:val="009913E3"/>
    <w:rsid w:val="00991F59"/>
    <w:rsid w:val="00992043"/>
    <w:rsid w:val="00992E0A"/>
    <w:rsid w:val="00993836"/>
    <w:rsid w:val="00993B3B"/>
    <w:rsid w:val="0099402E"/>
    <w:rsid w:val="00994310"/>
    <w:rsid w:val="00994861"/>
    <w:rsid w:val="00994B07"/>
    <w:rsid w:val="00995327"/>
    <w:rsid w:val="00995611"/>
    <w:rsid w:val="00995E69"/>
    <w:rsid w:val="00996839"/>
    <w:rsid w:val="00996C19"/>
    <w:rsid w:val="00996E7D"/>
    <w:rsid w:val="00997439"/>
    <w:rsid w:val="009975EB"/>
    <w:rsid w:val="0099760C"/>
    <w:rsid w:val="009978DA"/>
    <w:rsid w:val="00997FAE"/>
    <w:rsid w:val="009A0718"/>
    <w:rsid w:val="009A097C"/>
    <w:rsid w:val="009A0B26"/>
    <w:rsid w:val="009A0F76"/>
    <w:rsid w:val="009A1341"/>
    <w:rsid w:val="009A162C"/>
    <w:rsid w:val="009A18E2"/>
    <w:rsid w:val="009A1A21"/>
    <w:rsid w:val="009A2C0B"/>
    <w:rsid w:val="009A2FAB"/>
    <w:rsid w:val="009A3477"/>
    <w:rsid w:val="009A3CA3"/>
    <w:rsid w:val="009A42B2"/>
    <w:rsid w:val="009A4385"/>
    <w:rsid w:val="009A476B"/>
    <w:rsid w:val="009A49C9"/>
    <w:rsid w:val="009A49DE"/>
    <w:rsid w:val="009A5341"/>
    <w:rsid w:val="009A574B"/>
    <w:rsid w:val="009A5B73"/>
    <w:rsid w:val="009A5D19"/>
    <w:rsid w:val="009A5F9D"/>
    <w:rsid w:val="009A66E0"/>
    <w:rsid w:val="009A6951"/>
    <w:rsid w:val="009A6C45"/>
    <w:rsid w:val="009A7154"/>
    <w:rsid w:val="009A7256"/>
    <w:rsid w:val="009A731A"/>
    <w:rsid w:val="009A741A"/>
    <w:rsid w:val="009A755F"/>
    <w:rsid w:val="009B0669"/>
    <w:rsid w:val="009B0BC2"/>
    <w:rsid w:val="009B0EA0"/>
    <w:rsid w:val="009B112D"/>
    <w:rsid w:val="009B1329"/>
    <w:rsid w:val="009B1B07"/>
    <w:rsid w:val="009B2249"/>
    <w:rsid w:val="009B2BE8"/>
    <w:rsid w:val="009B2CBF"/>
    <w:rsid w:val="009B30ED"/>
    <w:rsid w:val="009B31EE"/>
    <w:rsid w:val="009B33AA"/>
    <w:rsid w:val="009B3548"/>
    <w:rsid w:val="009B38F1"/>
    <w:rsid w:val="009B40F5"/>
    <w:rsid w:val="009B4359"/>
    <w:rsid w:val="009B45F1"/>
    <w:rsid w:val="009B4878"/>
    <w:rsid w:val="009B4A0A"/>
    <w:rsid w:val="009B4BCC"/>
    <w:rsid w:val="009B4F41"/>
    <w:rsid w:val="009B4FCB"/>
    <w:rsid w:val="009B5271"/>
    <w:rsid w:val="009B54F4"/>
    <w:rsid w:val="009B5AC1"/>
    <w:rsid w:val="009B5F6B"/>
    <w:rsid w:val="009B628D"/>
    <w:rsid w:val="009B656C"/>
    <w:rsid w:val="009B6666"/>
    <w:rsid w:val="009B66F4"/>
    <w:rsid w:val="009B67C7"/>
    <w:rsid w:val="009B7287"/>
    <w:rsid w:val="009B7D4F"/>
    <w:rsid w:val="009B7F13"/>
    <w:rsid w:val="009B7F46"/>
    <w:rsid w:val="009C0224"/>
    <w:rsid w:val="009C0A06"/>
    <w:rsid w:val="009C0BC5"/>
    <w:rsid w:val="009C0C5C"/>
    <w:rsid w:val="009C0D10"/>
    <w:rsid w:val="009C0D2E"/>
    <w:rsid w:val="009C1978"/>
    <w:rsid w:val="009C1A41"/>
    <w:rsid w:val="009C1A8C"/>
    <w:rsid w:val="009C1B31"/>
    <w:rsid w:val="009C1F3A"/>
    <w:rsid w:val="009C20B2"/>
    <w:rsid w:val="009C2329"/>
    <w:rsid w:val="009C29DB"/>
    <w:rsid w:val="009C2B39"/>
    <w:rsid w:val="009C3A70"/>
    <w:rsid w:val="009C430D"/>
    <w:rsid w:val="009C4520"/>
    <w:rsid w:val="009C474F"/>
    <w:rsid w:val="009C5088"/>
    <w:rsid w:val="009C528B"/>
    <w:rsid w:val="009C5F21"/>
    <w:rsid w:val="009C6030"/>
    <w:rsid w:val="009C6343"/>
    <w:rsid w:val="009C6CE5"/>
    <w:rsid w:val="009C6E40"/>
    <w:rsid w:val="009C7189"/>
    <w:rsid w:val="009C7C39"/>
    <w:rsid w:val="009C7CDE"/>
    <w:rsid w:val="009D00EE"/>
    <w:rsid w:val="009D011C"/>
    <w:rsid w:val="009D02B5"/>
    <w:rsid w:val="009D04D4"/>
    <w:rsid w:val="009D076E"/>
    <w:rsid w:val="009D0C29"/>
    <w:rsid w:val="009D16D5"/>
    <w:rsid w:val="009D1AA4"/>
    <w:rsid w:val="009D1E52"/>
    <w:rsid w:val="009D246F"/>
    <w:rsid w:val="009D31D3"/>
    <w:rsid w:val="009D3305"/>
    <w:rsid w:val="009D3528"/>
    <w:rsid w:val="009D366C"/>
    <w:rsid w:val="009D36DB"/>
    <w:rsid w:val="009D3CF1"/>
    <w:rsid w:val="009D3D17"/>
    <w:rsid w:val="009D442D"/>
    <w:rsid w:val="009D4836"/>
    <w:rsid w:val="009D48AA"/>
    <w:rsid w:val="009D4957"/>
    <w:rsid w:val="009D4C8D"/>
    <w:rsid w:val="009D4C92"/>
    <w:rsid w:val="009D4D16"/>
    <w:rsid w:val="009D505B"/>
    <w:rsid w:val="009D5125"/>
    <w:rsid w:val="009D578A"/>
    <w:rsid w:val="009D5896"/>
    <w:rsid w:val="009D6805"/>
    <w:rsid w:val="009D6AAD"/>
    <w:rsid w:val="009D6CB4"/>
    <w:rsid w:val="009D70BE"/>
    <w:rsid w:val="009D7760"/>
    <w:rsid w:val="009D7AE6"/>
    <w:rsid w:val="009D7B5D"/>
    <w:rsid w:val="009D7DAC"/>
    <w:rsid w:val="009D7EFA"/>
    <w:rsid w:val="009D7F85"/>
    <w:rsid w:val="009E0944"/>
    <w:rsid w:val="009E0B48"/>
    <w:rsid w:val="009E1116"/>
    <w:rsid w:val="009E16C0"/>
    <w:rsid w:val="009E2029"/>
    <w:rsid w:val="009E2CD4"/>
    <w:rsid w:val="009E3073"/>
    <w:rsid w:val="009E3241"/>
    <w:rsid w:val="009E3F6B"/>
    <w:rsid w:val="009E51EB"/>
    <w:rsid w:val="009E52D1"/>
    <w:rsid w:val="009E540E"/>
    <w:rsid w:val="009E58B4"/>
    <w:rsid w:val="009E59EF"/>
    <w:rsid w:val="009E611E"/>
    <w:rsid w:val="009E671E"/>
    <w:rsid w:val="009E72DD"/>
    <w:rsid w:val="009E7675"/>
    <w:rsid w:val="009E77A5"/>
    <w:rsid w:val="009E798F"/>
    <w:rsid w:val="009F05E7"/>
    <w:rsid w:val="009F06BF"/>
    <w:rsid w:val="009F0CD1"/>
    <w:rsid w:val="009F0F3C"/>
    <w:rsid w:val="009F10C8"/>
    <w:rsid w:val="009F14D4"/>
    <w:rsid w:val="009F1553"/>
    <w:rsid w:val="009F16D9"/>
    <w:rsid w:val="009F1779"/>
    <w:rsid w:val="009F1854"/>
    <w:rsid w:val="009F1F69"/>
    <w:rsid w:val="009F23F8"/>
    <w:rsid w:val="009F2583"/>
    <w:rsid w:val="009F2DF7"/>
    <w:rsid w:val="009F3161"/>
    <w:rsid w:val="009F33B4"/>
    <w:rsid w:val="009F354C"/>
    <w:rsid w:val="009F394E"/>
    <w:rsid w:val="009F3C06"/>
    <w:rsid w:val="009F3CCC"/>
    <w:rsid w:val="009F4002"/>
    <w:rsid w:val="009F45B8"/>
    <w:rsid w:val="009F467F"/>
    <w:rsid w:val="009F47DE"/>
    <w:rsid w:val="009F48C1"/>
    <w:rsid w:val="009F4D27"/>
    <w:rsid w:val="009F4E8B"/>
    <w:rsid w:val="009F507F"/>
    <w:rsid w:val="009F52BE"/>
    <w:rsid w:val="009F5397"/>
    <w:rsid w:val="009F53FD"/>
    <w:rsid w:val="009F551B"/>
    <w:rsid w:val="009F59D4"/>
    <w:rsid w:val="009F5A29"/>
    <w:rsid w:val="009F5A2B"/>
    <w:rsid w:val="009F5B7A"/>
    <w:rsid w:val="009F5F33"/>
    <w:rsid w:val="009F6236"/>
    <w:rsid w:val="009F632D"/>
    <w:rsid w:val="009F6D0E"/>
    <w:rsid w:val="009F7173"/>
    <w:rsid w:val="009F75A4"/>
    <w:rsid w:val="009F78E2"/>
    <w:rsid w:val="009F7910"/>
    <w:rsid w:val="00A000EB"/>
    <w:rsid w:val="00A0052F"/>
    <w:rsid w:val="00A00860"/>
    <w:rsid w:val="00A00994"/>
    <w:rsid w:val="00A00C3F"/>
    <w:rsid w:val="00A00C82"/>
    <w:rsid w:val="00A013CA"/>
    <w:rsid w:val="00A019C7"/>
    <w:rsid w:val="00A01F09"/>
    <w:rsid w:val="00A0236D"/>
    <w:rsid w:val="00A02B1C"/>
    <w:rsid w:val="00A03293"/>
    <w:rsid w:val="00A0337B"/>
    <w:rsid w:val="00A033BE"/>
    <w:rsid w:val="00A038D1"/>
    <w:rsid w:val="00A03B81"/>
    <w:rsid w:val="00A03D52"/>
    <w:rsid w:val="00A044A5"/>
    <w:rsid w:val="00A0501C"/>
    <w:rsid w:val="00A05359"/>
    <w:rsid w:val="00A05E03"/>
    <w:rsid w:val="00A05FC8"/>
    <w:rsid w:val="00A06303"/>
    <w:rsid w:val="00A06809"/>
    <w:rsid w:val="00A068C0"/>
    <w:rsid w:val="00A06A69"/>
    <w:rsid w:val="00A07450"/>
    <w:rsid w:val="00A07534"/>
    <w:rsid w:val="00A07762"/>
    <w:rsid w:val="00A07A4F"/>
    <w:rsid w:val="00A07A77"/>
    <w:rsid w:val="00A07BB4"/>
    <w:rsid w:val="00A105B9"/>
    <w:rsid w:val="00A10E09"/>
    <w:rsid w:val="00A10EAB"/>
    <w:rsid w:val="00A117B1"/>
    <w:rsid w:val="00A11A6F"/>
    <w:rsid w:val="00A12267"/>
    <w:rsid w:val="00A123A4"/>
    <w:rsid w:val="00A124D8"/>
    <w:rsid w:val="00A12682"/>
    <w:rsid w:val="00A12C90"/>
    <w:rsid w:val="00A13856"/>
    <w:rsid w:val="00A13AE3"/>
    <w:rsid w:val="00A13B1E"/>
    <w:rsid w:val="00A140B4"/>
    <w:rsid w:val="00A14570"/>
    <w:rsid w:val="00A14D1D"/>
    <w:rsid w:val="00A150D1"/>
    <w:rsid w:val="00A157A7"/>
    <w:rsid w:val="00A15EB6"/>
    <w:rsid w:val="00A15EC2"/>
    <w:rsid w:val="00A160AF"/>
    <w:rsid w:val="00A16527"/>
    <w:rsid w:val="00A165D2"/>
    <w:rsid w:val="00A1664D"/>
    <w:rsid w:val="00A16B18"/>
    <w:rsid w:val="00A17237"/>
    <w:rsid w:val="00A172A5"/>
    <w:rsid w:val="00A175BC"/>
    <w:rsid w:val="00A17BDE"/>
    <w:rsid w:val="00A17C9F"/>
    <w:rsid w:val="00A17E71"/>
    <w:rsid w:val="00A20012"/>
    <w:rsid w:val="00A20166"/>
    <w:rsid w:val="00A206F5"/>
    <w:rsid w:val="00A208F1"/>
    <w:rsid w:val="00A2109A"/>
    <w:rsid w:val="00A21482"/>
    <w:rsid w:val="00A214DC"/>
    <w:rsid w:val="00A21858"/>
    <w:rsid w:val="00A21BE6"/>
    <w:rsid w:val="00A226C5"/>
    <w:rsid w:val="00A22912"/>
    <w:rsid w:val="00A22935"/>
    <w:rsid w:val="00A22A8B"/>
    <w:rsid w:val="00A23289"/>
    <w:rsid w:val="00A239BD"/>
    <w:rsid w:val="00A23BC2"/>
    <w:rsid w:val="00A23C8B"/>
    <w:rsid w:val="00A23E7C"/>
    <w:rsid w:val="00A23F30"/>
    <w:rsid w:val="00A243FE"/>
    <w:rsid w:val="00A248C8"/>
    <w:rsid w:val="00A24C30"/>
    <w:rsid w:val="00A24DF0"/>
    <w:rsid w:val="00A24E22"/>
    <w:rsid w:val="00A24F47"/>
    <w:rsid w:val="00A25233"/>
    <w:rsid w:val="00A2589E"/>
    <w:rsid w:val="00A25954"/>
    <w:rsid w:val="00A25E09"/>
    <w:rsid w:val="00A25E31"/>
    <w:rsid w:val="00A2612A"/>
    <w:rsid w:val="00A26C6B"/>
    <w:rsid w:val="00A26C92"/>
    <w:rsid w:val="00A26F8F"/>
    <w:rsid w:val="00A27166"/>
    <w:rsid w:val="00A27463"/>
    <w:rsid w:val="00A2756C"/>
    <w:rsid w:val="00A27919"/>
    <w:rsid w:val="00A27A57"/>
    <w:rsid w:val="00A27CA5"/>
    <w:rsid w:val="00A30029"/>
    <w:rsid w:val="00A3064F"/>
    <w:rsid w:val="00A306E2"/>
    <w:rsid w:val="00A3090B"/>
    <w:rsid w:val="00A30B97"/>
    <w:rsid w:val="00A30BCF"/>
    <w:rsid w:val="00A312C2"/>
    <w:rsid w:val="00A31679"/>
    <w:rsid w:val="00A316EE"/>
    <w:rsid w:val="00A31A20"/>
    <w:rsid w:val="00A32112"/>
    <w:rsid w:val="00A32595"/>
    <w:rsid w:val="00A3280C"/>
    <w:rsid w:val="00A3281B"/>
    <w:rsid w:val="00A340F5"/>
    <w:rsid w:val="00A3437C"/>
    <w:rsid w:val="00A3508C"/>
    <w:rsid w:val="00A352B3"/>
    <w:rsid w:val="00A355FE"/>
    <w:rsid w:val="00A35A86"/>
    <w:rsid w:val="00A35ACB"/>
    <w:rsid w:val="00A35C40"/>
    <w:rsid w:val="00A35D39"/>
    <w:rsid w:val="00A35E1C"/>
    <w:rsid w:val="00A35E5A"/>
    <w:rsid w:val="00A36207"/>
    <w:rsid w:val="00A3659F"/>
    <w:rsid w:val="00A365B1"/>
    <w:rsid w:val="00A36902"/>
    <w:rsid w:val="00A36B2C"/>
    <w:rsid w:val="00A36C9B"/>
    <w:rsid w:val="00A37434"/>
    <w:rsid w:val="00A37977"/>
    <w:rsid w:val="00A3799F"/>
    <w:rsid w:val="00A37B5B"/>
    <w:rsid w:val="00A37E22"/>
    <w:rsid w:val="00A403D0"/>
    <w:rsid w:val="00A405F6"/>
    <w:rsid w:val="00A4068E"/>
    <w:rsid w:val="00A407F0"/>
    <w:rsid w:val="00A40938"/>
    <w:rsid w:val="00A40EAD"/>
    <w:rsid w:val="00A4115D"/>
    <w:rsid w:val="00A41528"/>
    <w:rsid w:val="00A42176"/>
    <w:rsid w:val="00A42750"/>
    <w:rsid w:val="00A42A5B"/>
    <w:rsid w:val="00A42C2D"/>
    <w:rsid w:val="00A42DDC"/>
    <w:rsid w:val="00A42EB9"/>
    <w:rsid w:val="00A4318F"/>
    <w:rsid w:val="00A438A2"/>
    <w:rsid w:val="00A438FA"/>
    <w:rsid w:val="00A4398E"/>
    <w:rsid w:val="00A44031"/>
    <w:rsid w:val="00A4464F"/>
    <w:rsid w:val="00A448C4"/>
    <w:rsid w:val="00A4532B"/>
    <w:rsid w:val="00A459B7"/>
    <w:rsid w:val="00A45D58"/>
    <w:rsid w:val="00A45F84"/>
    <w:rsid w:val="00A4607C"/>
    <w:rsid w:val="00A46090"/>
    <w:rsid w:val="00A4630B"/>
    <w:rsid w:val="00A46362"/>
    <w:rsid w:val="00A46443"/>
    <w:rsid w:val="00A46F83"/>
    <w:rsid w:val="00A47042"/>
    <w:rsid w:val="00A47150"/>
    <w:rsid w:val="00A471A6"/>
    <w:rsid w:val="00A471BC"/>
    <w:rsid w:val="00A47A73"/>
    <w:rsid w:val="00A5047D"/>
    <w:rsid w:val="00A50AD0"/>
    <w:rsid w:val="00A51479"/>
    <w:rsid w:val="00A51499"/>
    <w:rsid w:val="00A514EA"/>
    <w:rsid w:val="00A519BD"/>
    <w:rsid w:val="00A51F83"/>
    <w:rsid w:val="00A52126"/>
    <w:rsid w:val="00A5252F"/>
    <w:rsid w:val="00A528AB"/>
    <w:rsid w:val="00A52FAD"/>
    <w:rsid w:val="00A5370A"/>
    <w:rsid w:val="00A53747"/>
    <w:rsid w:val="00A53CC4"/>
    <w:rsid w:val="00A543AB"/>
    <w:rsid w:val="00A544CA"/>
    <w:rsid w:val="00A54542"/>
    <w:rsid w:val="00A54AEE"/>
    <w:rsid w:val="00A54CF6"/>
    <w:rsid w:val="00A54E8C"/>
    <w:rsid w:val="00A54F40"/>
    <w:rsid w:val="00A550BA"/>
    <w:rsid w:val="00A56094"/>
    <w:rsid w:val="00A566EA"/>
    <w:rsid w:val="00A56B6A"/>
    <w:rsid w:val="00A56FFA"/>
    <w:rsid w:val="00A57060"/>
    <w:rsid w:val="00A570E3"/>
    <w:rsid w:val="00A5722A"/>
    <w:rsid w:val="00A573E1"/>
    <w:rsid w:val="00A573FF"/>
    <w:rsid w:val="00A57626"/>
    <w:rsid w:val="00A57CE7"/>
    <w:rsid w:val="00A57F81"/>
    <w:rsid w:val="00A608A8"/>
    <w:rsid w:val="00A60A4B"/>
    <w:rsid w:val="00A60F44"/>
    <w:rsid w:val="00A61143"/>
    <w:rsid w:val="00A612CD"/>
    <w:rsid w:val="00A613A2"/>
    <w:rsid w:val="00A6150D"/>
    <w:rsid w:val="00A61AED"/>
    <w:rsid w:val="00A61EE7"/>
    <w:rsid w:val="00A626AE"/>
    <w:rsid w:val="00A626D1"/>
    <w:rsid w:val="00A626DD"/>
    <w:rsid w:val="00A62BF0"/>
    <w:rsid w:val="00A62C40"/>
    <w:rsid w:val="00A62C41"/>
    <w:rsid w:val="00A6313D"/>
    <w:rsid w:val="00A63142"/>
    <w:rsid w:val="00A63218"/>
    <w:rsid w:val="00A6392C"/>
    <w:rsid w:val="00A6435E"/>
    <w:rsid w:val="00A64BE0"/>
    <w:rsid w:val="00A65437"/>
    <w:rsid w:val="00A6545A"/>
    <w:rsid w:val="00A655DE"/>
    <w:rsid w:val="00A655F4"/>
    <w:rsid w:val="00A66A8C"/>
    <w:rsid w:val="00A66B50"/>
    <w:rsid w:val="00A66C16"/>
    <w:rsid w:val="00A67297"/>
    <w:rsid w:val="00A673E2"/>
    <w:rsid w:val="00A6775C"/>
    <w:rsid w:val="00A677F3"/>
    <w:rsid w:val="00A67C87"/>
    <w:rsid w:val="00A67D23"/>
    <w:rsid w:val="00A700D0"/>
    <w:rsid w:val="00A705D8"/>
    <w:rsid w:val="00A70993"/>
    <w:rsid w:val="00A70A16"/>
    <w:rsid w:val="00A70AC3"/>
    <w:rsid w:val="00A70F0F"/>
    <w:rsid w:val="00A7122F"/>
    <w:rsid w:val="00A7146C"/>
    <w:rsid w:val="00A7206D"/>
    <w:rsid w:val="00A72180"/>
    <w:rsid w:val="00A726A3"/>
    <w:rsid w:val="00A72748"/>
    <w:rsid w:val="00A72831"/>
    <w:rsid w:val="00A72897"/>
    <w:rsid w:val="00A72960"/>
    <w:rsid w:val="00A73809"/>
    <w:rsid w:val="00A7397E"/>
    <w:rsid w:val="00A73E88"/>
    <w:rsid w:val="00A7421D"/>
    <w:rsid w:val="00A742F3"/>
    <w:rsid w:val="00A74394"/>
    <w:rsid w:val="00A745AF"/>
    <w:rsid w:val="00A749D7"/>
    <w:rsid w:val="00A7550C"/>
    <w:rsid w:val="00A758BA"/>
    <w:rsid w:val="00A758D8"/>
    <w:rsid w:val="00A75DC2"/>
    <w:rsid w:val="00A76346"/>
    <w:rsid w:val="00A7656C"/>
    <w:rsid w:val="00A7659E"/>
    <w:rsid w:val="00A768DA"/>
    <w:rsid w:val="00A76BC0"/>
    <w:rsid w:val="00A77366"/>
    <w:rsid w:val="00A774B9"/>
    <w:rsid w:val="00A77684"/>
    <w:rsid w:val="00A77E93"/>
    <w:rsid w:val="00A77EC4"/>
    <w:rsid w:val="00A77F8F"/>
    <w:rsid w:val="00A804B6"/>
    <w:rsid w:val="00A80674"/>
    <w:rsid w:val="00A808DD"/>
    <w:rsid w:val="00A80CE9"/>
    <w:rsid w:val="00A81070"/>
    <w:rsid w:val="00A814EC"/>
    <w:rsid w:val="00A81674"/>
    <w:rsid w:val="00A81978"/>
    <w:rsid w:val="00A82AE7"/>
    <w:rsid w:val="00A82E23"/>
    <w:rsid w:val="00A82F61"/>
    <w:rsid w:val="00A83010"/>
    <w:rsid w:val="00A83119"/>
    <w:rsid w:val="00A83263"/>
    <w:rsid w:val="00A8348A"/>
    <w:rsid w:val="00A83F63"/>
    <w:rsid w:val="00A8479F"/>
    <w:rsid w:val="00A848BB"/>
    <w:rsid w:val="00A84F83"/>
    <w:rsid w:val="00A84F88"/>
    <w:rsid w:val="00A8507F"/>
    <w:rsid w:val="00A8526B"/>
    <w:rsid w:val="00A852DD"/>
    <w:rsid w:val="00A854EE"/>
    <w:rsid w:val="00A85691"/>
    <w:rsid w:val="00A857B3"/>
    <w:rsid w:val="00A85AED"/>
    <w:rsid w:val="00A85B52"/>
    <w:rsid w:val="00A85CC9"/>
    <w:rsid w:val="00A85DFF"/>
    <w:rsid w:val="00A85EBE"/>
    <w:rsid w:val="00A860A2"/>
    <w:rsid w:val="00A86786"/>
    <w:rsid w:val="00A86CEE"/>
    <w:rsid w:val="00A8728C"/>
    <w:rsid w:val="00A8774D"/>
    <w:rsid w:val="00A87813"/>
    <w:rsid w:val="00A9042B"/>
    <w:rsid w:val="00A906CB"/>
    <w:rsid w:val="00A91064"/>
    <w:rsid w:val="00A9110B"/>
    <w:rsid w:val="00A9111C"/>
    <w:rsid w:val="00A91282"/>
    <w:rsid w:val="00A91BC9"/>
    <w:rsid w:val="00A91EA7"/>
    <w:rsid w:val="00A92116"/>
    <w:rsid w:val="00A9232B"/>
    <w:rsid w:val="00A92BF4"/>
    <w:rsid w:val="00A92C99"/>
    <w:rsid w:val="00A92D45"/>
    <w:rsid w:val="00A92E7F"/>
    <w:rsid w:val="00A9311B"/>
    <w:rsid w:val="00A93477"/>
    <w:rsid w:val="00A93588"/>
    <w:rsid w:val="00A9383B"/>
    <w:rsid w:val="00A939FC"/>
    <w:rsid w:val="00A93CA5"/>
    <w:rsid w:val="00A93DC9"/>
    <w:rsid w:val="00A93F06"/>
    <w:rsid w:val="00A94AAF"/>
    <w:rsid w:val="00A94F63"/>
    <w:rsid w:val="00A9507C"/>
    <w:rsid w:val="00A953E6"/>
    <w:rsid w:val="00A95476"/>
    <w:rsid w:val="00A95A02"/>
    <w:rsid w:val="00A961E3"/>
    <w:rsid w:val="00A96331"/>
    <w:rsid w:val="00A96366"/>
    <w:rsid w:val="00A96C0E"/>
    <w:rsid w:val="00A97129"/>
    <w:rsid w:val="00A972AA"/>
    <w:rsid w:val="00A972B5"/>
    <w:rsid w:val="00A97571"/>
    <w:rsid w:val="00A9768B"/>
    <w:rsid w:val="00A97B2D"/>
    <w:rsid w:val="00A97BAC"/>
    <w:rsid w:val="00A97BE4"/>
    <w:rsid w:val="00A97E0D"/>
    <w:rsid w:val="00AA0598"/>
    <w:rsid w:val="00AA0B2E"/>
    <w:rsid w:val="00AA0BA4"/>
    <w:rsid w:val="00AA0BA8"/>
    <w:rsid w:val="00AA0C74"/>
    <w:rsid w:val="00AA12BF"/>
    <w:rsid w:val="00AA176C"/>
    <w:rsid w:val="00AA184C"/>
    <w:rsid w:val="00AA19DC"/>
    <w:rsid w:val="00AA1F0D"/>
    <w:rsid w:val="00AA2B4F"/>
    <w:rsid w:val="00AA2DB6"/>
    <w:rsid w:val="00AA2FAD"/>
    <w:rsid w:val="00AA3097"/>
    <w:rsid w:val="00AA3163"/>
    <w:rsid w:val="00AA3204"/>
    <w:rsid w:val="00AA33BA"/>
    <w:rsid w:val="00AA37C9"/>
    <w:rsid w:val="00AA37EC"/>
    <w:rsid w:val="00AA3B10"/>
    <w:rsid w:val="00AA3F3B"/>
    <w:rsid w:val="00AA42EF"/>
    <w:rsid w:val="00AA4479"/>
    <w:rsid w:val="00AA4B18"/>
    <w:rsid w:val="00AA589F"/>
    <w:rsid w:val="00AA5F03"/>
    <w:rsid w:val="00AA6967"/>
    <w:rsid w:val="00AA70EB"/>
    <w:rsid w:val="00AA7766"/>
    <w:rsid w:val="00AA780F"/>
    <w:rsid w:val="00AA7C36"/>
    <w:rsid w:val="00AB084B"/>
    <w:rsid w:val="00AB0BFF"/>
    <w:rsid w:val="00AB1527"/>
    <w:rsid w:val="00AB1637"/>
    <w:rsid w:val="00AB16C3"/>
    <w:rsid w:val="00AB1B46"/>
    <w:rsid w:val="00AB2193"/>
    <w:rsid w:val="00AB2456"/>
    <w:rsid w:val="00AB348A"/>
    <w:rsid w:val="00AB3501"/>
    <w:rsid w:val="00AB3544"/>
    <w:rsid w:val="00AB3592"/>
    <w:rsid w:val="00AB3836"/>
    <w:rsid w:val="00AB3837"/>
    <w:rsid w:val="00AB3895"/>
    <w:rsid w:val="00AB4020"/>
    <w:rsid w:val="00AB43F5"/>
    <w:rsid w:val="00AB49EB"/>
    <w:rsid w:val="00AB4B39"/>
    <w:rsid w:val="00AB4E24"/>
    <w:rsid w:val="00AB5172"/>
    <w:rsid w:val="00AB5333"/>
    <w:rsid w:val="00AB53C7"/>
    <w:rsid w:val="00AB5648"/>
    <w:rsid w:val="00AB56BB"/>
    <w:rsid w:val="00AB5935"/>
    <w:rsid w:val="00AB5EC3"/>
    <w:rsid w:val="00AB5FF1"/>
    <w:rsid w:val="00AB600B"/>
    <w:rsid w:val="00AB6119"/>
    <w:rsid w:val="00AB629E"/>
    <w:rsid w:val="00AB6676"/>
    <w:rsid w:val="00AB6B92"/>
    <w:rsid w:val="00AB6DA7"/>
    <w:rsid w:val="00AB73B7"/>
    <w:rsid w:val="00AB78A0"/>
    <w:rsid w:val="00AB7A24"/>
    <w:rsid w:val="00AB7CC7"/>
    <w:rsid w:val="00AB7F47"/>
    <w:rsid w:val="00AC0729"/>
    <w:rsid w:val="00AC0798"/>
    <w:rsid w:val="00AC0D3E"/>
    <w:rsid w:val="00AC14B6"/>
    <w:rsid w:val="00AC16B9"/>
    <w:rsid w:val="00AC1837"/>
    <w:rsid w:val="00AC1966"/>
    <w:rsid w:val="00AC198F"/>
    <w:rsid w:val="00AC1B7B"/>
    <w:rsid w:val="00AC22B2"/>
    <w:rsid w:val="00AC24D8"/>
    <w:rsid w:val="00AC2F0D"/>
    <w:rsid w:val="00AC3023"/>
    <w:rsid w:val="00AC3470"/>
    <w:rsid w:val="00AC3EB4"/>
    <w:rsid w:val="00AC3F1C"/>
    <w:rsid w:val="00AC4666"/>
    <w:rsid w:val="00AC4707"/>
    <w:rsid w:val="00AC47A2"/>
    <w:rsid w:val="00AC4854"/>
    <w:rsid w:val="00AC537D"/>
    <w:rsid w:val="00AC56ED"/>
    <w:rsid w:val="00AC5D47"/>
    <w:rsid w:val="00AC5D67"/>
    <w:rsid w:val="00AC5D84"/>
    <w:rsid w:val="00AC5DE9"/>
    <w:rsid w:val="00AC6725"/>
    <w:rsid w:val="00AC6B8E"/>
    <w:rsid w:val="00AC7FA8"/>
    <w:rsid w:val="00AD02BA"/>
    <w:rsid w:val="00AD0851"/>
    <w:rsid w:val="00AD0C84"/>
    <w:rsid w:val="00AD1387"/>
    <w:rsid w:val="00AD141B"/>
    <w:rsid w:val="00AD1730"/>
    <w:rsid w:val="00AD177F"/>
    <w:rsid w:val="00AD1FE2"/>
    <w:rsid w:val="00AD231F"/>
    <w:rsid w:val="00AD256D"/>
    <w:rsid w:val="00AD270A"/>
    <w:rsid w:val="00AD2AE5"/>
    <w:rsid w:val="00AD2C4F"/>
    <w:rsid w:val="00AD2ECE"/>
    <w:rsid w:val="00AD33BE"/>
    <w:rsid w:val="00AD34BF"/>
    <w:rsid w:val="00AD359F"/>
    <w:rsid w:val="00AD35D3"/>
    <w:rsid w:val="00AD38EB"/>
    <w:rsid w:val="00AD4024"/>
    <w:rsid w:val="00AD428E"/>
    <w:rsid w:val="00AD4F5C"/>
    <w:rsid w:val="00AD52BB"/>
    <w:rsid w:val="00AD53C7"/>
    <w:rsid w:val="00AD53DA"/>
    <w:rsid w:val="00AD5660"/>
    <w:rsid w:val="00AD5ADE"/>
    <w:rsid w:val="00AD5DDD"/>
    <w:rsid w:val="00AD5E1E"/>
    <w:rsid w:val="00AD6904"/>
    <w:rsid w:val="00AD6C58"/>
    <w:rsid w:val="00AD6D5E"/>
    <w:rsid w:val="00AD7084"/>
    <w:rsid w:val="00AD7A28"/>
    <w:rsid w:val="00AD7C54"/>
    <w:rsid w:val="00AD7EB7"/>
    <w:rsid w:val="00AD7F1D"/>
    <w:rsid w:val="00AE03B9"/>
    <w:rsid w:val="00AE07B6"/>
    <w:rsid w:val="00AE098F"/>
    <w:rsid w:val="00AE0F21"/>
    <w:rsid w:val="00AE153C"/>
    <w:rsid w:val="00AE1725"/>
    <w:rsid w:val="00AE1828"/>
    <w:rsid w:val="00AE1829"/>
    <w:rsid w:val="00AE205F"/>
    <w:rsid w:val="00AE21C6"/>
    <w:rsid w:val="00AE234B"/>
    <w:rsid w:val="00AE2781"/>
    <w:rsid w:val="00AE2C47"/>
    <w:rsid w:val="00AE2CE8"/>
    <w:rsid w:val="00AE2CFC"/>
    <w:rsid w:val="00AE2DA2"/>
    <w:rsid w:val="00AE3009"/>
    <w:rsid w:val="00AE3150"/>
    <w:rsid w:val="00AE3A59"/>
    <w:rsid w:val="00AE3FC2"/>
    <w:rsid w:val="00AE5613"/>
    <w:rsid w:val="00AE5742"/>
    <w:rsid w:val="00AE584C"/>
    <w:rsid w:val="00AE5B61"/>
    <w:rsid w:val="00AE6B8D"/>
    <w:rsid w:val="00AE6ED4"/>
    <w:rsid w:val="00AE72FE"/>
    <w:rsid w:val="00AE74B5"/>
    <w:rsid w:val="00AE7A42"/>
    <w:rsid w:val="00AE7C29"/>
    <w:rsid w:val="00AE7E25"/>
    <w:rsid w:val="00AF041A"/>
    <w:rsid w:val="00AF0F78"/>
    <w:rsid w:val="00AF136C"/>
    <w:rsid w:val="00AF13B8"/>
    <w:rsid w:val="00AF1AEA"/>
    <w:rsid w:val="00AF2120"/>
    <w:rsid w:val="00AF24F0"/>
    <w:rsid w:val="00AF2C40"/>
    <w:rsid w:val="00AF300F"/>
    <w:rsid w:val="00AF3508"/>
    <w:rsid w:val="00AF3698"/>
    <w:rsid w:val="00AF36FF"/>
    <w:rsid w:val="00AF38AB"/>
    <w:rsid w:val="00AF39F9"/>
    <w:rsid w:val="00AF3ECE"/>
    <w:rsid w:val="00AF4442"/>
    <w:rsid w:val="00AF4562"/>
    <w:rsid w:val="00AF4A0E"/>
    <w:rsid w:val="00AF4DB6"/>
    <w:rsid w:val="00AF5413"/>
    <w:rsid w:val="00AF5809"/>
    <w:rsid w:val="00AF5D76"/>
    <w:rsid w:val="00AF5FF0"/>
    <w:rsid w:val="00AF65F5"/>
    <w:rsid w:val="00AF75C4"/>
    <w:rsid w:val="00AF75CE"/>
    <w:rsid w:val="00AF76C8"/>
    <w:rsid w:val="00AF7988"/>
    <w:rsid w:val="00AF79B5"/>
    <w:rsid w:val="00B0064E"/>
    <w:rsid w:val="00B00A26"/>
    <w:rsid w:val="00B00F2F"/>
    <w:rsid w:val="00B011B2"/>
    <w:rsid w:val="00B0127E"/>
    <w:rsid w:val="00B013A5"/>
    <w:rsid w:val="00B01489"/>
    <w:rsid w:val="00B019DF"/>
    <w:rsid w:val="00B01D70"/>
    <w:rsid w:val="00B01F4C"/>
    <w:rsid w:val="00B02689"/>
    <w:rsid w:val="00B02A45"/>
    <w:rsid w:val="00B02C9F"/>
    <w:rsid w:val="00B0320C"/>
    <w:rsid w:val="00B038F2"/>
    <w:rsid w:val="00B03988"/>
    <w:rsid w:val="00B03A11"/>
    <w:rsid w:val="00B03D21"/>
    <w:rsid w:val="00B0403F"/>
    <w:rsid w:val="00B04548"/>
    <w:rsid w:val="00B04705"/>
    <w:rsid w:val="00B05968"/>
    <w:rsid w:val="00B05A52"/>
    <w:rsid w:val="00B05B94"/>
    <w:rsid w:val="00B0607F"/>
    <w:rsid w:val="00B0610C"/>
    <w:rsid w:val="00B0615C"/>
    <w:rsid w:val="00B061C8"/>
    <w:rsid w:val="00B0675D"/>
    <w:rsid w:val="00B06C51"/>
    <w:rsid w:val="00B06D4C"/>
    <w:rsid w:val="00B07259"/>
    <w:rsid w:val="00B0752B"/>
    <w:rsid w:val="00B07570"/>
    <w:rsid w:val="00B07665"/>
    <w:rsid w:val="00B07989"/>
    <w:rsid w:val="00B07CBE"/>
    <w:rsid w:val="00B07FB9"/>
    <w:rsid w:val="00B107F4"/>
    <w:rsid w:val="00B10873"/>
    <w:rsid w:val="00B10B17"/>
    <w:rsid w:val="00B10D27"/>
    <w:rsid w:val="00B10E31"/>
    <w:rsid w:val="00B11415"/>
    <w:rsid w:val="00B117D7"/>
    <w:rsid w:val="00B11ADC"/>
    <w:rsid w:val="00B11AE2"/>
    <w:rsid w:val="00B11C0F"/>
    <w:rsid w:val="00B11D0F"/>
    <w:rsid w:val="00B11DD3"/>
    <w:rsid w:val="00B1259D"/>
    <w:rsid w:val="00B12605"/>
    <w:rsid w:val="00B12B49"/>
    <w:rsid w:val="00B1301E"/>
    <w:rsid w:val="00B13026"/>
    <w:rsid w:val="00B134E5"/>
    <w:rsid w:val="00B14115"/>
    <w:rsid w:val="00B152DA"/>
    <w:rsid w:val="00B1565A"/>
    <w:rsid w:val="00B158F9"/>
    <w:rsid w:val="00B15A28"/>
    <w:rsid w:val="00B15B41"/>
    <w:rsid w:val="00B15EE5"/>
    <w:rsid w:val="00B16977"/>
    <w:rsid w:val="00B17B01"/>
    <w:rsid w:val="00B17B7D"/>
    <w:rsid w:val="00B201D8"/>
    <w:rsid w:val="00B205BA"/>
    <w:rsid w:val="00B208D1"/>
    <w:rsid w:val="00B20A5B"/>
    <w:rsid w:val="00B21501"/>
    <w:rsid w:val="00B215AF"/>
    <w:rsid w:val="00B21A5B"/>
    <w:rsid w:val="00B221A4"/>
    <w:rsid w:val="00B221C7"/>
    <w:rsid w:val="00B22873"/>
    <w:rsid w:val="00B2293E"/>
    <w:rsid w:val="00B22BF1"/>
    <w:rsid w:val="00B23001"/>
    <w:rsid w:val="00B230A9"/>
    <w:rsid w:val="00B230D6"/>
    <w:rsid w:val="00B23151"/>
    <w:rsid w:val="00B235DD"/>
    <w:rsid w:val="00B23B87"/>
    <w:rsid w:val="00B23C1A"/>
    <w:rsid w:val="00B24117"/>
    <w:rsid w:val="00B243B3"/>
    <w:rsid w:val="00B246A1"/>
    <w:rsid w:val="00B248FC"/>
    <w:rsid w:val="00B24A92"/>
    <w:rsid w:val="00B24ABC"/>
    <w:rsid w:val="00B25027"/>
    <w:rsid w:val="00B251F7"/>
    <w:rsid w:val="00B251FB"/>
    <w:rsid w:val="00B25431"/>
    <w:rsid w:val="00B256DE"/>
    <w:rsid w:val="00B25C25"/>
    <w:rsid w:val="00B25CE1"/>
    <w:rsid w:val="00B25FD4"/>
    <w:rsid w:val="00B261DA"/>
    <w:rsid w:val="00B26394"/>
    <w:rsid w:val="00B26AC4"/>
    <w:rsid w:val="00B26AC6"/>
    <w:rsid w:val="00B27017"/>
    <w:rsid w:val="00B272D0"/>
    <w:rsid w:val="00B27347"/>
    <w:rsid w:val="00B2734C"/>
    <w:rsid w:val="00B27DCF"/>
    <w:rsid w:val="00B30174"/>
    <w:rsid w:val="00B306BF"/>
    <w:rsid w:val="00B30827"/>
    <w:rsid w:val="00B30A57"/>
    <w:rsid w:val="00B3113D"/>
    <w:rsid w:val="00B31204"/>
    <w:rsid w:val="00B31479"/>
    <w:rsid w:val="00B3179F"/>
    <w:rsid w:val="00B319BC"/>
    <w:rsid w:val="00B31A13"/>
    <w:rsid w:val="00B31D34"/>
    <w:rsid w:val="00B321AF"/>
    <w:rsid w:val="00B3223C"/>
    <w:rsid w:val="00B32293"/>
    <w:rsid w:val="00B3261C"/>
    <w:rsid w:val="00B326CC"/>
    <w:rsid w:val="00B32837"/>
    <w:rsid w:val="00B32B8A"/>
    <w:rsid w:val="00B32EA8"/>
    <w:rsid w:val="00B330DF"/>
    <w:rsid w:val="00B3329C"/>
    <w:rsid w:val="00B332DE"/>
    <w:rsid w:val="00B338D3"/>
    <w:rsid w:val="00B33B1D"/>
    <w:rsid w:val="00B340C0"/>
    <w:rsid w:val="00B341E5"/>
    <w:rsid w:val="00B34348"/>
    <w:rsid w:val="00B343E2"/>
    <w:rsid w:val="00B34534"/>
    <w:rsid w:val="00B34A3F"/>
    <w:rsid w:val="00B34C83"/>
    <w:rsid w:val="00B34C9D"/>
    <w:rsid w:val="00B34D28"/>
    <w:rsid w:val="00B34E14"/>
    <w:rsid w:val="00B34ED1"/>
    <w:rsid w:val="00B35B1A"/>
    <w:rsid w:val="00B35BDA"/>
    <w:rsid w:val="00B360AB"/>
    <w:rsid w:val="00B36283"/>
    <w:rsid w:val="00B36A81"/>
    <w:rsid w:val="00B36DB4"/>
    <w:rsid w:val="00B36F0C"/>
    <w:rsid w:val="00B3740A"/>
    <w:rsid w:val="00B37600"/>
    <w:rsid w:val="00B37D73"/>
    <w:rsid w:val="00B37E6F"/>
    <w:rsid w:val="00B40159"/>
    <w:rsid w:val="00B40696"/>
    <w:rsid w:val="00B41061"/>
    <w:rsid w:val="00B41256"/>
    <w:rsid w:val="00B4195A"/>
    <w:rsid w:val="00B41BB6"/>
    <w:rsid w:val="00B420D8"/>
    <w:rsid w:val="00B42609"/>
    <w:rsid w:val="00B42A73"/>
    <w:rsid w:val="00B42B52"/>
    <w:rsid w:val="00B42F38"/>
    <w:rsid w:val="00B430D1"/>
    <w:rsid w:val="00B43753"/>
    <w:rsid w:val="00B43AB7"/>
    <w:rsid w:val="00B44096"/>
    <w:rsid w:val="00B4438C"/>
    <w:rsid w:val="00B44685"/>
    <w:rsid w:val="00B45400"/>
    <w:rsid w:val="00B45683"/>
    <w:rsid w:val="00B45A3A"/>
    <w:rsid w:val="00B45AB0"/>
    <w:rsid w:val="00B45BD6"/>
    <w:rsid w:val="00B4670B"/>
    <w:rsid w:val="00B4751D"/>
    <w:rsid w:val="00B47531"/>
    <w:rsid w:val="00B475AE"/>
    <w:rsid w:val="00B47B37"/>
    <w:rsid w:val="00B47ED7"/>
    <w:rsid w:val="00B502E3"/>
    <w:rsid w:val="00B509E7"/>
    <w:rsid w:val="00B50B95"/>
    <w:rsid w:val="00B50E7A"/>
    <w:rsid w:val="00B5118E"/>
    <w:rsid w:val="00B51345"/>
    <w:rsid w:val="00B513DF"/>
    <w:rsid w:val="00B516E4"/>
    <w:rsid w:val="00B52000"/>
    <w:rsid w:val="00B52589"/>
    <w:rsid w:val="00B52935"/>
    <w:rsid w:val="00B52A50"/>
    <w:rsid w:val="00B53E2A"/>
    <w:rsid w:val="00B53F23"/>
    <w:rsid w:val="00B54359"/>
    <w:rsid w:val="00B54508"/>
    <w:rsid w:val="00B54520"/>
    <w:rsid w:val="00B559EB"/>
    <w:rsid w:val="00B55D4F"/>
    <w:rsid w:val="00B55D76"/>
    <w:rsid w:val="00B55DD7"/>
    <w:rsid w:val="00B5628B"/>
    <w:rsid w:val="00B56898"/>
    <w:rsid w:val="00B56E93"/>
    <w:rsid w:val="00B57554"/>
    <w:rsid w:val="00B57912"/>
    <w:rsid w:val="00B57A68"/>
    <w:rsid w:val="00B57B5C"/>
    <w:rsid w:val="00B6017C"/>
    <w:rsid w:val="00B6043A"/>
    <w:rsid w:val="00B60448"/>
    <w:rsid w:val="00B604E0"/>
    <w:rsid w:val="00B604E8"/>
    <w:rsid w:val="00B60DFE"/>
    <w:rsid w:val="00B6149F"/>
    <w:rsid w:val="00B61615"/>
    <w:rsid w:val="00B6170A"/>
    <w:rsid w:val="00B61B13"/>
    <w:rsid w:val="00B61E9F"/>
    <w:rsid w:val="00B622AD"/>
    <w:rsid w:val="00B626AD"/>
    <w:rsid w:val="00B62706"/>
    <w:rsid w:val="00B6283C"/>
    <w:rsid w:val="00B636A2"/>
    <w:rsid w:val="00B63731"/>
    <w:rsid w:val="00B639B3"/>
    <w:rsid w:val="00B64D4C"/>
    <w:rsid w:val="00B65BA6"/>
    <w:rsid w:val="00B65E48"/>
    <w:rsid w:val="00B660D1"/>
    <w:rsid w:val="00B66448"/>
    <w:rsid w:val="00B66FA8"/>
    <w:rsid w:val="00B67471"/>
    <w:rsid w:val="00B67666"/>
    <w:rsid w:val="00B676EE"/>
    <w:rsid w:val="00B67E1D"/>
    <w:rsid w:val="00B701A8"/>
    <w:rsid w:val="00B7073F"/>
    <w:rsid w:val="00B70760"/>
    <w:rsid w:val="00B70C2F"/>
    <w:rsid w:val="00B70CA5"/>
    <w:rsid w:val="00B71104"/>
    <w:rsid w:val="00B71377"/>
    <w:rsid w:val="00B714EF"/>
    <w:rsid w:val="00B71836"/>
    <w:rsid w:val="00B71968"/>
    <w:rsid w:val="00B71C80"/>
    <w:rsid w:val="00B71E91"/>
    <w:rsid w:val="00B72568"/>
    <w:rsid w:val="00B72591"/>
    <w:rsid w:val="00B72ABF"/>
    <w:rsid w:val="00B72F5D"/>
    <w:rsid w:val="00B72FB2"/>
    <w:rsid w:val="00B7309B"/>
    <w:rsid w:val="00B733D5"/>
    <w:rsid w:val="00B733F3"/>
    <w:rsid w:val="00B7343E"/>
    <w:rsid w:val="00B737D9"/>
    <w:rsid w:val="00B73951"/>
    <w:rsid w:val="00B742B9"/>
    <w:rsid w:val="00B744E4"/>
    <w:rsid w:val="00B74884"/>
    <w:rsid w:val="00B749E0"/>
    <w:rsid w:val="00B74E6C"/>
    <w:rsid w:val="00B7522F"/>
    <w:rsid w:val="00B756C6"/>
    <w:rsid w:val="00B75821"/>
    <w:rsid w:val="00B7584F"/>
    <w:rsid w:val="00B76095"/>
    <w:rsid w:val="00B761B8"/>
    <w:rsid w:val="00B76244"/>
    <w:rsid w:val="00B76A32"/>
    <w:rsid w:val="00B775BE"/>
    <w:rsid w:val="00B776BA"/>
    <w:rsid w:val="00B77939"/>
    <w:rsid w:val="00B77C61"/>
    <w:rsid w:val="00B80251"/>
    <w:rsid w:val="00B802EE"/>
    <w:rsid w:val="00B80979"/>
    <w:rsid w:val="00B814AE"/>
    <w:rsid w:val="00B8151B"/>
    <w:rsid w:val="00B81FA7"/>
    <w:rsid w:val="00B82239"/>
    <w:rsid w:val="00B827B1"/>
    <w:rsid w:val="00B83076"/>
    <w:rsid w:val="00B8315B"/>
    <w:rsid w:val="00B83174"/>
    <w:rsid w:val="00B8340B"/>
    <w:rsid w:val="00B8373A"/>
    <w:rsid w:val="00B83C95"/>
    <w:rsid w:val="00B83DBA"/>
    <w:rsid w:val="00B8418A"/>
    <w:rsid w:val="00B8429E"/>
    <w:rsid w:val="00B842E7"/>
    <w:rsid w:val="00B845B6"/>
    <w:rsid w:val="00B84778"/>
    <w:rsid w:val="00B8499D"/>
    <w:rsid w:val="00B849ED"/>
    <w:rsid w:val="00B84D19"/>
    <w:rsid w:val="00B85533"/>
    <w:rsid w:val="00B856AE"/>
    <w:rsid w:val="00B85819"/>
    <w:rsid w:val="00B85AE2"/>
    <w:rsid w:val="00B85B00"/>
    <w:rsid w:val="00B85ED0"/>
    <w:rsid w:val="00B85FEB"/>
    <w:rsid w:val="00B8616A"/>
    <w:rsid w:val="00B8632E"/>
    <w:rsid w:val="00B8651B"/>
    <w:rsid w:val="00B867EC"/>
    <w:rsid w:val="00B86E6C"/>
    <w:rsid w:val="00B8701F"/>
    <w:rsid w:val="00B87361"/>
    <w:rsid w:val="00B874A1"/>
    <w:rsid w:val="00B87D1A"/>
    <w:rsid w:val="00B87D45"/>
    <w:rsid w:val="00B87F97"/>
    <w:rsid w:val="00B90219"/>
    <w:rsid w:val="00B90535"/>
    <w:rsid w:val="00B90FED"/>
    <w:rsid w:val="00B918F8"/>
    <w:rsid w:val="00B919FB"/>
    <w:rsid w:val="00B91B40"/>
    <w:rsid w:val="00B91FA5"/>
    <w:rsid w:val="00B91FE1"/>
    <w:rsid w:val="00B928BF"/>
    <w:rsid w:val="00B92C78"/>
    <w:rsid w:val="00B92E87"/>
    <w:rsid w:val="00B932EA"/>
    <w:rsid w:val="00B9330A"/>
    <w:rsid w:val="00B93437"/>
    <w:rsid w:val="00B93628"/>
    <w:rsid w:val="00B93954"/>
    <w:rsid w:val="00B93CBA"/>
    <w:rsid w:val="00B93D5F"/>
    <w:rsid w:val="00B94581"/>
    <w:rsid w:val="00B94740"/>
    <w:rsid w:val="00B9484D"/>
    <w:rsid w:val="00B94CF6"/>
    <w:rsid w:val="00B953AA"/>
    <w:rsid w:val="00B95A9D"/>
    <w:rsid w:val="00B95ABD"/>
    <w:rsid w:val="00B95B2F"/>
    <w:rsid w:val="00B965C3"/>
    <w:rsid w:val="00B96CFC"/>
    <w:rsid w:val="00B96DD9"/>
    <w:rsid w:val="00B9769C"/>
    <w:rsid w:val="00B97916"/>
    <w:rsid w:val="00B9791E"/>
    <w:rsid w:val="00BA0616"/>
    <w:rsid w:val="00BA07C3"/>
    <w:rsid w:val="00BA0989"/>
    <w:rsid w:val="00BA0AA1"/>
    <w:rsid w:val="00BA0C82"/>
    <w:rsid w:val="00BA0C97"/>
    <w:rsid w:val="00BA1360"/>
    <w:rsid w:val="00BA15B9"/>
    <w:rsid w:val="00BA167C"/>
    <w:rsid w:val="00BA1C44"/>
    <w:rsid w:val="00BA20B6"/>
    <w:rsid w:val="00BA27E4"/>
    <w:rsid w:val="00BA354F"/>
    <w:rsid w:val="00BA3592"/>
    <w:rsid w:val="00BA38ED"/>
    <w:rsid w:val="00BA3A76"/>
    <w:rsid w:val="00BA3AD1"/>
    <w:rsid w:val="00BA3D29"/>
    <w:rsid w:val="00BA4040"/>
    <w:rsid w:val="00BA4559"/>
    <w:rsid w:val="00BA50A6"/>
    <w:rsid w:val="00BA50CA"/>
    <w:rsid w:val="00BA50D3"/>
    <w:rsid w:val="00BA51F6"/>
    <w:rsid w:val="00BA5375"/>
    <w:rsid w:val="00BA544A"/>
    <w:rsid w:val="00BA5916"/>
    <w:rsid w:val="00BA653E"/>
    <w:rsid w:val="00BA65AD"/>
    <w:rsid w:val="00BA68C3"/>
    <w:rsid w:val="00BA6A95"/>
    <w:rsid w:val="00BA6D28"/>
    <w:rsid w:val="00BA708B"/>
    <w:rsid w:val="00BB05E8"/>
    <w:rsid w:val="00BB0C52"/>
    <w:rsid w:val="00BB0E36"/>
    <w:rsid w:val="00BB1CDE"/>
    <w:rsid w:val="00BB2B6F"/>
    <w:rsid w:val="00BB2E13"/>
    <w:rsid w:val="00BB2E86"/>
    <w:rsid w:val="00BB2F39"/>
    <w:rsid w:val="00BB3309"/>
    <w:rsid w:val="00BB35AA"/>
    <w:rsid w:val="00BB3774"/>
    <w:rsid w:val="00BB3883"/>
    <w:rsid w:val="00BB3C46"/>
    <w:rsid w:val="00BB3EA2"/>
    <w:rsid w:val="00BB4079"/>
    <w:rsid w:val="00BB42BC"/>
    <w:rsid w:val="00BB4DAE"/>
    <w:rsid w:val="00BB5248"/>
    <w:rsid w:val="00BB5D59"/>
    <w:rsid w:val="00BB5DCE"/>
    <w:rsid w:val="00BB5E03"/>
    <w:rsid w:val="00BB63F3"/>
    <w:rsid w:val="00BB6482"/>
    <w:rsid w:val="00BB6950"/>
    <w:rsid w:val="00BB6D7E"/>
    <w:rsid w:val="00BB6FB6"/>
    <w:rsid w:val="00BB739A"/>
    <w:rsid w:val="00BB7428"/>
    <w:rsid w:val="00BB7523"/>
    <w:rsid w:val="00BB75D4"/>
    <w:rsid w:val="00BB7A82"/>
    <w:rsid w:val="00BB7BF1"/>
    <w:rsid w:val="00BB7D76"/>
    <w:rsid w:val="00BC0054"/>
    <w:rsid w:val="00BC0BE4"/>
    <w:rsid w:val="00BC0DDC"/>
    <w:rsid w:val="00BC124D"/>
    <w:rsid w:val="00BC1379"/>
    <w:rsid w:val="00BC14D5"/>
    <w:rsid w:val="00BC17B4"/>
    <w:rsid w:val="00BC1A20"/>
    <w:rsid w:val="00BC1B6E"/>
    <w:rsid w:val="00BC2247"/>
    <w:rsid w:val="00BC2498"/>
    <w:rsid w:val="00BC25D3"/>
    <w:rsid w:val="00BC27E0"/>
    <w:rsid w:val="00BC28FF"/>
    <w:rsid w:val="00BC2CBC"/>
    <w:rsid w:val="00BC311E"/>
    <w:rsid w:val="00BC3265"/>
    <w:rsid w:val="00BC32A6"/>
    <w:rsid w:val="00BC4380"/>
    <w:rsid w:val="00BC4400"/>
    <w:rsid w:val="00BC447A"/>
    <w:rsid w:val="00BC5317"/>
    <w:rsid w:val="00BC587B"/>
    <w:rsid w:val="00BC5D4C"/>
    <w:rsid w:val="00BC5FCE"/>
    <w:rsid w:val="00BC6248"/>
    <w:rsid w:val="00BC6793"/>
    <w:rsid w:val="00BC680E"/>
    <w:rsid w:val="00BC6B63"/>
    <w:rsid w:val="00BC7147"/>
    <w:rsid w:val="00BC715D"/>
    <w:rsid w:val="00BC7BEC"/>
    <w:rsid w:val="00BC7F09"/>
    <w:rsid w:val="00BD052A"/>
    <w:rsid w:val="00BD05D5"/>
    <w:rsid w:val="00BD0675"/>
    <w:rsid w:val="00BD0A17"/>
    <w:rsid w:val="00BD0A9B"/>
    <w:rsid w:val="00BD0C4A"/>
    <w:rsid w:val="00BD1312"/>
    <w:rsid w:val="00BD1DCF"/>
    <w:rsid w:val="00BD24D2"/>
    <w:rsid w:val="00BD2C28"/>
    <w:rsid w:val="00BD2CE3"/>
    <w:rsid w:val="00BD3169"/>
    <w:rsid w:val="00BD34FE"/>
    <w:rsid w:val="00BD352F"/>
    <w:rsid w:val="00BD3BF2"/>
    <w:rsid w:val="00BD3CC1"/>
    <w:rsid w:val="00BD3D36"/>
    <w:rsid w:val="00BD4071"/>
    <w:rsid w:val="00BD4733"/>
    <w:rsid w:val="00BD47CE"/>
    <w:rsid w:val="00BD4F74"/>
    <w:rsid w:val="00BD5855"/>
    <w:rsid w:val="00BD59D9"/>
    <w:rsid w:val="00BD5AC4"/>
    <w:rsid w:val="00BD5DE3"/>
    <w:rsid w:val="00BD5E6D"/>
    <w:rsid w:val="00BD5E87"/>
    <w:rsid w:val="00BD667F"/>
    <w:rsid w:val="00BD68EC"/>
    <w:rsid w:val="00BD6ACD"/>
    <w:rsid w:val="00BD7210"/>
    <w:rsid w:val="00BD7241"/>
    <w:rsid w:val="00BD732E"/>
    <w:rsid w:val="00BD76E9"/>
    <w:rsid w:val="00BD7907"/>
    <w:rsid w:val="00BD7A84"/>
    <w:rsid w:val="00BD7BFC"/>
    <w:rsid w:val="00BE0BE8"/>
    <w:rsid w:val="00BE0EBD"/>
    <w:rsid w:val="00BE0F54"/>
    <w:rsid w:val="00BE127C"/>
    <w:rsid w:val="00BE1C39"/>
    <w:rsid w:val="00BE2121"/>
    <w:rsid w:val="00BE28A3"/>
    <w:rsid w:val="00BE2E49"/>
    <w:rsid w:val="00BE301D"/>
    <w:rsid w:val="00BE34CE"/>
    <w:rsid w:val="00BE36C5"/>
    <w:rsid w:val="00BE3880"/>
    <w:rsid w:val="00BE3BA2"/>
    <w:rsid w:val="00BE3C2D"/>
    <w:rsid w:val="00BE42DA"/>
    <w:rsid w:val="00BE4307"/>
    <w:rsid w:val="00BE4BBB"/>
    <w:rsid w:val="00BE4C7C"/>
    <w:rsid w:val="00BE4F83"/>
    <w:rsid w:val="00BE5969"/>
    <w:rsid w:val="00BE5A44"/>
    <w:rsid w:val="00BE5B4D"/>
    <w:rsid w:val="00BE66F2"/>
    <w:rsid w:val="00BE67E2"/>
    <w:rsid w:val="00BE7002"/>
    <w:rsid w:val="00BE74B5"/>
    <w:rsid w:val="00BE77DB"/>
    <w:rsid w:val="00BE7C91"/>
    <w:rsid w:val="00BE7DCC"/>
    <w:rsid w:val="00BE7EC2"/>
    <w:rsid w:val="00BF01FC"/>
    <w:rsid w:val="00BF0544"/>
    <w:rsid w:val="00BF0CFF"/>
    <w:rsid w:val="00BF0D1D"/>
    <w:rsid w:val="00BF0E1D"/>
    <w:rsid w:val="00BF1035"/>
    <w:rsid w:val="00BF124D"/>
    <w:rsid w:val="00BF1424"/>
    <w:rsid w:val="00BF15A6"/>
    <w:rsid w:val="00BF162F"/>
    <w:rsid w:val="00BF1AAA"/>
    <w:rsid w:val="00BF1FFB"/>
    <w:rsid w:val="00BF20E3"/>
    <w:rsid w:val="00BF2251"/>
    <w:rsid w:val="00BF2C58"/>
    <w:rsid w:val="00BF2CB4"/>
    <w:rsid w:val="00BF2E3D"/>
    <w:rsid w:val="00BF2EFE"/>
    <w:rsid w:val="00BF32A5"/>
    <w:rsid w:val="00BF3A61"/>
    <w:rsid w:val="00BF40E5"/>
    <w:rsid w:val="00BF42C8"/>
    <w:rsid w:val="00BF460A"/>
    <w:rsid w:val="00BF48B5"/>
    <w:rsid w:val="00BF48CA"/>
    <w:rsid w:val="00BF49C8"/>
    <w:rsid w:val="00BF4F92"/>
    <w:rsid w:val="00BF5085"/>
    <w:rsid w:val="00BF522F"/>
    <w:rsid w:val="00BF5F5A"/>
    <w:rsid w:val="00BF5F9F"/>
    <w:rsid w:val="00BF6019"/>
    <w:rsid w:val="00BF60F5"/>
    <w:rsid w:val="00BF6399"/>
    <w:rsid w:val="00BF70D6"/>
    <w:rsid w:val="00BF7857"/>
    <w:rsid w:val="00BF7A11"/>
    <w:rsid w:val="00BF7F4C"/>
    <w:rsid w:val="00C00A2D"/>
    <w:rsid w:val="00C00FFC"/>
    <w:rsid w:val="00C01055"/>
    <w:rsid w:val="00C01741"/>
    <w:rsid w:val="00C019A5"/>
    <w:rsid w:val="00C01B7D"/>
    <w:rsid w:val="00C0261E"/>
    <w:rsid w:val="00C0274C"/>
    <w:rsid w:val="00C0291F"/>
    <w:rsid w:val="00C02B12"/>
    <w:rsid w:val="00C02B50"/>
    <w:rsid w:val="00C03561"/>
    <w:rsid w:val="00C03969"/>
    <w:rsid w:val="00C03F7E"/>
    <w:rsid w:val="00C04064"/>
    <w:rsid w:val="00C040A1"/>
    <w:rsid w:val="00C043DE"/>
    <w:rsid w:val="00C0448C"/>
    <w:rsid w:val="00C04631"/>
    <w:rsid w:val="00C058E5"/>
    <w:rsid w:val="00C06921"/>
    <w:rsid w:val="00C073FE"/>
    <w:rsid w:val="00C078B5"/>
    <w:rsid w:val="00C07973"/>
    <w:rsid w:val="00C07AD1"/>
    <w:rsid w:val="00C07F55"/>
    <w:rsid w:val="00C1032F"/>
    <w:rsid w:val="00C103C1"/>
    <w:rsid w:val="00C10542"/>
    <w:rsid w:val="00C107B5"/>
    <w:rsid w:val="00C10911"/>
    <w:rsid w:val="00C10A19"/>
    <w:rsid w:val="00C10A96"/>
    <w:rsid w:val="00C10BA7"/>
    <w:rsid w:val="00C10BFE"/>
    <w:rsid w:val="00C10E7A"/>
    <w:rsid w:val="00C10EC4"/>
    <w:rsid w:val="00C11743"/>
    <w:rsid w:val="00C117AC"/>
    <w:rsid w:val="00C1183C"/>
    <w:rsid w:val="00C11CB5"/>
    <w:rsid w:val="00C11EB0"/>
    <w:rsid w:val="00C12562"/>
    <w:rsid w:val="00C12A0E"/>
    <w:rsid w:val="00C12A11"/>
    <w:rsid w:val="00C12C83"/>
    <w:rsid w:val="00C12E85"/>
    <w:rsid w:val="00C131FD"/>
    <w:rsid w:val="00C13259"/>
    <w:rsid w:val="00C1348E"/>
    <w:rsid w:val="00C13821"/>
    <w:rsid w:val="00C139A1"/>
    <w:rsid w:val="00C13BAC"/>
    <w:rsid w:val="00C13D34"/>
    <w:rsid w:val="00C1448C"/>
    <w:rsid w:val="00C14BA7"/>
    <w:rsid w:val="00C14E4F"/>
    <w:rsid w:val="00C158A5"/>
    <w:rsid w:val="00C15D49"/>
    <w:rsid w:val="00C15EA7"/>
    <w:rsid w:val="00C15F5F"/>
    <w:rsid w:val="00C168B1"/>
    <w:rsid w:val="00C16E0A"/>
    <w:rsid w:val="00C17149"/>
    <w:rsid w:val="00C17757"/>
    <w:rsid w:val="00C1779D"/>
    <w:rsid w:val="00C17A0F"/>
    <w:rsid w:val="00C17ACA"/>
    <w:rsid w:val="00C17FD9"/>
    <w:rsid w:val="00C200F4"/>
    <w:rsid w:val="00C20283"/>
    <w:rsid w:val="00C2069D"/>
    <w:rsid w:val="00C20954"/>
    <w:rsid w:val="00C20B3A"/>
    <w:rsid w:val="00C20C94"/>
    <w:rsid w:val="00C21ACA"/>
    <w:rsid w:val="00C21BC0"/>
    <w:rsid w:val="00C21C3C"/>
    <w:rsid w:val="00C22060"/>
    <w:rsid w:val="00C22443"/>
    <w:rsid w:val="00C22989"/>
    <w:rsid w:val="00C22D76"/>
    <w:rsid w:val="00C22DCB"/>
    <w:rsid w:val="00C22E9A"/>
    <w:rsid w:val="00C23C64"/>
    <w:rsid w:val="00C23E0B"/>
    <w:rsid w:val="00C244CE"/>
    <w:rsid w:val="00C2451D"/>
    <w:rsid w:val="00C24668"/>
    <w:rsid w:val="00C246BA"/>
    <w:rsid w:val="00C24796"/>
    <w:rsid w:val="00C24A99"/>
    <w:rsid w:val="00C255D9"/>
    <w:rsid w:val="00C256C6"/>
    <w:rsid w:val="00C258C4"/>
    <w:rsid w:val="00C25D10"/>
    <w:rsid w:val="00C26352"/>
    <w:rsid w:val="00C26715"/>
    <w:rsid w:val="00C26F77"/>
    <w:rsid w:val="00C27DA9"/>
    <w:rsid w:val="00C300AB"/>
    <w:rsid w:val="00C30677"/>
    <w:rsid w:val="00C3101C"/>
    <w:rsid w:val="00C3139F"/>
    <w:rsid w:val="00C31918"/>
    <w:rsid w:val="00C31C0C"/>
    <w:rsid w:val="00C325D4"/>
    <w:rsid w:val="00C32FAD"/>
    <w:rsid w:val="00C33126"/>
    <w:rsid w:val="00C3315A"/>
    <w:rsid w:val="00C331FE"/>
    <w:rsid w:val="00C33B4B"/>
    <w:rsid w:val="00C340FF"/>
    <w:rsid w:val="00C34419"/>
    <w:rsid w:val="00C3441A"/>
    <w:rsid w:val="00C34817"/>
    <w:rsid w:val="00C34C9D"/>
    <w:rsid w:val="00C351F2"/>
    <w:rsid w:val="00C353AF"/>
    <w:rsid w:val="00C35808"/>
    <w:rsid w:val="00C35B24"/>
    <w:rsid w:val="00C35E74"/>
    <w:rsid w:val="00C35E79"/>
    <w:rsid w:val="00C3679B"/>
    <w:rsid w:val="00C36934"/>
    <w:rsid w:val="00C376D4"/>
    <w:rsid w:val="00C376F1"/>
    <w:rsid w:val="00C37807"/>
    <w:rsid w:val="00C37AB1"/>
    <w:rsid w:val="00C37DC7"/>
    <w:rsid w:val="00C37FE1"/>
    <w:rsid w:val="00C401A5"/>
    <w:rsid w:val="00C40545"/>
    <w:rsid w:val="00C40574"/>
    <w:rsid w:val="00C40810"/>
    <w:rsid w:val="00C40B94"/>
    <w:rsid w:val="00C40B98"/>
    <w:rsid w:val="00C40EBA"/>
    <w:rsid w:val="00C41535"/>
    <w:rsid w:val="00C418C8"/>
    <w:rsid w:val="00C41A3F"/>
    <w:rsid w:val="00C41CE1"/>
    <w:rsid w:val="00C4201D"/>
    <w:rsid w:val="00C423B7"/>
    <w:rsid w:val="00C424A6"/>
    <w:rsid w:val="00C42815"/>
    <w:rsid w:val="00C428E4"/>
    <w:rsid w:val="00C4299E"/>
    <w:rsid w:val="00C42CDF"/>
    <w:rsid w:val="00C438C8"/>
    <w:rsid w:val="00C438F5"/>
    <w:rsid w:val="00C43AC8"/>
    <w:rsid w:val="00C43AE9"/>
    <w:rsid w:val="00C43BC6"/>
    <w:rsid w:val="00C4406C"/>
    <w:rsid w:val="00C44394"/>
    <w:rsid w:val="00C44A7B"/>
    <w:rsid w:val="00C44EC6"/>
    <w:rsid w:val="00C45514"/>
    <w:rsid w:val="00C45CCE"/>
    <w:rsid w:val="00C467A2"/>
    <w:rsid w:val="00C46D3F"/>
    <w:rsid w:val="00C47066"/>
    <w:rsid w:val="00C47230"/>
    <w:rsid w:val="00C4727B"/>
    <w:rsid w:val="00C472A8"/>
    <w:rsid w:val="00C47304"/>
    <w:rsid w:val="00C474DA"/>
    <w:rsid w:val="00C47774"/>
    <w:rsid w:val="00C4784F"/>
    <w:rsid w:val="00C4790D"/>
    <w:rsid w:val="00C47940"/>
    <w:rsid w:val="00C47BAE"/>
    <w:rsid w:val="00C47F8F"/>
    <w:rsid w:val="00C50F05"/>
    <w:rsid w:val="00C51C67"/>
    <w:rsid w:val="00C51DFE"/>
    <w:rsid w:val="00C520B4"/>
    <w:rsid w:val="00C5213D"/>
    <w:rsid w:val="00C522CD"/>
    <w:rsid w:val="00C52389"/>
    <w:rsid w:val="00C5280B"/>
    <w:rsid w:val="00C52B2E"/>
    <w:rsid w:val="00C52CA1"/>
    <w:rsid w:val="00C52D6D"/>
    <w:rsid w:val="00C52E4F"/>
    <w:rsid w:val="00C53403"/>
    <w:rsid w:val="00C541F3"/>
    <w:rsid w:val="00C542BB"/>
    <w:rsid w:val="00C54488"/>
    <w:rsid w:val="00C54F2F"/>
    <w:rsid w:val="00C54F5F"/>
    <w:rsid w:val="00C54FCB"/>
    <w:rsid w:val="00C55052"/>
    <w:rsid w:val="00C5514B"/>
    <w:rsid w:val="00C5514E"/>
    <w:rsid w:val="00C5516E"/>
    <w:rsid w:val="00C555BA"/>
    <w:rsid w:val="00C558D9"/>
    <w:rsid w:val="00C55C5D"/>
    <w:rsid w:val="00C55F71"/>
    <w:rsid w:val="00C55FBE"/>
    <w:rsid w:val="00C56469"/>
    <w:rsid w:val="00C56E09"/>
    <w:rsid w:val="00C57554"/>
    <w:rsid w:val="00C57745"/>
    <w:rsid w:val="00C57904"/>
    <w:rsid w:val="00C57A92"/>
    <w:rsid w:val="00C60350"/>
    <w:rsid w:val="00C603E5"/>
    <w:rsid w:val="00C60586"/>
    <w:rsid w:val="00C6062B"/>
    <w:rsid w:val="00C60D1D"/>
    <w:rsid w:val="00C60E60"/>
    <w:rsid w:val="00C60F90"/>
    <w:rsid w:val="00C60FB6"/>
    <w:rsid w:val="00C61481"/>
    <w:rsid w:val="00C61AC3"/>
    <w:rsid w:val="00C61B43"/>
    <w:rsid w:val="00C61B72"/>
    <w:rsid w:val="00C61CCB"/>
    <w:rsid w:val="00C61D90"/>
    <w:rsid w:val="00C61F37"/>
    <w:rsid w:val="00C62051"/>
    <w:rsid w:val="00C6257A"/>
    <w:rsid w:val="00C626E6"/>
    <w:rsid w:val="00C62CB3"/>
    <w:rsid w:val="00C63495"/>
    <w:rsid w:val="00C638CE"/>
    <w:rsid w:val="00C63958"/>
    <w:rsid w:val="00C63A73"/>
    <w:rsid w:val="00C63D1A"/>
    <w:rsid w:val="00C63D60"/>
    <w:rsid w:val="00C63DA0"/>
    <w:rsid w:val="00C640C0"/>
    <w:rsid w:val="00C64886"/>
    <w:rsid w:val="00C64A4F"/>
    <w:rsid w:val="00C64B2A"/>
    <w:rsid w:val="00C64EB4"/>
    <w:rsid w:val="00C651D4"/>
    <w:rsid w:val="00C6520C"/>
    <w:rsid w:val="00C65BF6"/>
    <w:rsid w:val="00C65C60"/>
    <w:rsid w:val="00C6610A"/>
    <w:rsid w:val="00C6677A"/>
    <w:rsid w:val="00C667C9"/>
    <w:rsid w:val="00C66C90"/>
    <w:rsid w:val="00C67046"/>
    <w:rsid w:val="00C6722A"/>
    <w:rsid w:val="00C672BF"/>
    <w:rsid w:val="00C67531"/>
    <w:rsid w:val="00C67816"/>
    <w:rsid w:val="00C67983"/>
    <w:rsid w:val="00C67BE8"/>
    <w:rsid w:val="00C7016B"/>
    <w:rsid w:val="00C7061C"/>
    <w:rsid w:val="00C71695"/>
    <w:rsid w:val="00C71B82"/>
    <w:rsid w:val="00C71C52"/>
    <w:rsid w:val="00C71E27"/>
    <w:rsid w:val="00C71E53"/>
    <w:rsid w:val="00C71F48"/>
    <w:rsid w:val="00C729E4"/>
    <w:rsid w:val="00C72A55"/>
    <w:rsid w:val="00C7338B"/>
    <w:rsid w:val="00C736C8"/>
    <w:rsid w:val="00C73A6D"/>
    <w:rsid w:val="00C73AC9"/>
    <w:rsid w:val="00C73E77"/>
    <w:rsid w:val="00C74506"/>
    <w:rsid w:val="00C74A68"/>
    <w:rsid w:val="00C74AAE"/>
    <w:rsid w:val="00C74C05"/>
    <w:rsid w:val="00C74D91"/>
    <w:rsid w:val="00C75158"/>
    <w:rsid w:val="00C7563F"/>
    <w:rsid w:val="00C75644"/>
    <w:rsid w:val="00C76020"/>
    <w:rsid w:val="00C76212"/>
    <w:rsid w:val="00C765DB"/>
    <w:rsid w:val="00C76862"/>
    <w:rsid w:val="00C76C10"/>
    <w:rsid w:val="00C76DE5"/>
    <w:rsid w:val="00C76E05"/>
    <w:rsid w:val="00C76E49"/>
    <w:rsid w:val="00C77752"/>
    <w:rsid w:val="00C77989"/>
    <w:rsid w:val="00C77F90"/>
    <w:rsid w:val="00C80210"/>
    <w:rsid w:val="00C8036E"/>
    <w:rsid w:val="00C80427"/>
    <w:rsid w:val="00C80533"/>
    <w:rsid w:val="00C80554"/>
    <w:rsid w:val="00C805CD"/>
    <w:rsid w:val="00C806C6"/>
    <w:rsid w:val="00C809C7"/>
    <w:rsid w:val="00C80C5A"/>
    <w:rsid w:val="00C80C63"/>
    <w:rsid w:val="00C811CA"/>
    <w:rsid w:val="00C8123A"/>
    <w:rsid w:val="00C81549"/>
    <w:rsid w:val="00C815CD"/>
    <w:rsid w:val="00C81C67"/>
    <w:rsid w:val="00C81D7D"/>
    <w:rsid w:val="00C81F88"/>
    <w:rsid w:val="00C82787"/>
    <w:rsid w:val="00C82AA7"/>
    <w:rsid w:val="00C82B23"/>
    <w:rsid w:val="00C82DDD"/>
    <w:rsid w:val="00C83190"/>
    <w:rsid w:val="00C83828"/>
    <w:rsid w:val="00C838F3"/>
    <w:rsid w:val="00C84347"/>
    <w:rsid w:val="00C84609"/>
    <w:rsid w:val="00C84820"/>
    <w:rsid w:val="00C84AC0"/>
    <w:rsid w:val="00C84AC2"/>
    <w:rsid w:val="00C84B80"/>
    <w:rsid w:val="00C850AA"/>
    <w:rsid w:val="00C85321"/>
    <w:rsid w:val="00C853DB"/>
    <w:rsid w:val="00C8555C"/>
    <w:rsid w:val="00C8574E"/>
    <w:rsid w:val="00C85916"/>
    <w:rsid w:val="00C85A33"/>
    <w:rsid w:val="00C85BAF"/>
    <w:rsid w:val="00C85F4E"/>
    <w:rsid w:val="00C85FC5"/>
    <w:rsid w:val="00C8716C"/>
    <w:rsid w:val="00C87258"/>
    <w:rsid w:val="00C876AD"/>
    <w:rsid w:val="00C87EFC"/>
    <w:rsid w:val="00C90429"/>
    <w:rsid w:val="00C9064F"/>
    <w:rsid w:val="00C908DB"/>
    <w:rsid w:val="00C90C30"/>
    <w:rsid w:val="00C90CBB"/>
    <w:rsid w:val="00C90DB7"/>
    <w:rsid w:val="00C915B6"/>
    <w:rsid w:val="00C9161D"/>
    <w:rsid w:val="00C9164C"/>
    <w:rsid w:val="00C916A2"/>
    <w:rsid w:val="00C917F7"/>
    <w:rsid w:val="00C918C9"/>
    <w:rsid w:val="00C91B94"/>
    <w:rsid w:val="00C91EC1"/>
    <w:rsid w:val="00C91EF6"/>
    <w:rsid w:val="00C91FD9"/>
    <w:rsid w:val="00C9223F"/>
    <w:rsid w:val="00C92276"/>
    <w:rsid w:val="00C922D9"/>
    <w:rsid w:val="00C9262B"/>
    <w:rsid w:val="00C927D4"/>
    <w:rsid w:val="00C9294D"/>
    <w:rsid w:val="00C92CBF"/>
    <w:rsid w:val="00C92D90"/>
    <w:rsid w:val="00C930F1"/>
    <w:rsid w:val="00C93194"/>
    <w:rsid w:val="00C932B1"/>
    <w:rsid w:val="00C935F1"/>
    <w:rsid w:val="00C93DF3"/>
    <w:rsid w:val="00C9411E"/>
    <w:rsid w:val="00C945CD"/>
    <w:rsid w:val="00C9482D"/>
    <w:rsid w:val="00C94CAD"/>
    <w:rsid w:val="00C94E0A"/>
    <w:rsid w:val="00C953F3"/>
    <w:rsid w:val="00C957D1"/>
    <w:rsid w:val="00C95993"/>
    <w:rsid w:val="00C959B4"/>
    <w:rsid w:val="00C95CC9"/>
    <w:rsid w:val="00C95EEF"/>
    <w:rsid w:val="00C95F8C"/>
    <w:rsid w:val="00C96EB3"/>
    <w:rsid w:val="00C97506"/>
    <w:rsid w:val="00CA00C2"/>
    <w:rsid w:val="00CA0337"/>
    <w:rsid w:val="00CA04B8"/>
    <w:rsid w:val="00CA0B9A"/>
    <w:rsid w:val="00CA115A"/>
    <w:rsid w:val="00CA1927"/>
    <w:rsid w:val="00CA1F08"/>
    <w:rsid w:val="00CA2196"/>
    <w:rsid w:val="00CA21A8"/>
    <w:rsid w:val="00CA2452"/>
    <w:rsid w:val="00CA296F"/>
    <w:rsid w:val="00CA29AC"/>
    <w:rsid w:val="00CA2A59"/>
    <w:rsid w:val="00CA2BB2"/>
    <w:rsid w:val="00CA2ED9"/>
    <w:rsid w:val="00CA2F47"/>
    <w:rsid w:val="00CA3453"/>
    <w:rsid w:val="00CA4337"/>
    <w:rsid w:val="00CA4D74"/>
    <w:rsid w:val="00CA5239"/>
    <w:rsid w:val="00CA57C2"/>
    <w:rsid w:val="00CA5864"/>
    <w:rsid w:val="00CA6553"/>
    <w:rsid w:val="00CA6650"/>
    <w:rsid w:val="00CA784E"/>
    <w:rsid w:val="00CA7F55"/>
    <w:rsid w:val="00CB0003"/>
    <w:rsid w:val="00CB010B"/>
    <w:rsid w:val="00CB04D1"/>
    <w:rsid w:val="00CB0651"/>
    <w:rsid w:val="00CB0A6F"/>
    <w:rsid w:val="00CB0C22"/>
    <w:rsid w:val="00CB104E"/>
    <w:rsid w:val="00CB1077"/>
    <w:rsid w:val="00CB10C9"/>
    <w:rsid w:val="00CB1187"/>
    <w:rsid w:val="00CB12D0"/>
    <w:rsid w:val="00CB18A4"/>
    <w:rsid w:val="00CB20D8"/>
    <w:rsid w:val="00CB2212"/>
    <w:rsid w:val="00CB24B7"/>
    <w:rsid w:val="00CB2609"/>
    <w:rsid w:val="00CB2D00"/>
    <w:rsid w:val="00CB2E53"/>
    <w:rsid w:val="00CB2EAD"/>
    <w:rsid w:val="00CB33E3"/>
    <w:rsid w:val="00CB3ACB"/>
    <w:rsid w:val="00CB3C3D"/>
    <w:rsid w:val="00CB423A"/>
    <w:rsid w:val="00CB42F4"/>
    <w:rsid w:val="00CB43C3"/>
    <w:rsid w:val="00CB45B1"/>
    <w:rsid w:val="00CB4677"/>
    <w:rsid w:val="00CB4E04"/>
    <w:rsid w:val="00CB51E8"/>
    <w:rsid w:val="00CB54FE"/>
    <w:rsid w:val="00CB555C"/>
    <w:rsid w:val="00CB629E"/>
    <w:rsid w:val="00CB62EC"/>
    <w:rsid w:val="00CB65A3"/>
    <w:rsid w:val="00CB6AD3"/>
    <w:rsid w:val="00CB7469"/>
    <w:rsid w:val="00CB74F1"/>
    <w:rsid w:val="00CB7610"/>
    <w:rsid w:val="00CB7767"/>
    <w:rsid w:val="00CB7B48"/>
    <w:rsid w:val="00CC078D"/>
    <w:rsid w:val="00CC0965"/>
    <w:rsid w:val="00CC0C96"/>
    <w:rsid w:val="00CC1159"/>
    <w:rsid w:val="00CC1183"/>
    <w:rsid w:val="00CC1660"/>
    <w:rsid w:val="00CC199B"/>
    <w:rsid w:val="00CC27BE"/>
    <w:rsid w:val="00CC2A16"/>
    <w:rsid w:val="00CC3111"/>
    <w:rsid w:val="00CC326E"/>
    <w:rsid w:val="00CC354D"/>
    <w:rsid w:val="00CC40E0"/>
    <w:rsid w:val="00CC4786"/>
    <w:rsid w:val="00CC4939"/>
    <w:rsid w:val="00CC4CEE"/>
    <w:rsid w:val="00CC4D64"/>
    <w:rsid w:val="00CC500D"/>
    <w:rsid w:val="00CC50F2"/>
    <w:rsid w:val="00CC51FD"/>
    <w:rsid w:val="00CC5672"/>
    <w:rsid w:val="00CC5B81"/>
    <w:rsid w:val="00CC5BB1"/>
    <w:rsid w:val="00CC6EDF"/>
    <w:rsid w:val="00CC7056"/>
    <w:rsid w:val="00CC707F"/>
    <w:rsid w:val="00CC747D"/>
    <w:rsid w:val="00CC757F"/>
    <w:rsid w:val="00CC7E50"/>
    <w:rsid w:val="00CD01FB"/>
    <w:rsid w:val="00CD02C0"/>
    <w:rsid w:val="00CD0687"/>
    <w:rsid w:val="00CD0869"/>
    <w:rsid w:val="00CD0C8B"/>
    <w:rsid w:val="00CD1152"/>
    <w:rsid w:val="00CD1984"/>
    <w:rsid w:val="00CD1A4B"/>
    <w:rsid w:val="00CD2389"/>
    <w:rsid w:val="00CD23E4"/>
    <w:rsid w:val="00CD2985"/>
    <w:rsid w:val="00CD2E0B"/>
    <w:rsid w:val="00CD2E9F"/>
    <w:rsid w:val="00CD3100"/>
    <w:rsid w:val="00CD32B3"/>
    <w:rsid w:val="00CD3932"/>
    <w:rsid w:val="00CD48F8"/>
    <w:rsid w:val="00CD4E7A"/>
    <w:rsid w:val="00CD4EC1"/>
    <w:rsid w:val="00CD5AC2"/>
    <w:rsid w:val="00CD6174"/>
    <w:rsid w:val="00CD64A5"/>
    <w:rsid w:val="00CD6605"/>
    <w:rsid w:val="00CD671E"/>
    <w:rsid w:val="00CD69DB"/>
    <w:rsid w:val="00CD6AB9"/>
    <w:rsid w:val="00CD712C"/>
    <w:rsid w:val="00CD73B1"/>
    <w:rsid w:val="00CD79B0"/>
    <w:rsid w:val="00CD7B2C"/>
    <w:rsid w:val="00CD7D4B"/>
    <w:rsid w:val="00CE0195"/>
    <w:rsid w:val="00CE05B2"/>
    <w:rsid w:val="00CE0658"/>
    <w:rsid w:val="00CE0C23"/>
    <w:rsid w:val="00CE0FFA"/>
    <w:rsid w:val="00CE12FB"/>
    <w:rsid w:val="00CE1430"/>
    <w:rsid w:val="00CE17EA"/>
    <w:rsid w:val="00CE1A80"/>
    <w:rsid w:val="00CE1E07"/>
    <w:rsid w:val="00CE21D5"/>
    <w:rsid w:val="00CE2763"/>
    <w:rsid w:val="00CE2B00"/>
    <w:rsid w:val="00CE2CD3"/>
    <w:rsid w:val="00CE352E"/>
    <w:rsid w:val="00CE4790"/>
    <w:rsid w:val="00CE4B0B"/>
    <w:rsid w:val="00CE50D3"/>
    <w:rsid w:val="00CE50D4"/>
    <w:rsid w:val="00CE51EB"/>
    <w:rsid w:val="00CE5E20"/>
    <w:rsid w:val="00CE5F56"/>
    <w:rsid w:val="00CE6385"/>
    <w:rsid w:val="00CE648D"/>
    <w:rsid w:val="00CE697A"/>
    <w:rsid w:val="00CE6C17"/>
    <w:rsid w:val="00CE6E46"/>
    <w:rsid w:val="00CE7043"/>
    <w:rsid w:val="00CE72E0"/>
    <w:rsid w:val="00CE7388"/>
    <w:rsid w:val="00CE7422"/>
    <w:rsid w:val="00CE75C1"/>
    <w:rsid w:val="00CE78BB"/>
    <w:rsid w:val="00CE79E6"/>
    <w:rsid w:val="00CE7B7B"/>
    <w:rsid w:val="00CE7C42"/>
    <w:rsid w:val="00CE7ECA"/>
    <w:rsid w:val="00CF011E"/>
    <w:rsid w:val="00CF04B8"/>
    <w:rsid w:val="00CF0582"/>
    <w:rsid w:val="00CF0C03"/>
    <w:rsid w:val="00CF1344"/>
    <w:rsid w:val="00CF1C11"/>
    <w:rsid w:val="00CF1C30"/>
    <w:rsid w:val="00CF1DED"/>
    <w:rsid w:val="00CF1E8B"/>
    <w:rsid w:val="00CF28BB"/>
    <w:rsid w:val="00CF34CD"/>
    <w:rsid w:val="00CF3795"/>
    <w:rsid w:val="00CF394B"/>
    <w:rsid w:val="00CF3DFA"/>
    <w:rsid w:val="00CF42D1"/>
    <w:rsid w:val="00CF4459"/>
    <w:rsid w:val="00CF44F1"/>
    <w:rsid w:val="00CF4F7F"/>
    <w:rsid w:val="00CF500A"/>
    <w:rsid w:val="00CF52D9"/>
    <w:rsid w:val="00CF547F"/>
    <w:rsid w:val="00CF5AB7"/>
    <w:rsid w:val="00CF5B0C"/>
    <w:rsid w:val="00CF6427"/>
    <w:rsid w:val="00CF6592"/>
    <w:rsid w:val="00CF65E6"/>
    <w:rsid w:val="00CF67F3"/>
    <w:rsid w:val="00CF6988"/>
    <w:rsid w:val="00CF6CE7"/>
    <w:rsid w:val="00CF7746"/>
    <w:rsid w:val="00CF7748"/>
    <w:rsid w:val="00CF797F"/>
    <w:rsid w:val="00CF7E79"/>
    <w:rsid w:val="00D00041"/>
    <w:rsid w:val="00D00261"/>
    <w:rsid w:val="00D00511"/>
    <w:rsid w:val="00D005D5"/>
    <w:rsid w:val="00D00784"/>
    <w:rsid w:val="00D00DA7"/>
    <w:rsid w:val="00D00E76"/>
    <w:rsid w:val="00D012B0"/>
    <w:rsid w:val="00D01722"/>
    <w:rsid w:val="00D01D6C"/>
    <w:rsid w:val="00D01EC1"/>
    <w:rsid w:val="00D022D6"/>
    <w:rsid w:val="00D02383"/>
    <w:rsid w:val="00D023E4"/>
    <w:rsid w:val="00D02559"/>
    <w:rsid w:val="00D02DD4"/>
    <w:rsid w:val="00D02F39"/>
    <w:rsid w:val="00D03148"/>
    <w:rsid w:val="00D032CE"/>
    <w:rsid w:val="00D03382"/>
    <w:rsid w:val="00D03701"/>
    <w:rsid w:val="00D03EC1"/>
    <w:rsid w:val="00D03F9C"/>
    <w:rsid w:val="00D0427B"/>
    <w:rsid w:val="00D04CD2"/>
    <w:rsid w:val="00D04D3B"/>
    <w:rsid w:val="00D04EEF"/>
    <w:rsid w:val="00D04F06"/>
    <w:rsid w:val="00D04F89"/>
    <w:rsid w:val="00D050B1"/>
    <w:rsid w:val="00D0518F"/>
    <w:rsid w:val="00D058A3"/>
    <w:rsid w:val="00D05983"/>
    <w:rsid w:val="00D05A38"/>
    <w:rsid w:val="00D05C7F"/>
    <w:rsid w:val="00D05FA2"/>
    <w:rsid w:val="00D06517"/>
    <w:rsid w:val="00D06AC7"/>
    <w:rsid w:val="00D06AEA"/>
    <w:rsid w:val="00D073DB"/>
    <w:rsid w:val="00D0764A"/>
    <w:rsid w:val="00D078BA"/>
    <w:rsid w:val="00D07ADB"/>
    <w:rsid w:val="00D1047A"/>
    <w:rsid w:val="00D104D4"/>
    <w:rsid w:val="00D10562"/>
    <w:rsid w:val="00D1067D"/>
    <w:rsid w:val="00D10F26"/>
    <w:rsid w:val="00D119A5"/>
    <w:rsid w:val="00D11C59"/>
    <w:rsid w:val="00D11EB7"/>
    <w:rsid w:val="00D122CD"/>
    <w:rsid w:val="00D129A0"/>
    <w:rsid w:val="00D13286"/>
    <w:rsid w:val="00D135C9"/>
    <w:rsid w:val="00D13A2C"/>
    <w:rsid w:val="00D13D8D"/>
    <w:rsid w:val="00D13DA9"/>
    <w:rsid w:val="00D14246"/>
    <w:rsid w:val="00D1472F"/>
    <w:rsid w:val="00D14982"/>
    <w:rsid w:val="00D149DD"/>
    <w:rsid w:val="00D14E43"/>
    <w:rsid w:val="00D150A0"/>
    <w:rsid w:val="00D153BD"/>
    <w:rsid w:val="00D154AA"/>
    <w:rsid w:val="00D1561C"/>
    <w:rsid w:val="00D158B9"/>
    <w:rsid w:val="00D15B33"/>
    <w:rsid w:val="00D16B0B"/>
    <w:rsid w:val="00D170DE"/>
    <w:rsid w:val="00D17180"/>
    <w:rsid w:val="00D17335"/>
    <w:rsid w:val="00D173F6"/>
    <w:rsid w:val="00D20719"/>
    <w:rsid w:val="00D209A2"/>
    <w:rsid w:val="00D20E43"/>
    <w:rsid w:val="00D21511"/>
    <w:rsid w:val="00D223B6"/>
    <w:rsid w:val="00D22580"/>
    <w:rsid w:val="00D22F68"/>
    <w:rsid w:val="00D23014"/>
    <w:rsid w:val="00D23111"/>
    <w:rsid w:val="00D2312B"/>
    <w:rsid w:val="00D23508"/>
    <w:rsid w:val="00D235D4"/>
    <w:rsid w:val="00D2385B"/>
    <w:rsid w:val="00D238CC"/>
    <w:rsid w:val="00D23B25"/>
    <w:rsid w:val="00D23FA2"/>
    <w:rsid w:val="00D24113"/>
    <w:rsid w:val="00D24166"/>
    <w:rsid w:val="00D241FC"/>
    <w:rsid w:val="00D243B3"/>
    <w:rsid w:val="00D24EF3"/>
    <w:rsid w:val="00D24F19"/>
    <w:rsid w:val="00D24F30"/>
    <w:rsid w:val="00D24F34"/>
    <w:rsid w:val="00D2523F"/>
    <w:rsid w:val="00D25DC5"/>
    <w:rsid w:val="00D26094"/>
    <w:rsid w:val="00D2640D"/>
    <w:rsid w:val="00D26522"/>
    <w:rsid w:val="00D266DE"/>
    <w:rsid w:val="00D26FBA"/>
    <w:rsid w:val="00D2787E"/>
    <w:rsid w:val="00D27CBB"/>
    <w:rsid w:val="00D27D27"/>
    <w:rsid w:val="00D27DF8"/>
    <w:rsid w:val="00D27FE5"/>
    <w:rsid w:val="00D300E2"/>
    <w:rsid w:val="00D303D9"/>
    <w:rsid w:val="00D30852"/>
    <w:rsid w:val="00D30B48"/>
    <w:rsid w:val="00D30BAF"/>
    <w:rsid w:val="00D310A2"/>
    <w:rsid w:val="00D31728"/>
    <w:rsid w:val="00D31879"/>
    <w:rsid w:val="00D3196E"/>
    <w:rsid w:val="00D31AC8"/>
    <w:rsid w:val="00D31C50"/>
    <w:rsid w:val="00D320F6"/>
    <w:rsid w:val="00D32114"/>
    <w:rsid w:val="00D33633"/>
    <w:rsid w:val="00D33A86"/>
    <w:rsid w:val="00D33B27"/>
    <w:rsid w:val="00D33E02"/>
    <w:rsid w:val="00D342CB"/>
    <w:rsid w:val="00D34350"/>
    <w:rsid w:val="00D3462B"/>
    <w:rsid w:val="00D34885"/>
    <w:rsid w:val="00D34C21"/>
    <w:rsid w:val="00D35681"/>
    <w:rsid w:val="00D358A1"/>
    <w:rsid w:val="00D35989"/>
    <w:rsid w:val="00D35C35"/>
    <w:rsid w:val="00D35CA1"/>
    <w:rsid w:val="00D363FF"/>
    <w:rsid w:val="00D3659A"/>
    <w:rsid w:val="00D367AC"/>
    <w:rsid w:val="00D368DB"/>
    <w:rsid w:val="00D36D0B"/>
    <w:rsid w:val="00D37017"/>
    <w:rsid w:val="00D37151"/>
    <w:rsid w:val="00D37429"/>
    <w:rsid w:val="00D37524"/>
    <w:rsid w:val="00D378EB"/>
    <w:rsid w:val="00D37ABA"/>
    <w:rsid w:val="00D37B37"/>
    <w:rsid w:val="00D37B71"/>
    <w:rsid w:val="00D40007"/>
    <w:rsid w:val="00D40516"/>
    <w:rsid w:val="00D414D8"/>
    <w:rsid w:val="00D41683"/>
    <w:rsid w:val="00D41C74"/>
    <w:rsid w:val="00D41E22"/>
    <w:rsid w:val="00D41EF2"/>
    <w:rsid w:val="00D42065"/>
    <w:rsid w:val="00D420BF"/>
    <w:rsid w:val="00D426DF"/>
    <w:rsid w:val="00D427E7"/>
    <w:rsid w:val="00D42CC0"/>
    <w:rsid w:val="00D42FD5"/>
    <w:rsid w:val="00D43117"/>
    <w:rsid w:val="00D43175"/>
    <w:rsid w:val="00D431C7"/>
    <w:rsid w:val="00D44370"/>
    <w:rsid w:val="00D44449"/>
    <w:rsid w:val="00D4458E"/>
    <w:rsid w:val="00D4490B"/>
    <w:rsid w:val="00D44B4B"/>
    <w:rsid w:val="00D45540"/>
    <w:rsid w:val="00D4634F"/>
    <w:rsid w:val="00D46424"/>
    <w:rsid w:val="00D46459"/>
    <w:rsid w:val="00D464A8"/>
    <w:rsid w:val="00D46823"/>
    <w:rsid w:val="00D4747F"/>
    <w:rsid w:val="00D475AA"/>
    <w:rsid w:val="00D479F8"/>
    <w:rsid w:val="00D47AF5"/>
    <w:rsid w:val="00D47BE7"/>
    <w:rsid w:val="00D50394"/>
    <w:rsid w:val="00D503E7"/>
    <w:rsid w:val="00D50949"/>
    <w:rsid w:val="00D50957"/>
    <w:rsid w:val="00D51530"/>
    <w:rsid w:val="00D515DA"/>
    <w:rsid w:val="00D5274B"/>
    <w:rsid w:val="00D53027"/>
    <w:rsid w:val="00D5336E"/>
    <w:rsid w:val="00D5362E"/>
    <w:rsid w:val="00D5363B"/>
    <w:rsid w:val="00D53F27"/>
    <w:rsid w:val="00D541EE"/>
    <w:rsid w:val="00D54C3B"/>
    <w:rsid w:val="00D54C82"/>
    <w:rsid w:val="00D5536F"/>
    <w:rsid w:val="00D5585C"/>
    <w:rsid w:val="00D55A86"/>
    <w:rsid w:val="00D55BD7"/>
    <w:rsid w:val="00D55DC0"/>
    <w:rsid w:val="00D5613A"/>
    <w:rsid w:val="00D5619D"/>
    <w:rsid w:val="00D561AD"/>
    <w:rsid w:val="00D562A1"/>
    <w:rsid w:val="00D5633D"/>
    <w:rsid w:val="00D56634"/>
    <w:rsid w:val="00D566E5"/>
    <w:rsid w:val="00D56985"/>
    <w:rsid w:val="00D56A07"/>
    <w:rsid w:val="00D57080"/>
    <w:rsid w:val="00D570E5"/>
    <w:rsid w:val="00D573E1"/>
    <w:rsid w:val="00D5758A"/>
    <w:rsid w:val="00D5776C"/>
    <w:rsid w:val="00D57883"/>
    <w:rsid w:val="00D57B65"/>
    <w:rsid w:val="00D57ECB"/>
    <w:rsid w:val="00D57ED8"/>
    <w:rsid w:val="00D6075E"/>
    <w:rsid w:val="00D60A7B"/>
    <w:rsid w:val="00D60B4D"/>
    <w:rsid w:val="00D60D72"/>
    <w:rsid w:val="00D6198E"/>
    <w:rsid w:val="00D62145"/>
    <w:rsid w:val="00D62366"/>
    <w:rsid w:val="00D62478"/>
    <w:rsid w:val="00D62B7A"/>
    <w:rsid w:val="00D630D8"/>
    <w:rsid w:val="00D63426"/>
    <w:rsid w:val="00D63C5C"/>
    <w:rsid w:val="00D63EB1"/>
    <w:rsid w:val="00D6435D"/>
    <w:rsid w:val="00D648F2"/>
    <w:rsid w:val="00D64D40"/>
    <w:rsid w:val="00D64DFE"/>
    <w:rsid w:val="00D65604"/>
    <w:rsid w:val="00D65A0D"/>
    <w:rsid w:val="00D65CCE"/>
    <w:rsid w:val="00D65E6A"/>
    <w:rsid w:val="00D66462"/>
    <w:rsid w:val="00D6677B"/>
    <w:rsid w:val="00D66A4F"/>
    <w:rsid w:val="00D66C2B"/>
    <w:rsid w:val="00D66C80"/>
    <w:rsid w:val="00D67362"/>
    <w:rsid w:val="00D67429"/>
    <w:rsid w:val="00D678B9"/>
    <w:rsid w:val="00D67BD9"/>
    <w:rsid w:val="00D67E72"/>
    <w:rsid w:val="00D70EE5"/>
    <w:rsid w:val="00D7114F"/>
    <w:rsid w:val="00D718FF"/>
    <w:rsid w:val="00D72878"/>
    <w:rsid w:val="00D73899"/>
    <w:rsid w:val="00D73C13"/>
    <w:rsid w:val="00D74530"/>
    <w:rsid w:val="00D746FB"/>
    <w:rsid w:val="00D748A8"/>
    <w:rsid w:val="00D74B0F"/>
    <w:rsid w:val="00D74E99"/>
    <w:rsid w:val="00D74EA2"/>
    <w:rsid w:val="00D74EBC"/>
    <w:rsid w:val="00D7503D"/>
    <w:rsid w:val="00D75241"/>
    <w:rsid w:val="00D75817"/>
    <w:rsid w:val="00D75873"/>
    <w:rsid w:val="00D75A5D"/>
    <w:rsid w:val="00D75AC1"/>
    <w:rsid w:val="00D761B6"/>
    <w:rsid w:val="00D762A2"/>
    <w:rsid w:val="00D7666A"/>
    <w:rsid w:val="00D7696E"/>
    <w:rsid w:val="00D76FAA"/>
    <w:rsid w:val="00D772CF"/>
    <w:rsid w:val="00D773DA"/>
    <w:rsid w:val="00D77D40"/>
    <w:rsid w:val="00D77EE1"/>
    <w:rsid w:val="00D804C8"/>
    <w:rsid w:val="00D80D02"/>
    <w:rsid w:val="00D80E28"/>
    <w:rsid w:val="00D81398"/>
    <w:rsid w:val="00D81717"/>
    <w:rsid w:val="00D81812"/>
    <w:rsid w:val="00D81BA2"/>
    <w:rsid w:val="00D81E81"/>
    <w:rsid w:val="00D81FD5"/>
    <w:rsid w:val="00D82139"/>
    <w:rsid w:val="00D829D8"/>
    <w:rsid w:val="00D82B3D"/>
    <w:rsid w:val="00D82FB4"/>
    <w:rsid w:val="00D82FF4"/>
    <w:rsid w:val="00D83688"/>
    <w:rsid w:val="00D83988"/>
    <w:rsid w:val="00D83CFF"/>
    <w:rsid w:val="00D8444F"/>
    <w:rsid w:val="00D84551"/>
    <w:rsid w:val="00D84950"/>
    <w:rsid w:val="00D849C0"/>
    <w:rsid w:val="00D84D18"/>
    <w:rsid w:val="00D84E1E"/>
    <w:rsid w:val="00D8577F"/>
    <w:rsid w:val="00D85D45"/>
    <w:rsid w:val="00D86049"/>
    <w:rsid w:val="00D86123"/>
    <w:rsid w:val="00D8619C"/>
    <w:rsid w:val="00D86554"/>
    <w:rsid w:val="00D86920"/>
    <w:rsid w:val="00D86CA0"/>
    <w:rsid w:val="00D86CAD"/>
    <w:rsid w:val="00D86F36"/>
    <w:rsid w:val="00D8709C"/>
    <w:rsid w:val="00D870BE"/>
    <w:rsid w:val="00D8720E"/>
    <w:rsid w:val="00D873E3"/>
    <w:rsid w:val="00D87782"/>
    <w:rsid w:val="00D87C63"/>
    <w:rsid w:val="00D87CF2"/>
    <w:rsid w:val="00D908E0"/>
    <w:rsid w:val="00D90E75"/>
    <w:rsid w:val="00D9166F"/>
    <w:rsid w:val="00D918B1"/>
    <w:rsid w:val="00D91A1A"/>
    <w:rsid w:val="00D91C34"/>
    <w:rsid w:val="00D91F26"/>
    <w:rsid w:val="00D92267"/>
    <w:rsid w:val="00D9229B"/>
    <w:rsid w:val="00D9266A"/>
    <w:rsid w:val="00D92A28"/>
    <w:rsid w:val="00D92D4D"/>
    <w:rsid w:val="00D93055"/>
    <w:rsid w:val="00D93786"/>
    <w:rsid w:val="00D9378D"/>
    <w:rsid w:val="00D93CF8"/>
    <w:rsid w:val="00D93E0F"/>
    <w:rsid w:val="00D941FD"/>
    <w:rsid w:val="00D9459F"/>
    <w:rsid w:val="00D94A0A"/>
    <w:rsid w:val="00D94AB9"/>
    <w:rsid w:val="00D94B6B"/>
    <w:rsid w:val="00D95610"/>
    <w:rsid w:val="00D95806"/>
    <w:rsid w:val="00D958E4"/>
    <w:rsid w:val="00D95938"/>
    <w:rsid w:val="00D959D9"/>
    <w:rsid w:val="00D95BBA"/>
    <w:rsid w:val="00D95BBE"/>
    <w:rsid w:val="00D95D50"/>
    <w:rsid w:val="00D9616B"/>
    <w:rsid w:val="00D96548"/>
    <w:rsid w:val="00D96E89"/>
    <w:rsid w:val="00D97255"/>
    <w:rsid w:val="00D97510"/>
    <w:rsid w:val="00D97654"/>
    <w:rsid w:val="00D978A3"/>
    <w:rsid w:val="00D97970"/>
    <w:rsid w:val="00D97A4D"/>
    <w:rsid w:val="00D97D98"/>
    <w:rsid w:val="00D97EA9"/>
    <w:rsid w:val="00DA0175"/>
    <w:rsid w:val="00DA01F5"/>
    <w:rsid w:val="00DA09AE"/>
    <w:rsid w:val="00DA0BCA"/>
    <w:rsid w:val="00DA106C"/>
    <w:rsid w:val="00DA1135"/>
    <w:rsid w:val="00DA174E"/>
    <w:rsid w:val="00DA1755"/>
    <w:rsid w:val="00DA1AA0"/>
    <w:rsid w:val="00DA1BF8"/>
    <w:rsid w:val="00DA1EBB"/>
    <w:rsid w:val="00DA202B"/>
    <w:rsid w:val="00DA248D"/>
    <w:rsid w:val="00DA263E"/>
    <w:rsid w:val="00DA26A4"/>
    <w:rsid w:val="00DA26E3"/>
    <w:rsid w:val="00DA27A9"/>
    <w:rsid w:val="00DA2E1C"/>
    <w:rsid w:val="00DA3210"/>
    <w:rsid w:val="00DA3311"/>
    <w:rsid w:val="00DA3E0D"/>
    <w:rsid w:val="00DA4646"/>
    <w:rsid w:val="00DA4F5B"/>
    <w:rsid w:val="00DA5006"/>
    <w:rsid w:val="00DA5371"/>
    <w:rsid w:val="00DA5422"/>
    <w:rsid w:val="00DA5550"/>
    <w:rsid w:val="00DA5931"/>
    <w:rsid w:val="00DA5C48"/>
    <w:rsid w:val="00DA5D33"/>
    <w:rsid w:val="00DA6062"/>
    <w:rsid w:val="00DA60E0"/>
    <w:rsid w:val="00DA61A7"/>
    <w:rsid w:val="00DA62B4"/>
    <w:rsid w:val="00DA632A"/>
    <w:rsid w:val="00DA63C0"/>
    <w:rsid w:val="00DA6C9F"/>
    <w:rsid w:val="00DA71DB"/>
    <w:rsid w:val="00DA7225"/>
    <w:rsid w:val="00DA7232"/>
    <w:rsid w:val="00DA7356"/>
    <w:rsid w:val="00DA75F0"/>
    <w:rsid w:val="00DA7B0A"/>
    <w:rsid w:val="00DB00B6"/>
    <w:rsid w:val="00DB0199"/>
    <w:rsid w:val="00DB0229"/>
    <w:rsid w:val="00DB023F"/>
    <w:rsid w:val="00DB0662"/>
    <w:rsid w:val="00DB068B"/>
    <w:rsid w:val="00DB0853"/>
    <w:rsid w:val="00DB08CF"/>
    <w:rsid w:val="00DB0A1F"/>
    <w:rsid w:val="00DB0C9C"/>
    <w:rsid w:val="00DB11F3"/>
    <w:rsid w:val="00DB13E1"/>
    <w:rsid w:val="00DB16EA"/>
    <w:rsid w:val="00DB2183"/>
    <w:rsid w:val="00DB2294"/>
    <w:rsid w:val="00DB2337"/>
    <w:rsid w:val="00DB2338"/>
    <w:rsid w:val="00DB2C43"/>
    <w:rsid w:val="00DB2EAC"/>
    <w:rsid w:val="00DB3AE6"/>
    <w:rsid w:val="00DB405F"/>
    <w:rsid w:val="00DB41D4"/>
    <w:rsid w:val="00DB4506"/>
    <w:rsid w:val="00DB45A0"/>
    <w:rsid w:val="00DB469E"/>
    <w:rsid w:val="00DB47D0"/>
    <w:rsid w:val="00DB481B"/>
    <w:rsid w:val="00DB4A6E"/>
    <w:rsid w:val="00DB5482"/>
    <w:rsid w:val="00DB5736"/>
    <w:rsid w:val="00DB5F90"/>
    <w:rsid w:val="00DB63CC"/>
    <w:rsid w:val="00DB661C"/>
    <w:rsid w:val="00DB6753"/>
    <w:rsid w:val="00DB6C50"/>
    <w:rsid w:val="00DB6C85"/>
    <w:rsid w:val="00DB771C"/>
    <w:rsid w:val="00DB790B"/>
    <w:rsid w:val="00DC02A7"/>
    <w:rsid w:val="00DC0785"/>
    <w:rsid w:val="00DC0D57"/>
    <w:rsid w:val="00DC13B6"/>
    <w:rsid w:val="00DC1851"/>
    <w:rsid w:val="00DC1F13"/>
    <w:rsid w:val="00DC21AA"/>
    <w:rsid w:val="00DC22A7"/>
    <w:rsid w:val="00DC2994"/>
    <w:rsid w:val="00DC2A06"/>
    <w:rsid w:val="00DC321C"/>
    <w:rsid w:val="00DC3282"/>
    <w:rsid w:val="00DC3516"/>
    <w:rsid w:val="00DC37A0"/>
    <w:rsid w:val="00DC3978"/>
    <w:rsid w:val="00DC3B9B"/>
    <w:rsid w:val="00DC3BD0"/>
    <w:rsid w:val="00DC400F"/>
    <w:rsid w:val="00DC4069"/>
    <w:rsid w:val="00DC42F2"/>
    <w:rsid w:val="00DC4734"/>
    <w:rsid w:val="00DC4B87"/>
    <w:rsid w:val="00DC4CDF"/>
    <w:rsid w:val="00DC4D0F"/>
    <w:rsid w:val="00DC5405"/>
    <w:rsid w:val="00DC558D"/>
    <w:rsid w:val="00DC5880"/>
    <w:rsid w:val="00DC59F3"/>
    <w:rsid w:val="00DC5AFA"/>
    <w:rsid w:val="00DC5CCC"/>
    <w:rsid w:val="00DC5F26"/>
    <w:rsid w:val="00DC61BF"/>
    <w:rsid w:val="00DC65F0"/>
    <w:rsid w:val="00DC6C81"/>
    <w:rsid w:val="00DC751D"/>
    <w:rsid w:val="00DC7526"/>
    <w:rsid w:val="00DC7561"/>
    <w:rsid w:val="00DC78F1"/>
    <w:rsid w:val="00DC7C65"/>
    <w:rsid w:val="00DC7D69"/>
    <w:rsid w:val="00DC7F6B"/>
    <w:rsid w:val="00DD0A19"/>
    <w:rsid w:val="00DD0D1D"/>
    <w:rsid w:val="00DD0F51"/>
    <w:rsid w:val="00DD1058"/>
    <w:rsid w:val="00DD1437"/>
    <w:rsid w:val="00DD144B"/>
    <w:rsid w:val="00DD1F3E"/>
    <w:rsid w:val="00DD20D7"/>
    <w:rsid w:val="00DD2F98"/>
    <w:rsid w:val="00DD326D"/>
    <w:rsid w:val="00DD3399"/>
    <w:rsid w:val="00DD383D"/>
    <w:rsid w:val="00DD3984"/>
    <w:rsid w:val="00DD41E0"/>
    <w:rsid w:val="00DD4AE6"/>
    <w:rsid w:val="00DD4FA8"/>
    <w:rsid w:val="00DD5043"/>
    <w:rsid w:val="00DD5062"/>
    <w:rsid w:val="00DD50F5"/>
    <w:rsid w:val="00DD5123"/>
    <w:rsid w:val="00DD5396"/>
    <w:rsid w:val="00DD59B2"/>
    <w:rsid w:val="00DD5C06"/>
    <w:rsid w:val="00DD5DBF"/>
    <w:rsid w:val="00DD5ED5"/>
    <w:rsid w:val="00DD603B"/>
    <w:rsid w:val="00DD6109"/>
    <w:rsid w:val="00DD635A"/>
    <w:rsid w:val="00DD65CC"/>
    <w:rsid w:val="00DD6B29"/>
    <w:rsid w:val="00DD6C4A"/>
    <w:rsid w:val="00DD6F73"/>
    <w:rsid w:val="00DD7052"/>
    <w:rsid w:val="00DD753C"/>
    <w:rsid w:val="00DD79ED"/>
    <w:rsid w:val="00DD7C9A"/>
    <w:rsid w:val="00DE00A1"/>
    <w:rsid w:val="00DE0826"/>
    <w:rsid w:val="00DE096B"/>
    <w:rsid w:val="00DE0DE1"/>
    <w:rsid w:val="00DE10D7"/>
    <w:rsid w:val="00DE1380"/>
    <w:rsid w:val="00DE1F3F"/>
    <w:rsid w:val="00DE2022"/>
    <w:rsid w:val="00DE2048"/>
    <w:rsid w:val="00DE209F"/>
    <w:rsid w:val="00DE2445"/>
    <w:rsid w:val="00DE261C"/>
    <w:rsid w:val="00DE26E4"/>
    <w:rsid w:val="00DE2992"/>
    <w:rsid w:val="00DE29DE"/>
    <w:rsid w:val="00DE2DA1"/>
    <w:rsid w:val="00DE3004"/>
    <w:rsid w:val="00DE3386"/>
    <w:rsid w:val="00DE3A1D"/>
    <w:rsid w:val="00DE3D79"/>
    <w:rsid w:val="00DE3EC8"/>
    <w:rsid w:val="00DE3F0A"/>
    <w:rsid w:val="00DE4037"/>
    <w:rsid w:val="00DE4A84"/>
    <w:rsid w:val="00DE4E35"/>
    <w:rsid w:val="00DE51BC"/>
    <w:rsid w:val="00DE5D6B"/>
    <w:rsid w:val="00DE5EF3"/>
    <w:rsid w:val="00DE6285"/>
    <w:rsid w:val="00DE6304"/>
    <w:rsid w:val="00DE633C"/>
    <w:rsid w:val="00DE6727"/>
    <w:rsid w:val="00DE6AF2"/>
    <w:rsid w:val="00DE7310"/>
    <w:rsid w:val="00DE7B5D"/>
    <w:rsid w:val="00DE7C41"/>
    <w:rsid w:val="00DE7CC9"/>
    <w:rsid w:val="00DE7D36"/>
    <w:rsid w:val="00DE7E20"/>
    <w:rsid w:val="00DF024A"/>
    <w:rsid w:val="00DF04C1"/>
    <w:rsid w:val="00DF072C"/>
    <w:rsid w:val="00DF0ABF"/>
    <w:rsid w:val="00DF0C3F"/>
    <w:rsid w:val="00DF11D0"/>
    <w:rsid w:val="00DF1B2F"/>
    <w:rsid w:val="00DF1BFB"/>
    <w:rsid w:val="00DF1E6F"/>
    <w:rsid w:val="00DF220C"/>
    <w:rsid w:val="00DF2435"/>
    <w:rsid w:val="00DF2627"/>
    <w:rsid w:val="00DF2875"/>
    <w:rsid w:val="00DF29C4"/>
    <w:rsid w:val="00DF2CA7"/>
    <w:rsid w:val="00DF2CE9"/>
    <w:rsid w:val="00DF2D86"/>
    <w:rsid w:val="00DF35C5"/>
    <w:rsid w:val="00DF39CB"/>
    <w:rsid w:val="00DF3E77"/>
    <w:rsid w:val="00DF3FF3"/>
    <w:rsid w:val="00DF43E5"/>
    <w:rsid w:val="00DF4E53"/>
    <w:rsid w:val="00DF5958"/>
    <w:rsid w:val="00DF5A10"/>
    <w:rsid w:val="00DF5C69"/>
    <w:rsid w:val="00DF5E16"/>
    <w:rsid w:val="00DF614C"/>
    <w:rsid w:val="00DF61FF"/>
    <w:rsid w:val="00DF6625"/>
    <w:rsid w:val="00DF67CC"/>
    <w:rsid w:val="00DF6817"/>
    <w:rsid w:val="00DF6B37"/>
    <w:rsid w:val="00DF6B80"/>
    <w:rsid w:val="00DF6C0C"/>
    <w:rsid w:val="00DF6D99"/>
    <w:rsid w:val="00DF6DA0"/>
    <w:rsid w:val="00DF79D3"/>
    <w:rsid w:val="00E001D7"/>
    <w:rsid w:val="00E00353"/>
    <w:rsid w:val="00E00609"/>
    <w:rsid w:val="00E006CA"/>
    <w:rsid w:val="00E00842"/>
    <w:rsid w:val="00E00DAA"/>
    <w:rsid w:val="00E00F9C"/>
    <w:rsid w:val="00E0116F"/>
    <w:rsid w:val="00E0119A"/>
    <w:rsid w:val="00E01204"/>
    <w:rsid w:val="00E01840"/>
    <w:rsid w:val="00E018BB"/>
    <w:rsid w:val="00E01960"/>
    <w:rsid w:val="00E01B8B"/>
    <w:rsid w:val="00E01D9B"/>
    <w:rsid w:val="00E01DAD"/>
    <w:rsid w:val="00E01DED"/>
    <w:rsid w:val="00E020CD"/>
    <w:rsid w:val="00E022B7"/>
    <w:rsid w:val="00E02446"/>
    <w:rsid w:val="00E02842"/>
    <w:rsid w:val="00E02E53"/>
    <w:rsid w:val="00E03236"/>
    <w:rsid w:val="00E0351B"/>
    <w:rsid w:val="00E03786"/>
    <w:rsid w:val="00E04AD9"/>
    <w:rsid w:val="00E05282"/>
    <w:rsid w:val="00E05BA0"/>
    <w:rsid w:val="00E061B2"/>
    <w:rsid w:val="00E06761"/>
    <w:rsid w:val="00E0684A"/>
    <w:rsid w:val="00E06A93"/>
    <w:rsid w:val="00E06B45"/>
    <w:rsid w:val="00E06EC4"/>
    <w:rsid w:val="00E071E8"/>
    <w:rsid w:val="00E07665"/>
    <w:rsid w:val="00E079CB"/>
    <w:rsid w:val="00E07A78"/>
    <w:rsid w:val="00E07CCB"/>
    <w:rsid w:val="00E07D9F"/>
    <w:rsid w:val="00E07E9C"/>
    <w:rsid w:val="00E1004E"/>
    <w:rsid w:val="00E10087"/>
    <w:rsid w:val="00E10464"/>
    <w:rsid w:val="00E10593"/>
    <w:rsid w:val="00E105AA"/>
    <w:rsid w:val="00E10836"/>
    <w:rsid w:val="00E10C07"/>
    <w:rsid w:val="00E10E32"/>
    <w:rsid w:val="00E10E9D"/>
    <w:rsid w:val="00E11A1D"/>
    <w:rsid w:val="00E11AC3"/>
    <w:rsid w:val="00E12440"/>
    <w:rsid w:val="00E127C5"/>
    <w:rsid w:val="00E128BC"/>
    <w:rsid w:val="00E12A59"/>
    <w:rsid w:val="00E12B29"/>
    <w:rsid w:val="00E12CF0"/>
    <w:rsid w:val="00E12F69"/>
    <w:rsid w:val="00E12FAE"/>
    <w:rsid w:val="00E133AB"/>
    <w:rsid w:val="00E1347A"/>
    <w:rsid w:val="00E13A34"/>
    <w:rsid w:val="00E13B13"/>
    <w:rsid w:val="00E1446D"/>
    <w:rsid w:val="00E14893"/>
    <w:rsid w:val="00E14DB2"/>
    <w:rsid w:val="00E1549F"/>
    <w:rsid w:val="00E156CB"/>
    <w:rsid w:val="00E15A06"/>
    <w:rsid w:val="00E15A57"/>
    <w:rsid w:val="00E15E59"/>
    <w:rsid w:val="00E16088"/>
    <w:rsid w:val="00E16371"/>
    <w:rsid w:val="00E164C4"/>
    <w:rsid w:val="00E16561"/>
    <w:rsid w:val="00E16613"/>
    <w:rsid w:val="00E16CD6"/>
    <w:rsid w:val="00E16E51"/>
    <w:rsid w:val="00E1700E"/>
    <w:rsid w:val="00E17DE4"/>
    <w:rsid w:val="00E202A8"/>
    <w:rsid w:val="00E206C6"/>
    <w:rsid w:val="00E20DDE"/>
    <w:rsid w:val="00E21108"/>
    <w:rsid w:val="00E2145E"/>
    <w:rsid w:val="00E218CC"/>
    <w:rsid w:val="00E21914"/>
    <w:rsid w:val="00E21C46"/>
    <w:rsid w:val="00E2205D"/>
    <w:rsid w:val="00E22183"/>
    <w:rsid w:val="00E22235"/>
    <w:rsid w:val="00E22292"/>
    <w:rsid w:val="00E222F0"/>
    <w:rsid w:val="00E223CF"/>
    <w:rsid w:val="00E224AD"/>
    <w:rsid w:val="00E22AE6"/>
    <w:rsid w:val="00E22C2E"/>
    <w:rsid w:val="00E22D19"/>
    <w:rsid w:val="00E23271"/>
    <w:rsid w:val="00E234D5"/>
    <w:rsid w:val="00E237A4"/>
    <w:rsid w:val="00E23C2F"/>
    <w:rsid w:val="00E23D26"/>
    <w:rsid w:val="00E23EA8"/>
    <w:rsid w:val="00E242A6"/>
    <w:rsid w:val="00E246DF"/>
    <w:rsid w:val="00E24B86"/>
    <w:rsid w:val="00E24F4B"/>
    <w:rsid w:val="00E24F9E"/>
    <w:rsid w:val="00E253D9"/>
    <w:rsid w:val="00E255C8"/>
    <w:rsid w:val="00E258D1"/>
    <w:rsid w:val="00E25BDB"/>
    <w:rsid w:val="00E25DD2"/>
    <w:rsid w:val="00E2612B"/>
    <w:rsid w:val="00E261DF"/>
    <w:rsid w:val="00E2645B"/>
    <w:rsid w:val="00E26790"/>
    <w:rsid w:val="00E267F5"/>
    <w:rsid w:val="00E26C11"/>
    <w:rsid w:val="00E26DF7"/>
    <w:rsid w:val="00E27849"/>
    <w:rsid w:val="00E3024F"/>
    <w:rsid w:val="00E304B2"/>
    <w:rsid w:val="00E308ED"/>
    <w:rsid w:val="00E30BA0"/>
    <w:rsid w:val="00E30F4A"/>
    <w:rsid w:val="00E312E2"/>
    <w:rsid w:val="00E31580"/>
    <w:rsid w:val="00E31918"/>
    <w:rsid w:val="00E31A6C"/>
    <w:rsid w:val="00E31E05"/>
    <w:rsid w:val="00E31F3C"/>
    <w:rsid w:val="00E33917"/>
    <w:rsid w:val="00E33FCE"/>
    <w:rsid w:val="00E33FE1"/>
    <w:rsid w:val="00E34962"/>
    <w:rsid w:val="00E3496E"/>
    <w:rsid w:val="00E34E3C"/>
    <w:rsid w:val="00E34F4B"/>
    <w:rsid w:val="00E35059"/>
    <w:rsid w:val="00E35253"/>
    <w:rsid w:val="00E352D6"/>
    <w:rsid w:val="00E35673"/>
    <w:rsid w:val="00E35D5B"/>
    <w:rsid w:val="00E35F9B"/>
    <w:rsid w:val="00E36095"/>
    <w:rsid w:val="00E368D5"/>
    <w:rsid w:val="00E369F9"/>
    <w:rsid w:val="00E36D47"/>
    <w:rsid w:val="00E37190"/>
    <w:rsid w:val="00E37602"/>
    <w:rsid w:val="00E37F10"/>
    <w:rsid w:val="00E40251"/>
    <w:rsid w:val="00E40537"/>
    <w:rsid w:val="00E4086E"/>
    <w:rsid w:val="00E41252"/>
    <w:rsid w:val="00E4132B"/>
    <w:rsid w:val="00E415BC"/>
    <w:rsid w:val="00E420F1"/>
    <w:rsid w:val="00E42220"/>
    <w:rsid w:val="00E4227A"/>
    <w:rsid w:val="00E42AFE"/>
    <w:rsid w:val="00E42B5B"/>
    <w:rsid w:val="00E42CC9"/>
    <w:rsid w:val="00E42F24"/>
    <w:rsid w:val="00E43172"/>
    <w:rsid w:val="00E43365"/>
    <w:rsid w:val="00E43492"/>
    <w:rsid w:val="00E43605"/>
    <w:rsid w:val="00E43D08"/>
    <w:rsid w:val="00E44307"/>
    <w:rsid w:val="00E44A1B"/>
    <w:rsid w:val="00E44F77"/>
    <w:rsid w:val="00E45042"/>
    <w:rsid w:val="00E4505D"/>
    <w:rsid w:val="00E4573A"/>
    <w:rsid w:val="00E45C83"/>
    <w:rsid w:val="00E45EB6"/>
    <w:rsid w:val="00E45EC4"/>
    <w:rsid w:val="00E472FB"/>
    <w:rsid w:val="00E47D06"/>
    <w:rsid w:val="00E505C1"/>
    <w:rsid w:val="00E50B4B"/>
    <w:rsid w:val="00E51024"/>
    <w:rsid w:val="00E51372"/>
    <w:rsid w:val="00E51C4D"/>
    <w:rsid w:val="00E52610"/>
    <w:rsid w:val="00E52A7F"/>
    <w:rsid w:val="00E52AD5"/>
    <w:rsid w:val="00E52E9E"/>
    <w:rsid w:val="00E52ECA"/>
    <w:rsid w:val="00E53302"/>
    <w:rsid w:val="00E53AD3"/>
    <w:rsid w:val="00E54116"/>
    <w:rsid w:val="00E54443"/>
    <w:rsid w:val="00E54646"/>
    <w:rsid w:val="00E546C0"/>
    <w:rsid w:val="00E54909"/>
    <w:rsid w:val="00E54BDC"/>
    <w:rsid w:val="00E54DE5"/>
    <w:rsid w:val="00E550B7"/>
    <w:rsid w:val="00E55253"/>
    <w:rsid w:val="00E55264"/>
    <w:rsid w:val="00E55384"/>
    <w:rsid w:val="00E55428"/>
    <w:rsid w:val="00E55846"/>
    <w:rsid w:val="00E55A42"/>
    <w:rsid w:val="00E560D2"/>
    <w:rsid w:val="00E563AA"/>
    <w:rsid w:val="00E5672A"/>
    <w:rsid w:val="00E569AE"/>
    <w:rsid w:val="00E56B1A"/>
    <w:rsid w:val="00E570E3"/>
    <w:rsid w:val="00E57139"/>
    <w:rsid w:val="00E57784"/>
    <w:rsid w:val="00E60302"/>
    <w:rsid w:val="00E603A3"/>
    <w:rsid w:val="00E60BEA"/>
    <w:rsid w:val="00E60E53"/>
    <w:rsid w:val="00E60F44"/>
    <w:rsid w:val="00E61116"/>
    <w:rsid w:val="00E6128C"/>
    <w:rsid w:val="00E61886"/>
    <w:rsid w:val="00E61979"/>
    <w:rsid w:val="00E61C58"/>
    <w:rsid w:val="00E61D54"/>
    <w:rsid w:val="00E61F7B"/>
    <w:rsid w:val="00E620D9"/>
    <w:rsid w:val="00E6294F"/>
    <w:rsid w:val="00E629BF"/>
    <w:rsid w:val="00E62A9D"/>
    <w:rsid w:val="00E62B87"/>
    <w:rsid w:val="00E62C80"/>
    <w:rsid w:val="00E63877"/>
    <w:rsid w:val="00E63972"/>
    <w:rsid w:val="00E63E7F"/>
    <w:rsid w:val="00E643C0"/>
    <w:rsid w:val="00E644DA"/>
    <w:rsid w:val="00E64A27"/>
    <w:rsid w:val="00E6529B"/>
    <w:rsid w:val="00E6591A"/>
    <w:rsid w:val="00E65ECE"/>
    <w:rsid w:val="00E66735"/>
    <w:rsid w:val="00E6684F"/>
    <w:rsid w:val="00E668C8"/>
    <w:rsid w:val="00E66F88"/>
    <w:rsid w:val="00E674A3"/>
    <w:rsid w:val="00E679A1"/>
    <w:rsid w:val="00E67E04"/>
    <w:rsid w:val="00E703AB"/>
    <w:rsid w:val="00E70D11"/>
    <w:rsid w:val="00E70EDD"/>
    <w:rsid w:val="00E71206"/>
    <w:rsid w:val="00E71A36"/>
    <w:rsid w:val="00E71B3F"/>
    <w:rsid w:val="00E71B61"/>
    <w:rsid w:val="00E71D41"/>
    <w:rsid w:val="00E722E9"/>
    <w:rsid w:val="00E72492"/>
    <w:rsid w:val="00E7252C"/>
    <w:rsid w:val="00E7264E"/>
    <w:rsid w:val="00E728E1"/>
    <w:rsid w:val="00E72CE6"/>
    <w:rsid w:val="00E73148"/>
    <w:rsid w:val="00E732C4"/>
    <w:rsid w:val="00E73522"/>
    <w:rsid w:val="00E7355D"/>
    <w:rsid w:val="00E7369C"/>
    <w:rsid w:val="00E7373F"/>
    <w:rsid w:val="00E73D43"/>
    <w:rsid w:val="00E73D81"/>
    <w:rsid w:val="00E73ECF"/>
    <w:rsid w:val="00E74038"/>
    <w:rsid w:val="00E740A7"/>
    <w:rsid w:val="00E74665"/>
    <w:rsid w:val="00E747B7"/>
    <w:rsid w:val="00E74D69"/>
    <w:rsid w:val="00E74E4C"/>
    <w:rsid w:val="00E751D7"/>
    <w:rsid w:val="00E75326"/>
    <w:rsid w:val="00E75373"/>
    <w:rsid w:val="00E75ACA"/>
    <w:rsid w:val="00E75D59"/>
    <w:rsid w:val="00E760F1"/>
    <w:rsid w:val="00E76119"/>
    <w:rsid w:val="00E76160"/>
    <w:rsid w:val="00E7643D"/>
    <w:rsid w:val="00E76615"/>
    <w:rsid w:val="00E7687B"/>
    <w:rsid w:val="00E769CB"/>
    <w:rsid w:val="00E76AE9"/>
    <w:rsid w:val="00E76E74"/>
    <w:rsid w:val="00E770FB"/>
    <w:rsid w:val="00E7712E"/>
    <w:rsid w:val="00E7753C"/>
    <w:rsid w:val="00E7759E"/>
    <w:rsid w:val="00E77E2B"/>
    <w:rsid w:val="00E8017B"/>
    <w:rsid w:val="00E802FD"/>
    <w:rsid w:val="00E803D6"/>
    <w:rsid w:val="00E80888"/>
    <w:rsid w:val="00E80D38"/>
    <w:rsid w:val="00E80DC7"/>
    <w:rsid w:val="00E80EAA"/>
    <w:rsid w:val="00E81C68"/>
    <w:rsid w:val="00E81FC7"/>
    <w:rsid w:val="00E822C7"/>
    <w:rsid w:val="00E82300"/>
    <w:rsid w:val="00E8262E"/>
    <w:rsid w:val="00E829AA"/>
    <w:rsid w:val="00E82CDD"/>
    <w:rsid w:val="00E82D92"/>
    <w:rsid w:val="00E834D3"/>
    <w:rsid w:val="00E84427"/>
    <w:rsid w:val="00E846CE"/>
    <w:rsid w:val="00E84756"/>
    <w:rsid w:val="00E8496E"/>
    <w:rsid w:val="00E84CA7"/>
    <w:rsid w:val="00E84EC9"/>
    <w:rsid w:val="00E8509B"/>
    <w:rsid w:val="00E85298"/>
    <w:rsid w:val="00E85409"/>
    <w:rsid w:val="00E85DD0"/>
    <w:rsid w:val="00E85FCB"/>
    <w:rsid w:val="00E8610A"/>
    <w:rsid w:val="00E8613B"/>
    <w:rsid w:val="00E862D3"/>
    <w:rsid w:val="00E869D0"/>
    <w:rsid w:val="00E87075"/>
    <w:rsid w:val="00E870AE"/>
    <w:rsid w:val="00E87247"/>
    <w:rsid w:val="00E874E8"/>
    <w:rsid w:val="00E8784C"/>
    <w:rsid w:val="00E8784E"/>
    <w:rsid w:val="00E90563"/>
    <w:rsid w:val="00E90641"/>
    <w:rsid w:val="00E907E8"/>
    <w:rsid w:val="00E909AB"/>
    <w:rsid w:val="00E911DF"/>
    <w:rsid w:val="00E917C8"/>
    <w:rsid w:val="00E917FD"/>
    <w:rsid w:val="00E91886"/>
    <w:rsid w:val="00E91A9C"/>
    <w:rsid w:val="00E91C76"/>
    <w:rsid w:val="00E91E83"/>
    <w:rsid w:val="00E926D3"/>
    <w:rsid w:val="00E92A5A"/>
    <w:rsid w:val="00E92C78"/>
    <w:rsid w:val="00E9334C"/>
    <w:rsid w:val="00E93408"/>
    <w:rsid w:val="00E93A1F"/>
    <w:rsid w:val="00E93B2B"/>
    <w:rsid w:val="00E94041"/>
    <w:rsid w:val="00E9407D"/>
    <w:rsid w:val="00E943A0"/>
    <w:rsid w:val="00E9453A"/>
    <w:rsid w:val="00E9522D"/>
    <w:rsid w:val="00E9548A"/>
    <w:rsid w:val="00E95BA5"/>
    <w:rsid w:val="00E95C35"/>
    <w:rsid w:val="00E95D80"/>
    <w:rsid w:val="00E961DD"/>
    <w:rsid w:val="00E964C0"/>
    <w:rsid w:val="00E9669E"/>
    <w:rsid w:val="00E96C93"/>
    <w:rsid w:val="00E970FB"/>
    <w:rsid w:val="00E9783C"/>
    <w:rsid w:val="00E97B1E"/>
    <w:rsid w:val="00E97BB8"/>
    <w:rsid w:val="00E97FC8"/>
    <w:rsid w:val="00E97FDD"/>
    <w:rsid w:val="00EA028F"/>
    <w:rsid w:val="00EA0494"/>
    <w:rsid w:val="00EA0811"/>
    <w:rsid w:val="00EA0CE2"/>
    <w:rsid w:val="00EA0D4F"/>
    <w:rsid w:val="00EA103F"/>
    <w:rsid w:val="00EA119C"/>
    <w:rsid w:val="00EA14B3"/>
    <w:rsid w:val="00EA1D4C"/>
    <w:rsid w:val="00EA1D6D"/>
    <w:rsid w:val="00EA23FB"/>
    <w:rsid w:val="00EA2AE8"/>
    <w:rsid w:val="00EA2AEE"/>
    <w:rsid w:val="00EA2C8D"/>
    <w:rsid w:val="00EA379C"/>
    <w:rsid w:val="00EA3B41"/>
    <w:rsid w:val="00EA3F05"/>
    <w:rsid w:val="00EA44D9"/>
    <w:rsid w:val="00EA4803"/>
    <w:rsid w:val="00EA4AE5"/>
    <w:rsid w:val="00EA5252"/>
    <w:rsid w:val="00EA56AC"/>
    <w:rsid w:val="00EA5ACD"/>
    <w:rsid w:val="00EA5D53"/>
    <w:rsid w:val="00EA5F27"/>
    <w:rsid w:val="00EA6375"/>
    <w:rsid w:val="00EA6A0B"/>
    <w:rsid w:val="00EA7023"/>
    <w:rsid w:val="00EA70F4"/>
    <w:rsid w:val="00EA7410"/>
    <w:rsid w:val="00EA7849"/>
    <w:rsid w:val="00EA7A4B"/>
    <w:rsid w:val="00EA7E6E"/>
    <w:rsid w:val="00EA7F3D"/>
    <w:rsid w:val="00EA7F43"/>
    <w:rsid w:val="00EB005F"/>
    <w:rsid w:val="00EB0314"/>
    <w:rsid w:val="00EB097B"/>
    <w:rsid w:val="00EB10B4"/>
    <w:rsid w:val="00EB1118"/>
    <w:rsid w:val="00EB1655"/>
    <w:rsid w:val="00EB1AC0"/>
    <w:rsid w:val="00EB1B4E"/>
    <w:rsid w:val="00EB1E27"/>
    <w:rsid w:val="00EB1E7E"/>
    <w:rsid w:val="00EB22EC"/>
    <w:rsid w:val="00EB2984"/>
    <w:rsid w:val="00EB2BF1"/>
    <w:rsid w:val="00EB3376"/>
    <w:rsid w:val="00EB356C"/>
    <w:rsid w:val="00EB3D97"/>
    <w:rsid w:val="00EB3DD3"/>
    <w:rsid w:val="00EB4C1B"/>
    <w:rsid w:val="00EB4E00"/>
    <w:rsid w:val="00EB54D5"/>
    <w:rsid w:val="00EB5603"/>
    <w:rsid w:val="00EB5FEA"/>
    <w:rsid w:val="00EB6399"/>
    <w:rsid w:val="00EB6783"/>
    <w:rsid w:val="00EB6B27"/>
    <w:rsid w:val="00EB718B"/>
    <w:rsid w:val="00EC0097"/>
    <w:rsid w:val="00EC05D1"/>
    <w:rsid w:val="00EC0720"/>
    <w:rsid w:val="00EC078C"/>
    <w:rsid w:val="00EC0F56"/>
    <w:rsid w:val="00EC1075"/>
    <w:rsid w:val="00EC16FE"/>
    <w:rsid w:val="00EC1BB6"/>
    <w:rsid w:val="00EC1C44"/>
    <w:rsid w:val="00EC1DC3"/>
    <w:rsid w:val="00EC2033"/>
    <w:rsid w:val="00EC25F5"/>
    <w:rsid w:val="00EC2956"/>
    <w:rsid w:val="00EC319C"/>
    <w:rsid w:val="00EC4375"/>
    <w:rsid w:val="00EC46E6"/>
    <w:rsid w:val="00EC4A0C"/>
    <w:rsid w:val="00EC4EEE"/>
    <w:rsid w:val="00EC55B2"/>
    <w:rsid w:val="00EC64D4"/>
    <w:rsid w:val="00EC6585"/>
    <w:rsid w:val="00EC6701"/>
    <w:rsid w:val="00EC6FB6"/>
    <w:rsid w:val="00EC700C"/>
    <w:rsid w:val="00EC7028"/>
    <w:rsid w:val="00EC74BD"/>
    <w:rsid w:val="00EC756E"/>
    <w:rsid w:val="00EC7827"/>
    <w:rsid w:val="00EC7D70"/>
    <w:rsid w:val="00EC7F11"/>
    <w:rsid w:val="00ED155A"/>
    <w:rsid w:val="00ED16BB"/>
    <w:rsid w:val="00ED1831"/>
    <w:rsid w:val="00ED18CE"/>
    <w:rsid w:val="00ED19C6"/>
    <w:rsid w:val="00ED1D16"/>
    <w:rsid w:val="00ED229B"/>
    <w:rsid w:val="00ED2408"/>
    <w:rsid w:val="00ED2595"/>
    <w:rsid w:val="00ED2BFE"/>
    <w:rsid w:val="00ED2DF9"/>
    <w:rsid w:val="00ED2FDD"/>
    <w:rsid w:val="00ED315C"/>
    <w:rsid w:val="00ED33D9"/>
    <w:rsid w:val="00ED36F8"/>
    <w:rsid w:val="00ED375F"/>
    <w:rsid w:val="00ED3D98"/>
    <w:rsid w:val="00ED41AA"/>
    <w:rsid w:val="00ED438F"/>
    <w:rsid w:val="00ED43A4"/>
    <w:rsid w:val="00ED43FC"/>
    <w:rsid w:val="00ED443F"/>
    <w:rsid w:val="00ED4758"/>
    <w:rsid w:val="00ED4893"/>
    <w:rsid w:val="00ED4A8A"/>
    <w:rsid w:val="00ED4FD7"/>
    <w:rsid w:val="00ED510B"/>
    <w:rsid w:val="00ED5232"/>
    <w:rsid w:val="00ED5280"/>
    <w:rsid w:val="00ED55A0"/>
    <w:rsid w:val="00ED57AF"/>
    <w:rsid w:val="00ED5973"/>
    <w:rsid w:val="00ED59AA"/>
    <w:rsid w:val="00ED5C2C"/>
    <w:rsid w:val="00ED5D75"/>
    <w:rsid w:val="00ED5DDA"/>
    <w:rsid w:val="00ED63D2"/>
    <w:rsid w:val="00ED6C5B"/>
    <w:rsid w:val="00ED6DE7"/>
    <w:rsid w:val="00ED6F70"/>
    <w:rsid w:val="00ED72C2"/>
    <w:rsid w:val="00ED7301"/>
    <w:rsid w:val="00ED73CF"/>
    <w:rsid w:val="00ED7743"/>
    <w:rsid w:val="00ED795E"/>
    <w:rsid w:val="00ED7AA6"/>
    <w:rsid w:val="00ED7BDA"/>
    <w:rsid w:val="00ED7E25"/>
    <w:rsid w:val="00EE0077"/>
    <w:rsid w:val="00EE01AA"/>
    <w:rsid w:val="00EE0C08"/>
    <w:rsid w:val="00EE1649"/>
    <w:rsid w:val="00EE1AE7"/>
    <w:rsid w:val="00EE1C10"/>
    <w:rsid w:val="00EE1FC2"/>
    <w:rsid w:val="00EE1FF9"/>
    <w:rsid w:val="00EE210E"/>
    <w:rsid w:val="00EE22EA"/>
    <w:rsid w:val="00EE2491"/>
    <w:rsid w:val="00EE28DB"/>
    <w:rsid w:val="00EE2AEC"/>
    <w:rsid w:val="00EE2CC8"/>
    <w:rsid w:val="00EE2D71"/>
    <w:rsid w:val="00EE3392"/>
    <w:rsid w:val="00EE3C01"/>
    <w:rsid w:val="00EE3C8B"/>
    <w:rsid w:val="00EE4057"/>
    <w:rsid w:val="00EE40D6"/>
    <w:rsid w:val="00EE4503"/>
    <w:rsid w:val="00EE46EC"/>
    <w:rsid w:val="00EE4723"/>
    <w:rsid w:val="00EE4D51"/>
    <w:rsid w:val="00EE4F76"/>
    <w:rsid w:val="00EE55BE"/>
    <w:rsid w:val="00EE5917"/>
    <w:rsid w:val="00EE6A67"/>
    <w:rsid w:val="00EE6F85"/>
    <w:rsid w:val="00EE72D5"/>
    <w:rsid w:val="00EE753E"/>
    <w:rsid w:val="00EE76BF"/>
    <w:rsid w:val="00EE7837"/>
    <w:rsid w:val="00EE78DB"/>
    <w:rsid w:val="00EE78EF"/>
    <w:rsid w:val="00EE7C47"/>
    <w:rsid w:val="00EF012F"/>
    <w:rsid w:val="00EF053E"/>
    <w:rsid w:val="00EF0755"/>
    <w:rsid w:val="00EF07A8"/>
    <w:rsid w:val="00EF0A9D"/>
    <w:rsid w:val="00EF0FDE"/>
    <w:rsid w:val="00EF1935"/>
    <w:rsid w:val="00EF1987"/>
    <w:rsid w:val="00EF19D9"/>
    <w:rsid w:val="00EF1B9F"/>
    <w:rsid w:val="00EF1E4C"/>
    <w:rsid w:val="00EF2241"/>
    <w:rsid w:val="00EF2517"/>
    <w:rsid w:val="00EF27A4"/>
    <w:rsid w:val="00EF29BC"/>
    <w:rsid w:val="00EF2CA2"/>
    <w:rsid w:val="00EF2F61"/>
    <w:rsid w:val="00EF35BE"/>
    <w:rsid w:val="00EF3FBE"/>
    <w:rsid w:val="00EF4144"/>
    <w:rsid w:val="00EF4569"/>
    <w:rsid w:val="00EF45F1"/>
    <w:rsid w:val="00EF47F9"/>
    <w:rsid w:val="00EF4AFA"/>
    <w:rsid w:val="00EF5026"/>
    <w:rsid w:val="00EF528B"/>
    <w:rsid w:val="00EF5492"/>
    <w:rsid w:val="00EF5559"/>
    <w:rsid w:val="00EF562A"/>
    <w:rsid w:val="00EF577F"/>
    <w:rsid w:val="00EF59DD"/>
    <w:rsid w:val="00EF616F"/>
    <w:rsid w:val="00EF61DF"/>
    <w:rsid w:val="00EF6274"/>
    <w:rsid w:val="00EF6420"/>
    <w:rsid w:val="00EF6470"/>
    <w:rsid w:val="00EF6904"/>
    <w:rsid w:val="00EF6C06"/>
    <w:rsid w:val="00EF6DAF"/>
    <w:rsid w:val="00EF7045"/>
    <w:rsid w:val="00EF70E4"/>
    <w:rsid w:val="00EF7305"/>
    <w:rsid w:val="00EF74CE"/>
    <w:rsid w:val="00EF776A"/>
    <w:rsid w:val="00EF7A6F"/>
    <w:rsid w:val="00EF7C64"/>
    <w:rsid w:val="00EF7D7C"/>
    <w:rsid w:val="00F002BD"/>
    <w:rsid w:val="00F00E74"/>
    <w:rsid w:val="00F01302"/>
    <w:rsid w:val="00F0136B"/>
    <w:rsid w:val="00F01389"/>
    <w:rsid w:val="00F01678"/>
    <w:rsid w:val="00F017FC"/>
    <w:rsid w:val="00F020B2"/>
    <w:rsid w:val="00F0252F"/>
    <w:rsid w:val="00F027D0"/>
    <w:rsid w:val="00F02B32"/>
    <w:rsid w:val="00F03ABA"/>
    <w:rsid w:val="00F04477"/>
    <w:rsid w:val="00F05A07"/>
    <w:rsid w:val="00F062D3"/>
    <w:rsid w:val="00F063A1"/>
    <w:rsid w:val="00F06404"/>
    <w:rsid w:val="00F0666B"/>
    <w:rsid w:val="00F06780"/>
    <w:rsid w:val="00F06DDC"/>
    <w:rsid w:val="00F071AE"/>
    <w:rsid w:val="00F07329"/>
    <w:rsid w:val="00F073B4"/>
    <w:rsid w:val="00F07472"/>
    <w:rsid w:val="00F07752"/>
    <w:rsid w:val="00F078E5"/>
    <w:rsid w:val="00F07A27"/>
    <w:rsid w:val="00F07C87"/>
    <w:rsid w:val="00F10177"/>
    <w:rsid w:val="00F104A3"/>
    <w:rsid w:val="00F104A9"/>
    <w:rsid w:val="00F1069F"/>
    <w:rsid w:val="00F1090B"/>
    <w:rsid w:val="00F10975"/>
    <w:rsid w:val="00F10B8A"/>
    <w:rsid w:val="00F11065"/>
    <w:rsid w:val="00F11092"/>
    <w:rsid w:val="00F11689"/>
    <w:rsid w:val="00F11823"/>
    <w:rsid w:val="00F11C6A"/>
    <w:rsid w:val="00F11D34"/>
    <w:rsid w:val="00F120D1"/>
    <w:rsid w:val="00F1213B"/>
    <w:rsid w:val="00F123FB"/>
    <w:rsid w:val="00F12503"/>
    <w:rsid w:val="00F1266A"/>
    <w:rsid w:val="00F133B3"/>
    <w:rsid w:val="00F13448"/>
    <w:rsid w:val="00F136E0"/>
    <w:rsid w:val="00F13A54"/>
    <w:rsid w:val="00F14045"/>
    <w:rsid w:val="00F14A3C"/>
    <w:rsid w:val="00F14A6E"/>
    <w:rsid w:val="00F14C57"/>
    <w:rsid w:val="00F14E20"/>
    <w:rsid w:val="00F15333"/>
    <w:rsid w:val="00F15377"/>
    <w:rsid w:val="00F1541F"/>
    <w:rsid w:val="00F15B8B"/>
    <w:rsid w:val="00F15C4B"/>
    <w:rsid w:val="00F15CED"/>
    <w:rsid w:val="00F161DA"/>
    <w:rsid w:val="00F163A5"/>
    <w:rsid w:val="00F16752"/>
    <w:rsid w:val="00F16C01"/>
    <w:rsid w:val="00F170D9"/>
    <w:rsid w:val="00F172F3"/>
    <w:rsid w:val="00F1750C"/>
    <w:rsid w:val="00F17522"/>
    <w:rsid w:val="00F1796A"/>
    <w:rsid w:val="00F17A81"/>
    <w:rsid w:val="00F17BA3"/>
    <w:rsid w:val="00F17BD8"/>
    <w:rsid w:val="00F2023C"/>
    <w:rsid w:val="00F2037C"/>
    <w:rsid w:val="00F2077F"/>
    <w:rsid w:val="00F22059"/>
    <w:rsid w:val="00F2221D"/>
    <w:rsid w:val="00F222CE"/>
    <w:rsid w:val="00F226A0"/>
    <w:rsid w:val="00F22A8E"/>
    <w:rsid w:val="00F23047"/>
    <w:rsid w:val="00F23290"/>
    <w:rsid w:val="00F233BF"/>
    <w:rsid w:val="00F2388E"/>
    <w:rsid w:val="00F238D4"/>
    <w:rsid w:val="00F23D36"/>
    <w:rsid w:val="00F23D9A"/>
    <w:rsid w:val="00F24205"/>
    <w:rsid w:val="00F24235"/>
    <w:rsid w:val="00F2491E"/>
    <w:rsid w:val="00F249A2"/>
    <w:rsid w:val="00F24AC2"/>
    <w:rsid w:val="00F24CE0"/>
    <w:rsid w:val="00F24DB5"/>
    <w:rsid w:val="00F25234"/>
    <w:rsid w:val="00F25354"/>
    <w:rsid w:val="00F25608"/>
    <w:rsid w:val="00F25A54"/>
    <w:rsid w:val="00F25BF8"/>
    <w:rsid w:val="00F262C6"/>
    <w:rsid w:val="00F266D6"/>
    <w:rsid w:val="00F26A1F"/>
    <w:rsid w:val="00F26B8B"/>
    <w:rsid w:val="00F26E0F"/>
    <w:rsid w:val="00F26EFB"/>
    <w:rsid w:val="00F2710D"/>
    <w:rsid w:val="00F273B3"/>
    <w:rsid w:val="00F27A35"/>
    <w:rsid w:val="00F3039D"/>
    <w:rsid w:val="00F303EF"/>
    <w:rsid w:val="00F30559"/>
    <w:rsid w:val="00F30664"/>
    <w:rsid w:val="00F309DD"/>
    <w:rsid w:val="00F30A66"/>
    <w:rsid w:val="00F30C0F"/>
    <w:rsid w:val="00F30DDB"/>
    <w:rsid w:val="00F310BD"/>
    <w:rsid w:val="00F31C0A"/>
    <w:rsid w:val="00F321E8"/>
    <w:rsid w:val="00F322A2"/>
    <w:rsid w:val="00F32645"/>
    <w:rsid w:val="00F3362E"/>
    <w:rsid w:val="00F33B6E"/>
    <w:rsid w:val="00F33F66"/>
    <w:rsid w:val="00F342A2"/>
    <w:rsid w:val="00F35D0D"/>
    <w:rsid w:val="00F35D6D"/>
    <w:rsid w:val="00F36396"/>
    <w:rsid w:val="00F364C4"/>
    <w:rsid w:val="00F36595"/>
    <w:rsid w:val="00F3696F"/>
    <w:rsid w:val="00F37005"/>
    <w:rsid w:val="00F3709F"/>
    <w:rsid w:val="00F375AE"/>
    <w:rsid w:val="00F3777D"/>
    <w:rsid w:val="00F379BE"/>
    <w:rsid w:val="00F379C1"/>
    <w:rsid w:val="00F37BAD"/>
    <w:rsid w:val="00F37CA3"/>
    <w:rsid w:val="00F37E71"/>
    <w:rsid w:val="00F40218"/>
    <w:rsid w:val="00F40284"/>
    <w:rsid w:val="00F406A1"/>
    <w:rsid w:val="00F40858"/>
    <w:rsid w:val="00F409F8"/>
    <w:rsid w:val="00F40B71"/>
    <w:rsid w:val="00F40B72"/>
    <w:rsid w:val="00F40CCA"/>
    <w:rsid w:val="00F40F75"/>
    <w:rsid w:val="00F414A9"/>
    <w:rsid w:val="00F41506"/>
    <w:rsid w:val="00F41624"/>
    <w:rsid w:val="00F419C3"/>
    <w:rsid w:val="00F41B58"/>
    <w:rsid w:val="00F42215"/>
    <w:rsid w:val="00F422D6"/>
    <w:rsid w:val="00F427C8"/>
    <w:rsid w:val="00F42DA3"/>
    <w:rsid w:val="00F4309D"/>
    <w:rsid w:val="00F4313F"/>
    <w:rsid w:val="00F434D6"/>
    <w:rsid w:val="00F43508"/>
    <w:rsid w:val="00F436D4"/>
    <w:rsid w:val="00F43B7B"/>
    <w:rsid w:val="00F4458D"/>
    <w:rsid w:val="00F44E55"/>
    <w:rsid w:val="00F45433"/>
    <w:rsid w:val="00F45668"/>
    <w:rsid w:val="00F459FF"/>
    <w:rsid w:val="00F45E82"/>
    <w:rsid w:val="00F45FD0"/>
    <w:rsid w:val="00F461BF"/>
    <w:rsid w:val="00F46278"/>
    <w:rsid w:val="00F462ED"/>
    <w:rsid w:val="00F46687"/>
    <w:rsid w:val="00F4676A"/>
    <w:rsid w:val="00F4687B"/>
    <w:rsid w:val="00F46AC3"/>
    <w:rsid w:val="00F478AC"/>
    <w:rsid w:val="00F479B4"/>
    <w:rsid w:val="00F47A2A"/>
    <w:rsid w:val="00F47ADF"/>
    <w:rsid w:val="00F47CB4"/>
    <w:rsid w:val="00F5066D"/>
    <w:rsid w:val="00F507B4"/>
    <w:rsid w:val="00F50892"/>
    <w:rsid w:val="00F50BD9"/>
    <w:rsid w:val="00F5119D"/>
    <w:rsid w:val="00F51351"/>
    <w:rsid w:val="00F51654"/>
    <w:rsid w:val="00F517DA"/>
    <w:rsid w:val="00F51A02"/>
    <w:rsid w:val="00F5225F"/>
    <w:rsid w:val="00F52567"/>
    <w:rsid w:val="00F5270A"/>
    <w:rsid w:val="00F527EF"/>
    <w:rsid w:val="00F52B6C"/>
    <w:rsid w:val="00F52CDA"/>
    <w:rsid w:val="00F52CDB"/>
    <w:rsid w:val="00F53A55"/>
    <w:rsid w:val="00F53C06"/>
    <w:rsid w:val="00F53D20"/>
    <w:rsid w:val="00F53E55"/>
    <w:rsid w:val="00F54266"/>
    <w:rsid w:val="00F54910"/>
    <w:rsid w:val="00F54CA9"/>
    <w:rsid w:val="00F54CAD"/>
    <w:rsid w:val="00F54CB4"/>
    <w:rsid w:val="00F54F70"/>
    <w:rsid w:val="00F555ED"/>
    <w:rsid w:val="00F555FB"/>
    <w:rsid w:val="00F55B29"/>
    <w:rsid w:val="00F55FC5"/>
    <w:rsid w:val="00F56106"/>
    <w:rsid w:val="00F56198"/>
    <w:rsid w:val="00F5646D"/>
    <w:rsid w:val="00F56A8D"/>
    <w:rsid w:val="00F56D07"/>
    <w:rsid w:val="00F56F2F"/>
    <w:rsid w:val="00F5735D"/>
    <w:rsid w:val="00F57364"/>
    <w:rsid w:val="00F57573"/>
    <w:rsid w:val="00F57597"/>
    <w:rsid w:val="00F575F3"/>
    <w:rsid w:val="00F575FA"/>
    <w:rsid w:val="00F576B2"/>
    <w:rsid w:val="00F5772F"/>
    <w:rsid w:val="00F57940"/>
    <w:rsid w:val="00F57990"/>
    <w:rsid w:val="00F57B5D"/>
    <w:rsid w:val="00F6047C"/>
    <w:rsid w:val="00F60CAA"/>
    <w:rsid w:val="00F6175E"/>
    <w:rsid w:val="00F61A35"/>
    <w:rsid w:val="00F61F25"/>
    <w:rsid w:val="00F6297F"/>
    <w:rsid w:val="00F62CF2"/>
    <w:rsid w:val="00F62D90"/>
    <w:rsid w:val="00F62E9B"/>
    <w:rsid w:val="00F630E8"/>
    <w:rsid w:val="00F633A0"/>
    <w:rsid w:val="00F63492"/>
    <w:rsid w:val="00F6395B"/>
    <w:rsid w:val="00F63B0F"/>
    <w:rsid w:val="00F63BF6"/>
    <w:rsid w:val="00F6469D"/>
    <w:rsid w:val="00F64B5F"/>
    <w:rsid w:val="00F64C1A"/>
    <w:rsid w:val="00F6503D"/>
    <w:rsid w:val="00F657BA"/>
    <w:rsid w:val="00F6584A"/>
    <w:rsid w:val="00F658C5"/>
    <w:rsid w:val="00F65998"/>
    <w:rsid w:val="00F66115"/>
    <w:rsid w:val="00F6636F"/>
    <w:rsid w:val="00F669B2"/>
    <w:rsid w:val="00F66DA7"/>
    <w:rsid w:val="00F66EB8"/>
    <w:rsid w:val="00F6733E"/>
    <w:rsid w:val="00F679EC"/>
    <w:rsid w:val="00F67A22"/>
    <w:rsid w:val="00F67AE7"/>
    <w:rsid w:val="00F67C33"/>
    <w:rsid w:val="00F67D88"/>
    <w:rsid w:val="00F702E2"/>
    <w:rsid w:val="00F703DB"/>
    <w:rsid w:val="00F7065B"/>
    <w:rsid w:val="00F70BAC"/>
    <w:rsid w:val="00F70BB9"/>
    <w:rsid w:val="00F70C64"/>
    <w:rsid w:val="00F70CE9"/>
    <w:rsid w:val="00F70EC0"/>
    <w:rsid w:val="00F70FCB"/>
    <w:rsid w:val="00F712DD"/>
    <w:rsid w:val="00F71471"/>
    <w:rsid w:val="00F7154C"/>
    <w:rsid w:val="00F7167A"/>
    <w:rsid w:val="00F716E4"/>
    <w:rsid w:val="00F71B18"/>
    <w:rsid w:val="00F71C86"/>
    <w:rsid w:val="00F71D76"/>
    <w:rsid w:val="00F72E4D"/>
    <w:rsid w:val="00F73068"/>
    <w:rsid w:val="00F731AC"/>
    <w:rsid w:val="00F736E8"/>
    <w:rsid w:val="00F73C14"/>
    <w:rsid w:val="00F73D1E"/>
    <w:rsid w:val="00F747C2"/>
    <w:rsid w:val="00F753D0"/>
    <w:rsid w:val="00F754A1"/>
    <w:rsid w:val="00F7582B"/>
    <w:rsid w:val="00F76AC8"/>
    <w:rsid w:val="00F76C1A"/>
    <w:rsid w:val="00F76CAE"/>
    <w:rsid w:val="00F76E6B"/>
    <w:rsid w:val="00F77256"/>
    <w:rsid w:val="00F7744C"/>
    <w:rsid w:val="00F8034D"/>
    <w:rsid w:val="00F80644"/>
    <w:rsid w:val="00F80876"/>
    <w:rsid w:val="00F80EA3"/>
    <w:rsid w:val="00F81175"/>
    <w:rsid w:val="00F8129D"/>
    <w:rsid w:val="00F82ACF"/>
    <w:rsid w:val="00F82EFF"/>
    <w:rsid w:val="00F83065"/>
    <w:rsid w:val="00F830B6"/>
    <w:rsid w:val="00F83521"/>
    <w:rsid w:val="00F83695"/>
    <w:rsid w:val="00F83857"/>
    <w:rsid w:val="00F839FF"/>
    <w:rsid w:val="00F83E53"/>
    <w:rsid w:val="00F8448C"/>
    <w:rsid w:val="00F84D68"/>
    <w:rsid w:val="00F8521E"/>
    <w:rsid w:val="00F854E4"/>
    <w:rsid w:val="00F85692"/>
    <w:rsid w:val="00F856CE"/>
    <w:rsid w:val="00F8580B"/>
    <w:rsid w:val="00F860A8"/>
    <w:rsid w:val="00F8621E"/>
    <w:rsid w:val="00F86AB9"/>
    <w:rsid w:val="00F86B4E"/>
    <w:rsid w:val="00F86F76"/>
    <w:rsid w:val="00F86FA5"/>
    <w:rsid w:val="00F874CF"/>
    <w:rsid w:val="00F87774"/>
    <w:rsid w:val="00F8780C"/>
    <w:rsid w:val="00F87BA9"/>
    <w:rsid w:val="00F87E93"/>
    <w:rsid w:val="00F90264"/>
    <w:rsid w:val="00F9034E"/>
    <w:rsid w:val="00F90F41"/>
    <w:rsid w:val="00F9119B"/>
    <w:rsid w:val="00F9150C"/>
    <w:rsid w:val="00F91706"/>
    <w:rsid w:val="00F91980"/>
    <w:rsid w:val="00F91A0E"/>
    <w:rsid w:val="00F91CF2"/>
    <w:rsid w:val="00F91EC4"/>
    <w:rsid w:val="00F928E0"/>
    <w:rsid w:val="00F92DA8"/>
    <w:rsid w:val="00F92E04"/>
    <w:rsid w:val="00F92E7E"/>
    <w:rsid w:val="00F932B2"/>
    <w:rsid w:val="00F93F25"/>
    <w:rsid w:val="00F94444"/>
    <w:rsid w:val="00F94470"/>
    <w:rsid w:val="00F94899"/>
    <w:rsid w:val="00F94BA3"/>
    <w:rsid w:val="00F94D40"/>
    <w:rsid w:val="00F94E1C"/>
    <w:rsid w:val="00F95568"/>
    <w:rsid w:val="00F95649"/>
    <w:rsid w:val="00F958C5"/>
    <w:rsid w:val="00F95A32"/>
    <w:rsid w:val="00F95B74"/>
    <w:rsid w:val="00F95BB5"/>
    <w:rsid w:val="00F95D4F"/>
    <w:rsid w:val="00F95EE7"/>
    <w:rsid w:val="00F96200"/>
    <w:rsid w:val="00F9675C"/>
    <w:rsid w:val="00F96A0D"/>
    <w:rsid w:val="00F96DEE"/>
    <w:rsid w:val="00F9779D"/>
    <w:rsid w:val="00F977B4"/>
    <w:rsid w:val="00F97C36"/>
    <w:rsid w:val="00F97E03"/>
    <w:rsid w:val="00FA04D9"/>
    <w:rsid w:val="00FA059B"/>
    <w:rsid w:val="00FA08DA"/>
    <w:rsid w:val="00FA0E9C"/>
    <w:rsid w:val="00FA103C"/>
    <w:rsid w:val="00FA135F"/>
    <w:rsid w:val="00FA14CB"/>
    <w:rsid w:val="00FA1519"/>
    <w:rsid w:val="00FA1CFF"/>
    <w:rsid w:val="00FA1ED5"/>
    <w:rsid w:val="00FA2723"/>
    <w:rsid w:val="00FA2BCF"/>
    <w:rsid w:val="00FA2C36"/>
    <w:rsid w:val="00FA33F5"/>
    <w:rsid w:val="00FA3BC3"/>
    <w:rsid w:val="00FA3C86"/>
    <w:rsid w:val="00FA4294"/>
    <w:rsid w:val="00FA42EF"/>
    <w:rsid w:val="00FA4444"/>
    <w:rsid w:val="00FA47F8"/>
    <w:rsid w:val="00FA49D9"/>
    <w:rsid w:val="00FA4CC2"/>
    <w:rsid w:val="00FA4EE6"/>
    <w:rsid w:val="00FA4FA4"/>
    <w:rsid w:val="00FA5020"/>
    <w:rsid w:val="00FA5B32"/>
    <w:rsid w:val="00FA5ED7"/>
    <w:rsid w:val="00FA657F"/>
    <w:rsid w:val="00FA658C"/>
    <w:rsid w:val="00FA6F84"/>
    <w:rsid w:val="00FA7AFB"/>
    <w:rsid w:val="00FB035A"/>
    <w:rsid w:val="00FB03C9"/>
    <w:rsid w:val="00FB0561"/>
    <w:rsid w:val="00FB05CC"/>
    <w:rsid w:val="00FB0606"/>
    <w:rsid w:val="00FB0931"/>
    <w:rsid w:val="00FB0BFD"/>
    <w:rsid w:val="00FB0EAE"/>
    <w:rsid w:val="00FB0ECD"/>
    <w:rsid w:val="00FB115D"/>
    <w:rsid w:val="00FB1176"/>
    <w:rsid w:val="00FB1CAC"/>
    <w:rsid w:val="00FB2621"/>
    <w:rsid w:val="00FB27B4"/>
    <w:rsid w:val="00FB2999"/>
    <w:rsid w:val="00FB2BBE"/>
    <w:rsid w:val="00FB38EC"/>
    <w:rsid w:val="00FB3E1A"/>
    <w:rsid w:val="00FB44D0"/>
    <w:rsid w:val="00FB45AA"/>
    <w:rsid w:val="00FB4670"/>
    <w:rsid w:val="00FB481F"/>
    <w:rsid w:val="00FB48B1"/>
    <w:rsid w:val="00FB4C02"/>
    <w:rsid w:val="00FB4DCC"/>
    <w:rsid w:val="00FB507A"/>
    <w:rsid w:val="00FB511A"/>
    <w:rsid w:val="00FB52B2"/>
    <w:rsid w:val="00FB5431"/>
    <w:rsid w:val="00FB5BE2"/>
    <w:rsid w:val="00FB5CB0"/>
    <w:rsid w:val="00FB6A3D"/>
    <w:rsid w:val="00FB6FEA"/>
    <w:rsid w:val="00FB706F"/>
    <w:rsid w:val="00FB7CDC"/>
    <w:rsid w:val="00FB7DAD"/>
    <w:rsid w:val="00FC017F"/>
    <w:rsid w:val="00FC0607"/>
    <w:rsid w:val="00FC07DE"/>
    <w:rsid w:val="00FC0F2D"/>
    <w:rsid w:val="00FC0FAF"/>
    <w:rsid w:val="00FC161B"/>
    <w:rsid w:val="00FC1CC7"/>
    <w:rsid w:val="00FC1DF1"/>
    <w:rsid w:val="00FC2193"/>
    <w:rsid w:val="00FC2777"/>
    <w:rsid w:val="00FC2878"/>
    <w:rsid w:val="00FC2911"/>
    <w:rsid w:val="00FC2987"/>
    <w:rsid w:val="00FC31E7"/>
    <w:rsid w:val="00FC321D"/>
    <w:rsid w:val="00FC3A56"/>
    <w:rsid w:val="00FC3FCA"/>
    <w:rsid w:val="00FC43CB"/>
    <w:rsid w:val="00FC470F"/>
    <w:rsid w:val="00FC4C05"/>
    <w:rsid w:val="00FC56A3"/>
    <w:rsid w:val="00FC61F0"/>
    <w:rsid w:val="00FC6610"/>
    <w:rsid w:val="00FC66F1"/>
    <w:rsid w:val="00FC6D1E"/>
    <w:rsid w:val="00FC7196"/>
    <w:rsid w:val="00FC75A0"/>
    <w:rsid w:val="00FC7805"/>
    <w:rsid w:val="00FD0783"/>
    <w:rsid w:val="00FD10AD"/>
    <w:rsid w:val="00FD112C"/>
    <w:rsid w:val="00FD16CD"/>
    <w:rsid w:val="00FD1A76"/>
    <w:rsid w:val="00FD1AEA"/>
    <w:rsid w:val="00FD1C50"/>
    <w:rsid w:val="00FD1D68"/>
    <w:rsid w:val="00FD223A"/>
    <w:rsid w:val="00FD2326"/>
    <w:rsid w:val="00FD2352"/>
    <w:rsid w:val="00FD2673"/>
    <w:rsid w:val="00FD2733"/>
    <w:rsid w:val="00FD28E0"/>
    <w:rsid w:val="00FD2B92"/>
    <w:rsid w:val="00FD349B"/>
    <w:rsid w:val="00FD37A2"/>
    <w:rsid w:val="00FD39D1"/>
    <w:rsid w:val="00FD3CDE"/>
    <w:rsid w:val="00FD3DF3"/>
    <w:rsid w:val="00FD4657"/>
    <w:rsid w:val="00FD4927"/>
    <w:rsid w:val="00FD50C2"/>
    <w:rsid w:val="00FD534C"/>
    <w:rsid w:val="00FD539D"/>
    <w:rsid w:val="00FD56AE"/>
    <w:rsid w:val="00FD5C4C"/>
    <w:rsid w:val="00FD5CEE"/>
    <w:rsid w:val="00FD6704"/>
    <w:rsid w:val="00FD6BCB"/>
    <w:rsid w:val="00FD6C4C"/>
    <w:rsid w:val="00FD6F0C"/>
    <w:rsid w:val="00FD724D"/>
    <w:rsid w:val="00FD74A3"/>
    <w:rsid w:val="00FD74B0"/>
    <w:rsid w:val="00FE014F"/>
    <w:rsid w:val="00FE0207"/>
    <w:rsid w:val="00FE0689"/>
    <w:rsid w:val="00FE0BC0"/>
    <w:rsid w:val="00FE0EB3"/>
    <w:rsid w:val="00FE109D"/>
    <w:rsid w:val="00FE142B"/>
    <w:rsid w:val="00FE16FA"/>
    <w:rsid w:val="00FE193D"/>
    <w:rsid w:val="00FE1985"/>
    <w:rsid w:val="00FE1D62"/>
    <w:rsid w:val="00FE248B"/>
    <w:rsid w:val="00FE276A"/>
    <w:rsid w:val="00FE297F"/>
    <w:rsid w:val="00FE373C"/>
    <w:rsid w:val="00FE38D0"/>
    <w:rsid w:val="00FE3D19"/>
    <w:rsid w:val="00FE43CC"/>
    <w:rsid w:val="00FE4912"/>
    <w:rsid w:val="00FE4DE2"/>
    <w:rsid w:val="00FE4E23"/>
    <w:rsid w:val="00FE4E6F"/>
    <w:rsid w:val="00FE514F"/>
    <w:rsid w:val="00FE5BF0"/>
    <w:rsid w:val="00FE5D6E"/>
    <w:rsid w:val="00FE60FF"/>
    <w:rsid w:val="00FE6800"/>
    <w:rsid w:val="00FE685A"/>
    <w:rsid w:val="00FE6959"/>
    <w:rsid w:val="00FE6CBE"/>
    <w:rsid w:val="00FE6F02"/>
    <w:rsid w:val="00FE6F0F"/>
    <w:rsid w:val="00FE7325"/>
    <w:rsid w:val="00FE7437"/>
    <w:rsid w:val="00FE7568"/>
    <w:rsid w:val="00FE7803"/>
    <w:rsid w:val="00FE7979"/>
    <w:rsid w:val="00FE7D0C"/>
    <w:rsid w:val="00FF0064"/>
    <w:rsid w:val="00FF09F3"/>
    <w:rsid w:val="00FF1384"/>
    <w:rsid w:val="00FF16F1"/>
    <w:rsid w:val="00FF1AC9"/>
    <w:rsid w:val="00FF1B78"/>
    <w:rsid w:val="00FF20AD"/>
    <w:rsid w:val="00FF27BC"/>
    <w:rsid w:val="00FF27FB"/>
    <w:rsid w:val="00FF2923"/>
    <w:rsid w:val="00FF2D9E"/>
    <w:rsid w:val="00FF31FC"/>
    <w:rsid w:val="00FF3804"/>
    <w:rsid w:val="00FF3A0B"/>
    <w:rsid w:val="00FF3E5D"/>
    <w:rsid w:val="00FF43B8"/>
    <w:rsid w:val="00FF494B"/>
    <w:rsid w:val="00FF4BD5"/>
    <w:rsid w:val="00FF52C8"/>
    <w:rsid w:val="00FF5746"/>
    <w:rsid w:val="00FF5821"/>
    <w:rsid w:val="00FF59DA"/>
    <w:rsid w:val="00FF6A8F"/>
    <w:rsid w:val="00FF6D1C"/>
    <w:rsid w:val="00FF7076"/>
    <w:rsid w:val="00FF73EE"/>
    <w:rsid w:val="00FF7808"/>
    <w:rsid w:val="00FF7864"/>
    <w:rsid w:val="00FF796D"/>
    <w:rsid w:val="00FF7A11"/>
    <w:rsid w:val="022E2B4F"/>
    <w:rsid w:val="03B745D5"/>
    <w:rsid w:val="04F704AE"/>
    <w:rsid w:val="066B1D68"/>
    <w:rsid w:val="06736DFA"/>
    <w:rsid w:val="0715CBA1"/>
    <w:rsid w:val="0892BA8A"/>
    <w:rsid w:val="0A8357F1"/>
    <w:rsid w:val="0B035A59"/>
    <w:rsid w:val="0B0EA340"/>
    <w:rsid w:val="0CCE11CA"/>
    <w:rsid w:val="0D8581E1"/>
    <w:rsid w:val="0D95A855"/>
    <w:rsid w:val="0F218C88"/>
    <w:rsid w:val="0F448E8A"/>
    <w:rsid w:val="0FD7A395"/>
    <w:rsid w:val="109CB8BE"/>
    <w:rsid w:val="11582675"/>
    <w:rsid w:val="13DAF6FD"/>
    <w:rsid w:val="14A2701A"/>
    <w:rsid w:val="14A2AA36"/>
    <w:rsid w:val="1587671A"/>
    <w:rsid w:val="161BB1DA"/>
    <w:rsid w:val="167EA480"/>
    <w:rsid w:val="16C753E6"/>
    <w:rsid w:val="17EE299A"/>
    <w:rsid w:val="181CC56A"/>
    <w:rsid w:val="18C8563F"/>
    <w:rsid w:val="18FDE72F"/>
    <w:rsid w:val="1A6BB68A"/>
    <w:rsid w:val="1A901B29"/>
    <w:rsid w:val="1AF4E1A7"/>
    <w:rsid w:val="1BD09F9B"/>
    <w:rsid w:val="1C0CF567"/>
    <w:rsid w:val="1D291C78"/>
    <w:rsid w:val="1D72FDC6"/>
    <w:rsid w:val="1DD4B8FA"/>
    <w:rsid w:val="1ED643CB"/>
    <w:rsid w:val="1F8D2A2F"/>
    <w:rsid w:val="1FC09A13"/>
    <w:rsid w:val="2049C7B2"/>
    <w:rsid w:val="204FED6E"/>
    <w:rsid w:val="20A301E8"/>
    <w:rsid w:val="20FD63EE"/>
    <w:rsid w:val="2150BF94"/>
    <w:rsid w:val="224C7C19"/>
    <w:rsid w:val="228765CD"/>
    <w:rsid w:val="24268EAB"/>
    <w:rsid w:val="253A5B8A"/>
    <w:rsid w:val="254CB909"/>
    <w:rsid w:val="25699B9A"/>
    <w:rsid w:val="256ACE2A"/>
    <w:rsid w:val="258FC34C"/>
    <w:rsid w:val="25EAEF44"/>
    <w:rsid w:val="27DF9102"/>
    <w:rsid w:val="280340F5"/>
    <w:rsid w:val="28A7C54A"/>
    <w:rsid w:val="2994B6CD"/>
    <w:rsid w:val="2A29E1F7"/>
    <w:rsid w:val="2BB2B918"/>
    <w:rsid w:val="2C1F8D74"/>
    <w:rsid w:val="2C48C28A"/>
    <w:rsid w:val="2C663F22"/>
    <w:rsid w:val="2DADE1FB"/>
    <w:rsid w:val="2E41BB73"/>
    <w:rsid w:val="2EEF612F"/>
    <w:rsid w:val="2FD5E3A4"/>
    <w:rsid w:val="30078FF5"/>
    <w:rsid w:val="30D5BE99"/>
    <w:rsid w:val="31C1DC5B"/>
    <w:rsid w:val="321665D2"/>
    <w:rsid w:val="33082910"/>
    <w:rsid w:val="337244B2"/>
    <w:rsid w:val="3468E4AF"/>
    <w:rsid w:val="351516BD"/>
    <w:rsid w:val="359FDF6E"/>
    <w:rsid w:val="3648F6D8"/>
    <w:rsid w:val="3661A7FC"/>
    <w:rsid w:val="37A73B9C"/>
    <w:rsid w:val="37B4E53E"/>
    <w:rsid w:val="380FD9A5"/>
    <w:rsid w:val="38D84877"/>
    <w:rsid w:val="3B0F627B"/>
    <w:rsid w:val="3B7E11A3"/>
    <w:rsid w:val="3B7F9019"/>
    <w:rsid w:val="3C570CE8"/>
    <w:rsid w:val="3D64BA18"/>
    <w:rsid w:val="3DCB1D6A"/>
    <w:rsid w:val="3DCED8A2"/>
    <w:rsid w:val="3F8C9B5F"/>
    <w:rsid w:val="40628C59"/>
    <w:rsid w:val="4063F666"/>
    <w:rsid w:val="4304B40A"/>
    <w:rsid w:val="442A2887"/>
    <w:rsid w:val="45597E58"/>
    <w:rsid w:val="4612D5F0"/>
    <w:rsid w:val="462121DB"/>
    <w:rsid w:val="4697EA7D"/>
    <w:rsid w:val="46CC257E"/>
    <w:rsid w:val="47C5F288"/>
    <w:rsid w:val="499DFB4F"/>
    <w:rsid w:val="49B517C2"/>
    <w:rsid w:val="49BB6BAA"/>
    <w:rsid w:val="4A5B6145"/>
    <w:rsid w:val="4B71FFEE"/>
    <w:rsid w:val="4B7A9666"/>
    <w:rsid w:val="4BC396C9"/>
    <w:rsid w:val="4C770070"/>
    <w:rsid w:val="4DA18281"/>
    <w:rsid w:val="4DF92851"/>
    <w:rsid w:val="4F51FE25"/>
    <w:rsid w:val="50D5F811"/>
    <w:rsid w:val="50F4A9BF"/>
    <w:rsid w:val="530BEBA3"/>
    <w:rsid w:val="531704CE"/>
    <w:rsid w:val="54A347DF"/>
    <w:rsid w:val="5533D508"/>
    <w:rsid w:val="55417FE7"/>
    <w:rsid w:val="555FAC4C"/>
    <w:rsid w:val="55747405"/>
    <w:rsid w:val="55B99940"/>
    <w:rsid w:val="56262932"/>
    <w:rsid w:val="56EF9EF6"/>
    <w:rsid w:val="57C9FEA9"/>
    <w:rsid w:val="5834CB22"/>
    <w:rsid w:val="5998EA27"/>
    <w:rsid w:val="59CEC909"/>
    <w:rsid w:val="5A6832AA"/>
    <w:rsid w:val="5CD5DD80"/>
    <w:rsid w:val="5DB2806C"/>
    <w:rsid w:val="5E348DEB"/>
    <w:rsid w:val="5EB9EBA2"/>
    <w:rsid w:val="5F696F0E"/>
    <w:rsid w:val="5FBDCCE8"/>
    <w:rsid w:val="605F5260"/>
    <w:rsid w:val="60CD2537"/>
    <w:rsid w:val="6134F17A"/>
    <w:rsid w:val="619079AF"/>
    <w:rsid w:val="62A09BB1"/>
    <w:rsid w:val="630010C0"/>
    <w:rsid w:val="6352FE39"/>
    <w:rsid w:val="63A9F4FC"/>
    <w:rsid w:val="63C3E0C3"/>
    <w:rsid w:val="642D3A40"/>
    <w:rsid w:val="64EBE498"/>
    <w:rsid w:val="657B50EC"/>
    <w:rsid w:val="65BE9628"/>
    <w:rsid w:val="68E3766F"/>
    <w:rsid w:val="6BF636A7"/>
    <w:rsid w:val="6CAA3EC2"/>
    <w:rsid w:val="6CD0236B"/>
    <w:rsid w:val="6CFE771A"/>
    <w:rsid w:val="6D369D93"/>
    <w:rsid w:val="6DAF2D7B"/>
    <w:rsid w:val="6DFA41D2"/>
    <w:rsid w:val="6E51424A"/>
    <w:rsid w:val="6E8FFE5E"/>
    <w:rsid w:val="709352E2"/>
    <w:rsid w:val="721DA00A"/>
    <w:rsid w:val="72211668"/>
    <w:rsid w:val="7267D1C0"/>
    <w:rsid w:val="73A3D0E9"/>
    <w:rsid w:val="73B8D269"/>
    <w:rsid w:val="73BD2CFF"/>
    <w:rsid w:val="74C50893"/>
    <w:rsid w:val="769838B2"/>
    <w:rsid w:val="790C4FBC"/>
    <w:rsid w:val="7A066617"/>
    <w:rsid w:val="7BFDD987"/>
    <w:rsid w:val="7C2618AA"/>
    <w:rsid w:val="7C326C3B"/>
    <w:rsid w:val="7D446F2F"/>
    <w:rsid w:val="7D53D31B"/>
    <w:rsid w:val="7E17DFBC"/>
    <w:rsid w:val="7E483C35"/>
    <w:rsid w:val="7EC458C6"/>
    <w:rsid w:val="7FD28805"/>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971BB5"/>
  <w15:chartTrackingRefBased/>
  <w15:docId w15:val="{3551A3B6-B9AC-4719-8568-0679B2B2C8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227C"/>
    <w:rPr>
      <w:lang w:val="en-US"/>
    </w:rPr>
  </w:style>
  <w:style w:type="paragraph" w:styleId="Heading1">
    <w:name w:val="heading 1"/>
    <w:basedOn w:val="Normal"/>
    <w:next w:val="Normal"/>
    <w:link w:val="Heading1Char"/>
    <w:uiPriority w:val="9"/>
    <w:qFormat/>
    <w:rsid w:val="00B0607F"/>
    <w:pPr>
      <w:keepNext/>
      <w:keepLines/>
      <w:pageBreakBefore/>
      <w:numPr>
        <w:numId w:val="1"/>
      </w:numPr>
      <w:spacing w:before="240" w:after="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E0E1E"/>
    <w:pPr>
      <w:keepNext/>
      <w:keepLines/>
      <w:numPr>
        <w:ilvl w:val="1"/>
        <w:numId w:val="1"/>
      </w:numPr>
      <w:spacing w:before="240" w:after="2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68D5"/>
    <w:pPr>
      <w:keepNext/>
      <w:keepLines/>
      <w:numPr>
        <w:ilvl w:val="2"/>
        <w:numId w:val="1"/>
      </w:numPr>
      <w:spacing w:before="240" w:after="240" w:line="240" w:lineRule="auto"/>
      <w:outlineLvl w:val="2"/>
    </w:pPr>
    <w:rPr>
      <w:rFonts w:asciiTheme="majorHAnsi" w:hAnsiTheme="majorHAnsi" w:eastAsiaTheme="majorEastAsia" w:cstheme="majorBidi"/>
      <w:color w:val="2F5496" w:themeColor="accent1" w:themeShade="BF"/>
      <w:sz w:val="24"/>
      <w:szCs w:val="24"/>
    </w:rPr>
  </w:style>
  <w:style w:type="paragraph" w:styleId="Heading4">
    <w:name w:val="heading 4"/>
    <w:basedOn w:val="Normal"/>
    <w:next w:val="Normal"/>
    <w:link w:val="Heading4Char"/>
    <w:uiPriority w:val="9"/>
    <w:unhideWhenUsed/>
    <w:qFormat/>
    <w:rsid w:val="00456721"/>
    <w:pPr>
      <w:keepNext/>
      <w:keepLines/>
      <w:numPr>
        <w:ilvl w:val="3"/>
        <w:numId w:val="1"/>
      </w:numPr>
      <w:spacing w:before="120" w:after="240" w:line="240" w:lineRule="auto"/>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D79ED"/>
    <w:pPr>
      <w:keepNext/>
      <w:keepLines/>
      <w:numPr>
        <w:ilvl w:val="4"/>
        <w:numId w:val="1"/>
      </w:numPr>
      <w:spacing w:before="40" w:after="2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66397"/>
    <w:pPr>
      <w:keepNext/>
      <w:keepLines/>
      <w:numPr>
        <w:ilvl w:val="5"/>
        <w:numId w:val="1"/>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066397"/>
    <w:pPr>
      <w:keepNext/>
      <w:keepLines/>
      <w:numPr>
        <w:ilvl w:val="6"/>
        <w:numId w:val="1"/>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066397"/>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66397"/>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noteText">
    <w:name w:val="footnote text"/>
    <w:basedOn w:val="Normal"/>
    <w:link w:val="FootnoteTextChar"/>
    <w:uiPriority w:val="99"/>
    <w:semiHidden/>
    <w:unhideWhenUsed/>
    <w:rsid w:val="001D3E2B"/>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1D3E2B"/>
    <w:rPr>
      <w:sz w:val="20"/>
      <w:szCs w:val="20"/>
    </w:rPr>
  </w:style>
  <w:style w:type="character" w:styleId="FootnoteReference">
    <w:name w:val="footnote reference"/>
    <w:basedOn w:val="DefaultParagraphFont"/>
    <w:uiPriority w:val="99"/>
    <w:semiHidden/>
    <w:unhideWhenUsed/>
    <w:rsid w:val="001D3E2B"/>
    <w:rPr>
      <w:vertAlign w:val="superscript"/>
    </w:rPr>
  </w:style>
  <w:style w:type="character" w:styleId="Heading1Char" w:customStyle="1">
    <w:name w:val="Heading 1 Char"/>
    <w:basedOn w:val="DefaultParagraphFont"/>
    <w:link w:val="Heading1"/>
    <w:uiPriority w:val="9"/>
    <w:rsid w:val="00B0607F"/>
    <w:rPr>
      <w:rFonts w:asciiTheme="majorHAnsi" w:hAnsiTheme="majorHAnsi" w:eastAsiaTheme="majorEastAsia" w:cstheme="majorBidi"/>
      <w:color w:val="2F5496" w:themeColor="accent1" w:themeShade="BF"/>
      <w:sz w:val="32"/>
      <w:szCs w:val="32"/>
      <w:lang w:val="en-US"/>
    </w:rPr>
  </w:style>
  <w:style w:type="character" w:styleId="Heading2Char" w:customStyle="1">
    <w:name w:val="Heading 2 Char"/>
    <w:basedOn w:val="DefaultParagraphFont"/>
    <w:link w:val="Heading2"/>
    <w:uiPriority w:val="9"/>
    <w:rsid w:val="001E0E1E"/>
    <w:rPr>
      <w:rFonts w:asciiTheme="majorHAnsi" w:hAnsiTheme="majorHAnsi" w:eastAsiaTheme="majorEastAsia" w:cstheme="majorBidi"/>
      <w:color w:val="2F5496" w:themeColor="accent1" w:themeShade="BF"/>
      <w:sz w:val="26"/>
      <w:szCs w:val="26"/>
      <w:lang w:val="en-US"/>
    </w:rPr>
  </w:style>
  <w:style w:type="character" w:styleId="Heading3Char" w:customStyle="1">
    <w:name w:val="Heading 3 Char"/>
    <w:basedOn w:val="DefaultParagraphFont"/>
    <w:link w:val="Heading3"/>
    <w:uiPriority w:val="9"/>
    <w:rsid w:val="00E368D5"/>
    <w:rPr>
      <w:rFonts w:asciiTheme="majorHAnsi" w:hAnsiTheme="majorHAnsi" w:eastAsiaTheme="majorEastAsia" w:cstheme="majorBidi"/>
      <w:color w:val="2F5496" w:themeColor="accent1" w:themeShade="BF"/>
      <w:sz w:val="24"/>
      <w:szCs w:val="24"/>
      <w:lang w:val="en-US"/>
    </w:rPr>
  </w:style>
  <w:style w:type="character" w:styleId="Heading4Char" w:customStyle="1">
    <w:name w:val="Heading 4 Char"/>
    <w:basedOn w:val="DefaultParagraphFont"/>
    <w:link w:val="Heading4"/>
    <w:uiPriority w:val="9"/>
    <w:rsid w:val="00456721"/>
    <w:rPr>
      <w:rFonts w:asciiTheme="majorHAnsi" w:hAnsiTheme="majorHAnsi" w:eastAsiaTheme="majorEastAsia" w:cstheme="majorBidi"/>
      <w:i/>
      <w:iCs/>
      <w:color w:val="2F5496" w:themeColor="accent1" w:themeShade="BF"/>
      <w:lang w:val="en-US"/>
    </w:rPr>
  </w:style>
  <w:style w:type="character" w:styleId="Heading5Char" w:customStyle="1">
    <w:name w:val="Heading 5 Char"/>
    <w:basedOn w:val="DefaultParagraphFont"/>
    <w:link w:val="Heading5"/>
    <w:uiPriority w:val="9"/>
    <w:rsid w:val="00DD79ED"/>
    <w:rPr>
      <w:rFonts w:asciiTheme="majorHAnsi" w:hAnsiTheme="majorHAnsi" w:eastAsiaTheme="majorEastAsia" w:cstheme="majorBidi"/>
      <w:color w:val="2F5496" w:themeColor="accent1" w:themeShade="BF"/>
      <w:lang w:val="en-US"/>
    </w:rPr>
  </w:style>
  <w:style w:type="character" w:styleId="Heading6Char" w:customStyle="1">
    <w:name w:val="Heading 6 Char"/>
    <w:basedOn w:val="DefaultParagraphFont"/>
    <w:link w:val="Heading6"/>
    <w:uiPriority w:val="9"/>
    <w:rsid w:val="00066397"/>
    <w:rPr>
      <w:rFonts w:asciiTheme="majorHAnsi" w:hAnsiTheme="majorHAnsi" w:eastAsiaTheme="majorEastAsia" w:cstheme="majorBidi"/>
      <w:color w:val="1F3763" w:themeColor="accent1" w:themeShade="7F"/>
      <w:lang w:val="en-US"/>
    </w:rPr>
  </w:style>
  <w:style w:type="character" w:styleId="Heading7Char" w:customStyle="1">
    <w:name w:val="Heading 7 Char"/>
    <w:basedOn w:val="DefaultParagraphFont"/>
    <w:link w:val="Heading7"/>
    <w:uiPriority w:val="9"/>
    <w:semiHidden/>
    <w:rsid w:val="00066397"/>
    <w:rPr>
      <w:rFonts w:asciiTheme="majorHAnsi" w:hAnsiTheme="majorHAnsi" w:eastAsiaTheme="majorEastAsia" w:cstheme="majorBidi"/>
      <w:i/>
      <w:iCs/>
      <w:color w:val="1F3763" w:themeColor="accent1" w:themeShade="7F"/>
      <w:lang w:val="en-US"/>
    </w:rPr>
  </w:style>
  <w:style w:type="character" w:styleId="Heading8Char" w:customStyle="1">
    <w:name w:val="Heading 8 Char"/>
    <w:basedOn w:val="DefaultParagraphFont"/>
    <w:link w:val="Heading8"/>
    <w:uiPriority w:val="9"/>
    <w:semiHidden/>
    <w:rsid w:val="00066397"/>
    <w:rPr>
      <w:rFonts w:asciiTheme="majorHAnsi" w:hAnsiTheme="majorHAnsi" w:eastAsiaTheme="majorEastAsia" w:cstheme="majorBidi"/>
      <w:color w:val="272727" w:themeColor="text1" w:themeTint="D8"/>
      <w:sz w:val="21"/>
      <w:szCs w:val="21"/>
      <w:lang w:val="en-US"/>
    </w:rPr>
  </w:style>
  <w:style w:type="character" w:styleId="Heading9Char" w:customStyle="1">
    <w:name w:val="Heading 9 Char"/>
    <w:basedOn w:val="DefaultParagraphFont"/>
    <w:link w:val="Heading9"/>
    <w:uiPriority w:val="9"/>
    <w:semiHidden/>
    <w:rsid w:val="00066397"/>
    <w:rPr>
      <w:rFonts w:asciiTheme="majorHAnsi" w:hAnsiTheme="majorHAnsi" w:eastAsiaTheme="majorEastAsia" w:cstheme="majorBidi"/>
      <w:i/>
      <w:iCs/>
      <w:color w:val="272727" w:themeColor="text1" w:themeTint="D8"/>
      <w:sz w:val="21"/>
      <w:szCs w:val="21"/>
      <w:lang w:val="en-US"/>
    </w:rPr>
  </w:style>
  <w:style w:type="paragraph" w:styleId="Title">
    <w:name w:val="Title"/>
    <w:basedOn w:val="Normal"/>
    <w:next w:val="Normal"/>
    <w:link w:val="TitleChar"/>
    <w:uiPriority w:val="10"/>
    <w:qFormat/>
    <w:rsid w:val="00190909"/>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90909"/>
    <w:rPr>
      <w:rFonts w:asciiTheme="majorHAnsi" w:hAnsiTheme="majorHAnsi" w:eastAsiaTheme="majorEastAsia" w:cstheme="majorBidi"/>
      <w:spacing w:val="-10"/>
      <w:kern w:val="28"/>
      <w:sz w:val="56"/>
      <w:szCs w:val="56"/>
    </w:rPr>
  </w:style>
  <w:style w:type="paragraph" w:styleId="ListParagraph">
    <w:name w:val="List Paragraph"/>
    <w:basedOn w:val="Normal"/>
    <w:link w:val="ListParagraphChar"/>
    <w:uiPriority w:val="34"/>
    <w:qFormat/>
    <w:rsid w:val="001C1EB6"/>
    <w:pPr>
      <w:ind w:left="720"/>
      <w:contextualSpacing/>
    </w:pPr>
  </w:style>
  <w:style w:type="character" w:styleId="Hyperlink">
    <w:name w:val="Hyperlink"/>
    <w:basedOn w:val="DefaultParagraphFont"/>
    <w:uiPriority w:val="99"/>
    <w:unhideWhenUsed/>
    <w:rsid w:val="00632032"/>
    <w:rPr>
      <w:color w:val="0563C1" w:themeColor="hyperlink"/>
      <w:u w:val="single"/>
    </w:rPr>
  </w:style>
  <w:style w:type="character" w:styleId="UnresolvedMention">
    <w:name w:val="Unresolved Mention"/>
    <w:basedOn w:val="DefaultParagraphFont"/>
    <w:uiPriority w:val="99"/>
    <w:semiHidden/>
    <w:unhideWhenUsed/>
    <w:rsid w:val="00632032"/>
    <w:rPr>
      <w:color w:val="605E5C"/>
      <w:shd w:val="clear" w:color="auto" w:fill="E1DFDD"/>
    </w:rPr>
  </w:style>
  <w:style w:type="table" w:styleId="TableGrid">
    <w:name w:val="Table Grid"/>
    <w:basedOn w:val="TableNormal"/>
    <w:uiPriority w:val="39"/>
    <w:rsid w:val="00C1091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FE142B"/>
    <w:pPr>
      <w:tabs>
        <w:tab w:val="center" w:pos="4513"/>
        <w:tab w:val="right" w:pos="9026"/>
      </w:tabs>
      <w:spacing w:after="0" w:line="240" w:lineRule="auto"/>
    </w:pPr>
  </w:style>
  <w:style w:type="character" w:styleId="HeaderChar" w:customStyle="1">
    <w:name w:val="Header Char"/>
    <w:basedOn w:val="DefaultParagraphFont"/>
    <w:link w:val="Header"/>
    <w:uiPriority w:val="99"/>
    <w:rsid w:val="00FE142B"/>
  </w:style>
  <w:style w:type="paragraph" w:styleId="Footer">
    <w:name w:val="footer"/>
    <w:basedOn w:val="Normal"/>
    <w:link w:val="FooterChar"/>
    <w:uiPriority w:val="99"/>
    <w:unhideWhenUsed/>
    <w:rsid w:val="00FE142B"/>
    <w:pPr>
      <w:tabs>
        <w:tab w:val="center" w:pos="4513"/>
        <w:tab w:val="right" w:pos="9026"/>
      </w:tabs>
      <w:spacing w:after="0" w:line="240" w:lineRule="auto"/>
    </w:pPr>
  </w:style>
  <w:style w:type="character" w:styleId="FooterChar" w:customStyle="1">
    <w:name w:val="Footer Char"/>
    <w:basedOn w:val="DefaultParagraphFont"/>
    <w:link w:val="Footer"/>
    <w:uiPriority w:val="99"/>
    <w:rsid w:val="00FE142B"/>
  </w:style>
  <w:style w:type="paragraph" w:styleId="TOCHeading">
    <w:name w:val="TOC Heading"/>
    <w:basedOn w:val="Heading1"/>
    <w:next w:val="Normal"/>
    <w:uiPriority w:val="39"/>
    <w:unhideWhenUsed/>
    <w:qFormat/>
    <w:rsid w:val="00E668C8"/>
    <w:pPr>
      <w:numPr>
        <w:numId w:val="0"/>
      </w:numPr>
      <w:outlineLvl w:val="9"/>
    </w:pPr>
    <w:rPr>
      <w:kern w:val="0"/>
      <w14:ligatures w14:val="none"/>
    </w:rPr>
  </w:style>
  <w:style w:type="paragraph" w:styleId="TOC1">
    <w:name w:val="toc 1"/>
    <w:basedOn w:val="Normal"/>
    <w:next w:val="Normal"/>
    <w:autoRedefine/>
    <w:uiPriority w:val="39"/>
    <w:unhideWhenUsed/>
    <w:rsid w:val="00DC4069"/>
    <w:pPr>
      <w:spacing w:after="100"/>
    </w:pPr>
  </w:style>
  <w:style w:type="paragraph" w:styleId="TOC2">
    <w:name w:val="toc 2"/>
    <w:basedOn w:val="Normal"/>
    <w:next w:val="Normal"/>
    <w:autoRedefine/>
    <w:uiPriority w:val="39"/>
    <w:unhideWhenUsed/>
    <w:rsid w:val="00DC4069"/>
    <w:pPr>
      <w:spacing w:after="100"/>
      <w:ind w:left="220"/>
    </w:pPr>
  </w:style>
  <w:style w:type="paragraph" w:styleId="TOC3">
    <w:name w:val="toc 3"/>
    <w:basedOn w:val="Normal"/>
    <w:next w:val="Normal"/>
    <w:autoRedefine/>
    <w:uiPriority w:val="39"/>
    <w:unhideWhenUsed/>
    <w:rsid w:val="00DC4069"/>
    <w:pPr>
      <w:tabs>
        <w:tab w:val="left" w:pos="1200"/>
        <w:tab w:val="right" w:leader="dot" w:pos="9016"/>
      </w:tabs>
      <w:spacing w:after="100"/>
      <w:ind w:left="440"/>
    </w:pPr>
  </w:style>
  <w:style w:type="character" w:styleId="FollowedHyperlink">
    <w:name w:val="FollowedHyperlink"/>
    <w:basedOn w:val="DefaultParagraphFont"/>
    <w:uiPriority w:val="99"/>
    <w:semiHidden/>
    <w:unhideWhenUsed/>
    <w:rsid w:val="00BD5855"/>
    <w:rPr>
      <w:color w:val="954F72" w:themeColor="followedHyperlink"/>
      <w:u w:val="single"/>
    </w:rPr>
  </w:style>
  <w:style w:type="character" w:styleId="SubtleReference">
    <w:name w:val="Subtle Reference"/>
    <w:uiPriority w:val="31"/>
    <w:qFormat/>
    <w:rsid w:val="00286B76"/>
    <w:rPr>
      <w:sz w:val="16"/>
      <w:szCs w:val="16"/>
    </w:rPr>
  </w:style>
  <w:style w:type="paragraph" w:styleId="Bullets" w:customStyle="1">
    <w:name w:val="Bullets"/>
    <w:basedOn w:val="ListParagraph"/>
    <w:link w:val="BulletsChar"/>
    <w:qFormat/>
    <w:rsid w:val="0043466F"/>
    <w:pPr>
      <w:numPr>
        <w:numId w:val="5"/>
      </w:numPr>
      <w:spacing w:after="0"/>
      <w:contextualSpacing w:val="0"/>
    </w:pPr>
  </w:style>
  <w:style w:type="character" w:styleId="ListParagraphChar" w:customStyle="1">
    <w:name w:val="List Paragraph Char"/>
    <w:basedOn w:val="DefaultParagraphFont"/>
    <w:link w:val="ListParagraph"/>
    <w:uiPriority w:val="34"/>
    <w:rsid w:val="00456200"/>
    <w:rPr>
      <w:lang w:val="en-US"/>
    </w:rPr>
  </w:style>
  <w:style w:type="character" w:styleId="BulletsChar" w:customStyle="1">
    <w:name w:val="Bullets Char"/>
    <w:basedOn w:val="ListParagraphChar"/>
    <w:link w:val="Bullets"/>
    <w:rsid w:val="00781D3B"/>
    <w:rPr>
      <w:lang w:val="en-US"/>
    </w:rPr>
  </w:style>
  <w:style w:type="numbering" w:styleId="CompactNumberedList" w:customStyle="1">
    <w:name w:val="Compact Numbered List"/>
    <w:uiPriority w:val="99"/>
    <w:rsid w:val="000C0B10"/>
    <w:pPr>
      <w:numPr>
        <w:numId w:val="2"/>
      </w:numPr>
    </w:pPr>
  </w:style>
  <w:style w:type="character" w:styleId="CommentReference">
    <w:name w:val="annotation reference"/>
    <w:basedOn w:val="DefaultParagraphFont"/>
    <w:uiPriority w:val="99"/>
    <w:semiHidden/>
    <w:unhideWhenUsed/>
    <w:rsid w:val="006D3E0E"/>
    <w:rPr>
      <w:sz w:val="16"/>
      <w:szCs w:val="16"/>
    </w:rPr>
  </w:style>
  <w:style w:type="paragraph" w:styleId="CommentText">
    <w:name w:val="annotation text"/>
    <w:basedOn w:val="Normal"/>
    <w:link w:val="CommentTextChar"/>
    <w:uiPriority w:val="99"/>
    <w:unhideWhenUsed/>
    <w:rsid w:val="006D3E0E"/>
    <w:pPr>
      <w:spacing w:line="240" w:lineRule="auto"/>
    </w:pPr>
    <w:rPr>
      <w:sz w:val="20"/>
      <w:szCs w:val="20"/>
    </w:rPr>
  </w:style>
  <w:style w:type="character" w:styleId="CommentTextChar" w:customStyle="1">
    <w:name w:val="Comment Text Char"/>
    <w:basedOn w:val="DefaultParagraphFont"/>
    <w:link w:val="CommentText"/>
    <w:uiPriority w:val="99"/>
    <w:rsid w:val="006D3E0E"/>
    <w:rPr>
      <w:sz w:val="20"/>
      <w:szCs w:val="20"/>
      <w:lang w:val="en-US"/>
    </w:rPr>
  </w:style>
  <w:style w:type="paragraph" w:styleId="CommentSubject">
    <w:name w:val="annotation subject"/>
    <w:basedOn w:val="CommentText"/>
    <w:next w:val="CommentText"/>
    <w:link w:val="CommentSubjectChar"/>
    <w:uiPriority w:val="99"/>
    <w:semiHidden/>
    <w:unhideWhenUsed/>
    <w:rsid w:val="006D3E0E"/>
    <w:rPr>
      <w:b/>
      <w:bCs/>
    </w:rPr>
  </w:style>
  <w:style w:type="character" w:styleId="CommentSubjectChar" w:customStyle="1">
    <w:name w:val="Comment Subject Char"/>
    <w:basedOn w:val="CommentTextChar"/>
    <w:link w:val="CommentSubject"/>
    <w:uiPriority w:val="99"/>
    <w:semiHidden/>
    <w:rsid w:val="006D3E0E"/>
    <w:rPr>
      <w:b/>
      <w:bCs/>
      <w:sz w:val="20"/>
      <w:szCs w:val="20"/>
      <w:lang w:val="en-US"/>
    </w:rPr>
  </w:style>
  <w:style w:type="paragraph" w:styleId="Revision">
    <w:name w:val="Revision"/>
    <w:hidden/>
    <w:uiPriority w:val="99"/>
    <w:semiHidden/>
    <w:rsid w:val="00225864"/>
    <w:pPr>
      <w:spacing w:after="0" w:line="240" w:lineRule="auto"/>
    </w:pPr>
    <w:rPr>
      <w:lang w:val="en-US"/>
    </w:rPr>
  </w:style>
  <w:style w:type="paragraph" w:styleId="TOC4">
    <w:name w:val="toc 4"/>
    <w:basedOn w:val="Normal"/>
    <w:next w:val="Normal"/>
    <w:autoRedefine/>
    <w:uiPriority w:val="39"/>
    <w:unhideWhenUsed/>
    <w:rsid w:val="00CE7B7B"/>
    <w:pPr>
      <w:spacing w:after="100" w:line="278" w:lineRule="auto"/>
      <w:ind w:left="720"/>
    </w:pPr>
    <w:rPr>
      <w:rFonts w:eastAsiaTheme="minorEastAsia"/>
      <w:sz w:val="24"/>
      <w:szCs w:val="24"/>
      <w:lang w:val="en-ZA" w:eastAsia="en-ZA"/>
    </w:rPr>
  </w:style>
  <w:style w:type="paragraph" w:styleId="TOC5">
    <w:name w:val="toc 5"/>
    <w:basedOn w:val="Normal"/>
    <w:next w:val="Normal"/>
    <w:autoRedefine/>
    <w:uiPriority w:val="39"/>
    <w:unhideWhenUsed/>
    <w:rsid w:val="00CE7B7B"/>
    <w:pPr>
      <w:spacing w:after="100" w:line="278" w:lineRule="auto"/>
      <w:ind w:left="960"/>
    </w:pPr>
    <w:rPr>
      <w:rFonts w:eastAsiaTheme="minorEastAsia"/>
      <w:sz w:val="24"/>
      <w:szCs w:val="24"/>
      <w:lang w:val="en-ZA" w:eastAsia="en-ZA"/>
    </w:rPr>
  </w:style>
  <w:style w:type="paragraph" w:styleId="TOC6">
    <w:name w:val="toc 6"/>
    <w:basedOn w:val="Normal"/>
    <w:next w:val="Normal"/>
    <w:autoRedefine/>
    <w:uiPriority w:val="39"/>
    <w:unhideWhenUsed/>
    <w:rsid w:val="00CE7B7B"/>
    <w:pPr>
      <w:spacing w:after="100" w:line="278" w:lineRule="auto"/>
      <w:ind w:left="1200"/>
    </w:pPr>
    <w:rPr>
      <w:rFonts w:eastAsiaTheme="minorEastAsia"/>
      <w:sz w:val="24"/>
      <w:szCs w:val="24"/>
      <w:lang w:val="en-ZA" w:eastAsia="en-ZA"/>
    </w:rPr>
  </w:style>
  <w:style w:type="paragraph" w:styleId="TOC7">
    <w:name w:val="toc 7"/>
    <w:basedOn w:val="Normal"/>
    <w:next w:val="Normal"/>
    <w:autoRedefine/>
    <w:uiPriority w:val="39"/>
    <w:unhideWhenUsed/>
    <w:rsid w:val="00CE7B7B"/>
    <w:pPr>
      <w:spacing w:after="100" w:line="278" w:lineRule="auto"/>
      <w:ind w:left="1440"/>
    </w:pPr>
    <w:rPr>
      <w:rFonts w:eastAsiaTheme="minorEastAsia"/>
      <w:sz w:val="24"/>
      <w:szCs w:val="24"/>
      <w:lang w:val="en-ZA" w:eastAsia="en-ZA"/>
    </w:rPr>
  </w:style>
  <w:style w:type="paragraph" w:styleId="TOC8">
    <w:name w:val="toc 8"/>
    <w:basedOn w:val="Normal"/>
    <w:next w:val="Normal"/>
    <w:autoRedefine/>
    <w:uiPriority w:val="39"/>
    <w:unhideWhenUsed/>
    <w:rsid w:val="00CE7B7B"/>
    <w:pPr>
      <w:spacing w:after="100" w:line="278" w:lineRule="auto"/>
      <w:ind w:left="1680"/>
    </w:pPr>
    <w:rPr>
      <w:rFonts w:eastAsiaTheme="minorEastAsia"/>
      <w:sz w:val="24"/>
      <w:szCs w:val="24"/>
      <w:lang w:val="en-ZA" w:eastAsia="en-ZA"/>
    </w:rPr>
  </w:style>
  <w:style w:type="paragraph" w:styleId="TOC9">
    <w:name w:val="toc 9"/>
    <w:basedOn w:val="Normal"/>
    <w:next w:val="Normal"/>
    <w:autoRedefine/>
    <w:uiPriority w:val="39"/>
    <w:unhideWhenUsed/>
    <w:rsid w:val="00CE7B7B"/>
    <w:pPr>
      <w:spacing w:after="100" w:line="278" w:lineRule="auto"/>
      <w:ind w:left="1920"/>
    </w:pPr>
    <w:rPr>
      <w:rFonts w:eastAsiaTheme="minorEastAsia"/>
      <w:sz w:val="24"/>
      <w:szCs w:val="24"/>
      <w:lang w:val="en-ZA" w:eastAsia="en-ZA"/>
    </w:rPr>
  </w:style>
  <w:style w:type="paragraph" w:styleId="Bullets2" w:customStyle="1">
    <w:name w:val="Bullets 2"/>
    <w:basedOn w:val="Bullets"/>
    <w:link w:val="Bullets2Char"/>
    <w:qFormat/>
    <w:rsid w:val="00380AB6"/>
    <w:pPr>
      <w:numPr>
        <w:numId w:val="4"/>
      </w:numPr>
    </w:pPr>
  </w:style>
  <w:style w:type="character" w:styleId="Bullets2Char" w:customStyle="1">
    <w:name w:val="Bullets 2 Char"/>
    <w:basedOn w:val="BulletsChar"/>
    <w:link w:val="Bullets2"/>
    <w:rsid w:val="00380AB6"/>
    <w:rPr>
      <w:lang w:val="en-US"/>
    </w:rPr>
  </w:style>
  <w:style w:type="paragraph" w:styleId="Bullets3" w:customStyle="1">
    <w:name w:val="Bullets 3"/>
    <w:basedOn w:val="Bullets2"/>
    <w:link w:val="Bullets3Char"/>
    <w:qFormat/>
    <w:rsid w:val="009F75A4"/>
    <w:pPr>
      <w:numPr>
        <w:ilvl w:val="1"/>
      </w:numPr>
    </w:pPr>
  </w:style>
  <w:style w:type="character" w:styleId="Bullets3Char" w:customStyle="1">
    <w:name w:val="Bullets 3 Char"/>
    <w:basedOn w:val="Bullets2Char"/>
    <w:link w:val="Bullets3"/>
    <w:rsid w:val="00A52126"/>
    <w:rPr>
      <w:lang w:val="en-US"/>
    </w:rPr>
  </w:style>
  <w:style w:type="paragraph" w:styleId="Bullets4" w:customStyle="1">
    <w:name w:val="Bullets 4"/>
    <w:basedOn w:val="Bullets3"/>
    <w:link w:val="Bullets4Char"/>
    <w:qFormat/>
    <w:rsid w:val="009F75A4"/>
    <w:pPr>
      <w:numPr>
        <w:ilvl w:val="2"/>
      </w:numPr>
    </w:pPr>
  </w:style>
  <w:style w:type="character" w:styleId="Bullets4Char" w:customStyle="1">
    <w:name w:val="Bullets 4 Char"/>
    <w:basedOn w:val="Bullets3Char"/>
    <w:link w:val="Bullets4"/>
    <w:rsid w:val="00340F27"/>
    <w:rPr>
      <w:lang w:val="en-US"/>
    </w:rPr>
  </w:style>
  <w:style w:type="paragraph" w:styleId="SubHeading" w:customStyle="1">
    <w:name w:val="SubHeading"/>
    <w:basedOn w:val="Normal"/>
    <w:link w:val="SubHeadingChar"/>
    <w:qFormat/>
    <w:rsid w:val="003437D1"/>
    <w:pPr>
      <w:spacing w:before="120"/>
    </w:pPr>
    <w:rPr>
      <w:b/>
    </w:rPr>
  </w:style>
  <w:style w:type="character" w:styleId="SubHeadingChar" w:customStyle="1">
    <w:name w:val="SubHeading Char"/>
    <w:basedOn w:val="DefaultParagraphFont"/>
    <w:link w:val="SubHeading"/>
    <w:rsid w:val="003437D1"/>
    <w:rPr>
      <w:b/>
      <w:lang w:val="en-GB"/>
    </w:rPr>
  </w:style>
  <w:style w:type="paragraph" w:styleId="Appendix" w:customStyle="1">
    <w:name w:val="Appendix"/>
    <w:basedOn w:val="Heading1"/>
    <w:next w:val="Normal"/>
    <w:link w:val="AppendixChar"/>
    <w:qFormat/>
    <w:rsid w:val="00471981"/>
    <w:pPr>
      <w:numPr>
        <w:numId w:val="3"/>
      </w:numPr>
    </w:pPr>
  </w:style>
  <w:style w:type="character" w:styleId="AppendixChar" w:customStyle="1">
    <w:name w:val="Appendix Char"/>
    <w:basedOn w:val="Heading1Char"/>
    <w:link w:val="Appendix"/>
    <w:rsid w:val="00471981"/>
    <w:rPr>
      <w:rFonts w:asciiTheme="majorHAnsi" w:hAnsiTheme="majorHAnsi" w:eastAsiaTheme="majorEastAsia" w:cstheme="majorBidi"/>
      <w:color w:val="2F5496" w:themeColor="accent1" w:themeShade="BF"/>
      <w:sz w:val="32"/>
      <w:szCs w:val="32"/>
      <w:lang w:val="en-US"/>
    </w:rPr>
  </w:style>
  <w:style w:type="paragraph" w:styleId="NormalWeb">
    <w:name w:val="Normal (Web)"/>
    <w:basedOn w:val="Normal"/>
    <w:uiPriority w:val="99"/>
    <w:semiHidden/>
    <w:unhideWhenUsed/>
    <w:rsid w:val="00AA19DC"/>
    <w:rPr>
      <w:rFonts w:ascii="Times New Roman" w:hAnsi="Times New Roman" w:cs="Times New Roman"/>
      <w:sz w:val="24"/>
      <w:szCs w:val="24"/>
    </w:rPr>
  </w:style>
  <w:style w:type="character" w:styleId="Strong">
    <w:name w:val="Strong"/>
    <w:basedOn w:val="DefaultParagraphFont"/>
    <w:uiPriority w:val="22"/>
    <w:qFormat/>
    <w:rsid w:val="00A67297"/>
    <w:rPr>
      <w:b/>
      <w:bCs/>
    </w:rPr>
  </w:style>
  <w:style w:type="table" w:styleId="GridTable4-Accent1">
    <w:name w:val="Grid Table 4 Accent 1"/>
    <w:basedOn w:val="TableNormal"/>
    <w:uiPriority w:val="49"/>
    <w:rsid w:val="00C44A7B"/>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990ED6"/>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Spacing">
    <w:name w:val="No Spacing"/>
    <w:uiPriority w:val="1"/>
    <w:qFormat/>
    <w:rsid w:val="00AF4DB6"/>
    <w:pPr>
      <w:spacing w:after="0" w:line="240" w:lineRule="auto"/>
    </w:pPr>
    <w:rPr>
      <w:lang w:val="en-US"/>
    </w:rPr>
  </w:style>
  <w:style w:type="table" w:styleId="ListTable4-Accent1">
    <w:name w:val="List Table 4 Accent 1"/>
    <w:basedOn w:val="TableNormal"/>
    <w:uiPriority w:val="49"/>
    <w:rsid w:val="000A5D90"/>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blPr/>
      <w:tcPr>
        <w:tcBorders>
          <w:top w:val="double" w:color="8EAADB" w:themeColor="accent1" w:themeTint="99"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Subtitle">
    <w:name w:val="Subtitle"/>
    <w:basedOn w:val="Normal"/>
    <w:next w:val="Normal"/>
    <w:link w:val="SubtitleChar"/>
    <w:uiPriority w:val="11"/>
    <w:qFormat/>
    <w:rsid w:val="00874B0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74B0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74B00"/>
    <w:pPr>
      <w:spacing w:before="160"/>
      <w:jc w:val="center"/>
    </w:pPr>
    <w:rPr>
      <w:i/>
      <w:iCs/>
      <w:color w:val="404040" w:themeColor="text1" w:themeTint="BF"/>
    </w:rPr>
  </w:style>
  <w:style w:type="character" w:styleId="QuoteChar" w:customStyle="1">
    <w:name w:val="Quote Char"/>
    <w:basedOn w:val="DefaultParagraphFont"/>
    <w:link w:val="Quote"/>
    <w:uiPriority w:val="29"/>
    <w:rsid w:val="00874B00"/>
    <w:rPr>
      <w:i/>
      <w:iCs/>
      <w:color w:val="404040" w:themeColor="text1" w:themeTint="BF"/>
      <w:lang w:val="en-GB"/>
    </w:rPr>
  </w:style>
  <w:style w:type="character" w:styleId="IntenseEmphasis">
    <w:name w:val="Intense Emphasis"/>
    <w:basedOn w:val="DefaultParagraphFont"/>
    <w:uiPriority w:val="21"/>
    <w:qFormat/>
    <w:rsid w:val="00874B00"/>
    <w:rPr>
      <w:i/>
      <w:iCs/>
      <w:color w:val="2F5496" w:themeColor="accent1" w:themeShade="BF"/>
    </w:rPr>
  </w:style>
  <w:style w:type="paragraph" w:styleId="IntenseQuote">
    <w:name w:val="Intense Quote"/>
    <w:basedOn w:val="Normal"/>
    <w:next w:val="Normal"/>
    <w:link w:val="IntenseQuoteChar"/>
    <w:uiPriority w:val="30"/>
    <w:qFormat/>
    <w:rsid w:val="00874B0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874B00"/>
    <w:rPr>
      <w:i/>
      <w:iCs/>
      <w:color w:val="2F5496" w:themeColor="accent1" w:themeShade="BF"/>
      <w:lang w:val="en-GB"/>
    </w:rPr>
  </w:style>
  <w:style w:type="character" w:styleId="IntenseReference">
    <w:name w:val="Intense Reference"/>
    <w:basedOn w:val="DefaultParagraphFont"/>
    <w:uiPriority w:val="32"/>
    <w:qFormat/>
    <w:rsid w:val="00874B00"/>
    <w:rPr>
      <w:b/>
      <w:bCs/>
      <w:smallCaps/>
      <w:color w:val="2F5496" w:themeColor="accent1" w:themeShade="BF"/>
      <w:spacing w:val="5"/>
    </w:rPr>
  </w:style>
  <w:style w:type="paragraph" w:styleId="msonormal0" w:customStyle="1">
    <w:name w:val="msonormal"/>
    <w:basedOn w:val="Normal"/>
    <w:rsid w:val="00874B00"/>
    <w:pPr>
      <w:spacing w:before="100" w:beforeAutospacing="1" w:after="100" w:afterAutospacing="1" w:line="240" w:lineRule="auto"/>
    </w:pPr>
    <w:rPr>
      <w:rFonts w:ascii="Times New Roman" w:hAnsi="Times New Roman" w:eastAsia="Times New Roman" w:cs="Times New Roman"/>
      <w:kern w:val="0"/>
      <w:sz w:val="24"/>
      <w:szCs w:val="24"/>
      <w:lang w:eastAsia="en-GB"/>
      <w14:ligatures w14:val="none"/>
    </w:rPr>
  </w:style>
  <w:style w:type="paragraph" w:styleId="code-line" w:customStyle="1">
    <w:name w:val="code-line"/>
    <w:basedOn w:val="Normal"/>
    <w:rsid w:val="00874B00"/>
    <w:pPr>
      <w:spacing w:before="100" w:beforeAutospacing="1" w:after="100" w:afterAutospacing="1" w:line="240" w:lineRule="auto"/>
    </w:pPr>
    <w:rPr>
      <w:rFonts w:ascii="Times New Roman" w:hAnsi="Times New Roman" w:eastAsia="Times New Roman" w:cs="Times New Roman"/>
      <w:kern w:val="0"/>
      <w:sz w:val="24"/>
      <w:szCs w:val="24"/>
      <w:lang w:eastAsia="en-GB"/>
      <w14:ligatures w14:val="none"/>
    </w:rPr>
  </w:style>
  <w:style w:type="table" w:styleId="ListTable2-Accent5">
    <w:name w:val="List Table 2 Accent 5"/>
    <w:basedOn w:val="TableNormal"/>
    <w:uiPriority w:val="47"/>
    <w:rsid w:val="00CE0195"/>
    <w:pPr>
      <w:spacing w:after="0" w:line="240" w:lineRule="auto"/>
    </w:pPr>
    <w:tblPr>
      <w:tblStyleRowBandSize w:val="1"/>
      <w:tblStyleColBandSize w:val="1"/>
      <w:tblBorders>
        <w:top w:val="single" w:color="9CC2E5" w:themeColor="accent5" w:themeTint="99" w:sz="4" w:space="0"/>
        <w:bottom w:val="single" w:color="9CC2E5" w:themeColor="accent5" w:themeTint="99" w:sz="4" w:space="0"/>
        <w:insideH w:val="single" w:color="9CC2E5"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Code" w:customStyle="1">
    <w:name w:val="Code"/>
    <w:basedOn w:val="Normal"/>
    <w:rsid w:val="008E34C7"/>
    <w:pPr>
      <w:spacing w:after="0" w:line="240" w:lineRule="auto"/>
    </w:pPr>
    <w:rPr>
      <w:rFonts w:ascii="Consolas" w:hAnsi="Consolas"/>
      <w:sz w:val="18"/>
      <w:szCs w:val="18"/>
    </w:rPr>
  </w:style>
  <w:style w:type="character" w:styleId="Code-Style" w:customStyle="1">
    <w:name w:val="Code-Style"/>
    <w:basedOn w:val="DefaultParagraphFont"/>
    <w:uiPriority w:val="1"/>
    <w:qFormat/>
    <w:rsid w:val="00F51654"/>
    <w:rPr>
      <w:rFonts w:ascii="Consolas" w:hAnsi="Consolas"/>
      <w:b/>
      <w:bCs/>
      <w:color w:val="4472C4" w:themeColor="accent1"/>
      <w:sz w:val="18"/>
      <w:szCs w:val="18"/>
    </w:rPr>
  </w:style>
  <w:style w:type="character" w:styleId="HTMLCode">
    <w:name w:val="HTML Code"/>
    <w:basedOn w:val="DefaultParagraphFont"/>
    <w:uiPriority w:val="99"/>
    <w:semiHidden/>
    <w:unhideWhenUsed/>
    <w:rsid w:val="006D0479"/>
    <w:rPr>
      <w:rFonts w:ascii="Courier New" w:hAnsi="Courier New" w:eastAsia="Times New Roman" w:cs="Courier New"/>
      <w:sz w:val="20"/>
      <w:szCs w:val="20"/>
    </w:rPr>
  </w:style>
  <w:style w:type="character" w:styleId="Emphasis">
    <w:name w:val="Emphasis"/>
    <w:basedOn w:val="DefaultParagraphFont"/>
    <w:uiPriority w:val="20"/>
    <w:qFormat/>
    <w:rsid w:val="0045328F"/>
    <w:rPr>
      <w:i/>
      <w:iCs/>
    </w:rPr>
  </w:style>
  <w:style w:type="paragraph" w:styleId="k3ksmc" w:customStyle="1">
    <w:name w:val="k3ksmc"/>
    <w:basedOn w:val="Normal"/>
    <w:rsid w:val="002E1B04"/>
    <w:pPr>
      <w:spacing w:before="100" w:beforeAutospacing="1" w:after="100" w:afterAutospacing="1" w:line="240" w:lineRule="auto"/>
    </w:pPr>
    <w:rPr>
      <w:rFonts w:ascii="Times New Roman" w:hAnsi="Times New Roman" w:eastAsia="Times New Roman" w:cs="Times New Roman"/>
      <w:kern w:val="0"/>
      <w:sz w:val="24"/>
      <w:szCs w:val="24"/>
      <w:lang w:val="en-ZA" w:eastAsia="en-ZA"/>
      <w14:ligatures w14:val="none"/>
    </w:rPr>
  </w:style>
  <w:style w:type="character" w:styleId="uv3um" w:customStyle="1">
    <w:name w:val="uv3um"/>
    <w:basedOn w:val="DefaultParagraphFont"/>
    <w:rsid w:val="002E1B04"/>
  </w:style>
  <w:style w:type="paragraph" w:styleId="Caption">
    <w:name w:val="caption"/>
    <w:basedOn w:val="Normal"/>
    <w:next w:val="Normal"/>
    <w:uiPriority w:val="35"/>
    <w:unhideWhenUsed/>
    <w:qFormat/>
    <w:rsid w:val="00E8496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4935">
      <w:bodyDiv w:val="1"/>
      <w:marLeft w:val="0"/>
      <w:marRight w:val="0"/>
      <w:marTop w:val="0"/>
      <w:marBottom w:val="0"/>
      <w:divBdr>
        <w:top w:val="none" w:sz="0" w:space="0" w:color="auto"/>
        <w:left w:val="none" w:sz="0" w:space="0" w:color="auto"/>
        <w:bottom w:val="none" w:sz="0" w:space="0" w:color="auto"/>
        <w:right w:val="none" w:sz="0" w:space="0" w:color="auto"/>
      </w:divBdr>
    </w:div>
    <w:div w:id="12735285">
      <w:bodyDiv w:val="1"/>
      <w:marLeft w:val="0"/>
      <w:marRight w:val="0"/>
      <w:marTop w:val="0"/>
      <w:marBottom w:val="0"/>
      <w:divBdr>
        <w:top w:val="none" w:sz="0" w:space="0" w:color="auto"/>
        <w:left w:val="none" w:sz="0" w:space="0" w:color="auto"/>
        <w:bottom w:val="none" w:sz="0" w:space="0" w:color="auto"/>
        <w:right w:val="none" w:sz="0" w:space="0" w:color="auto"/>
      </w:divBdr>
    </w:div>
    <w:div w:id="19279267">
      <w:bodyDiv w:val="1"/>
      <w:marLeft w:val="0"/>
      <w:marRight w:val="0"/>
      <w:marTop w:val="0"/>
      <w:marBottom w:val="0"/>
      <w:divBdr>
        <w:top w:val="none" w:sz="0" w:space="0" w:color="auto"/>
        <w:left w:val="none" w:sz="0" w:space="0" w:color="auto"/>
        <w:bottom w:val="none" w:sz="0" w:space="0" w:color="auto"/>
        <w:right w:val="none" w:sz="0" w:space="0" w:color="auto"/>
      </w:divBdr>
    </w:div>
    <w:div w:id="22290184">
      <w:bodyDiv w:val="1"/>
      <w:marLeft w:val="0"/>
      <w:marRight w:val="0"/>
      <w:marTop w:val="0"/>
      <w:marBottom w:val="0"/>
      <w:divBdr>
        <w:top w:val="none" w:sz="0" w:space="0" w:color="auto"/>
        <w:left w:val="none" w:sz="0" w:space="0" w:color="auto"/>
        <w:bottom w:val="none" w:sz="0" w:space="0" w:color="auto"/>
        <w:right w:val="none" w:sz="0" w:space="0" w:color="auto"/>
      </w:divBdr>
      <w:divsChild>
        <w:div w:id="601036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85804">
      <w:bodyDiv w:val="1"/>
      <w:marLeft w:val="0"/>
      <w:marRight w:val="0"/>
      <w:marTop w:val="0"/>
      <w:marBottom w:val="0"/>
      <w:divBdr>
        <w:top w:val="none" w:sz="0" w:space="0" w:color="auto"/>
        <w:left w:val="none" w:sz="0" w:space="0" w:color="auto"/>
        <w:bottom w:val="none" w:sz="0" w:space="0" w:color="auto"/>
        <w:right w:val="none" w:sz="0" w:space="0" w:color="auto"/>
      </w:divBdr>
    </w:div>
    <w:div w:id="25638176">
      <w:bodyDiv w:val="1"/>
      <w:marLeft w:val="0"/>
      <w:marRight w:val="0"/>
      <w:marTop w:val="0"/>
      <w:marBottom w:val="0"/>
      <w:divBdr>
        <w:top w:val="none" w:sz="0" w:space="0" w:color="auto"/>
        <w:left w:val="none" w:sz="0" w:space="0" w:color="auto"/>
        <w:bottom w:val="none" w:sz="0" w:space="0" w:color="auto"/>
        <w:right w:val="none" w:sz="0" w:space="0" w:color="auto"/>
      </w:divBdr>
    </w:div>
    <w:div w:id="27687561">
      <w:bodyDiv w:val="1"/>
      <w:marLeft w:val="0"/>
      <w:marRight w:val="0"/>
      <w:marTop w:val="0"/>
      <w:marBottom w:val="0"/>
      <w:divBdr>
        <w:top w:val="none" w:sz="0" w:space="0" w:color="auto"/>
        <w:left w:val="none" w:sz="0" w:space="0" w:color="auto"/>
        <w:bottom w:val="none" w:sz="0" w:space="0" w:color="auto"/>
        <w:right w:val="none" w:sz="0" w:space="0" w:color="auto"/>
      </w:divBdr>
    </w:div>
    <w:div w:id="29041017">
      <w:bodyDiv w:val="1"/>
      <w:marLeft w:val="0"/>
      <w:marRight w:val="0"/>
      <w:marTop w:val="0"/>
      <w:marBottom w:val="0"/>
      <w:divBdr>
        <w:top w:val="none" w:sz="0" w:space="0" w:color="auto"/>
        <w:left w:val="none" w:sz="0" w:space="0" w:color="auto"/>
        <w:bottom w:val="none" w:sz="0" w:space="0" w:color="auto"/>
        <w:right w:val="none" w:sz="0" w:space="0" w:color="auto"/>
      </w:divBdr>
    </w:div>
    <w:div w:id="34889039">
      <w:bodyDiv w:val="1"/>
      <w:marLeft w:val="0"/>
      <w:marRight w:val="0"/>
      <w:marTop w:val="0"/>
      <w:marBottom w:val="0"/>
      <w:divBdr>
        <w:top w:val="none" w:sz="0" w:space="0" w:color="auto"/>
        <w:left w:val="none" w:sz="0" w:space="0" w:color="auto"/>
        <w:bottom w:val="none" w:sz="0" w:space="0" w:color="auto"/>
        <w:right w:val="none" w:sz="0" w:space="0" w:color="auto"/>
      </w:divBdr>
      <w:divsChild>
        <w:div w:id="2141921692">
          <w:marLeft w:val="0"/>
          <w:marRight w:val="0"/>
          <w:marTop w:val="0"/>
          <w:marBottom w:val="0"/>
          <w:divBdr>
            <w:top w:val="none" w:sz="0" w:space="0" w:color="auto"/>
            <w:left w:val="none" w:sz="0" w:space="0" w:color="auto"/>
            <w:bottom w:val="none" w:sz="0" w:space="0" w:color="auto"/>
            <w:right w:val="none" w:sz="0" w:space="0" w:color="auto"/>
          </w:divBdr>
          <w:divsChild>
            <w:div w:id="179956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8055">
      <w:bodyDiv w:val="1"/>
      <w:marLeft w:val="0"/>
      <w:marRight w:val="0"/>
      <w:marTop w:val="0"/>
      <w:marBottom w:val="0"/>
      <w:divBdr>
        <w:top w:val="none" w:sz="0" w:space="0" w:color="auto"/>
        <w:left w:val="none" w:sz="0" w:space="0" w:color="auto"/>
        <w:bottom w:val="none" w:sz="0" w:space="0" w:color="auto"/>
        <w:right w:val="none" w:sz="0" w:space="0" w:color="auto"/>
      </w:divBdr>
    </w:div>
    <w:div w:id="45036191">
      <w:bodyDiv w:val="1"/>
      <w:marLeft w:val="0"/>
      <w:marRight w:val="0"/>
      <w:marTop w:val="0"/>
      <w:marBottom w:val="0"/>
      <w:divBdr>
        <w:top w:val="none" w:sz="0" w:space="0" w:color="auto"/>
        <w:left w:val="none" w:sz="0" w:space="0" w:color="auto"/>
        <w:bottom w:val="none" w:sz="0" w:space="0" w:color="auto"/>
        <w:right w:val="none" w:sz="0" w:space="0" w:color="auto"/>
      </w:divBdr>
    </w:div>
    <w:div w:id="46072054">
      <w:bodyDiv w:val="1"/>
      <w:marLeft w:val="0"/>
      <w:marRight w:val="0"/>
      <w:marTop w:val="0"/>
      <w:marBottom w:val="0"/>
      <w:divBdr>
        <w:top w:val="none" w:sz="0" w:space="0" w:color="auto"/>
        <w:left w:val="none" w:sz="0" w:space="0" w:color="auto"/>
        <w:bottom w:val="none" w:sz="0" w:space="0" w:color="auto"/>
        <w:right w:val="none" w:sz="0" w:space="0" w:color="auto"/>
      </w:divBdr>
      <w:divsChild>
        <w:div w:id="730886933">
          <w:blockQuote w:val="1"/>
          <w:marLeft w:val="720"/>
          <w:marRight w:val="720"/>
          <w:marTop w:val="100"/>
          <w:marBottom w:val="100"/>
          <w:divBdr>
            <w:top w:val="none" w:sz="0" w:space="0" w:color="auto"/>
            <w:left w:val="none" w:sz="0" w:space="0" w:color="auto"/>
            <w:bottom w:val="none" w:sz="0" w:space="0" w:color="auto"/>
            <w:right w:val="none" w:sz="0" w:space="0" w:color="auto"/>
          </w:divBdr>
        </w:div>
        <w:div w:id="77288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589356">
      <w:bodyDiv w:val="1"/>
      <w:marLeft w:val="0"/>
      <w:marRight w:val="0"/>
      <w:marTop w:val="0"/>
      <w:marBottom w:val="0"/>
      <w:divBdr>
        <w:top w:val="none" w:sz="0" w:space="0" w:color="auto"/>
        <w:left w:val="none" w:sz="0" w:space="0" w:color="auto"/>
        <w:bottom w:val="none" w:sz="0" w:space="0" w:color="auto"/>
        <w:right w:val="none" w:sz="0" w:space="0" w:color="auto"/>
      </w:divBdr>
    </w:div>
    <w:div w:id="62459912">
      <w:bodyDiv w:val="1"/>
      <w:marLeft w:val="0"/>
      <w:marRight w:val="0"/>
      <w:marTop w:val="0"/>
      <w:marBottom w:val="0"/>
      <w:divBdr>
        <w:top w:val="none" w:sz="0" w:space="0" w:color="auto"/>
        <w:left w:val="none" w:sz="0" w:space="0" w:color="auto"/>
        <w:bottom w:val="none" w:sz="0" w:space="0" w:color="auto"/>
        <w:right w:val="none" w:sz="0" w:space="0" w:color="auto"/>
      </w:divBdr>
    </w:div>
    <w:div w:id="74058492">
      <w:bodyDiv w:val="1"/>
      <w:marLeft w:val="0"/>
      <w:marRight w:val="0"/>
      <w:marTop w:val="0"/>
      <w:marBottom w:val="0"/>
      <w:divBdr>
        <w:top w:val="none" w:sz="0" w:space="0" w:color="auto"/>
        <w:left w:val="none" w:sz="0" w:space="0" w:color="auto"/>
        <w:bottom w:val="none" w:sz="0" w:space="0" w:color="auto"/>
        <w:right w:val="none" w:sz="0" w:space="0" w:color="auto"/>
      </w:divBdr>
    </w:div>
    <w:div w:id="78411124">
      <w:bodyDiv w:val="1"/>
      <w:marLeft w:val="0"/>
      <w:marRight w:val="0"/>
      <w:marTop w:val="0"/>
      <w:marBottom w:val="0"/>
      <w:divBdr>
        <w:top w:val="none" w:sz="0" w:space="0" w:color="auto"/>
        <w:left w:val="none" w:sz="0" w:space="0" w:color="auto"/>
        <w:bottom w:val="none" w:sz="0" w:space="0" w:color="auto"/>
        <w:right w:val="none" w:sz="0" w:space="0" w:color="auto"/>
      </w:divBdr>
    </w:div>
    <w:div w:id="82453803">
      <w:bodyDiv w:val="1"/>
      <w:marLeft w:val="0"/>
      <w:marRight w:val="0"/>
      <w:marTop w:val="0"/>
      <w:marBottom w:val="0"/>
      <w:divBdr>
        <w:top w:val="none" w:sz="0" w:space="0" w:color="auto"/>
        <w:left w:val="none" w:sz="0" w:space="0" w:color="auto"/>
        <w:bottom w:val="none" w:sz="0" w:space="0" w:color="auto"/>
        <w:right w:val="none" w:sz="0" w:space="0" w:color="auto"/>
      </w:divBdr>
      <w:divsChild>
        <w:div w:id="1503740510">
          <w:marLeft w:val="0"/>
          <w:marRight w:val="0"/>
          <w:marTop w:val="0"/>
          <w:marBottom w:val="0"/>
          <w:divBdr>
            <w:top w:val="none" w:sz="0" w:space="0" w:color="auto"/>
            <w:left w:val="none" w:sz="0" w:space="0" w:color="auto"/>
            <w:bottom w:val="none" w:sz="0" w:space="0" w:color="auto"/>
            <w:right w:val="none" w:sz="0" w:space="0" w:color="auto"/>
          </w:divBdr>
          <w:divsChild>
            <w:div w:id="943881167">
              <w:marLeft w:val="0"/>
              <w:marRight w:val="0"/>
              <w:marTop w:val="0"/>
              <w:marBottom w:val="0"/>
              <w:divBdr>
                <w:top w:val="none" w:sz="0" w:space="0" w:color="auto"/>
                <w:left w:val="none" w:sz="0" w:space="0" w:color="auto"/>
                <w:bottom w:val="none" w:sz="0" w:space="0" w:color="auto"/>
                <w:right w:val="none" w:sz="0" w:space="0" w:color="auto"/>
              </w:divBdr>
              <w:divsChild>
                <w:div w:id="13600068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73096111">
          <w:marLeft w:val="0"/>
          <w:marRight w:val="0"/>
          <w:marTop w:val="0"/>
          <w:marBottom w:val="0"/>
          <w:divBdr>
            <w:top w:val="none" w:sz="0" w:space="0" w:color="auto"/>
            <w:left w:val="none" w:sz="0" w:space="0" w:color="auto"/>
            <w:bottom w:val="none" w:sz="0" w:space="0" w:color="auto"/>
            <w:right w:val="none" w:sz="0" w:space="0" w:color="auto"/>
          </w:divBdr>
          <w:divsChild>
            <w:div w:id="2029716879">
              <w:marLeft w:val="0"/>
              <w:marRight w:val="0"/>
              <w:marTop w:val="0"/>
              <w:marBottom w:val="0"/>
              <w:divBdr>
                <w:top w:val="none" w:sz="0" w:space="0" w:color="auto"/>
                <w:left w:val="none" w:sz="0" w:space="0" w:color="auto"/>
                <w:bottom w:val="none" w:sz="0" w:space="0" w:color="auto"/>
                <w:right w:val="none" w:sz="0" w:space="0" w:color="auto"/>
              </w:divBdr>
              <w:divsChild>
                <w:div w:id="399057362">
                  <w:marLeft w:val="-420"/>
                  <w:marRight w:val="0"/>
                  <w:marTop w:val="0"/>
                  <w:marBottom w:val="0"/>
                  <w:divBdr>
                    <w:top w:val="none" w:sz="0" w:space="0" w:color="auto"/>
                    <w:left w:val="none" w:sz="0" w:space="0" w:color="auto"/>
                    <w:bottom w:val="none" w:sz="0" w:space="0" w:color="auto"/>
                    <w:right w:val="none" w:sz="0" w:space="0" w:color="auto"/>
                  </w:divBdr>
                  <w:divsChild>
                    <w:div w:id="348527188">
                      <w:marLeft w:val="0"/>
                      <w:marRight w:val="0"/>
                      <w:marTop w:val="0"/>
                      <w:marBottom w:val="0"/>
                      <w:divBdr>
                        <w:top w:val="none" w:sz="0" w:space="0" w:color="auto"/>
                        <w:left w:val="none" w:sz="0" w:space="0" w:color="auto"/>
                        <w:bottom w:val="none" w:sz="0" w:space="0" w:color="auto"/>
                        <w:right w:val="none" w:sz="0" w:space="0" w:color="auto"/>
                      </w:divBdr>
                      <w:divsChild>
                        <w:div w:id="2054889071">
                          <w:marLeft w:val="0"/>
                          <w:marRight w:val="0"/>
                          <w:marTop w:val="0"/>
                          <w:marBottom w:val="0"/>
                          <w:divBdr>
                            <w:top w:val="none" w:sz="0" w:space="0" w:color="auto"/>
                            <w:left w:val="none" w:sz="0" w:space="0" w:color="auto"/>
                            <w:bottom w:val="none" w:sz="0" w:space="0" w:color="auto"/>
                            <w:right w:val="none" w:sz="0" w:space="0" w:color="auto"/>
                          </w:divBdr>
                          <w:divsChild>
                            <w:div w:id="1139348785">
                              <w:marLeft w:val="0"/>
                              <w:marRight w:val="0"/>
                              <w:marTop w:val="0"/>
                              <w:marBottom w:val="0"/>
                              <w:divBdr>
                                <w:top w:val="none" w:sz="0" w:space="0" w:color="auto"/>
                                <w:left w:val="none" w:sz="0" w:space="0" w:color="auto"/>
                                <w:bottom w:val="none" w:sz="0" w:space="0" w:color="auto"/>
                                <w:right w:val="none" w:sz="0" w:space="0" w:color="auto"/>
                              </w:divBdr>
                            </w:div>
                            <w:div w:id="28307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59183">
      <w:bodyDiv w:val="1"/>
      <w:marLeft w:val="0"/>
      <w:marRight w:val="0"/>
      <w:marTop w:val="0"/>
      <w:marBottom w:val="0"/>
      <w:divBdr>
        <w:top w:val="none" w:sz="0" w:space="0" w:color="auto"/>
        <w:left w:val="none" w:sz="0" w:space="0" w:color="auto"/>
        <w:bottom w:val="none" w:sz="0" w:space="0" w:color="auto"/>
        <w:right w:val="none" w:sz="0" w:space="0" w:color="auto"/>
      </w:divBdr>
    </w:div>
    <w:div w:id="89862444">
      <w:bodyDiv w:val="1"/>
      <w:marLeft w:val="0"/>
      <w:marRight w:val="0"/>
      <w:marTop w:val="0"/>
      <w:marBottom w:val="0"/>
      <w:divBdr>
        <w:top w:val="none" w:sz="0" w:space="0" w:color="auto"/>
        <w:left w:val="none" w:sz="0" w:space="0" w:color="auto"/>
        <w:bottom w:val="none" w:sz="0" w:space="0" w:color="auto"/>
        <w:right w:val="none" w:sz="0" w:space="0" w:color="auto"/>
      </w:divBdr>
      <w:divsChild>
        <w:div w:id="1922331556">
          <w:marLeft w:val="0"/>
          <w:marRight w:val="0"/>
          <w:marTop w:val="0"/>
          <w:marBottom w:val="0"/>
          <w:divBdr>
            <w:top w:val="none" w:sz="0" w:space="0" w:color="auto"/>
            <w:left w:val="none" w:sz="0" w:space="0" w:color="auto"/>
            <w:bottom w:val="none" w:sz="0" w:space="0" w:color="auto"/>
            <w:right w:val="none" w:sz="0" w:space="0" w:color="auto"/>
          </w:divBdr>
          <w:divsChild>
            <w:div w:id="4216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0053">
      <w:bodyDiv w:val="1"/>
      <w:marLeft w:val="0"/>
      <w:marRight w:val="0"/>
      <w:marTop w:val="0"/>
      <w:marBottom w:val="0"/>
      <w:divBdr>
        <w:top w:val="none" w:sz="0" w:space="0" w:color="auto"/>
        <w:left w:val="none" w:sz="0" w:space="0" w:color="auto"/>
        <w:bottom w:val="none" w:sz="0" w:space="0" w:color="auto"/>
        <w:right w:val="none" w:sz="0" w:space="0" w:color="auto"/>
      </w:divBdr>
    </w:div>
    <w:div w:id="93862639">
      <w:bodyDiv w:val="1"/>
      <w:marLeft w:val="0"/>
      <w:marRight w:val="0"/>
      <w:marTop w:val="0"/>
      <w:marBottom w:val="0"/>
      <w:divBdr>
        <w:top w:val="none" w:sz="0" w:space="0" w:color="auto"/>
        <w:left w:val="none" w:sz="0" w:space="0" w:color="auto"/>
        <w:bottom w:val="none" w:sz="0" w:space="0" w:color="auto"/>
        <w:right w:val="none" w:sz="0" w:space="0" w:color="auto"/>
      </w:divBdr>
    </w:div>
    <w:div w:id="96681009">
      <w:bodyDiv w:val="1"/>
      <w:marLeft w:val="0"/>
      <w:marRight w:val="0"/>
      <w:marTop w:val="0"/>
      <w:marBottom w:val="0"/>
      <w:divBdr>
        <w:top w:val="none" w:sz="0" w:space="0" w:color="auto"/>
        <w:left w:val="none" w:sz="0" w:space="0" w:color="auto"/>
        <w:bottom w:val="none" w:sz="0" w:space="0" w:color="auto"/>
        <w:right w:val="none" w:sz="0" w:space="0" w:color="auto"/>
      </w:divBdr>
    </w:div>
    <w:div w:id="107553803">
      <w:bodyDiv w:val="1"/>
      <w:marLeft w:val="0"/>
      <w:marRight w:val="0"/>
      <w:marTop w:val="0"/>
      <w:marBottom w:val="0"/>
      <w:divBdr>
        <w:top w:val="none" w:sz="0" w:space="0" w:color="auto"/>
        <w:left w:val="none" w:sz="0" w:space="0" w:color="auto"/>
        <w:bottom w:val="none" w:sz="0" w:space="0" w:color="auto"/>
        <w:right w:val="none" w:sz="0" w:space="0" w:color="auto"/>
      </w:divBdr>
      <w:divsChild>
        <w:div w:id="1614748697">
          <w:marLeft w:val="0"/>
          <w:marRight w:val="0"/>
          <w:marTop w:val="0"/>
          <w:marBottom w:val="0"/>
          <w:divBdr>
            <w:top w:val="none" w:sz="0" w:space="0" w:color="auto"/>
            <w:left w:val="none" w:sz="0" w:space="0" w:color="auto"/>
            <w:bottom w:val="none" w:sz="0" w:space="0" w:color="auto"/>
            <w:right w:val="none" w:sz="0" w:space="0" w:color="auto"/>
          </w:divBdr>
          <w:divsChild>
            <w:div w:id="9381104">
              <w:marLeft w:val="0"/>
              <w:marRight w:val="0"/>
              <w:marTop w:val="0"/>
              <w:marBottom w:val="0"/>
              <w:divBdr>
                <w:top w:val="none" w:sz="0" w:space="0" w:color="auto"/>
                <w:left w:val="none" w:sz="0" w:space="0" w:color="auto"/>
                <w:bottom w:val="none" w:sz="0" w:space="0" w:color="auto"/>
                <w:right w:val="none" w:sz="0" w:space="0" w:color="auto"/>
              </w:divBdr>
            </w:div>
            <w:div w:id="18163559">
              <w:marLeft w:val="0"/>
              <w:marRight w:val="0"/>
              <w:marTop w:val="0"/>
              <w:marBottom w:val="0"/>
              <w:divBdr>
                <w:top w:val="none" w:sz="0" w:space="0" w:color="auto"/>
                <w:left w:val="none" w:sz="0" w:space="0" w:color="auto"/>
                <w:bottom w:val="none" w:sz="0" w:space="0" w:color="auto"/>
                <w:right w:val="none" w:sz="0" w:space="0" w:color="auto"/>
              </w:divBdr>
            </w:div>
            <w:div w:id="136343212">
              <w:marLeft w:val="0"/>
              <w:marRight w:val="0"/>
              <w:marTop w:val="0"/>
              <w:marBottom w:val="0"/>
              <w:divBdr>
                <w:top w:val="none" w:sz="0" w:space="0" w:color="auto"/>
                <w:left w:val="none" w:sz="0" w:space="0" w:color="auto"/>
                <w:bottom w:val="none" w:sz="0" w:space="0" w:color="auto"/>
                <w:right w:val="none" w:sz="0" w:space="0" w:color="auto"/>
              </w:divBdr>
            </w:div>
            <w:div w:id="199780126">
              <w:marLeft w:val="0"/>
              <w:marRight w:val="0"/>
              <w:marTop w:val="0"/>
              <w:marBottom w:val="0"/>
              <w:divBdr>
                <w:top w:val="none" w:sz="0" w:space="0" w:color="auto"/>
                <w:left w:val="none" w:sz="0" w:space="0" w:color="auto"/>
                <w:bottom w:val="none" w:sz="0" w:space="0" w:color="auto"/>
                <w:right w:val="none" w:sz="0" w:space="0" w:color="auto"/>
              </w:divBdr>
            </w:div>
            <w:div w:id="451095400">
              <w:marLeft w:val="0"/>
              <w:marRight w:val="0"/>
              <w:marTop w:val="0"/>
              <w:marBottom w:val="0"/>
              <w:divBdr>
                <w:top w:val="none" w:sz="0" w:space="0" w:color="auto"/>
                <w:left w:val="none" w:sz="0" w:space="0" w:color="auto"/>
                <w:bottom w:val="none" w:sz="0" w:space="0" w:color="auto"/>
                <w:right w:val="none" w:sz="0" w:space="0" w:color="auto"/>
              </w:divBdr>
            </w:div>
            <w:div w:id="818231947">
              <w:marLeft w:val="0"/>
              <w:marRight w:val="0"/>
              <w:marTop w:val="0"/>
              <w:marBottom w:val="0"/>
              <w:divBdr>
                <w:top w:val="none" w:sz="0" w:space="0" w:color="auto"/>
                <w:left w:val="none" w:sz="0" w:space="0" w:color="auto"/>
                <w:bottom w:val="none" w:sz="0" w:space="0" w:color="auto"/>
                <w:right w:val="none" w:sz="0" w:space="0" w:color="auto"/>
              </w:divBdr>
            </w:div>
            <w:div w:id="967707491">
              <w:marLeft w:val="0"/>
              <w:marRight w:val="0"/>
              <w:marTop w:val="0"/>
              <w:marBottom w:val="0"/>
              <w:divBdr>
                <w:top w:val="none" w:sz="0" w:space="0" w:color="auto"/>
                <w:left w:val="none" w:sz="0" w:space="0" w:color="auto"/>
                <w:bottom w:val="none" w:sz="0" w:space="0" w:color="auto"/>
                <w:right w:val="none" w:sz="0" w:space="0" w:color="auto"/>
              </w:divBdr>
            </w:div>
            <w:div w:id="982587777">
              <w:marLeft w:val="0"/>
              <w:marRight w:val="0"/>
              <w:marTop w:val="0"/>
              <w:marBottom w:val="0"/>
              <w:divBdr>
                <w:top w:val="none" w:sz="0" w:space="0" w:color="auto"/>
                <w:left w:val="none" w:sz="0" w:space="0" w:color="auto"/>
                <w:bottom w:val="none" w:sz="0" w:space="0" w:color="auto"/>
                <w:right w:val="none" w:sz="0" w:space="0" w:color="auto"/>
              </w:divBdr>
            </w:div>
            <w:div w:id="1218542206">
              <w:marLeft w:val="0"/>
              <w:marRight w:val="0"/>
              <w:marTop w:val="0"/>
              <w:marBottom w:val="0"/>
              <w:divBdr>
                <w:top w:val="none" w:sz="0" w:space="0" w:color="auto"/>
                <w:left w:val="none" w:sz="0" w:space="0" w:color="auto"/>
                <w:bottom w:val="none" w:sz="0" w:space="0" w:color="auto"/>
                <w:right w:val="none" w:sz="0" w:space="0" w:color="auto"/>
              </w:divBdr>
            </w:div>
            <w:div w:id="1691957105">
              <w:marLeft w:val="0"/>
              <w:marRight w:val="0"/>
              <w:marTop w:val="0"/>
              <w:marBottom w:val="0"/>
              <w:divBdr>
                <w:top w:val="none" w:sz="0" w:space="0" w:color="auto"/>
                <w:left w:val="none" w:sz="0" w:space="0" w:color="auto"/>
                <w:bottom w:val="none" w:sz="0" w:space="0" w:color="auto"/>
                <w:right w:val="none" w:sz="0" w:space="0" w:color="auto"/>
              </w:divBdr>
            </w:div>
            <w:div w:id="1866164340">
              <w:marLeft w:val="0"/>
              <w:marRight w:val="0"/>
              <w:marTop w:val="0"/>
              <w:marBottom w:val="0"/>
              <w:divBdr>
                <w:top w:val="none" w:sz="0" w:space="0" w:color="auto"/>
                <w:left w:val="none" w:sz="0" w:space="0" w:color="auto"/>
                <w:bottom w:val="none" w:sz="0" w:space="0" w:color="auto"/>
                <w:right w:val="none" w:sz="0" w:space="0" w:color="auto"/>
              </w:divBdr>
            </w:div>
            <w:div w:id="18706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9016">
      <w:bodyDiv w:val="1"/>
      <w:marLeft w:val="0"/>
      <w:marRight w:val="0"/>
      <w:marTop w:val="0"/>
      <w:marBottom w:val="0"/>
      <w:divBdr>
        <w:top w:val="none" w:sz="0" w:space="0" w:color="auto"/>
        <w:left w:val="none" w:sz="0" w:space="0" w:color="auto"/>
        <w:bottom w:val="none" w:sz="0" w:space="0" w:color="auto"/>
        <w:right w:val="none" w:sz="0" w:space="0" w:color="auto"/>
      </w:divBdr>
      <w:divsChild>
        <w:div w:id="1353534552">
          <w:marLeft w:val="0"/>
          <w:marRight w:val="0"/>
          <w:marTop w:val="0"/>
          <w:marBottom w:val="0"/>
          <w:divBdr>
            <w:top w:val="none" w:sz="0" w:space="0" w:color="auto"/>
            <w:left w:val="none" w:sz="0" w:space="0" w:color="auto"/>
            <w:bottom w:val="none" w:sz="0" w:space="0" w:color="auto"/>
            <w:right w:val="none" w:sz="0" w:space="0" w:color="auto"/>
          </w:divBdr>
          <w:divsChild>
            <w:div w:id="700128106">
              <w:marLeft w:val="0"/>
              <w:marRight w:val="0"/>
              <w:marTop w:val="0"/>
              <w:marBottom w:val="0"/>
              <w:divBdr>
                <w:top w:val="none" w:sz="0" w:space="0" w:color="auto"/>
                <w:left w:val="none" w:sz="0" w:space="0" w:color="auto"/>
                <w:bottom w:val="none" w:sz="0" w:space="0" w:color="auto"/>
                <w:right w:val="none" w:sz="0" w:space="0" w:color="auto"/>
              </w:divBdr>
            </w:div>
          </w:divsChild>
        </w:div>
        <w:div w:id="1581479533">
          <w:marLeft w:val="0"/>
          <w:marRight w:val="0"/>
          <w:marTop w:val="0"/>
          <w:marBottom w:val="0"/>
          <w:divBdr>
            <w:top w:val="none" w:sz="0" w:space="0" w:color="auto"/>
            <w:left w:val="none" w:sz="0" w:space="0" w:color="auto"/>
            <w:bottom w:val="none" w:sz="0" w:space="0" w:color="auto"/>
            <w:right w:val="none" w:sz="0" w:space="0" w:color="auto"/>
          </w:divBdr>
          <w:divsChild>
            <w:div w:id="1927953424">
              <w:marLeft w:val="0"/>
              <w:marRight w:val="0"/>
              <w:marTop w:val="0"/>
              <w:marBottom w:val="0"/>
              <w:divBdr>
                <w:top w:val="none" w:sz="0" w:space="0" w:color="auto"/>
                <w:left w:val="none" w:sz="0" w:space="0" w:color="auto"/>
                <w:bottom w:val="none" w:sz="0" w:space="0" w:color="auto"/>
                <w:right w:val="none" w:sz="0" w:space="0" w:color="auto"/>
              </w:divBdr>
            </w:div>
          </w:divsChild>
        </w:div>
        <w:div w:id="399598355">
          <w:marLeft w:val="0"/>
          <w:marRight w:val="0"/>
          <w:marTop w:val="0"/>
          <w:marBottom w:val="0"/>
          <w:divBdr>
            <w:top w:val="none" w:sz="0" w:space="0" w:color="auto"/>
            <w:left w:val="none" w:sz="0" w:space="0" w:color="auto"/>
            <w:bottom w:val="none" w:sz="0" w:space="0" w:color="auto"/>
            <w:right w:val="none" w:sz="0" w:space="0" w:color="auto"/>
          </w:divBdr>
          <w:divsChild>
            <w:div w:id="632565283">
              <w:marLeft w:val="0"/>
              <w:marRight w:val="0"/>
              <w:marTop w:val="0"/>
              <w:marBottom w:val="0"/>
              <w:divBdr>
                <w:top w:val="none" w:sz="0" w:space="0" w:color="auto"/>
                <w:left w:val="none" w:sz="0" w:space="0" w:color="auto"/>
                <w:bottom w:val="none" w:sz="0" w:space="0" w:color="auto"/>
                <w:right w:val="none" w:sz="0" w:space="0" w:color="auto"/>
              </w:divBdr>
            </w:div>
          </w:divsChild>
        </w:div>
        <w:div w:id="967663666">
          <w:marLeft w:val="0"/>
          <w:marRight w:val="0"/>
          <w:marTop w:val="0"/>
          <w:marBottom w:val="0"/>
          <w:divBdr>
            <w:top w:val="none" w:sz="0" w:space="0" w:color="auto"/>
            <w:left w:val="none" w:sz="0" w:space="0" w:color="auto"/>
            <w:bottom w:val="none" w:sz="0" w:space="0" w:color="auto"/>
            <w:right w:val="none" w:sz="0" w:space="0" w:color="auto"/>
          </w:divBdr>
          <w:divsChild>
            <w:div w:id="108915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0155">
      <w:bodyDiv w:val="1"/>
      <w:marLeft w:val="0"/>
      <w:marRight w:val="0"/>
      <w:marTop w:val="0"/>
      <w:marBottom w:val="0"/>
      <w:divBdr>
        <w:top w:val="none" w:sz="0" w:space="0" w:color="auto"/>
        <w:left w:val="none" w:sz="0" w:space="0" w:color="auto"/>
        <w:bottom w:val="none" w:sz="0" w:space="0" w:color="auto"/>
        <w:right w:val="none" w:sz="0" w:space="0" w:color="auto"/>
      </w:divBdr>
    </w:div>
    <w:div w:id="123548387">
      <w:bodyDiv w:val="1"/>
      <w:marLeft w:val="0"/>
      <w:marRight w:val="0"/>
      <w:marTop w:val="0"/>
      <w:marBottom w:val="0"/>
      <w:divBdr>
        <w:top w:val="none" w:sz="0" w:space="0" w:color="auto"/>
        <w:left w:val="none" w:sz="0" w:space="0" w:color="auto"/>
        <w:bottom w:val="none" w:sz="0" w:space="0" w:color="auto"/>
        <w:right w:val="none" w:sz="0" w:space="0" w:color="auto"/>
      </w:divBdr>
    </w:div>
    <w:div w:id="130513620">
      <w:bodyDiv w:val="1"/>
      <w:marLeft w:val="0"/>
      <w:marRight w:val="0"/>
      <w:marTop w:val="0"/>
      <w:marBottom w:val="0"/>
      <w:divBdr>
        <w:top w:val="none" w:sz="0" w:space="0" w:color="auto"/>
        <w:left w:val="none" w:sz="0" w:space="0" w:color="auto"/>
        <w:bottom w:val="none" w:sz="0" w:space="0" w:color="auto"/>
        <w:right w:val="none" w:sz="0" w:space="0" w:color="auto"/>
      </w:divBdr>
    </w:div>
    <w:div w:id="131484128">
      <w:bodyDiv w:val="1"/>
      <w:marLeft w:val="0"/>
      <w:marRight w:val="0"/>
      <w:marTop w:val="0"/>
      <w:marBottom w:val="0"/>
      <w:divBdr>
        <w:top w:val="none" w:sz="0" w:space="0" w:color="auto"/>
        <w:left w:val="none" w:sz="0" w:space="0" w:color="auto"/>
        <w:bottom w:val="none" w:sz="0" w:space="0" w:color="auto"/>
        <w:right w:val="none" w:sz="0" w:space="0" w:color="auto"/>
      </w:divBdr>
    </w:div>
    <w:div w:id="135270055">
      <w:bodyDiv w:val="1"/>
      <w:marLeft w:val="0"/>
      <w:marRight w:val="0"/>
      <w:marTop w:val="0"/>
      <w:marBottom w:val="0"/>
      <w:divBdr>
        <w:top w:val="none" w:sz="0" w:space="0" w:color="auto"/>
        <w:left w:val="none" w:sz="0" w:space="0" w:color="auto"/>
        <w:bottom w:val="none" w:sz="0" w:space="0" w:color="auto"/>
        <w:right w:val="none" w:sz="0" w:space="0" w:color="auto"/>
      </w:divBdr>
    </w:div>
    <w:div w:id="140469952">
      <w:bodyDiv w:val="1"/>
      <w:marLeft w:val="0"/>
      <w:marRight w:val="0"/>
      <w:marTop w:val="0"/>
      <w:marBottom w:val="0"/>
      <w:divBdr>
        <w:top w:val="none" w:sz="0" w:space="0" w:color="auto"/>
        <w:left w:val="none" w:sz="0" w:space="0" w:color="auto"/>
        <w:bottom w:val="none" w:sz="0" w:space="0" w:color="auto"/>
        <w:right w:val="none" w:sz="0" w:space="0" w:color="auto"/>
      </w:divBdr>
      <w:divsChild>
        <w:div w:id="1634209223">
          <w:marLeft w:val="0"/>
          <w:marRight w:val="0"/>
          <w:marTop w:val="0"/>
          <w:marBottom w:val="0"/>
          <w:divBdr>
            <w:top w:val="none" w:sz="0" w:space="0" w:color="auto"/>
            <w:left w:val="none" w:sz="0" w:space="0" w:color="auto"/>
            <w:bottom w:val="none" w:sz="0" w:space="0" w:color="auto"/>
            <w:right w:val="none" w:sz="0" w:space="0" w:color="auto"/>
          </w:divBdr>
        </w:div>
      </w:divsChild>
    </w:div>
    <w:div w:id="143204837">
      <w:bodyDiv w:val="1"/>
      <w:marLeft w:val="0"/>
      <w:marRight w:val="0"/>
      <w:marTop w:val="0"/>
      <w:marBottom w:val="0"/>
      <w:divBdr>
        <w:top w:val="none" w:sz="0" w:space="0" w:color="auto"/>
        <w:left w:val="none" w:sz="0" w:space="0" w:color="auto"/>
        <w:bottom w:val="none" w:sz="0" w:space="0" w:color="auto"/>
        <w:right w:val="none" w:sz="0" w:space="0" w:color="auto"/>
      </w:divBdr>
    </w:div>
    <w:div w:id="146751598">
      <w:bodyDiv w:val="1"/>
      <w:marLeft w:val="0"/>
      <w:marRight w:val="0"/>
      <w:marTop w:val="0"/>
      <w:marBottom w:val="0"/>
      <w:divBdr>
        <w:top w:val="none" w:sz="0" w:space="0" w:color="auto"/>
        <w:left w:val="none" w:sz="0" w:space="0" w:color="auto"/>
        <w:bottom w:val="none" w:sz="0" w:space="0" w:color="auto"/>
        <w:right w:val="none" w:sz="0" w:space="0" w:color="auto"/>
      </w:divBdr>
    </w:div>
    <w:div w:id="152064297">
      <w:bodyDiv w:val="1"/>
      <w:marLeft w:val="0"/>
      <w:marRight w:val="0"/>
      <w:marTop w:val="0"/>
      <w:marBottom w:val="0"/>
      <w:divBdr>
        <w:top w:val="none" w:sz="0" w:space="0" w:color="auto"/>
        <w:left w:val="none" w:sz="0" w:space="0" w:color="auto"/>
        <w:bottom w:val="none" w:sz="0" w:space="0" w:color="auto"/>
        <w:right w:val="none" w:sz="0" w:space="0" w:color="auto"/>
      </w:divBdr>
    </w:div>
    <w:div w:id="152065439">
      <w:bodyDiv w:val="1"/>
      <w:marLeft w:val="0"/>
      <w:marRight w:val="0"/>
      <w:marTop w:val="0"/>
      <w:marBottom w:val="0"/>
      <w:divBdr>
        <w:top w:val="none" w:sz="0" w:space="0" w:color="auto"/>
        <w:left w:val="none" w:sz="0" w:space="0" w:color="auto"/>
        <w:bottom w:val="none" w:sz="0" w:space="0" w:color="auto"/>
        <w:right w:val="none" w:sz="0" w:space="0" w:color="auto"/>
      </w:divBdr>
    </w:div>
    <w:div w:id="157693065">
      <w:bodyDiv w:val="1"/>
      <w:marLeft w:val="0"/>
      <w:marRight w:val="0"/>
      <w:marTop w:val="0"/>
      <w:marBottom w:val="0"/>
      <w:divBdr>
        <w:top w:val="none" w:sz="0" w:space="0" w:color="auto"/>
        <w:left w:val="none" w:sz="0" w:space="0" w:color="auto"/>
        <w:bottom w:val="none" w:sz="0" w:space="0" w:color="auto"/>
        <w:right w:val="none" w:sz="0" w:space="0" w:color="auto"/>
      </w:divBdr>
    </w:div>
    <w:div w:id="159272878">
      <w:bodyDiv w:val="1"/>
      <w:marLeft w:val="0"/>
      <w:marRight w:val="0"/>
      <w:marTop w:val="0"/>
      <w:marBottom w:val="0"/>
      <w:divBdr>
        <w:top w:val="none" w:sz="0" w:space="0" w:color="auto"/>
        <w:left w:val="none" w:sz="0" w:space="0" w:color="auto"/>
        <w:bottom w:val="none" w:sz="0" w:space="0" w:color="auto"/>
        <w:right w:val="none" w:sz="0" w:space="0" w:color="auto"/>
      </w:divBdr>
    </w:div>
    <w:div w:id="168176965">
      <w:bodyDiv w:val="1"/>
      <w:marLeft w:val="0"/>
      <w:marRight w:val="0"/>
      <w:marTop w:val="0"/>
      <w:marBottom w:val="0"/>
      <w:divBdr>
        <w:top w:val="none" w:sz="0" w:space="0" w:color="auto"/>
        <w:left w:val="none" w:sz="0" w:space="0" w:color="auto"/>
        <w:bottom w:val="none" w:sz="0" w:space="0" w:color="auto"/>
        <w:right w:val="none" w:sz="0" w:space="0" w:color="auto"/>
      </w:divBdr>
    </w:div>
    <w:div w:id="169493387">
      <w:bodyDiv w:val="1"/>
      <w:marLeft w:val="0"/>
      <w:marRight w:val="0"/>
      <w:marTop w:val="0"/>
      <w:marBottom w:val="0"/>
      <w:divBdr>
        <w:top w:val="none" w:sz="0" w:space="0" w:color="auto"/>
        <w:left w:val="none" w:sz="0" w:space="0" w:color="auto"/>
        <w:bottom w:val="none" w:sz="0" w:space="0" w:color="auto"/>
        <w:right w:val="none" w:sz="0" w:space="0" w:color="auto"/>
      </w:divBdr>
      <w:divsChild>
        <w:div w:id="1031958699">
          <w:marLeft w:val="0"/>
          <w:marRight w:val="0"/>
          <w:marTop w:val="0"/>
          <w:marBottom w:val="0"/>
          <w:divBdr>
            <w:top w:val="none" w:sz="0" w:space="0" w:color="auto"/>
            <w:left w:val="none" w:sz="0" w:space="0" w:color="auto"/>
            <w:bottom w:val="none" w:sz="0" w:space="0" w:color="auto"/>
            <w:right w:val="none" w:sz="0" w:space="0" w:color="auto"/>
          </w:divBdr>
        </w:div>
      </w:divsChild>
    </w:div>
    <w:div w:id="171340923">
      <w:bodyDiv w:val="1"/>
      <w:marLeft w:val="0"/>
      <w:marRight w:val="0"/>
      <w:marTop w:val="0"/>
      <w:marBottom w:val="0"/>
      <w:divBdr>
        <w:top w:val="none" w:sz="0" w:space="0" w:color="auto"/>
        <w:left w:val="none" w:sz="0" w:space="0" w:color="auto"/>
        <w:bottom w:val="none" w:sz="0" w:space="0" w:color="auto"/>
        <w:right w:val="none" w:sz="0" w:space="0" w:color="auto"/>
      </w:divBdr>
    </w:div>
    <w:div w:id="179127126">
      <w:bodyDiv w:val="1"/>
      <w:marLeft w:val="0"/>
      <w:marRight w:val="0"/>
      <w:marTop w:val="0"/>
      <w:marBottom w:val="0"/>
      <w:divBdr>
        <w:top w:val="none" w:sz="0" w:space="0" w:color="auto"/>
        <w:left w:val="none" w:sz="0" w:space="0" w:color="auto"/>
        <w:bottom w:val="none" w:sz="0" w:space="0" w:color="auto"/>
        <w:right w:val="none" w:sz="0" w:space="0" w:color="auto"/>
      </w:divBdr>
    </w:div>
    <w:div w:id="186800543">
      <w:bodyDiv w:val="1"/>
      <w:marLeft w:val="0"/>
      <w:marRight w:val="0"/>
      <w:marTop w:val="0"/>
      <w:marBottom w:val="0"/>
      <w:divBdr>
        <w:top w:val="none" w:sz="0" w:space="0" w:color="auto"/>
        <w:left w:val="none" w:sz="0" w:space="0" w:color="auto"/>
        <w:bottom w:val="none" w:sz="0" w:space="0" w:color="auto"/>
        <w:right w:val="none" w:sz="0" w:space="0" w:color="auto"/>
      </w:divBdr>
    </w:div>
    <w:div w:id="191849548">
      <w:bodyDiv w:val="1"/>
      <w:marLeft w:val="0"/>
      <w:marRight w:val="0"/>
      <w:marTop w:val="0"/>
      <w:marBottom w:val="0"/>
      <w:divBdr>
        <w:top w:val="none" w:sz="0" w:space="0" w:color="auto"/>
        <w:left w:val="none" w:sz="0" w:space="0" w:color="auto"/>
        <w:bottom w:val="none" w:sz="0" w:space="0" w:color="auto"/>
        <w:right w:val="none" w:sz="0" w:space="0" w:color="auto"/>
      </w:divBdr>
    </w:div>
    <w:div w:id="195587502">
      <w:bodyDiv w:val="1"/>
      <w:marLeft w:val="0"/>
      <w:marRight w:val="0"/>
      <w:marTop w:val="0"/>
      <w:marBottom w:val="0"/>
      <w:divBdr>
        <w:top w:val="none" w:sz="0" w:space="0" w:color="auto"/>
        <w:left w:val="none" w:sz="0" w:space="0" w:color="auto"/>
        <w:bottom w:val="none" w:sz="0" w:space="0" w:color="auto"/>
        <w:right w:val="none" w:sz="0" w:space="0" w:color="auto"/>
      </w:divBdr>
    </w:div>
    <w:div w:id="203759936">
      <w:bodyDiv w:val="1"/>
      <w:marLeft w:val="0"/>
      <w:marRight w:val="0"/>
      <w:marTop w:val="0"/>
      <w:marBottom w:val="0"/>
      <w:divBdr>
        <w:top w:val="none" w:sz="0" w:space="0" w:color="auto"/>
        <w:left w:val="none" w:sz="0" w:space="0" w:color="auto"/>
        <w:bottom w:val="none" w:sz="0" w:space="0" w:color="auto"/>
        <w:right w:val="none" w:sz="0" w:space="0" w:color="auto"/>
      </w:divBdr>
      <w:divsChild>
        <w:div w:id="646662716">
          <w:marLeft w:val="0"/>
          <w:marRight w:val="0"/>
          <w:marTop w:val="0"/>
          <w:marBottom w:val="0"/>
          <w:divBdr>
            <w:top w:val="none" w:sz="0" w:space="0" w:color="auto"/>
            <w:left w:val="none" w:sz="0" w:space="0" w:color="auto"/>
            <w:bottom w:val="none" w:sz="0" w:space="0" w:color="auto"/>
            <w:right w:val="none" w:sz="0" w:space="0" w:color="auto"/>
          </w:divBdr>
          <w:divsChild>
            <w:div w:id="86320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32068">
      <w:bodyDiv w:val="1"/>
      <w:marLeft w:val="0"/>
      <w:marRight w:val="0"/>
      <w:marTop w:val="0"/>
      <w:marBottom w:val="0"/>
      <w:divBdr>
        <w:top w:val="none" w:sz="0" w:space="0" w:color="auto"/>
        <w:left w:val="none" w:sz="0" w:space="0" w:color="auto"/>
        <w:bottom w:val="none" w:sz="0" w:space="0" w:color="auto"/>
        <w:right w:val="none" w:sz="0" w:space="0" w:color="auto"/>
      </w:divBdr>
    </w:div>
    <w:div w:id="222567718">
      <w:bodyDiv w:val="1"/>
      <w:marLeft w:val="0"/>
      <w:marRight w:val="0"/>
      <w:marTop w:val="0"/>
      <w:marBottom w:val="0"/>
      <w:divBdr>
        <w:top w:val="none" w:sz="0" w:space="0" w:color="auto"/>
        <w:left w:val="none" w:sz="0" w:space="0" w:color="auto"/>
        <w:bottom w:val="none" w:sz="0" w:space="0" w:color="auto"/>
        <w:right w:val="none" w:sz="0" w:space="0" w:color="auto"/>
      </w:divBdr>
    </w:div>
    <w:div w:id="224681476">
      <w:bodyDiv w:val="1"/>
      <w:marLeft w:val="0"/>
      <w:marRight w:val="0"/>
      <w:marTop w:val="0"/>
      <w:marBottom w:val="0"/>
      <w:divBdr>
        <w:top w:val="none" w:sz="0" w:space="0" w:color="auto"/>
        <w:left w:val="none" w:sz="0" w:space="0" w:color="auto"/>
        <w:bottom w:val="none" w:sz="0" w:space="0" w:color="auto"/>
        <w:right w:val="none" w:sz="0" w:space="0" w:color="auto"/>
      </w:divBdr>
    </w:div>
    <w:div w:id="225378327">
      <w:bodyDiv w:val="1"/>
      <w:marLeft w:val="0"/>
      <w:marRight w:val="0"/>
      <w:marTop w:val="0"/>
      <w:marBottom w:val="0"/>
      <w:divBdr>
        <w:top w:val="none" w:sz="0" w:space="0" w:color="auto"/>
        <w:left w:val="none" w:sz="0" w:space="0" w:color="auto"/>
        <w:bottom w:val="none" w:sz="0" w:space="0" w:color="auto"/>
        <w:right w:val="none" w:sz="0" w:space="0" w:color="auto"/>
      </w:divBdr>
      <w:divsChild>
        <w:div w:id="1601063315">
          <w:marLeft w:val="-420"/>
          <w:marRight w:val="0"/>
          <w:marTop w:val="0"/>
          <w:marBottom w:val="0"/>
          <w:divBdr>
            <w:top w:val="none" w:sz="0" w:space="0" w:color="auto"/>
            <w:left w:val="none" w:sz="0" w:space="0" w:color="auto"/>
            <w:bottom w:val="none" w:sz="0" w:space="0" w:color="auto"/>
            <w:right w:val="none" w:sz="0" w:space="0" w:color="auto"/>
          </w:divBdr>
          <w:divsChild>
            <w:div w:id="595016103">
              <w:marLeft w:val="0"/>
              <w:marRight w:val="0"/>
              <w:marTop w:val="0"/>
              <w:marBottom w:val="0"/>
              <w:divBdr>
                <w:top w:val="none" w:sz="0" w:space="0" w:color="auto"/>
                <w:left w:val="none" w:sz="0" w:space="0" w:color="auto"/>
                <w:bottom w:val="none" w:sz="0" w:space="0" w:color="auto"/>
                <w:right w:val="none" w:sz="0" w:space="0" w:color="auto"/>
              </w:divBdr>
              <w:divsChild>
                <w:div w:id="1059670729">
                  <w:marLeft w:val="0"/>
                  <w:marRight w:val="0"/>
                  <w:marTop w:val="0"/>
                  <w:marBottom w:val="0"/>
                  <w:divBdr>
                    <w:top w:val="none" w:sz="0" w:space="0" w:color="auto"/>
                    <w:left w:val="none" w:sz="0" w:space="0" w:color="auto"/>
                    <w:bottom w:val="none" w:sz="0" w:space="0" w:color="auto"/>
                    <w:right w:val="none" w:sz="0" w:space="0" w:color="auto"/>
                  </w:divBdr>
                  <w:divsChild>
                    <w:div w:id="1085035317">
                      <w:marLeft w:val="0"/>
                      <w:marRight w:val="0"/>
                      <w:marTop w:val="0"/>
                      <w:marBottom w:val="0"/>
                      <w:divBdr>
                        <w:top w:val="none" w:sz="0" w:space="0" w:color="auto"/>
                        <w:left w:val="none" w:sz="0" w:space="0" w:color="auto"/>
                        <w:bottom w:val="none" w:sz="0" w:space="0" w:color="auto"/>
                        <w:right w:val="none" w:sz="0" w:space="0" w:color="auto"/>
                      </w:divBdr>
                    </w:div>
                    <w:div w:id="114998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020">
          <w:marLeft w:val="-420"/>
          <w:marRight w:val="0"/>
          <w:marTop w:val="0"/>
          <w:marBottom w:val="0"/>
          <w:divBdr>
            <w:top w:val="none" w:sz="0" w:space="0" w:color="auto"/>
            <w:left w:val="none" w:sz="0" w:space="0" w:color="auto"/>
            <w:bottom w:val="none" w:sz="0" w:space="0" w:color="auto"/>
            <w:right w:val="none" w:sz="0" w:space="0" w:color="auto"/>
          </w:divBdr>
          <w:divsChild>
            <w:div w:id="1990673500">
              <w:marLeft w:val="0"/>
              <w:marRight w:val="0"/>
              <w:marTop w:val="0"/>
              <w:marBottom w:val="0"/>
              <w:divBdr>
                <w:top w:val="none" w:sz="0" w:space="0" w:color="auto"/>
                <w:left w:val="none" w:sz="0" w:space="0" w:color="auto"/>
                <w:bottom w:val="none" w:sz="0" w:space="0" w:color="auto"/>
                <w:right w:val="none" w:sz="0" w:space="0" w:color="auto"/>
              </w:divBdr>
              <w:divsChild>
                <w:div w:id="1228877493">
                  <w:marLeft w:val="0"/>
                  <w:marRight w:val="0"/>
                  <w:marTop w:val="0"/>
                  <w:marBottom w:val="0"/>
                  <w:divBdr>
                    <w:top w:val="none" w:sz="0" w:space="0" w:color="auto"/>
                    <w:left w:val="none" w:sz="0" w:space="0" w:color="auto"/>
                    <w:bottom w:val="none" w:sz="0" w:space="0" w:color="auto"/>
                    <w:right w:val="none" w:sz="0" w:space="0" w:color="auto"/>
                  </w:divBdr>
                  <w:divsChild>
                    <w:div w:id="664092938">
                      <w:marLeft w:val="0"/>
                      <w:marRight w:val="0"/>
                      <w:marTop w:val="0"/>
                      <w:marBottom w:val="0"/>
                      <w:divBdr>
                        <w:top w:val="none" w:sz="0" w:space="0" w:color="auto"/>
                        <w:left w:val="none" w:sz="0" w:space="0" w:color="auto"/>
                        <w:bottom w:val="none" w:sz="0" w:space="0" w:color="auto"/>
                        <w:right w:val="none" w:sz="0" w:space="0" w:color="auto"/>
                      </w:divBdr>
                    </w:div>
                    <w:div w:id="103503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687918">
          <w:marLeft w:val="-420"/>
          <w:marRight w:val="0"/>
          <w:marTop w:val="0"/>
          <w:marBottom w:val="0"/>
          <w:divBdr>
            <w:top w:val="none" w:sz="0" w:space="0" w:color="auto"/>
            <w:left w:val="none" w:sz="0" w:space="0" w:color="auto"/>
            <w:bottom w:val="none" w:sz="0" w:space="0" w:color="auto"/>
            <w:right w:val="none" w:sz="0" w:space="0" w:color="auto"/>
          </w:divBdr>
          <w:divsChild>
            <w:div w:id="533544660">
              <w:marLeft w:val="0"/>
              <w:marRight w:val="0"/>
              <w:marTop w:val="0"/>
              <w:marBottom w:val="0"/>
              <w:divBdr>
                <w:top w:val="none" w:sz="0" w:space="0" w:color="auto"/>
                <w:left w:val="none" w:sz="0" w:space="0" w:color="auto"/>
                <w:bottom w:val="none" w:sz="0" w:space="0" w:color="auto"/>
                <w:right w:val="none" w:sz="0" w:space="0" w:color="auto"/>
              </w:divBdr>
              <w:divsChild>
                <w:div w:id="369719846">
                  <w:marLeft w:val="0"/>
                  <w:marRight w:val="0"/>
                  <w:marTop w:val="0"/>
                  <w:marBottom w:val="0"/>
                  <w:divBdr>
                    <w:top w:val="none" w:sz="0" w:space="0" w:color="auto"/>
                    <w:left w:val="none" w:sz="0" w:space="0" w:color="auto"/>
                    <w:bottom w:val="none" w:sz="0" w:space="0" w:color="auto"/>
                    <w:right w:val="none" w:sz="0" w:space="0" w:color="auto"/>
                  </w:divBdr>
                  <w:divsChild>
                    <w:div w:id="1999720938">
                      <w:marLeft w:val="0"/>
                      <w:marRight w:val="0"/>
                      <w:marTop w:val="0"/>
                      <w:marBottom w:val="0"/>
                      <w:divBdr>
                        <w:top w:val="none" w:sz="0" w:space="0" w:color="auto"/>
                        <w:left w:val="none" w:sz="0" w:space="0" w:color="auto"/>
                        <w:bottom w:val="none" w:sz="0" w:space="0" w:color="auto"/>
                        <w:right w:val="none" w:sz="0" w:space="0" w:color="auto"/>
                      </w:divBdr>
                    </w:div>
                    <w:div w:id="64593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376101">
      <w:bodyDiv w:val="1"/>
      <w:marLeft w:val="0"/>
      <w:marRight w:val="0"/>
      <w:marTop w:val="0"/>
      <w:marBottom w:val="0"/>
      <w:divBdr>
        <w:top w:val="none" w:sz="0" w:space="0" w:color="auto"/>
        <w:left w:val="none" w:sz="0" w:space="0" w:color="auto"/>
        <w:bottom w:val="none" w:sz="0" w:space="0" w:color="auto"/>
        <w:right w:val="none" w:sz="0" w:space="0" w:color="auto"/>
      </w:divBdr>
    </w:div>
    <w:div w:id="233128388">
      <w:bodyDiv w:val="1"/>
      <w:marLeft w:val="0"/>
      <w:marRight w:val="0"/>
      <w:marTop w:val="0"/>
      <w:marBottom w:val="0"/>
      <w:divBdr>
        <w:top w:val="none" w:sz="0" w:space="0" w:color="auto"/>
        <w:left w:val="none" w:sz="0" w:space="0" w:color="auto"/>
        <w:bottom w:val="none" w:sz="0" w:space="0" w:color="auto"/>
        <w:right w:val="none" w:sz="0" w:space="0" w:color="auto"/>
      </w:divBdr>
    </w:div>
    <w:div w:id="233468442">
      <w:bodyDiv w:val="1"/>
      <w:marLeft w:val="0"/>
      <w:marRight w:val="0"/>
      <w:marTop w:val="0"/>
      <w:marBottom w:val="0"/>
      <w:divBdr>
        <w:top w:val="none" w:sz="0" w:space="0" w:color="auto"/>
        <w:left w:val="none" w:sz="0" w:space="0" w:color="auto"/>
        <w:bottom w:val="none" w:sz="0" w:space="0" w:color="auto"/>
        <w:right w:val="none" w:sz="0" w:space="0" w:color="auto"/>
      </w:divBdr>
    </w:div>
    <w:div w:id="237986867">
      <w:bodyDiv w:val="1"/>
      <w:marLeft w:val="0"/>
      <w:marRight w:val="0"/>
      <w:marTop w:val="0"/>
      <w:marBottom w:val="0"/>
      <w:divBdr>
        <w:top w:val="none" w:sz="0" w:space="0" w:color="auto"/>
        <w:left w:val="none" w:sz="0" w:space="0" w:color="auto"/>
        <w:bottom w:val="none" w:sz="0" w:space="0" w:color="auto"/>
        <w:right w:val="none" w:sz="0" w:space="0" w:color="auto"/>
      </w:divBdr>
      <w:divsChild>
        <w:div w:id="407533630">
          <w:marLeft w:val="0"/>
          <w:marRight w:val="0"/>
          <w:marTop w:val="0"/>
          <w:marBottom w:val="0"/>
          <w:divBdr>
            <w:top w:val="none" w:sz="0" w:space="0" w:color="auto"/>
            <w:left w:val="none" w:sz="0" w:space="0" w:color="auto"/>
            <w:bottom w:val="none" w:sz="0" w:space="0" w:color="auto"/>
            <w:right w:val="none" w:sz="0" w:space="0" w:color="auto"/>
          </w:divBdr>
          <w:divsChild>
            <w:div w:id="1442727905">
              <w:marLeft w:val="0"/>
              <w:marRight w:val="0"/>
              <w:marTop w:val="0"/>
              <w:marBottom w:val="0"/>
              <w:divBdr>
                <w:top w:val="none" w:sz="0" w:space="0" w:color="auto"/>
                <w:left w:val="none" w:sz="0" w:space="0" w:color="auto"/>
                <w:bottom w:val="none" w:sz="0" w:space="0" w:color="auto"/>
                <w:right w:val="none" w:sz="0" w:space="0" w:color="auto"/>
              </w:divBdr>
            </w:div>
            <w:div w:id="659846617">
              <w:marLeft w:val="0"/>
              <w:marRight w:val="0"/>
              <w:marTop w:val="0"/>
              <w:marBottom w:val="0"/>
              <w:divBdr>
                <w:top w:val="none" w:sz="0" w:space="0" w:color="auto"/>
                <w:left w:val="none" w:sz="0" w:space="0" w:color="auto"/>
                <w:bottom w:val="none" w:sz="0" w:space="0" w:color="auto"/>
                <w:right w:val="none" w:sz="0" w:space="0" w:color="auto"/>
              </w:divBdr>
            </w:div>
            <w:div w:id="693186710">
              <w:marLeft w:val="0"/>
              <w:marRight w:val="0"/>
              <w:marTop w:val="0"/>
              <w:marBottom w:val="0"/>
              <w:divBdr>
                <w:top w:val="none" w:sz="0" w:space="0" w:color="auto"/>
                <w:left w:val="none" w:sz="0" w:space="0" w:color="auto"/>
                <w:bottom w:val="none" w:sz="0" w:space="0" w:color="auto"/>
                <w:right w:val="none" w:sz="0" w:space="0" w:color="auto"/>
              </w:divBdr>
            </w:div>
            <w:div w:id="76368841">
              <w:marLeft w:val="0"/>
              <w:marRight w:val="0"/>
              <w:marTop w:val="0"/>
              <w:marBottom w:val="0"/>
              <w:divBdr>
                <w:top w:val="none" w:sz="0" w:space="0" w:color="auto"/>
                <w:left w:val="none" w:sz="0" w:space="0" w:color="auto"/>
                <w:bottom w:val="none" w:sz="0" w:space="0" w:color="auto"/>
                <w:right w:val="none" w:sz="0" w:space="0" w:color="auto"/>
              </w:divBdr>
            </w:div>
            <w:div w:id="1968663667">
              <w:marLeft w:val="0"/>
              <w:marRight w:val="0"/>
              <w:marTop w:val="0"/>
              <w:marBottom w:val="0"/>
              <w:divBdr>
                <w:top w:val="none" w:sz="0" w:space="0" w:color="auto"/>
                <w:left w:val="none" w:sz="0" w:space="0" w:color="auto"/>
                <w:bottom w:val="none" w:sz="0" w:space="0" w:color="auto"/>
                <w:right w:val="none" w:sz="0" w:space="0" w:color="auto"/>
              </w:divBdr>
            </w:div>
            <w:div w:id="720180128">
              <w:marLeft w:val="0"/>
              <w:marRight w:val="0"/>
              <w:marTop w:val="0"/>
              <w:marBottom w:val="0"/>
              <w:divBdr>
                <w:top w:val="none" w:sz="0" w:space="0" w:color="auto"/>
                <w:left w:val="none" w:sz="0" w:space="0" w:color="auto"/>
                <w:bottom w:val="none" w:sz="0" w:space="0" w:color="auto"/>
                <w:right w:val="none" w:sz="0" w:space="0" w:color="auto"/>
              </w:divBdr>
            </w:div>
            <w:div w:id="15536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942085">
      <w:bodyDiv w:val="1"/>
      <w:marLeft w:val="0"/>
      <w:marRight w:val="0"/>
      <w:marTop w:val="0"/>
      <w:marBottom w:val="0"/>
      <w:divBdr>
        <w:top w:val="none" w:sz="0" w:space="0" w:color="auto"/>
        <w:left w:val="none" w:sz="0" w:space="0" w:color="auto"/>
        <w:bottom w:val="none" w:sz="0" w:space="0" w:color="auto"/>
        <w:right w:val="none" w:sz="0" w:space="0" w:color="auto"/>
      </w:divBdr>
    </w:div>
    <w:div w:id="254635847">
      <w:bodyDiv w:val="1"/>
      <w:marLeft w:val="0"/>
      <w:marRight w:val="0"/>
      <w:marTop w:val="0"/>
      <w:marBottom w:val="0"/>
      <w:divBdr>
        <w:top w:val="none" w:sz="0" w:space="0" w:color="auto"/>
        <w:left w:val="none" w:sz="0" w:space="0" w:color="auto"/>
        <w:bottom w:val="none" w:sz="0" w:space="0" w:color="auto"/>
        <w:right w:val="none" w:sz="0" w:space="0" w:color="auto"/>
      </w:divBdr>
    </w:div>
    <w:div w:id="261111204">
      <w:bodyDiv w:val="1"/>
      <w:marLeft w:val="0"/>
      <w:marRight w:val="0"/>
      <w:marTop w:val="0"/>
      <w:marBottom w:val="0"/>
      <w:divBdr>
        <w:top w:val="none" w:sz="0" w:space="0" w:color="auto"/>
        <w:left w:val="none" w:sz="0" w:space="0" w:color="auto"/>
        <w:bottom w:val="none" w:sz="0" w:space="0" w:color="auto"/>
        <w:right w:val="none" w:sz="0" w:space="0" w:color="auto"/>
      </w:divBdr>
    </w:div>
    <w:div w:id="261571088">
      <w:bodyDiv w:val="1"/>
      <w:marLeft w:val="0"/>
      <w:marRight w:val="0"/>
      <w:marTop w:val="0"/>
      <w:marBottom w:val="0"/>
      <w:divBdr>
        <w:top w:val="none" w:sz="0" w:space="0" w:color="auto"/>
        <w:left w:val="none" w:sz="0" w:space="0" w:color="auto"/>
        <w:bottom w:val="none" w:sz="0" w:space="0" w:color="auto"/>
        <w:right w:val="none" w:sz="0" w:space="0" w:color="auto"/>
      </w:divBdr>
      <w:divsChild>
        <w:div w:id="1664354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464123">
      <w:bodyDiv w:val="1"/>
      <w:marLeft w:val="0"/>
      <w:marRight w:val="0"/>
      <w:marTop w:val="0"/>
      <w:marBottom w:val="0"/>
      <w:divBdr>
        <w:top w:val="none" w:sz="0" w:space="0" w:color="auto"/>
        <w:left w:val="none" w:sz="0" w:space="0" w:color="auto"/>
        <w:bottom w:val="none" w:sz="0" w:space="0" w:color="auto"/>
        <w:right w:val="none" w:sz="0" w:space="0" w:color="auto"/>
      </w:divBdr>
      <w:divsChild>
        <w:div w:id="670641172">
          <w:marLeft w:val="0"/>
          <w:marRight w:val="0"/>
          <w:marTop w:val="0"/>
          <w:marBottom w:val="0"/>
          <w:divBdr>
            <w:top w:val="none" w:sz="0" w:space="0" w:color="auto"/>
            <w:left w:val="none" w:sz="0" w:space="0" w:color="auto"/>
            <w:bottom w:val="none" w:sz="0" w:space="0" w:color="auto"/>
            <w:right w:val="none" w:sz="0" w:space="0" w:color="auto"/>
          </w:divBdr>
          <w:divsChild>
            <w:div w:id="213799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40161">
      <w:bodyDiv w:val="1"/>
      <w:marLeft w:val="0"/>
      <w:marRight w:val="0"/>
      <w:marTop w:val="0"/>
      <w:marBottom w:val="0"/>
      <w:divBdr>
        <w:top w:val="none" w:sz="0" w:space="0" w:color="auto"/>
        <w:left w:val="none" w:sz="0" w:space="0" w:color="auto"/>
        <w:bottom w:val="none" w:sz="0" w:space="0" w:color="auto"/>
        <w:right w:val="none" w:sz="0" w:space="0" w:color="auto"/>
      </w:divBdr>
      <w:divsChild>
        <w:div w:id="1972175415">
          <w:marLeft w:val="0"/>
          <w:marRight w:val="0"/>
          <w:marTop w:val="0"/>
          <w:marBottom w:val="0"/>
          <w:divBdr>
            <w:top w:val="none" w:sz="0" w:space="0" w:color="auto"/>
            <w:left w:val="none" w:sz="0" w:space="0" w:color="auto"/>
            <w:bottom w:val="none" w:sz="0" w:space="0" w:color="auto"/>
            <w:right w:val="none" w:sz="0" w:space="0" w:color="auto"/>
          </w:divBdr>
          <w:divsChild>
            <w:div w:id="144376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03500">
      <w:bodyDiv w:val="1"/>
      <w:marLeft w:val="0"/>
      <w:marRight w:val="0"/>
      <w:marTop w:val="0"/>
      <w:marBottom w:val="0"/>
      <w:divBdr>
        <w:top w:val="none" w:sz="0" w:space="0" w:color="auto"/>
        <w:left w:val="none" w:sz="0" w:space="0" w:color="auto"/>
        <w:bottom w:val="none" w:sz="0" w:space="0" w:color="auto"/>
        <w:right w:val="none" w:sz="0" w:space="0" w:color="auto"/>
      </w:divBdr>
    </w:div>
    <w:div w:id="289096148">
      <w:bodyDiv w:val="1"/>
      <w:marLeft w:val="0"/>
      <w:marRight w:val="0"/>
      <w:marTop w:val="0"/>
      <w:marBottom w:val="0"/>
      <w:divBdr>
        <w:top w:val="none" w:sz="0" w:space="0" w:color="auto"/>
        <w:left w:val="none" w:sz="0" w:space="0" w:color="auto"/>
        <w:bottom w:val="none" w:sz="0" w:space="0" w:color="auto"/>
        <w:right w:val="none" w:sz="0" w:space="0" w:color="auto"/>
      </w:divBdr>
    </w:div>
    <w:div w:id="295650516">
      <w:bodyDiv w:val="1"/>
      <w:marLeft w:val="0"/>
      <w:marRight w:val="0"/>
      <w:marTop w:val="0"/>
      <w:marBottom w:val="0"/>
      <w:divBdr>
        <w:top w:val="none" w:sz="0" w:space="0" w:color="auto"/>
        <w:left w:val="none" w:sz="0" w:space="0" w:color="auto"/>
        <w:bottom w:val="none" w:sz="0" w:space="0" w:color="auto"/>
        <w:right w:val="none" w:sz="0" w:space="0" w:color="auto"/>
      </w:divBdr>
    </w:div>
    <w:div w:id="298465487">
      <w:bodyDiv w:val="1"/>
      <w:marLeft w:val="0"/>
      <w:marRight w:val="0"/>
      <w:marTop w:val="0"/>
      <w:marBottom w:val="0"/>
      <w:divBdr>
        <w:top w:val="none" w:sz="0" w:space="0" w:color="auto"/>
        <w:left w:val="none" w:sz="0" w:space="0" w:color="auto"/>
        <w:bottom w:val="none" w:sz="0" w:space="0" w:color="auto"/>
        <w:right w:val="none" w:sz="0" w:space="0" w:color="auto"/>
      </w:divBdr>
    </w:div>
    <w:div w:id="304118093">
      <w:bodyDiv w:val="1"/>
      <w:marLeft w:val="0"/>
      <w:marRight w:val="0"/>
      <w:marTop w:val="0"/>
      <w:marBottom w:val="0"/>
      <w:divBdr>
        <w:top w:val="none" w:sz="0" w:space="0" w:color="auto"/>
        <w:left w:val="none" w:sz="0" w:space="0" w:color="auto"/>
        <w:bottom w:val="none" w:sz="0" w:space="0" w:color="auto"/>
        <w:right w:val="none" w:sz="0" w:space="0" w:color="auto"/>
      </w:divBdr>
    </w:div>
    <w:div w:id="309284418">
      <w:bodyDiv w:val="1"/>
      <w:marLeft w:val="0"/>
      <w:marRight w:val="0"/>
      <w:marTop w:val="0"/>
      <w:marBottom w:val="0"/>
      <w:divBdr>
        <w:top w:val="none" w:sz="0" w:space="0" w:color="auto"/>
        <w:left w:val="none" w:sz="0" w:space="0" w:color="auto"/>
        <w:bottom w:val="none" w:sz="0" w:space="0" w:color="auto"/>
        <w:right w:val="none" w:sz="0" w:space="0" w:color="auto"/>
      </w:divBdr>
    </w:div>
    <w:div w:id="320737250">
      <w:bodyDiv w:val="1"/>
      <w:marLeft w:val="0"/>
      <w:marRight w:val="0"/>
      <w:marTop w:val="0"/>
      <w:marBottom w:val="0"/>
      <w:divBdr>
        <w:top w:val="none" w:sz="0" w:space="0" w:color="auto"/>
        <w:left w:val="none" w:sz="0" w:space="0" w:color="auto"/>
        <w:bottom w:val="none" w:sz="0" w:space="0" w:color="auto"/>
        <w:right w:val="none" w:sz="0" w:space="0" w:color="auto"/>
      </w:divBdr>
    </w:div>
    <w:div w:id="323165100">
      <w:bodyDiv w:val="1"/>
      <w:marLeft w:val="0"/>
      <w:marRight w:val="0"/>
      <w:marTop w:val="0"/>
      <w:marBottom w:val="0"/>
      <w:divBdr>
        <w:top w:val="none" w:sz="0" w:space="0" w:color="auto"/>
        <w:left w:val="none" w:sz="0" w:space="0" w:color="auto"/>
        <w:bottom w:val="none" w:sz="0" w:space="0" w:color="auto"/>
        <w:right w:val="none" w:sz="0" w:space="0" w:color="auto"/>
      </w:divBdr>
    </w:div>
    <w:div w:id="323169993">
      <w:bodyDiv w:val="1"/>
      <w:marLeft w:val="0"/>
      <w:marRight w:val="0"/>
      <w:marTop w:val="0"/>
      <w:marBottom w:val="0"/>
      <w:divBdr>
        <w:top w:val="none" w:sz="0" w:space="0" w:color="auto"/>
        <w:left w:val="none" w:sz="0" w:space="0" w:color="auto"/>
        <w:bottom w:val="none" w:sz="0" w:space="0" w:color="auto"/>
        <w:right w:val="none" w:sz="0" w:space="0" w:color="auto"/>
      </w:divBdr>
      <w:divsChild>
        <w:div w:id="1389576183">
          <w:marLeft w:val="0"/>
          <w:marRight w:val="0"/>
          <w:marTop w:val="0"/>
          <w:marBottom w:val="0"/>
          <w:divBdr>
            <w:top w:val="none" w:sz="0" w:space="0" w:color="auto"/>
            <w:left w:val="none" w:sz="0" w:space="0" w:color="auto"/>
            <w:bottom w:val="none" w:sz="0" w:space="0" w:color="auto"/>
            <w:right w:val="none" w:sz="0" w:space="0" w:color="auto"/>
          </w:divBdr>
          <w:divsChild>
            <w:div w:id="171372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972">
      <w:bodyDiv w:val="1"/>
      <w:marLeft w:val="0"/>
      <w:marRight w:val="0"/>
      <w:marTop w:val="0"/>
      <w:marBottom w:val="0"/>
      <w:divBdr>
        <w:top w:val="none" w:sz="0" w:space="0" w:color="auto"/>
        <w:left w:val="none" w:sz="0" w:space="0" w:color="auto"/>
        <w:bottom w:val="none" w:sz="0" w:space="0" w:color="auto"/>
        <w:right w:val="none" w:sz="0" w:space="0" w:color="auto"/>
      </w:divBdr>
      <w:divsChild>
        <w:div w:id="432558338">
          <w:marLeft w:val="0"/>
          <w:marRight w:val="0"/>
          <w:marTop w:val="0"/>
          <w:marBottom w:val="0"/>
          <w:divBdr>
            <w:top w:val="none" w:sz="0" w:space="0" w:color="auto"/>
            <w:left w:val="none" w:sz="0" w:space="0" w:color="auto"/>
            <w:bottom w:val="none" w:sz="0" w:space="0" w:color="auto"/>
            <w:right w:val="none" w:sz="0" w:space="0" w:color="auto"/>
          </w:divBdr>
          <w:divsChild>
            <w:div w:id="435371463">
              <w:marLeft w:val="0"/>
              <w:marRight w:val="0"/>
              <w:marTop w:val="0"/>
              <w:marBottom w:val="0"/>
              <w:divBdr>
                <w:top w:val="none" w:sz="0" w:space="0" w:color="auto"/>
                <w:left w:val="none" w:sz="0" w:space="0" w:color="auto"/>
                <w:bottom w:val="none" w:sz="0" w:space="0" w:color="auto"/>
                <w:right w:val="none" w:sz="0" w:space="0" w:color="auto"/>
              </w:divBdr>
              <w:divsChild>
                <w:div w:id="1281343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38643705">
          <w:marLeft w:val="0"/>
          <w:marRight w:val="0"/>
          <w:marTop w:val="0"/>
          <w:marBottom w:val="0"/>
          <w:divBdr>
            <w:top w:val="none" w:sz="0" w:space="0" w:color="auto"/>
            <w:left w:val="none" w:sz="0" w:space="0" w:color="auto"/>
            <w:bottom w:val="none" w:sz="0" w:space="0" w:color="auto"/>
            <w:right w:val="none" w:sz="0" w:space="0" w:color="auto"/>
          </w:divBdr>
          <w:divsChild>
            <w:div w:id="826365568">
              <w:marLeft w:val="0"/>
              <w:marRight w:val="0"/>
              <w:marTop w:val="0"/>
              <w:marBottom w:val="0"/>
              <w:divBdr>
                <w:top w:val="none" w:sz="0" w:space="0" w:color="auto"/>
                <w:left w:val="none" w:sz="0" w:space="0" w:color="auto"/>
                <w:bottom w:val="none" w:sz="0" w:space="0" w:color="auto"/>
                <w:right w:val="none" w:sz="0" w:space="0" w:color="auto"/>
              </w:divBdr>
              <w:divsChild>
                <w:div w:id="266624315">
                  <w:marLeft w:val="-420"/>
                  <w:marRight w:val="0"/>
                  <w:marTop w:val="0"/>
                  <w:marBottom w:val="0"/>
                  <w:divBdr>
                    <w:top w:val="none" w:sz="0" w:space="0" w:color="auto"/>
                    <w:left w:val="none" w:sz="0" w:space="0" w:color="auto"/>
                    <w:bottom w:val="none" w:sz="0" w:space="0" w:color="auto"/>
                    <w:right w:val="none" w:sz="0" w:space="0" w:color="auto"/>
                  </w:divBdr>
                  <w:divsChild>
                    <w:div w:id="16127815">
                      <w:marLeft w:val="0"/>
                      <w:marRight w:val="0"/>
                      <w:marTop w:val="0"/>
                      <w:marBottom w:val="0"/>
                      <w:divBdr>
                        <w:top w:val="none" w:sz="0" w:space="0" w:color="auto"/>
                        <w:left w:val="none" w:sz="0" w:space="0" w:color="auto"/>
                        <w:bottom w:val="none" w:sz="0" w:space="0" w:color="auto"/>
                        <w:right w:val="none" w:sz="0" w:space="0" w:color="auto"/>
                      </w:divBdr>
                      <w:divsChild>
                        <w:div w:id="1045443951">
                          <w:marLeft w:val="0"/>
                          <w:marRight w:val="0"/>
                          <w:marTop w:val="0"/>
                          <w:marBottom w:val="0"/>
                          <w:divBdr>
                            <w:top w:val="none" w:sz="0" w:space="0" w:color="auto"/>
                            <w:left w:val="none" w:sz="0" w:space="0" w:color="auto"/>
                            <w:bottom w:val="none" w:sz="0" w:space="0" w:color="auto"/>
                            <w:right w:val="none" w:sz="0" w:space="0" w:color="auto"/>
                          </w:divBdr>
                          <w:divsChild>
                            <w:div w:id="1204709048">
                              <w:marLeft w:val="0"/>
                              <w:marRight w:val="0"/>
                              <w:marTop w:val="0"/>
                              <w:marBottom w:val="0"/>
                              <w:divBdr>
                                <w:top w:val="none" w:sz="0" w:space="0" w:color="auto"/>
                                <w:left w:val="none" w:sz="0" w:space="0" w:color="auto"/>
                                <w:bottom w:val="none" w:sz="0" w:space="0" w:color="auto"/>
                                <w:right w:val="none" w:sz="0" w:space="0" w:color="auto"/>
                              </w:divBdr>
                            </w:div>
                            <w:div w:id="121184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412661">
      <w:bodyDiv w:val="1"/>
      <w:marLeft w:val="0"/>
      <w:marRight w:val="0"/>
      <w:marTop w:val="0"/>
      <w:marBottom w:val="0"/>
      <w:divBdr>
        <w:top w:val="none" w:sz="0" w:space="0" w:color="auto"/>
        <w:left w:val="none" w:sz="0" w:space="0" w:color="auto"/>
        <w:bottom w:val="none" w:sz="0" w:space="0" w:color="auto"/>
        <w:right w:val="none" w:sz="0" w:space="0" w:color="auto"/>
      </w:divBdr>
    </w:div>
    <w:div w:id="349380298">
      <w:bodyDiv w:val="1"/>
      <w:marLeft w:val="0"/>
      <w:marRight w:val="0"/>
      <w:marTop w:val="0"/>
      <w:marBottom w:val="0"/>
      <w:divBdr>
        <w:top w:val="none" w:sz="0" w:space="0" w:color="auto"/>
        <w:left w:val="none" w:sz="0" w:space="0" w:color="auto"/>
        <w:bottom w:val="none" w:sz="0" w:space="0" w:color="auto"/>
        <w:right w:val="none" w:sz="0" w:space="0" w:color="auto"/>
      </w:divBdr>
      <w:divsChild>
        <w:div w:id="2084521816">
          <w:marLeft w:val="0"/>
          <w:marRight w:val="0"/>
          <w:marTop w:val="0"/>
          <w:marBottom w:val="0"/>
          <w:divBdr>
            <w:top w:val="none" w:sz="0" w:space="0" w:color="auto"/>
            <w:left w:val="none" w:sz="0" w:space="0" w:color="auto"/>
            <w:bottom w:val="none" w:sz="0" w:space="0" w:color="auto"/>
            <w:right w:val="none" w:sz="0" w:space="0" w:color="auto"/>
          </w:divBdr>
          <w:divsChild>
            <w:div w:id="14568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95414">
      <w:bodyDiv w:val="1"/>
      <w:marLeft w:val="0"/>
      <w:marRight w:val="0"/>
      <w:marTop w:val="0"/>
      <w:marBottom w:val="0"/>
      <w:divBdr>
        <w:top w:val="none" w:sz="0" w:space="0" w:color="auto"/>
        <w:left w:val="none" w:sz="0" w:space="0" w:color="auto"/>
        <w:bottom w:val="none" w:sz="0" w:space="0" w:color="auto"/>
        <w:right w:val="none" w:sz="0" w:space="0" w:color="auto"/>
      </w:divBdr>
    </w:div>
    <w:div w:id="352190729">
      <w:bodyDiv w:val="1"/>
      <w:marLeft w:val="0"/>
      <w:marRight w:val="0"/>
      <w:marTop w:val="0"/>
      <w:marBottom w:val="0"/>
      <w:divBdr>
        <w:top w:val="none" w:sz="0" w:space="0" w:color="auto"/>
        <w:left w:val="none" w:sz="0" w:space="0" w:color="auto"/>
        <w:bottom w:val="none" w:sz="0" w:space="0" w:color="auto"/>
        <w:right w:val="none" w:sz="0" w:space="0" w:color="auto"/>
      </w:divBdr>
    </w:div>
    <w:div w:id="352995252">
      <w:bodyDiv w:val="1"/>
      <w:marLeft w:val="0"/>
      <w:marRight w:val="0"/>
      <w:marTop w:val="0"/>
      <w:marBottom w:val="0"/>
      <w:divBdr>
        <w:top w:val="none" w:sz="0" w:space="0" w:color="auto"/>
        <w:left w:val="none" w:sz="0" w:space="0" w:color="auto"/>
        <w:bottom w:val="none" w:sz="0" w:space="0" w:color="auto"/>
        <w:right w:val="none" w:sz="0" w:space="0" w:color="auto"/>
      </w:divBdr>
      <w:divsChild>
        <w:div w:id="1614823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4691480">
      <w:bodyDiv w:val="1"/>
      <w:marLeft w:val="0"/>
      <w:marRight w:val="0"/>
      <w:marTop w:val="0"/>
      <w:marBottom w:val="0"/>
      <w:divBdr>
        <w:top w:val="none" w:sz="0" w:space="0" w:color="auto"/>
        <w:left w:val="none" w:sz="0" w:space="0" w:color="auto"/>
        <w:bottom w:val="none" w:sz="0" w:space="0" w:color="auto"/>
        <w:right w:val="none" w:sz="0" w:space="0" w:color="auto"/>
      </w:divBdr>
    </w:div>
    <w:div w:id="362752238">
      <w:bodyDiv w:val="1"/>
      <w:marLeft w:val="0"/>
      <w:marRight w:val="0"/>
      <w:marTop w:val="0"/>
      <w:marBottom w:val="0"/>
      <w:divBdr>
        <w:top w:val="none" w:sz="0" w:space="0" w:color="auto"/>
        <w:left w:val="none" w:sz="0" w:space="0" w:color="auto"/>
        <w:bottom w:val="none" w:sz="0" w:space="0" w:color="auto"/>
        <w:right w:val="none" w:sz="0" w:space="0" w:color="auto"/>
      </w:divBdr>
    </w:div>
    <w:div w:id="364330537">
      <w:bodyDiv w:val="1"/>
      <w:marLeft w:val="0"/>
      <w:marRight w:val="0"/>
      <w:marTop w:val="0"/>
      <w:marBottom w:val="0"/>
      <w:divBdr>
        <w:top w:val="none" w:sz="0" w:space="0" w:color="auto"/>
        <w:left w:val="none" w:sz="0" w:space="0" w:color="auto"/>
        <w:bottom w:val="none" w:sz="0" w:space="0" w:color="auto"/>
        <w:right w:val="none" w:sz="0" w:space="0" w:color="auto"/>
      </w:divBdr>
    </w:div>
    <w:div w:id="368995626">
      <w:bodyDiv w:val="1"/>
      <w:marLeft w:val="0"/>
      <w:marRight w:val="0"/>
      <w:marTop w:val="0"/>
      <w:marBottom w:val="0"/>
      <w:divBdr>
        <w:top w:val="none" w:sz="0" w:space="0" w:color="auto"/>
        <w:left w:val="none" w:sz="0" w:space="0" w:color="auto"/>
        <w:bottom w:val="none" w:sz="0" w:space="0" w:color="auto"/>
        <w:right w:val="none" w:sz="0" w:space="0" w:color="auto"/>
      </w:divBdr>
    </w:div>
    <w:div w:id="373771202">
      <w:bodyDiv w:val="1"/>
      <w:marLeft w:val="0"/>
      <w:marRight w:val="0"/>
      <w:marTop w:val="0"/>
      <w:marBottom w:val="0"/>
      <w:divBdr>
        <w:top w:val="none" w:sz="0" w:space="0" w:color="auto"/>
        <w:left w:val="none" w:sz="0" w:space="0" w:color="auto"/>
        <w:bottom w:val="none" w:sz="0" w:space="0" w:color="auto"/>
        <w:right w:val="none" w:sz="0" w:space="0" w:color="auto"/>
      </w:divBdr>
    </w:div>
    <w:div w:id="376667090">
      <w:bodyDiv w:val="1"/>
      <w:marLeft w:val="0"/>
      <w:marRight w:val="0"/>
      <w:marTop w:val="0"/>
      <w:marBottom w:val="0"/>
      <w:divBdr>
        <w:top w:val="none" w:sz="0" w:space="0" w:color="auto"/>
        <w:left w:val="none" w:sz="0" w:space="0" w:color="auto"/>
        <w:bottom w:val="none" w:sz="0" w:space="0" w:color="auto"/>
        <w:right w:val="none" w:sz="0" w:space="0" w:color="auto"/>
      </w:divBdr>
      <w:divsChild>
        <w:div w:id="1923026485">
          <w:marLeft w:val="0"/>
          <w:marRight w:val="0"/>
          <w:marTop w:val="0"/>
          <w:marBottom w:val="0"/>
          <w:divBdr>
            <w:top w:val="none" w:sz="0" w:space="0" w:color="auto"/>
            <w:left w:val="none" w:sz="0" w:space="0" w:color="auto"/>
            <w:bottom w:val="none" w:sz="0" w:space="0" w:color="auto"/>
            <w:right w:val="none" w:sz="0" w:space="0" w:color="auto"/>
          </w:divBdr>
          <w:divsChild>
            <w:div w:id="59575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96658">
      <w:bodyDiv w:val="1"/>
      <w:marLeft w:val="0"/>
      <w:marRight w:val="0"/>
      <w:marTop w:val="0"/>
      <w:marBottom w:val="0"/>
      <w:divBdr>
        <w:top w:val="none" w:sz="0" w:space="0" w:color="auto"/>
        <w:left w:val="none" w:sz="0" w:space="0" w:color="auto"/>
        <w:bottom w:val="none" w:sz="0" w:space="0" w:color="auto"/>
        <w:right w:val="none" w:sz="0" w:space="0" w:color="auto"/>
      </w:divBdr>
    </w:div>
    <w:div w:id="384718821">
      <w:bodyDiv w:val="1"/>
      <w:marLeft w:val="0"/>
      <w:marRight w:val="0"/>
      <w:marTop w:val="0"/>
      <w:marBottom w:val="0"/>
      <w:divBdr>
        <w:top w:val="none" w:sz="0" w:space="0" w:color="auto"/>
        <w:left w:val="none" w:sz="0" w:space="0" w:color="auto"/>
        <w:bottom w:val="none" w:sz="0" w:space="0" w:color="auto"/>
        <w:right w:val="none" w:sz="0" w:space="0" w:color="auto"/>
      </w:divBdr>
      <w:divsChild>
        <w:div w:id="971786773">
          <w:marLeft w:val="0"/>
          <w:marRight w:val="0"/>
          <w:marTop w:val="0"/>
          <w:marBottom w:val="0"/>
          <w:divBdr>
            <w:top w:val="none" w:sz="0" w:space="0" w:color="auto"/>
            <w:left w:val="none" w:sz="0" w:space="0" w:color="auto"/>
            <w:bottom w:val="none" w:sz="0" w:space="0" w:color="auto"/>
            <w:right w:val="none" w:sz="0" w:space="0" w:color="auto"/>
          </w:divBdr>
          <w:divsChild>
            <w:div w:id="406152063">
              <w:marLeft w:val="0"/>
              <w:marRight w:val="0"/>
              <w:marTop w:val="0"/>
              <w:marBottom w:val="0"/>
              <w:divBdr>
                <w:top w:val="none" w:sz="0" w:space="0" w:color="auto"/>
                <w:left w:val="none" w:sz="0" w:space="0" w:color="auto"/>
                <w:bottom w:val="none" w:sz="0" w:space="0" w:color="auto"/>
                <w:right w:val="none" w:sz="0" w:space="0" w:color="auto"/>
              </w:divBdr>
            </w:div>
            <w:div w:id="563569222">
              <w:marLeft w:val="0"/>
              <w:marRight w:val="0"/>
              <w:marTop w:val="0"/>
              <w:marBottom w:val="0"/>
              <w:divBdr>
                <w:top w:val="none" w:sz="0" w:space="0" w:color="auto"/>
                <w:left w:val="none" w:sz="0" w:space="0" w:color="auto"/>
                <w:bottom w:val="none" w:sz="0" w:space="0" w:color="auto"/>
                <w:right w:val="none" w:sz="0" w:space="0" w:color="auto"/>
              </w:divBdr>
            </w:div>
            <w:div w:id="63349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1388">
      <w:bodyDiv w:val="1"/>
      <w:marLeft w:val="0"/>
      <w:marRight w:val="0"/>
      <w:marTop w:val="0"/>
      <w:marBottom w:val="0"/>
      <w:divBdr>
        <w:top w:val="none" w:sz="0" w:space="0" w:color="auto"/>
        <w:left w:val="none" w:sz="0" w:space="0" w:color="auto"/>
        <w:bottom w:val="none" w:sz="0" w:space="0" w:color="auto"/>
        <w:right w:val="none" w:sz="0" w:space="0" w:color="auto"/>
      </w:divBdr>
    </w:div>
    <w:div w:id="392626194">
      <w:bodyDiv w:val="1"/>
      <w:marLeft w:val="0"/>
      <w:marRight w:val="0"/>
      <w:marTop w:val="0"/>
      <w:marBottom w:val="0"/>
      <w:divBdr>
        <w:top w:val="none" w:sz="0" w:space="0" w:color="auto"/>
        <w:left w:val="none" w:sz="0" w:space="0" w:color="auto"/>
        <w:bottom w:val="none" w:sz="0" w:space="0" w:color="auto"/>
        <w:right w:val="none" w:sz="0" w:space="0" w:color="auto"/>
      </w:divBdr>
      <w:divsChild>
        <w:div w:id="628124710">
          <w:marLeft w:val="0"/>
          <w:marRight w:val="0"/>
          <w:marTop w:val="0"/>
          <w:marBottom w:val="0"/>
          <w:divBdr>
            <w:top w:val="none" w:sz="0" w:space="0" w:color="auto"/>
            <w:left w:val="none" w:sz="0" w:space="0" w:color="auto"/>
            <w:bottom w:val="none" w:sz="0" w:space="0" w:color="auto"/>
            <w:right w:val="none" w:sz="0" w:space="0" w:color="auto"/>
          </w:divBdr>
          <w:divsChild>
            <w:div w:id="17996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80275">
      <w:bodyDiv w:val="1"/>
      <w:marLeft w:val="0"/>
      <w:marRight w:val="0"/>
      <w:marTop w:val="0"/>
      <w:marBottom w:val="0"/>
      <w:divBdr>
        <w:top w:val="none" w:sz="0" w:space="0" w:color="auto"/>
        <w:left w:val="none" w:sz="0" w:space="0" w:color="auto"/>
        <w:bottom w:val="none" w:sz="0" w:space="0" w:color="auto"/>
        <w:right w:val="none" w:sz="0" w:space="0" w:color="auto"/>
      </w:divBdr>
      <w:divsChild>
        <w:div w:id="1790274285">
          <w:marLeft w:val="547"/>
          <w:marRight w:val="0"/>
          <w:marTop w:val="0"/>
          <w:marBottom w:val="0"/>
          <w:divBdr>
            <w:top w:val="none" w:sz="0" w:space="0" w:color="auto"/>
            <w:left w:val="none" w:sz="0" w:space="0" w:color="auto"/>
            <w:bottom w:val="none" w:sz="0" w:space="0" w:color="auto"/>
            <w:right w:val="none" w:sz="0" w:space="0" w:color="auto"/>
          </w:divBdr>
        </w:div>
        <w:div w:id="1935700458">
          <w:marLeft w:val="187"/>
          <w:marRight w:val="0"/>
          <w:marTop w:val="0"/>
          <w:marBottom w:val="32"/>
          <w:divBdr>
            <w:top w:val="none" w:sz="0" w:space="0" w:color="auto"/>
            <w:left w:val="none" w:sz="0" w:space="0" w:color="auto"/>
            <w:bottom w:val="none" w:sz="0" w:space="0" w:color="auto"/>
            <w:right w:val="none" w:sz="0" w:space="0" w:color="auto"/>
          </w:divBdr>
        </w:div>
        <w:div w:id="1026784170">
          <w:marLeft w:val="187"/>
          <w:marRight w:val="0"/>
          <w:marTop w:val="0"/>
          <w:marBottom w:val="32"/>
          <w:divBdr>
            <w:top w:val="none" w:sz="0" w:space="0" w:color="auto"/>
            <w:left w:val="none" w:sz="0" w:space="0" w:color="auto"/>
            <w:bottom w:val="none" w:sz="0" w:space="0" w:color="auto"/>
            <w:right w:val="none" w:sz="0" w:space="0" w:color="auto"/>
          </w:divBdr>
        </w:div>
        <w:div w:id="1783761530">
          <w:marLeft w:val="187"/>
          <w:marRight w:val="0"/>
          <w:marTop w:val="0"/>
          <w:marBottom w:val="32"/>
          <w:divBdr>
            <w:top w:val="none" w:sz="0" w:space="0" w:color="auto"/>
            <w:left w:val="none" w:sz="0" w:space="0" w:color="auto"/>
            <w:bottom w:val="none" w:sz="0" w:space="0" w:color="auto"/>
            <w:right w:val="none" w:sz="0" w:space="0" w:color="auto"/>
          </w:divBdr>
        </w:div>
        <w:div w:id="970285586">
          <w:marLeft w:val="547"/>
          <w:marRight w:val="0"/>
          <w:marTop w:val="0"/>
          <w:marBottom w:val="0"/>
          <w:divBdr>
            <w:top w:val="none" w:sz="0" w:space="0" w:color="auto"/>
            <w:left w:val="none" w:sz="0" w:space="0" w:color="auto"/>
            <w:bottom w:val="none" w:sz="0" w:space="0" w:color="auto"/>
            <w:right w:val="none" w:sz="0" w:space="0" w:color="auto"/>
          </w:divBdr>
        </w:div>
        <w:div w:id="1156268028">
          <w:marLeft w:val="187"/>
          <w:marRight w:val="0"/>
          <w:marTop w:val="0"/>
          <w:marBottom w:val="32"/>
          <w:divBdr>
            <w:top w:val="none" w:sz="0" w:space="0" w:color="auto"/>
            <w:left w:val="none" w:sz="0" w:space="0" w:color="auto"/>
            <w:bottom w:val="none" w:sz="0" w:space="0" w:color="auto"/>
            <w:right w:val="none" w:sz="0" w:space="0" w:color="auto"/>
          </w:divBdr>
        </w:div>
        <w:div w:id="1505316636">
          <w:marLeft w:val="187"/>
          <w:marRight w:val="0"/>
          <w:marTop w:val="0"/>
          <w:marBottom w:val="32"/>
          <w:divBdr>
            <w:top w:val="none" w:sz="0" w:space="0" w:color="auto"/>
            <w:left w:val="none" w:sz="0" w:space="0" w:color="auto"/>
            <w:bottom w:val="none" w:sz="0" w:space="0" w:color="auto"/>
            <w:right w:val="none" w:sz="0" w:space="0" w:color="auto"/>
          </w:divBdr>
        </w:div>
        <w:div w:id="391928858">
          <w:marLeft w:val="187"/>
          <w:marRight w:val="0"/>
          <w:marTop w:val="0"/>
          <w:marBottom w:val="32"/>
          <w:divBdr>
            <w:top w:val="none" w:sz="0" w:space="0" w:color="auto"/>
            <w:left w:val="none" w:sz="0" w:space="0" w:color="auto"/>
            <w:bottom w:val="none" w:sz="0" w:space="0" w:color="auto"/>
            <w:right w:val="none" w:sz="0" w:space="0" w:color="auto"/>
          </w:divBdr>
        </w:div>
        <w:div w:id="917516946">
          <w:marLeft w:val="187"/>
          <w:marRight w:val="0"/>
          <w:marTop w:val="0"/>
          <w:marBottom w:val="32"/>
          <w:divBdr>
            <w:top w:val="none" w:sz="0" w:space="0" w:color="auto"/>
            <w:left w:val="none" w:sz="0" w:space="0" w:color="auto"/>
            <w:bottom w:val="none" w:sz="0" w:space="0" w:color="auto"/>
            <w:right w:val="none" w:sz="0" w:space="0" w:color="auto"/>
          </w:divBdr>
        </w:div>
        <w:div w:id="1849247211">
          <w:marLeft w:val="1166"/>
          <w:marRight w:val="0"/>
          <w:marTop w:val="0"/>
          <w:marBottom w:val="0"/>
          <w:divBdr>
            <w:top w:val="none" w:sz="0" w:space="0" w:color="auto"/>
            <w:left w:val="none" w:sz="0" w:space="0" w:color="auto"/>
            <w:bottom w:val="none" w:sz="0" w:space="0" w:color="auto"/>
            <w:right w:val="none" w:sz="0" w:space="0" w:color="auto"/>
          </w:divBdr>
        </w:div>
        <w:div w:id="268896985">
          <w:marLeft w:val="1166"/>
          <w:marRight w:val="0"/>
          <w:marTop w:val="0"/>
          <w:marBottom w:val="0"/>
          <w:divBdr>
            <w:top w:val="none" w:sz="0" w:space="0" w:color="auto"/>
            <w:left w:val="none" w:sz="0" w:space="0" w:color="auto"/>
            <w:bottom w:val="none" w:sz="0" w:space="0" w:color="auto"/>
            <w:right w:val="none" w:sz="0" w:space="0" w:color="auto"/>
          </w:divBdr>
        </w:div>
        <w:div w:id="1360008471">
          <w:marLeft w:val="187"/>
          <w:marRight w:val="0"/>
          <w:marTop w:val="0"/>
          <w:marBottom w:val="32"/>
          <w:divBdr>
            <w:top w:val="none" w:sz="0" w:space="0" w:color="auto"/>
            <w:left w:val="none" w:sz="0" w:space="0" w:color="auto"/>
            <w:bottom w:val="none" w:sz="0" w:space="0" w:color="auto"/>
            <w:right w:val="none" w:sz="0" w:space="0" w:color="auto"/>
          </w:divBdr>
        </w:div>
        <w:div w:id="971208377">
          <w:marLeft w:val="187"/>
          <w:marRight w:val="0"/>
          <w:marTop w:val="0"/>
          <w:marBottom w:val="32"/>
          <w:divBdr>
            <w:top w:val="none" w:sz="0" w:space="0" w:color="auto"/>
            <w:left w:val="none" w:sz="0" w:space="0" w:color="auto"/>
            <w:bottom w:val="none" w:sz="0" w:space="0" w:color="auto"/>
            <w:right w:val="none" w:sz="0" w:space="0" w:color="auto"/>
          </w:divBdr>
        </w:div>
        <w:div w:id="806972774">
          <w:marLeft w:val="187"/>
          <w:marRight w:val="0"/>
          <w:marTop w:val="0"/>
          <w:marBottom w:val="32"/>
          <w:divBdr>
            <w:top w:val="none" w:sz="0" w:space="0" w:color="auto"/>
            <w:left w:val="none" w:sz="0" w:space="0" w:color="auto"/>
            <w:bottom w:val="none" w:sz="0" w:space="0" w:color="auto"/>
            <w:right w:val="none" w:sz="0" w:space="0" w:color="auto"/>
          </w:divBdr>
        </w:div>
        <w:div w:id="494536959">
          <w:marLeft w:val="187"/>
          <w:marRight w:val="0"/>
          <w:marTop w:val="0"/>
          <w:marBottom w:val="32"/>
          <w:divBdr>
            <w:top w:val="none" w:sz="0" w:space="0" w:color="auto"/>
            <w:left w:val="none" w:sz="0" w:space="0" w:color="auto"/>
            <w:bottom w:val="none" w:sz="0" w:space="0" w:color="auto"/>
            <w:right w:val="none" w:sz="0" w:space="0" w:color="auto"/>
          </w:divBdr>
        </w:div>
        <w:div w:id="479688057">
          <w:marLeft w:val="187"/>
          <w:marRight w:val="0"/>
          <w:marTop w:val="0"/>
          <w:marBottom w:val="32"/>
          <w:divBdr>
            <w:top w:val="none" w:sz="0" w:space="0" w:color="auto"/>
            <w:left w:val="none" w:sz="0" w:space="0" w:color="auto"/>
            <w:bottom w:val="none" w:sz="0" w:space="0" w:color="auto"/>
            <w:right w:val="none" w:sz="0" w:space="0" w:color="auto"/>
          </w:divBdr>
        </w:div>
        <w:div w:id="1412895807">
          <w:marLeft w:val="187"/>
          <w:marRight w:val="0"/>
          <w:marTop w:val="0"/>
          <w:marBottom w:val="32"/>
          <w:divBdr>
            <w:top w:val="none" w:sz="0" w:space="0" w:color="auto"/>
            <w:left w:val="none" w:sz="0" w:space="0" w:color="auto"/>
            <w:bottom w:val="none" w:sz="0" w:space="0" w:color="auto"/>
            <w:right w:val="none" w:sz="0" w:space="0" w:color="auto"/>
          </w:divBdr>
        </w:div>
        <w:div w:id="249240935">
          <w:marLeft w:val="1166"/>
          <w:marRight w:val="0"/>
          <w:marTop w:val="0"/>
          <w:marBottom w:val="0"/>
          <w:divBdr>
            <w:top w:val="none" w:sz="0" w:space="0" w:color="auto"/>
            <w:left w:val="none" w:sz="0" w:space="0" w:color="auto"/>
            <w:bottom w:val="none" w:sz="0" w:space="0" w:color="auto"/>
            <w:right w:val="none" w:sz="0" w:space="0" w:color="auto"/>
          </w:divBdr>
        </w:div>
        <w:div w:id="2001886262">
          <w:marLeft w:val="1166"/>
          <w:marRight w:val="0"/>
          <w:marTop w:val="0"/>
          <w:marBottom w:val="0"/>
          <w:divBdr>
            <w:top w:val="none" w:sz="0" w:space="0" w:color="auto"/>
            <w:left w:val="none" w:sz="0" w:space="0" w:color="auto"/>
            <w:bottom w:val="none" w:sz="0" w:space="0" w:color="auto"/>
            <w:right w:val="none" w:sz="0" w:space="0" w:color="auto"/>
          </w:divBdr>
        </w:div>
        <w:div w:id="365832318">
          <w:marLeft w:val="1166"/>
          <w:marRight w:val="0"/>
          <w:marTop w:val="0"/>
          <w:marBottom w:val="0"/>
          <w:divBdr>
            <w:top w:val="none" w:sz="0" w:space="0" w:color="auto"/>
            <w:left w:val="none" w:sz="0" w:space="0" w:color="auto"/>
            <w:bottom w:val="none" w:sz="0" w:space="0" w:color="auto"/>
            <w:right w:val="none" w:sz="0" w:space="0" w:color="auto"/>
          </w:divBdr>
        </w:div>
        <w:div w:id="2137409105">
          <w:marLeft w:val="1166"/>
          <w:marRight w:val="0"/>
          <w:marTop w:val="0"/>
          <w:marBottom w:val="0"/>
          <w:divBdr>
            <w:top w:val="none" w:sz="0" w:space="0" w:color="auto"/>
            <w:left w:val="none" w:sz="0" w:space="0" w:color="auto"/>
            <w:bottom w:val="none" w:sz="0" w:space="0" w:color="auto"/>
            <w:right w:val="none" w:sz="0" w:space="0" w:color="auto"/>
          </w:divBdr>
        </w:div>
        <w:div w:id="535823085">
          <w:marLeft w:val="1166"/>
          <w:marRight w:val="0"/>
          <w:marTop w:val="0"/>
          <w:marBottom w:val="0"/>
          <w:divBdr>
            <w:top w:val="none" w:sz="0" w:space="0" w:color="auto"/>
            <w:left w:val="none" w:sz="0" w:space="0" w:color="auto"/>
            <w:bottom w:val="none" w:sz="0" w:space="0" w:color="auto"/>
            <w:right w:val="none" w:sz="0" w:space="0" w:color="auto"/>
          </w:divBdr>
        </w:div>
        <w:div w:id="770127681">
          <w:marLeft w:val="1166"/>
          <w:marRight w:val="0"/>
          <w:marTop w:val="0"/>
          <w:marBottom w:val="0"/>
          <w:divBdr>
            <w:top w:val="none" w:sz="0" w:space="0" w:color="auto"/>
            <w:left w:val="none" w:sz="0" w:space="0" w:color="auto"/>
            <w:bottom w:val="none" w:sz="0" w:space="0" w:color="auto"/>
            <w:right w:val="none" w:sz="0" w:space="0" w:color="auto"/>
          </w:divBdr>
        </w:div>
        <w:div w:id="665324475">
          <w:marLeft w:val="1166"/>
          <w:marRight w:val="0"/>
          <w:marTop w:val="0"/>
          <w:marBottom w:val="0"/>
          <w:divBdr>
            <w:top w:val="none" w:sz="0" w:space="0" w:color="auto"/>
            <w:left w:val="none" w:sz="0" w:space="0" w:color="auto"/>
            <w:bottom w:val="none" w:sz="0" w:space="0" w:color="auto"/>
            <w:right w:val="none" w:sz="0" w:space="0" w:color="auto"/>
          </w:divBdr>
        </w:div>
        <w:div w:id="1971782587">
          <w:marLeft w:val="1166"/>
          <w:marRight w:val="0"/>
          <w:marTop w:val="0"/>
          <w:marBottom w:val="0"/>
          <w:divBdr>
            <w:top w:val="none" w:sz="0" w:space="0" w:color="auto"/>
            <w:left w:val="none" w:sz="0" w:space="0" w:color="auto"/>
            <w:bottom w:val="none" w:sz="0" w:space="0" w:color="auto"/>
            <w:right w:val="none" w:sz="0" w:space="0" w:color="auto"/>
          </w:divBdr>
        </w:div>
        <w:div w:id="249850287">
          <w:marLeft w:val="1166"/>
          <w:marRight w:val="0"/>
          <w:marTop w:val="0"/>
          <w:marBottom w:val="0"/>
          <w:divBdr>
            <w:top w:val="none" w:sz="0" w:space="0" w:color="auto"/>
            <w:left w:val="none" w:sz="0" w:space="0" w:color="auto"/>
            <w:bottom w:val="none" w:sz="0" w:space="0" w:color="auto"/>
            <w:right w:val="none" w:sz="0" w:space="0" w:color="auto"/>
          </w:divBdr>
        </w:div>
      </w:divsChild>
    </w:div>
    <w:div w:id="409888165">
      <w:bodyDiv w:val="1"/>
      <w:marLeft w:val="0"/>
      <w:marRight w:val="0"/>
      <w:marTop w:val="0"/>
      <w:marBottom w:val="0"/>
      <w:divBdr>
        <w:top w:val="none" w:sz="0" w:space="0" w:color="auto"/>
        <w:left w:val="none" w:sz="0" w:space="0" w:color="auto"/>
        <w:bottom w:val="none" w:sz="0" w:space="0" w:color="auto"/>
        <w:right w:val="none" w:sz="0" w:space="0" w:color="auto"/>
      </w:divBdr>
      <w:divsChild>
        <w:div w:id="178936138">
          <w:marLeft w:val="0"/>
          <w:marRight w:val="0"/>
          <w:marTop w:val="0"/>
          <w:marBottom w:val="0"/>
          <w:divBdr>
            <w:top w:val="none" w:sz="0" w:space="0" w:color="auto"/>
            <w:left w:val="none" w:sz="0" w:space="0" w:color="auto"/>
            <w:bottom w:val="none" w:sz="0" w:space="0" w:color="auto"/>
            <w:right w:val="none" w:sz="0" w:space="0" w:color="auto"/>
          </w:divBdr>
          <w:divsChild>
            <w:div w:id="8877606">
              <w:marLeft w:val="0"/>
              <w:marRight w:val="0"/>
              <w:marTop w:val="0"/>
              <w:marBottom w:val="0"/>
              <w:divBdr>
                <w:top w:val="none" w:sz="0" w:space="0" w:color="auto"/>
                <w:left w:val="none" w:sz="0" w:space="0" w:color="auto"/>
                <w:bottom w:val="none" w:sz="0" w:space="0" w:color="auto"/>
                <w:right w:val="none" w:sz="0" w:space="0" w:color="auto"/>
              </w:divBdr>
            </w:div>
            <w:div w:id="30150069">
              <w:marLeft w:val="0"/>
              <w:marRight w:val="0"/>
              <w:marTop w:val="0"/>
              <w:marBottom w:val="0"/>
              <w:divBdr>
                <w:top w:val="none" w:sz="0" w:space="0" w:color="auto"/>
                <w:left w:val="none" w:sz="0" w:space="0" w:color="auto"/>
                <w:bottom w:val="none" w:sz="0" w:space="0" w:color="auto"/>
                <w:right w:val="none" w:sz="0" w:space="0" w:color="auto"/>
              </w:divBdr>
            </w:div>
            <w:div w:id="119568930">
              <w:marLeft w:val="0"/>
              <w:marRight w:val="0"/>
              <w:marTop w:val="0"/>
              <w:marBottom w:val="0"/>
              <w:divBdr>
                <w:top w:val="none" w:sz="0" w:space="0" w:color="auto"/>
                <w:left w:val="none" w:sz="0" w:space="0" w:color="auto"/>
                <w:bottom w:val="none" w:sz="0" w:space="0" w:color="auto"/>
                <w:right w:val="none" w:sz="0" w:space="0" w:color="auto"/>
              </w:divBdr>
            </w:div>
            <w:div w:id="191844534">
              <w:marLeft w:val="0"/>
              <w:marRight w:val="0"/>
              <w:marTop w:val="0"/>
              <w:marBottom w:val="0"/>
              <w:divBdr>
                <w:top w:val="none" w:sz="0" w:space="0" w:color="auto"/>
                <w:left w:val="none" w:sz="0" w:space="0" w:color="auto"/>
                <w:bottom w:val="none" w:sz="0" w:space="0" w:color="auto"/>
                <w:right w:val="none" w:sz="0" w:space="0" w:color="auto"/>
              </w:divBdr>
            </w:div>
            <w:div w:id="308021917">
              <w:marLeft w:val="0"/>
              <w:marRight w:val="0"/>
              <w:marTop w:val="0"/>
              <w:marBottom w:val="0"/>
              <w:divBdr>
                <w:top w:val="none" w:sz="0" w:space="0" w:color="auto"/>
                <w:left w:val="none" w:sz="0" w:space="0" w:color="auto"/>
                <w:bottom w:val="none" w:sz="0" w:space="0" w:color="auto"/>
                <w:right w:val="none" w:sz="0" w:space="0" w:color="auto"/>
              </w:divBdr>
            </w:div>
            <w:div w:id="382869300">
              <w:marLeft w:val="0"/>
              <w:marRight w:val="0"/>
              <w:marTop w:val="0"/>
              <w:marBottom w:val="0"/>
              <w:divBdr>
                <w:top w:val="none" w:sz="0" w:space="0" w:color="auto"/>
                <w:left w:val="none" w:sz="0" w:space="0" w:color="auto"/>
                <w:bottom w:val="none" w:sz="0" w:space="0" w:color="auto"/>
                <w:right w:val="none" w:sz="0" w:space="0" w:color="auto"/>
              </w:divBdr>
            </w:div>
            <w:div w:id="389964095">
              <w:marLeft w:val="0"/>
              <w:marRight w:val="0"/>
              <w:marTop w:val="0"/>
              <w:marBottom w:val="0"/>
              <w:divBdr>
                <w:top w:val="none" w:sz="0" w:space="0" w:color="auto"/>
                <w:left w:val="none" w:sz="0" w:space="0" w:color="auto"/>
                <w:bottom w:val="none" w:sz="0" w:space="0" w:color="auto"/>
                <w:right w:val="none" w:sz="0" w:space="0" w:color="auto"/>
              </w:divBdr>
            </w:div>
            <w:div w:id="427383954">
              <w:marLeft w:val="0"/>
              <w:marRight w:val="0"/>
              <w:marTop w:val="0"/>
              <w:marBottom w:val="0"/>
              <w:divBdr>
                <w:top w:val="none" w:sz="0" w:space="0" w:color="auto"/>
                <w:left w:val="none" w:sz="0" w:space="0" w:color="auto"/>
                <w:bottom w:val="none" w:sz="0" w:space="0" w:color="auto"/>
                <w:right w:val="none" w:sz="0" w:space="0" w:color="auto"/>
              </w:divBdr>
            </w:div>
            <w:div w:id="476528398">
              <w:marLeft w:val="0"/>
              <w:marRight w:val="0"/>
              <w:marTop w:val="0"/>
              <w:marBottom w:val="0"/>
              <w:divBdr>
                <w:top w:val="none" w:sz="0" w:space="0" w:color="auto"/>
                <w:left w:val="none" w:sz="0" w:space="0" w:color="auto"/>
                <w:bottom w:val="none" w:sz="0" w:space="0" w:color="auto"/>
                <w:right w:val="none" w:sz="0" w:space="0" w:color="auto"/>
              </w:divBdr>
            </w:div>
            <w:div w:id="492378612">
              <w:marLeft w:val="0"/>
              <w:marRight w:val="0"/>
              <w:marTop w:val="0"/>
              <w:marBottom w:val="0"/>
              <w:divBdr>
                <w:top w:val="none" w:sz="0" w:space="0" w:color="auto"/>
                <w:left w:val="none" w:sz="0" w:space="0" w:color="auto"/>
                <w:bottom w:val="none" w:sz="0" w:space="0" w:color="auto"/>
                <w:right w:val="none" w:sz="0" w:space="0" w:color="auto"/>
              </w:divBdr>
            </w:div>
            <w:div w:id="493566084">
              <w:marLeft w:val="0"/>
              <w:marRight w:val="0"/>
              <w:marTop w:val="0"/>
              <w:marBottom w:val="0"/>
              <w:divBdr>
                <w:top w:val="none" w:sz="0" w:space="0" w:color="auto"/>
                <w:left w:val="none" w:sz="0" w:space="0" w:color="auto"/>
                <w:bottom w:val="none" w:sz="0" w:space="0" w:color="auto"/>
                <w:right w:val="none" w:sz="0" w:space="0" w:color="auto"/>
              </w:divBdr>
            </w:div>
            <w:div w:id="500000277">
              <w:marLeft w:val="0"/>
              <w:marRight w:val="0"/>
              <w:marTop w:val="0"/>
              <w:marBottom w:val="0"/>
              <w:divBdr>
                <w:top w:val="none" w:sz="0" w:space="0" w:color="auto"/>
                <w:left w:val="none" w:sz="0" w:space="0" w:color="auto"/>
                <w:bottom w:val="none" w:sz="0" w:space="0" w:color="auto"/>
                <w:right w:val="none" w:sz="0" w:space="0" w:color="auto"/>
              </w:divBdr>
            </w:div>
            <w:div w:id="604507590">
              <w:marLeft w:val="0"/>
              <w:marRight w:val="0"/>
              <w:marTop w:val="0"/>
              <w:marBottom w:val="0"/>
              <w:divBdr>
                <w:top w:val="none" w:sz="0" w:space="0" w:color="auto"/>
                <w:left w:val="none" w:sz="0" w:space="0" w:color="auto"/>
                <w:bottom w:val="none" w:sz="0" w:space="0" w:color="auto"/>
                <w:right w:val="none" w:sz="0" w:space="0" w:color="auto"/>
              </w:divBdr>
            </w:div>
            <w:div w:id="613295622">
              <w:marLeft w:val="0"/>
              <w:marRight w:val="0"/>
              <w:marTop w:val="0"/>
              <w:marBottom w:val="0"/>
              <w:divBdr>
                <w:top w:val="none" w:sz="0" w:space="0" w:color="auto"/>
                <w:left w:val="none" w:sz="0" w:space="0" w:color="auto"/>
                <w:bottom w:val="none" w:sz="0" w:space="0" w:color="auto"/>
                <w:right w:val="none" w:sz="0" w:space="0" w:color="auto"/>
              </w:divBdr>
            </w:div>
            <w:div w:id="629361388">
              <w:marLeft w:val="0"/>
              <w:marRight w:val="0"/>
              <w:marTop w:val="0"/>
              <w:marBottom w:val="0"/>
              <w:divBdr>
                <w:top w:val="none" w:sz="0" w:space="0" w:color="auto"/>
                <w:left w:val="none" w:sz="0" w:space="0" w:color="auto"/>
                <w:bottom w:val="none" w:sz="0" w:space="0" w:color="auto"/>
                <w:right w:val="none" w:sz="0" w:space="0" w:color="auto"/>
              </w:divBdr>
            </w:div>
            <w:div w:id="647709419">
              <w:marLeft w:val="0"/>
              <w:marRight w:val="0"/>
              <w:marTop w:val="0"/>
              <w:marBottom w:val="0"/>
              <w:divBdr>
                <w:top w:val="none" w:sz="0" w:space="0" w:color="auto"/>
                <w:left w:val="none" w:sz="0" w:space="0" w:color="auto"/>
                <w:bottom w:val="none" w:sz="0" w:space="0" w:color="auto"/>
                <w:right w:val="none" w:sz="0" w:space="0" w:color="auto"/>
              </w:divBdr>
            </w:div>
            <w:div w:id="671105849">
              <w:marLeft w:val="0"/>
              <w:marRight w:val="0"/>
              <w:marTop w:val="0"/>
              <w:marBottom w:val="0"/>
              <w:divBdr>
                <w:top w:val="none" w:sz="0" w:space="0" w:color="auto"/>
                <w:left w:val="none" w:sz="0" w:space="0" w:color="auto"/>
                <w:bottom w:val="none" w:sz="0" w:space="0" w:color="auto"/>
                <w:right w:val="none" w:sz="0" w:space="0" w:color="auto"/>
              </w:divBdr>
            </w:div>
            <w:div w:id="720206925">
              <w:marLeft w:val="0"/>
              <w:marRight w:val="0"/>
              <w:marTop w:val="0"/>
              <w:marBottom w:val="0"/>
              <w:divBdr>
                <w:top w:val="none" w:sz="0" w:space="0" w:color="auto"/>
                <w:left w:val="none" w:sz="0" w:space="0" w:color="auto"/>
                <w:bottom w:val="none" w:sz="0" w:space="0" w:color="auto"/>
                <w:right w:val="none" w:sz="0" w:space="0" w:color="auto"/>
              </w:divBdr>
            </w:div>
            <w:div w:id="776632085">
              <w:marLeft w:val="0"/>
              <w:marRight w:val="0"/>
              <w:marTop w:val="0"/>
              <w:marBottom w:val="0"/>
              <w:divBdr>
                <w:top w:val="none" w:sz="0" w:space="0" w:color="auto"/>
                <w:left w:val="none" w:sz="0" w:space="0" w:color="auto"/>
                <w:bottom w:val="none" w:sz="0" w:space="0" w:color="auto"/>
                <w:right w:val="none" w:sz="0" w:space="0" w:color="auto"/>
              </w:divBdr>
            </w:div>
            <w:div w:id="777411921">
              <w:marLeft w:val="0"/>
              <w:marRight w:val="0"/>
              <w:marTop w:val="0"/>
              <w:marBottom w:val="0"/>
              <w:divBdr>
                <w:top w:val="none" w:sz="0" w:space="0" w:color="auto"/>
                <w:left w:val="none" w:sz="0" w:space="0" w:color="auto"/>
                <w:bottom w:val="none" w:sz="0" w:space="0" w:color="auto"/>
                <w:right w:val="none" w:sz="0" w:space="0" w:color="auto"/>
              </w:divBdr>
            </w:div>
            <w:div w:id="850140909">
              <w:marLeft w:val="0"/>
              <w:marRight w:val="0"/>
              <w:marTop w:val="0"/>
              <w:marBottom w:val="0"/>
              <w:divBdr>
                <w:top w:val="none" w:sz="0" w:space="0" w:color="auto"/>
                <w:left w:val="none" w:sz="0" w:space="0" w:color="auto"/>
                <w:bottom w:val="none" w:sz="0" w:space="0" w:color="auto"/>
                <w:right w:val="none" w:sz="0" w:space="0" w:color="auto"/>
              </w:divBdr>
            </w:div>
            <w:div w:id="857162177">
              <w:marLeft w:val="0"/>
              <w:marRight w:val="0"/>
              <w:marTop w:val="0"/>
              <w:marBottom w:val="0"/>
              <w:divBdr>
                <w:top w:val="none" w:sz="0" w:space="0" w:color="auto"/>
                <w:left w:val="none" w:sz="0" w:space="0" w:color="auto"/>
                <w:bottom w:val="none" w:sz="0" w:space="0" w:color="auto"/>
                <w:right w:val="none" w:sz="0" w:space="0" w:color="auto"/>
              </w:divBdr>
            </w:div>
            <w:div w:id="866451579">
              <w:marLeft w:val="0"/>
              <w:marRight w:val="0"/>
              <w:marTop w:val="0"/>
              <w:marBottom w:val="0"/>
              <w:divBdr>
                <w:top w:val="none" w:sz="0" w:space="0" w:color="auto"/>
                <w:left w:val="none" w:sz="0" w:space="0" w:color="auto"/>
                <w:bottom w:val="none" w:sz="0" w:space="0" w:color="auto"/>
                <w:right w:val="none" w:sz="0" w:space="0" w:color="auto"/>
              </w:divBdr>
            </w:div>
            <w:div w:id="1142305149">
              <w:marLeft w:val="0"/>
              <w:marRight w:val="0"/>
              <w:marTop w:val="0"/>
              <w:marBottom w:val="0"/>
              <w:divBdr>
                <w:top w:val="none" w:sz="0" w:space="0" w:color="auto"/>
                <w:left w:val="none" w:sz="0" w:space="0" w:color="auto"/>
                <w:bottom w:val="none" w:sz="0" w:space="0" w:color="auto"/>
                <w:right w:val="none" w:sz="0" w:space="0" w:color="auto"/>
              </w:divBdr>
            </w:div>
            <w:div w:id="1166048315">
              <w:marLeft w:val="0"/>
              <w:marRight w:val="0"/>
              <w:marTop w:val="0"/>
              <w:marBottom w:val="0"/>
              <w:divBdr>
                <w:top w:val="none" w:sz="0" w:space="0" w:color="auto"/>
                <w:left w:val="none" w:sz="0" w:space="0" w:color="auto"/>
                <w:bottom w:val="none" w:sz="0" w:space="0" w:color="auto"/>
                <w:right w:val="none" w:sz="0" w:space="0" w:color="auto"/>
              </w:divBdr>
            </w:div>
            <w:div w:id="1233809259">
              <w:marLeft w:val="0"/>
              <w:marRight w:val="0"/>
              <w:marTop w:val="0"/>
              <w:marBottom w:val="0"/>
              <w:divBdr>
                <w:top w:val="none" w:sz="0" w:space="0" w:color="auto"/>
                <w:left w:val="none" w:sz="0" w:space="0" w:color="auto"/>
                <w:bottom w:val="none" w:sz="0" w:space="0" w:color="auto"/>
                <w:right w:val="none" w:sz="0" w:space="0" w:color="auto"/>
              </w:divBdr>
            </w:div>
            <w:div w:id="1372456700">
              <w:marLeft w:val="0"/>
              <w:marRight w:val="0"/>
              <w:marTop w:val="0"/>
              <w:marBottom w:val="0"/>
              <w:divBdr>
                <w:top w:val="none" w:sz="0" w:space="0" w:color="auto"/>
                <w:left w:val="none" w:sz="0" w:space="0" w:color="auto"/>
                <w:bottom w:val="none" w:sz="0" w:space="0" w:color="auto"/>
                <w:right w:val="none" w:sz="0" w:space="0" w:color="auto"/>
              </w:divBdr>
            </w:div>
            <w:div w:id="1386291320">
              <w:marLeft w:val="0"/>
              <w:marRight w:val="0"/>
              <w:marTop w:val="0"/>
              <w:marBottom w:val="0"/>
              <w:divBdr>
                <w:top w:val="none" w:sz="0" w:space="0" w:color="auto"/>
                <w:left w:val="none" w:sz="0" w:space="0" w:color="auto"/>
                <w:bottom w:val="none" w:sz="0" w:space="0" w:color="auto"/>
                <w:right w:val="none" w:sz="0" w:space="0" w:color="auto"/>
              </w:divBdr>
            </w:div>
            <w:div w:id="1420713953">
              <w:marLeft w:val="0"/>
              <w:marRight w:val="0"/>
              <w:marTop w:val="0"/>
              <w:marBottom w:val="0"/>
              <w:divBdr>
                <w:top w:val="none" w:sz="0" w:space="0" w:color="auto"/>
                <w:left w:val="none" w:sz="0" w:space="0" w:color="auto"/>
                <w:bottom w:val="none" w:sz="0" w:space="0" w:color="auto"/>
                <w:right w:val="none" w:sz="0" w:space="0" w:color="auto"/>
              </w:divBdr>
            </w:div>
            <w:div w:id="1446075218">
              <w:marLeft w:val="0"/>
              <w:marRight w:val="0"/>
              <w:marTop w:val="0"/>
              <w:marBottom w:val="0"/>
              <w:divBdr>
                <w:top w:val="none" w:sz="0" w:space="0" w:color="auto"/>
                <w:left w:val="none" w:sz="0" w:space="0" w:color="auto"/>
                <w:bottom w:val="none" w:sz="0" w:space="0" w:color="auto"/>
                <w:right w:val="none" w:sz="0" w:space="0" w:color="auto"/>
              </w:divBdr>
            </w:div>
            <w:div w:id="1466241519">
              <w:marLeft w:val="0"/>
              <w:marRight w:val="0"/>
              <w:marTop w:val="0"/>
              <w:marBottom w:val="0"/>
              <w:divBdr>
                <w:top w:val="none" w:sz="0" w:space="0" w:color="auto"/>
                <w:left w:val="none" w:sz="0" w:space="0" w:color="auto"/>
                <w:bottom w:val="none" w:sz="0" w:space="0" w:color="auto"/>
                <w:right w:val="none" w:sz="0" w:space="0" w:color="auto"/>
              </w:divBdr>
            </w:div>
            <w:div w:id="1482312286">
              <w:marLeft w:val="0"/>
              <w:marRight w:val="0"/>
              <w:marTop w:val="0"/>
              <w:marBottom w:val="0"/>
              <w:divBdr>
                <w:top w:val="none" w:sz="0" w:space="0" w:color="auto"/>
                <w:left w:val="none" w:sz="0" w:space="0" w:color="auto"/>
                <w:bottom w:val="none" w:sz="0" w:space="0" w:color="auto"/>
                <w:right w:val="none" w:sz="0" w:space="0" w:color="auto"/>
              </w:divBdr>
            </w:div>
            <w:div w:id="1596595528">
              <w:marLeft w:val="0"/>
              <w:marRight w:val="0"/>
              <w:marTop w:val="0"/>
              <w:marBottom w:val="0"/>
              <w:divBdr>
                <w:top w:val="none" w:sz="0" w:space="0" w:color="auto"/>
                <w:left w:val="none" w:sz="0" w:space="0" w:color="auto"/>
                <w:bottom w:val="none" w:sz="0" w:space="0" w:color="auto"/>
                <w:right w:val="none" w:sz="0" w:space="0" w:color="auto"/>
              </w:divBdr>
            </w:div>
            <w:div w:id="1659844593">
              <w:marLeft w:val="0"/>
              <w:marRight w:val="0"/>
              <w:marTop w:val="0"/>
              <w:marBottom w:val="0"/>
              <w:divBdr>
                <w:top w:val="none" w:sz="0" w:space="0" w:color="auto"/>
                <w:left w:val="none" w:sz="0" w:space="0" w:color="auto"/>
                <w:bottom w:val="none" w:sz="0" w:space="0" w:color="auto"/>
                <w:right w:val="none" w:sz="0" w:space="0" w:color="auto"/>
              </w:divBdr>
            </w:div>
            <w:div w:id="1688213468">
              <w:marLeft w:val="0"/>
              <w:marRight w:val="0"/>
              <w:marTop w:val="0"/>
              <w:marBottom w:val="0"/>
              <w:divBdr>
                <w:top w:val="none" w:sz="0" w:space="0" w:color="auto"/>
                <w:left w:val="none" w:sz="0" w:space="0" w:color="auto"/>
                <w:bottom w:val="none" w:sz="0" w:space="0" w:color="auto"/>
                <w:right w:val="none" w:sz="0" w:space="0" w:color="auto"/>
              </w:divBdr>
            </w:div>
            <w:div w:id="1795824286">
              <w:marLeft w:val="0"/>
              <w:marRight w:val="0"/>
              <w:marTop w:val="0"/>
              <w:marBottom w:val="0"/>
              <w:divBdr>
                <w:top w:val="none" w:sz="0" w:space="0" w:color="auto"/>
                <w:left w:val="none" w:sz="0" w:space="0" w:color="auto"/>
                <w:bottom w:val="none" w:sz="0" w:space="0" w:color="auto"/>
                <w:right w:val="none" w:sz="0" w:space="0" w:color="auto"/>
              </w:divBdr>
            </w:div>
            <w:div w:id="1855151768">
              <w:marLeft w:val="0"/>
              <w:marRight w:val="0"/>
              <w:marTop w:val="0"/>
              <w:marBottom w:val="0"/>
              <w:divBdr>
                <w:top w:val="none" w:sz="0" w:space="0" w:color="auto"/>
                <w:left w:val="none" w:sz="0" w:space="0" w:color="auto"/>
                <w:bottom w:val="none" w:sz="0" w:space="0" w:color="auto"/>
                <w:right w:val="none" w:sz="0" w:space="0" w:color="auto"/>
              </w:divBdr>
            </w:div>
            <w:div w:id="1886788660">
              <w:marLeft w:val="0"/>
              <w:marRight w:val="0"/>
              <w:marTop w:val="0"/>
              <w:marBottom w:val="0"/>
              <w:divBdr>
                <w:top w:val="none" w:sz="0" w:space="0" w:color="auto"/>
                <w:left w:val="none" w:sz="0" w:space="0" w:color="auto"/>
                <w:bottom w:val="none" w:sz="0" w:space="0" w:color="auto"/>
                <w:right w:val="none" w:sz="0" w:space="0" w:color="auto"/>
              </w:divBdr>
            </w:div>
            <w:div w:id="1890147496">
              <w:marLeft w:val="0"/>
              <w:marRight w:val="0"/>
              <w:marTop w:val="0"/>
              <w:marBottom w:val="0"/>
              <w:divBdr>
                <w:top w:val="none" w:sz="0" w:space="0" w:color="auto"/>
                <w:left w:val="none" w:sz="0" w:space="0" w:color="auto"/>
                <w:bottom w:val="none" w:sz="0" w:space="0" w:color="auto"/>
                <w:right w:val="none" w:sz="0" w:space="0" w:color="auto"/>
              </w:divBdr>
            </w:div>
            <w:div w:id="1954945394">
              <w:marLeft w:val="0"/>
              <w:marRight w:val="0"/>
              <w:marTop w:val="0"/>
              <w:marBottom w:val="0"/>
              <w:divBdr>
                <w:top w:val="none" w:sz="0" w:space="0" w:color="auto"/>
                <w:left w:val="none" w:sz="0" w:space="0" w:color="auto"/>
                <w:bottom w:val="none" w:sz="0" w:space="0" w:color="auto"/>
                <w:right w:val="none" w:sz="0" w:space="0" w:color="auto"/>
              </w:divBdr>
            </w:div>
            <w:div w:id="1964456526">
              <w:marLeft w:val="0"/>
              <w:marRight w:val="0"/>
              <w:marTop w:val="0"/>
              <w:marBottom w:val="0"/>
              <w:divBdr>
                <w:top w:val="none" w:sz="0" w:space="0" w:color="auto"/>
                <w:left w:val="none" w:sz="0" w:space="0" w:color="auto"/>
                <w:bottom w:val="none" w:sz="0" w:space="0" w:color="auto"/>
                <w:right w:val="none" w:sz="0" w:space="0" w:color="auto"/>
              </w:divBdr>
            </w:div>
            <w:div w:id="1984504368">
              <w:marLeft w:val="0"/>
              <w:marRight w:val="0"/>
              <w:marTop w:val="0"/>
              <w:marBottom w:val="0"/>
              <w:divBdr>
                <w:top w:val="none" w:sz="0" w:space="0" w:color="auto"/>
                <w:left w:val="none" w:sz="0" w:space="0" w:color="auto"/>
                <w:bottom w:val="none" w:sz="0" w:space="0" w:color="auto"/>
                <w:right w:val="none" w:sz="0" w:space="0" w:color="auto"/>
              </w:divBdr>
            </w:div>
            <w:div w:id="2053381154">
              <w:marLeft w:val="0"/>
              <w:marRight w:val="0"/>
              <w:marTop w:val="0"/>
              <w:marBottom w:val="0"/>
              <w:divBdr>
                <w:top w:val="none" w:sz="0" w:space="0" w:color="auto"/>
                <w:left w:val="none" w:sz="0" w:space="0" w:color="auto"/>
                <w:bottom w:val="none" w:sz="0" w:space="0" w:color="auto"/>
                <w:right w:val="none" w:sz="0" w:space="0" w:color="auto"/>
              </w:divBdr>
            </w:div>
            <w:div w:id="2089107274">
              <w:marLeft w:val="0"/>
              <w:marRight w:val="0"/>
              <w:marTop w:val="0"/>
              <w:marBottom w:val="0"/>
              <w:divBdr>
                <w:top w:val="none" w:sz="0" w:space="0" w:color="auto"/>
                <w:left w:val="none" w:sz="0" w:space="0" w:color="auto"/>
                <w:bottom w:val="none" w:sz="0" w:space="0" w:color="auto"/>
                <w:right w:val="none" w:sz="0" w:space="0" w:color="auto"/>
              </w:divBdr>
            </w:div>
            <w:div w:id="209743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75957">
      <w:bodyDiv w:val="1"/>
      <w:marLeft w:val="0"/>
      <w:marRight w:val="0"/>
      <w:marTop w:val="0"/>
      <w:marBottom w:val="0"/>
      <w:divBdr>
        <w:top w:val="none" w:sz="0" w:space="0" w:color="auto"/>
        <w:left w:val="none" w:sz="0" w:space="0" w:color="auto"/>
        <w:bottom w:val="none" w:sz="0" w:space="0" w:color="auto"/>
        <w:right w:val="none" w:sz="0" w:space="0" w:color="auto"/>
      </w:divBdr>
    </w:div>
    <w:div w:id="413668243">
      <w:bodyDiv w:val="1"/>
      <w:marLeft w:val="0"/>
      <w:marRight w:val="0"/>
      <w:marTop w:val="0"/>
      <w:marBottom w:val="0"/>
      <w:divBdr>
        <w:top w:val="none" w:sz="0" w:space="0" w:color="auto"/>
        <w:left w:val="none" w:sz="0" w:space="0" w:color="auto"/>
        <w:bottom w:val="none" w:sz="0" w:space="0" w:color="auto"/>
        <w:right w:val="none" w:sz="0" w:space="0" w:color="auto"/>
      </w:divBdr>
    </w:div>
    <w:div w:id="414059484">
      <w:bodyDiv w:val="1"/>
      <w:marLeft w:val="0"/>
      <w:marRight w:val="0"/>
      <w:marTop w:val="0"/>
      <w:marBottom w:val="0"/>
      <w:divBdr>
        <w:top w:val="none" w:sz="0" w:space="0" w:color="auto"/>
        <w:left w:val="none" w:sz="0" w:space="0" w:color="auto"/>
        <w:bottom w:val="none" w:sz="0" w:space="0" w:color="auto"/>
        <w:right w:val="none" w:sz="0" w:space="0" w:color="auto"/>
      </w:divBdr>
    </w:div>
    <w:div w:id="422072442">
      <w:bodyDiv w:val="1"/>
      <w:marLeft w:val="0"/>
      <w:marRight w:val="0"/>
      <w:marTop w:val="0"/>
      <w:marBottom w:val="0"/>
      <w:divBdr>
        <w:top w:val="none" w:sz="0" w:space="0" w:color="auto"/>
        <w:left w:val="none" w:sz="0" w:space="0" w:color="auto"/>
        <w:bottom w:val="none" w:sz="0" w:space="0" w:color="auto"/>
        <w:right w:val="none" w:sz="0" w:space="0" w:color="auto"/>
      </w:divBdr>
    </w:div>
    <w:div w:id="426198840">
      <w:bodyDiv w:val="1"/>
      <w:marLeft w:val="0"/>
      <w:marRight w:val="0"/>
      <w:marTop w:val="0"/>
      <w:marBottom w:val="0"/>
      <w:divBdr>
        <w:top w:val="none" w:sz="0" w:space="0" w:color="auto"/>
        <w:left w:val="none" w:sz="0" w:space="0" w:color="auto"/>
        <w:bottom w:val="none" w:sz="0" w:space="0" w:color="auto"/>
        <w:right w:val="none" w:sz="0" w:space="0" w:color="auto"/>
      </w:divBdr>
    </w:div>
    <w:div w:id="438069905">
      <w:bodyDiv w:val="1"/>
      <w:marLeft w:val="0"/>
      <w:marRight w:val="0"/>
      <w:marTop w:val="0"/>
      <w:marBottom w:val="0"/>
      <w:divBdr>
        <w:top w:val="none" w:sz="0" w:space="0" w:color="auto"/>
        <w:left w:val="none" w:sz="0" w:space="0" w:color="auto"/>
        <w:bottom w:val="none" w:sz="0" w:space="0" w:color="auto"/>
        <w:right w:val="none" w:sz="0" w:space="0" w:color="auto"/>
      </w:divBdr>
    </w:div>
    <w:div w:id="445000927">
      <w:bodyDiv w:val="1"/>
      <w:marLeft w:val="0"/>
      <w:marRight w:val="0"/>
      <w:marTop w:val="0"/>
      <w:marBottom w:val="0"/>
      <w:divBdr>
        <w:top w:val="none" w:sz="0" w:space="0" w:color="auto"/>
        <w:left w:val="none" w:sz="0" w:space="0" w:color="auto"/>
        <w:bottom w:val="none" w:sz="0" w:space="0" w:color="auto"/>
        <w:right w:val="none" w:sz="0" w:space="0" w:color="auto"/>
      </w:divBdr>
    </w:div>
    <w:div w:id="459031887">
      <w:bodyDiv w:val="1"/>
      <w:marLeft w:val="0"/>
      <w:marRight w:val="0"/>
      <w:marTop w:val="0"/>
      <w:marBottom w:val="0"/>
      <w:divBdr>
        <w:top w:val="none" w:sz="0" w:space="0" w:color="auto"/>
        <w:left w:val="none" w:sz="0" w:space="0" w:color="auto"/>
        <w:bottom w:val="none" w:sz="0" w:space="0" w:color="auto"/>
        <w:right w:val="none" w:sz="0" w:space="0" w:color="auto"/>
      </w:divBdr>
      <w:divsChild>
        <w:div w:id="1736707307">
          <w:marLeft w:val="0"/>
          <w:marRight w:val="0"/>
          <w:marTop w:val="0"/>
          <w:marBottom w:val="0"/>
          <w:divBdr>
            <w:top w:val="none" w:sz="0" w:space="0" w:color="auto"/>
            <w:left w:val="none" w:sz="0" w:space="0" w:color="auto"/>
            <w:bottom w:val="none" w:sz="0" w:space="0" w:color="auto"/>
            <w:right w:val="none" w:sz="0" w:space="0" w:color="auto"/>
          </w:divBdr>
          <w:divsChild>
            <w:div w:id="113523384">
              <w:marLeft w:val="0"/>
              <w:marRight w:val="0"/>
              <w:marTop w:val="0"/>
              <w:marBottom w:val="0"/>
              <w:divBdr>
                <w:top w:val="none" w:sz="0" w:space="0" w:color="auto"/>
                <w:left w:val="none" w:sz="0" w:space="0" w:color="auto"/>
                <w:bottom w:val="none" w:sz="0" w:space="0" w:color="auto"/>
                <w:right w:val="none" w:sz="0" w:space="0" w:color="auto"/>
              </w:divBdr>
            </w:div>
            <w:div w:id="1057970713">
              <w:marLeft w:val="0"/>
              <w:marRight w:val="0"/>
              <w:marTop w:val="0"/>
              <w:marBottom w:val="0"/>
              <w:divBdr>
                <w:top w:val="none" w:sz="0" w:space="0" w:color="auto"/>
                <w:left w:val="none" w:sz="0" w:space="0" w:color="auto"/>
                <w:bottom w:val="none" w:sz="0" w:space="0" w:color="auto"/>
                <w:right w:val="none" w:sz="0" w:space="0" w:color="auto"/>
              </w:divBdr>
            </w:div>
            <w:div w:id="647056256">
              <w:marLeft w:val="0"/>
              <w:marRight w:val="0"/>
              <w:marTop w:val="0"/>
              <w:marBottom w:val="0"/>
              <w:divBdr>
                <w:top w:val="none" w:sz="0" w:space="0" w:color="auto"/>
                <w:left w:val="none" w:sz="0" w:space="0" w:color="auto"/>
                <w:bottom w:val="none" w:sz="0" w:space="0" w:color="auto"/>
                <w:right w:val="none" w:sz="0" w:space="0" w:color="auto"/>
              </w:divBdr>
            </w:div>
            <w:div w:id="2138447683">
              <w:marLeft w:val="0"/>
              <w:marRight w:val="0"/>
              <w:marTop w:val="0"/>
              <w:marBottom w:val="0"/>
              <w:divBdr>
                <w:top w:val="none" w:sz="0" w:space="0" w:color="auto"/>
                <w:left w:val="none" w:sz="0" w:space="0" w:color="auto"/>
                <w:bottom w:val="none" w:sz="0" w:space="0" w:color="auto"/>
                <w:right w:val="none" w:sz="0" w:space="0" w:color="auto"/>
              </w:divBdr>
            </w:div>
            <w:div w:id="1905068655">
              <w:marLeft w:val="0"/>
              <w:marRight w:val="0"/>
              <w:marTop w:val="0"/>
              <w:marBottom w:val="0"/>
              <w:divBdr>
                <w:top w:val="none" w:sz="0" w:space="0" w:color="auto"/>
                <w:left w:val="none" w:sz="0" w:space="0" w:color="auto"/>
                <w:bottom w:val="none" w:sz="0" w:space="0" w:color="auto"/>
                <w:right w:val="none" w:sz="0" w:space="0" w:color="auto"/>
              </w:divBdr>
            </w:div>
            <w:div w:id="109956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13755">
      <w:bodyDiv w:val="1"/>
      <w:marLeft w:val="0"/>
      <w:marRight w:val="0"/>
      <w:marTop w:val="0"/>
      <w:marBottom w:val="0"/>
      <w:divBdr>
        <w:top w:val="none" w:sz="0" w:space="0" w:color="auto"/>
        <w:left w:val="none" w:sz="0" w:space="0" w:color="auto"/>
        <w:bottom w:val="none" w:sz="0" w:space="0" w:color="auto"/>
        <w:right w:val="none" w:sz="0" w:space="0" w:color="auto"/>
      </w:divBdr>
      <w:divsChild>
        <w:div w:id="896431003">
          <w:marLeft w:val="0"/>
          <w:marRight w:val="0"/>
          <w:marTop w:val="0"/>
          <w:marBottom w:val="0"/>
          <w:divBdr>
            <w:top w:val="none" w:sz="0" w:space="0" w:color="auto"/>
            <w:left w:val="none" w:sz="0" w:space="0" w:color="auto"/>
            <w:bottom w:val="none" w:sz="0" w:space="0" w:color="auto"/>
            <w:right w:val="none" w:sz="0" w:space="0" w:color="auto"/>
          </w:divBdr>
          <w:divsChild>
            <w:div w:id="25155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07442">
      <w:bodyDiv w:val="1"/>
      <w:marLeft w:val="0"/>
      <w:marRight w:val="0"/>
      <w:marTop w:val="0"/>
      <w:marBottom w:val="0"/>
      <w:divBdr>
        <w:top w:val="none" w:sz="0" w:space="0" w:color="auto"/>
        <w:left w:val="none" w:sz="0" w:space="0" w:color="auto"/>
        <w:bottom w:val="none" w:sz="0" w:space="0" w:color="auto"/>
        <w:right w:val="none" w:sz="0" w:space="0" w:color="auto"/>
      </w:divBdr>
    </w:div>
    <w:div w:id="466288870">
      <w:bodyDiv w:val="1"/>
      <w:marLeft w:val="0"/>
      <w:marRight w:val="0"/>
      <w:marTop w:val="0"/>
      <w:marBottom w:val="0"/>
      <w:divBdr>
        <w:top w:val="none" w:sz="0" w:space="0" w:color="auto"/>
        <w:left w:val="none" w:sz="0" w:space="0" w:color="auto"/>
        <w:bottom w:val="none" w:sz="0" w:space="0" w:color="auto"/>
        <w:right w:val="none" w:sz="0" w:space="0" w:color="auto"/>
      </w:divBdr>
    </w:div>
    <w:div w:id="467432242">
      <w:bodyDiv w:val="1"/>
      <w:marLeft w:val="0"/>
      <w:marRight w:val="0"/>
      <w:marTop w:val="0"/>
      <w:marBottom w:val="0"/>
      <w:divBdr>
        <w:top w:val="none" w:sz="0" w:space="0" w:color="auto"/>
        <w:left w:val="none" w:sz="0" w:space="0" w:color="auto"/>
        <w:bottom w:val="none" w:sz="0" w:space="0" w:color="auto"/>
        <w:right w:val="none" w:sz="0" w:space="0" w:color="auto"/>
      </w:divBdr>
    </w:div>
    <w:div w:id="470636499">
      <w:bodyDiv w:val="1"/>
      <w:marLeft w:val="0"/>
      <w:marRight w:val="0"/>
      <w:marTop w:val="0"/>
      <w:marBottom w:val="0"/>
      <w:divBdr>
        <w:top w:val="none" w:sz="0" w:space="0" w:color="auto"/>
        <w:left w:val="none" w:sz="0" w:space="0" w:color="auto"/>
        <w:bottom w:val="none" w:sz="0" w:space="0" w:color="auto"/>
        <w:right w:val="none" w:sz="0" w:space="0" w:color="auto"/>
      </w:divBdr>
    </w:div>
    <w:div w:id="474420091">
      <w:bodyDiv w:val="1"/>
      <w:marLeft w:val="0"/>
      <w:marRight w:val="0"/>
      <w:marTop w:val="0"/>
      <w:marBottom w:val="0"/>
      <w:divBdr>
        <w:top w:val="none" w:sz="0" w:space="0" w:color="auto"/>
        <w:left w:val="none" w:sz="0" w:space="0" w:color="auto"/>
        <w:bottom w:val="none" w:sz="0" w:space="0" w:color="auto"/>
        <w:right w:val="none" w:sz="0" w:space="0" w:color="auto"/>
      </w:divBdr>
      <w:divsChild>
        <w:div w:id="2105227208">
          <w:marLeft w:val="0"/>
          <w:marRight w:val="0"/>
          <w:marTop w:val="0"/>
          <w:marBottom w:val="0"/>
          <w:divBdr>
            <w:top w:val="none" w:sz="0" w:space="0" w:color="auto"/>
            <w:left w:val="none" w:sz="0" w:space="0" w:color="auto"/>
            <w:bottom w:val="none" w:sz="0" w:space="0" w:color="auto"/>
            <w:right w:val="none" w:sz="0" w:space="0" w:color="auto"/>
          </w:divBdr>
          <w:divsChild>
            <w:div w:id="866914907">
              <w:marLeft w:val="0"/>
              <w:marRight w:val="0"/>
              <w:marTop w:val="0"/>
              <w:marBottom w:val="0"/>
              <w:divBdr>
                <w:top w:val="none" w:sz="0" w:space="0" w:color="auto"/>
                <w:left w:val="none" w:sz="0" w:space="0" w:color="auto"/>
                <w:bottom w:val="none" w:sz="0" w:space="0" w:color="auto"/>
                <w:right w:val="none" w:sz="0" w:space="0" w:color="auto"/>
              </w:divBdr>
            </w:div>
            <w:div w:id="1144079590">
              <w:marLeft w:val="0"/>
              <w:marRight w:val="0"/>
              <w:marTop w:val="0"/>
              <w:marBottom w:val="0"/>
              <w:divBdr>
                <w:top w:val="none" w:sz="0" w:space="0" w:color="auto"/>
                <w:left w:val="none" w:sz="0" w:space="0" w:color="auto"/>
                <w:bottom w:val="none" w:sz="0" w:space="0" w:color="auto"/>
                <w:right w:val="none" w:sz="0" w:space="0" w:color="auto"/>
              </w:divBdr>
            </w:div>
            <w:div w:id="900947890">
              <w:marLeft w:val="0"/>
              <w:marRight w:val="0"/>
              <w:marTop w:val="0"/>
              <w:marBottom w:val="0"/>
              <w:divBdr>
                <w:top w:val="none" w:sz="0" w:space="0" w:color="auto"/>
                <w:left w:val="none" w:sz="0" w:space="0" w:color="auto"/>
                <w:bottom w:val="none" w:sz="0" w:space="0" w:color="auto"/>
                <w:right w:val="none" w:sz="0" w:space="0" w:color="auto"/>
              </w:divBdr>
            </w:div>
            <w:div w:id="1516189305">
              <w:marLeft w:val="0"/>
              <w:marRight w:val="0"/>
              <w:marTop w:val="0"/>
              <w:marBottom w:val="0"/>
              <w:divBdr>
                <w:top w:val="none" w:sz="0" w:space="0" w:color="auto"/>
                <w:left w:val="none" w:sz="0" w:space="0" w:color="auto"/>
                <w:bottom w:val="none" w:sz="0" w:space="0" w:color="auto"/>
                <w:right w:val="none" w:sz="0" w:space="0" w:color="auto"/>
              </w:divBdr>
            </w:div>
            <w:div w:id="1158837479">
              <w:marLeft w:val="0"/>
              <w:marRight w:val="0"/>
              <w:marTop w:val="0"/>
              <w:marBottom w:val="0"/>
              <w:divBdr>
                <w:top w:val="none" w:sz="0" w:space="0" w:color="auto"/>
                <w:left w:val="none" w:sz="0" w:space="0" w:color="auto"/>
                <w:bottom w:val="none" w:sz="0" w:space="0" w:color="auto"/>
                <w:right w:val="none" w:sz="0" w:space="0" w:color="auto"/>
              </w:divBdr>
            </w:div>
            <w:div w:id="167151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17749">
      <w:bodyDiv w:val="1"/>
      <w:marLeft w:val="0"/>
      <w:marRight w:val="0"/>
      <w:marTop w:val="0"/>
      <w:marBottom w:val="0"/>
      <w:divBdr>
        <w:top w:val="none" w:sz="0" w:space="0" w:color="auto"/>
        <w:left w:val="none" w:sz="0" w:space="0" w:color="auto"/>
        <w:bottom w:val="none" w:sz="0" w:space="0" w:color="auto"/>
        <w:right w:val="none" w:sz="0" w:space="0" w:color="auto"/>
      </w:divBdr>
    </w:div>
    <w:div w:id="496576067">
      <w:bodyDiv w:val="1"/>
      <w:marLeft w:val="0"/>
      <w:marRight w:val="0"/>
      <w:marTop w:val="0"/>
      <w:marBottom w:val="0"/>
      <w:divBdr>
        <w:top w:val="none" w:sz="0" w:space="0" w:color="auto"/>
        <w:left w:val="none" w:sz="0" w:space="0" w:color="auto"/>
        <w:bottom w:val="none" w:sz="0" w:space="0" w:color="auto"/>
        <w:right w:val="none" w:sz="0" w:space="0" w:color="auto"/>
      </w:divBdr>
    </w:div>
    <w:div w:id="499663666">
      <w:bodyDiv w:val="1"/>
      <w:marLeft w:val="0"/>
      <w:marRight w:val="0"/>
      <w:marTop w:val="0"/>
      <w:marBottom w:val="0"/>
      <w:divBdr>
        <w:top w:val="none" w:sz="0" w:space="0" w:color="auto"/>
        <w:left w:val="none" w:sz="0" w:space="0" w:color="auto"/>
        <w:bottom w:val="none" w:sz="0" w:space="0" w:color="auto"/>
        <w:right w:val="none" w:sz="0" w:space="0" w:color="auto"/>
      </w:divBdr>
    </w:div>
    <w:div w:id="500777319">
      <w:bodyDiv w:val="1"/>
      <w:marLeft w:val="0"/>
      <w:marRight w:val="0"/>
      <w:marTop w:val="0"/>
      <w:marBottom w:val="0"/>
      <w:divBdr>
        <w:top w:val="none" w:sz="0" w:space="0" w:color="auto"/>
        <w:left w:val="none" w:sz="0" w:space="0" w:color="auto"/>
        <w:bottom w:val="none" w:sz="0" w:space="0" w:color="auto"/>
        <w:right w:val="none" w:sz="0" w:space="0" w:color="auto"/>
      </w:divBdr>
      <w:divsChild>
        <w:div w:id="1747414418">
          <w:marLeft w:val="0"/>
          <w:marRight w:val="0"/>
          <w:marTop w:val="0"/>
          <w:marBottom w:val="0"/>
          <w:divBdr>
            <w:top w:val="none" w:sz="0" w:space="0" w:color="auto"/>
            <w:left w:val="none" w:sz="0" w:space="0" w:color="auto"/>
            <w:bottom w:val="none" w:sz="0" w:space="0" w:color="auto"/>
            <w:right w:val="none" w:sz="0" w:space="0" w:color="auto"/>
          </w:divBdr>
          <w:divsChild>
            <w:div w:id="434323286">
              <w:marLeft w:val="0"/>
              <w:marRight w:val="0"/>
              <w:marTop w:val="0"/>
              <w:marBottom w:val="0"/>
              <w:divBdr>
                <w:top w:val="none" w:sz="0" w:space="0" w:color="auto"/>
                <w:left w:val="none" w:sz="0" w:space="0" w:color="auto"/>
                <w:bottom w:val="none" w:sz="0" w:space="0" w:color="auto"/>
                <w:right w:val="none" w:sz="0" w:space="0" w:color="auto"/>
              </w:divBdr>
            </w:div>
            <w:div w:id="150034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3419">
      <w:bodyDiv w:val="1"/>
      <w:marLeft w:val="0"/>
      <w:marRight w:val="0"/>
      <w:marTop w:val="0"/>
      <w:marBottom w:val="0"/>
      <w:divBdr>
        <w:top w:val="none" w:sz="0" w:space="0" w:color="auto"/>
        <w:left w:val="none" w:sz="0" w:space="0" w:color="auto"/>
        <w:bottom w:val="none" w:sz="0" w:space="0" w:color="auto"/>
        <w:right w:val="none" w:sz="0" w:space="0" w:color="auto"/>
      </w:divBdr>
    </w:div>
    <w:div w:id="511727077">
      <w:bodyDiv w:val="1"/>
      <w:marLeft w:val="0"/>
      <w:marRight w:val="0"/>
      <w:marTop w:val="0"/>
      <w:marBottom w:val="0"/>
      <w:divBdr>
        <w:top w:val="none" w:sz="0" w:space="0" w:color="auto"/>
        <w:left w:val="none" w:sz="0" w:space="0" w:color="auto"/>
        <w:bottom w:val="none" w:sz="0" w:space="0" w:color="auto"/>
        <w:right w:val="none" w:sz="0" w:space="0" w:color="auto"/>
      </w:divBdr>
      <w:divsChild>
        <w:div w:id="923799334">
          <w:marLeft w:val="0"/>
          <w:marRight w:val="0"/>
          <w:marTop w:val="0"/>
          <w:marBottom w:val="0"/>
          <w:divBdr>
            <w:top w:val="none" w:sz="0" w:space="0" w:color="auto"/>
            <w:left w:val="none" w:sz="0" w:space="0" w:color="auto"/>
            <w:bottom w:val="none" w:sz="0" w:space="0" w:color="auto"/>
            <w:right w:val="none" w:sz="0" w:space="0" w:color="auto"/>
          </w:divBdr>
          <w:divsChild>
            <w:div w:id="209015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809635">
      <w:bodyDiv w:val="1"/>
      <w:marLeft w:val="0"/>
      <w:marRight w:val="0"/>
      <w:marTop w:val="0"/>
      <w:marBottom w:val="0"/>
      <w:divBdr>
        <w:top w:val="none" w:sz="0" w:space="0" w:color="auto"/>
        <w:left w:val="none" w:sz="0" w:space="0" w:color="auto"/>
        <w:bottom w:val="none" w:sz="0" w:space="0" w:color="auto"/>
        <w:right w:val="none" w:sz="0" w:space="0" w:color="auto"/>
      </w:divBdr>
      <w:divsChild>
        <w:div w:id="791096297">
          <w:marLeft w:val="0"/>
          <w:marRight w:val="0"/>
          <w:marTop w:val="0"/>
          <w:marBottom w:val="0"/>
          <w:divBdr>
            <w:top w:val="none" w:sz="0" w:space="0" w:color="auto"/>
            <w:left w:val="none" w:sz="0" w:space="0" w:color="auto"/>
            <w:bottom w:val="none" w:sz="0" w:space="0" w:color="auto"/>
            <w:right w:val="none" w:sz="0" w:space="0" w:color="auto"/>
          </w:divBdr>
          <w:divsChild>
            <w:div w:id="7460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73034">
      <w:bodyDiv w:val="1"/>
      <w:marLeft w:val="0"/>
      <w:marRight w:val="0"/>
      <w:marTop w:val="0"/>
      <w:marBottom w:val="0"/>
      <w:divBdr>
        <w:top w:val="none" w:sz="0" w:space="0" w:color="auto"/>
        <w:left w:val="none" w:sz="0" w:space="0" w:color="auto"/>
        <w:bottom w:val="none" w:sz="0" w:space="0" w:color="auto"/>
        <w:right w:val="none" w:sz="0" w:space="0" w:color="auto"/>
      </w:divBdr>
      <w:divsChild>
        <w:div w:id="1698891557">
          <w:marLeft w:val="0"/>
          <w:marRight w:val="0"/>
          <w:marTop w:val="0"/>
          <w:marBottom w:val="0"/>
          <w:divBdr>
            <w:top w:val="none" w:sz="0" w:space="0" w:color="auto"/>
            <w:left w:val="none" w:sz="0" w:space="0" w:color="auto"/>
            <w:bottom w:val="none" w:sz="0" w:space="0" w:color="auto"/>
            <w:right w:val="none" w:sz="0" w:space="0" w:color="auto"/>
          </w:divBdr>
          <w:divsChild>
            <w:div w:id="126969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10162">
      <w:bodyDiv w:val="1"/>
      <w:marLeft w:val="0"/>
      <w:marRight w:val="0"/>
      <w:marTop w:val="0"/>
      <w:marBottom w:val="0"/>
      <w:divBdr>
        <w:top w:val="none" w:sz="0" w:space="0" w:color="auto"/>
        <w:left w:val="none" w:sz="0" w:space="0" w:color="auto"/>
        <w:bottom w:val="none" w:sz="0" w:space="0" w:color="auto"/>
        <w:right w:val="none" w:sz="0" w:space="0" w:color="auto"/>
      </w:divBdr>
    </w:div>
    <w:div w:id="542445097">
      <w:bodyDiv w:val="1"/>
      <w:marLeft w:val="0"/>
      <w:marRight w:val="0"/>
      <w:marTop w:val="0"/>
      <w:marBottom w:val="0"/>
      <w:divBdr>
        <w:top w:val="none" w:sz="0" w:space="0" w:color="auto"/>
        <w:left w:val="none" w:sz="0" w:space="0" w:color="auto"/>
        <w:bottom w:val="none" w:sz="0" w:space="0" w:color="auto"/>
        <w:right w:val="none" w:sz="0" w:space="0" w:color="auto"/>
      </w:divBdr>
    </w:div>
    <w:div w:id="550385231">
      <w:bodyDiv w:val="1"/>
      <w:marLeft w:val="0"/>
      <w:marRight w:val="0"/>
      <w:marTop w:val="0"/>
      <w:marBottom w:val="0"/>
      <w:divBdr>
        <w:top w:val="none" w:sz="0" w:space="0" w:color="auto"/>
        <w:left w:val="none" w:sz="0" w:space="0" w:color="auto"/>
        <w:bottom w:val="none" w:sz="0" w:space="0" w:color="auto"/>
        <w:right w:val="none" w:sz="0" w:space="0" w:color="auto"/>
      </w:divBdr>
    </w:div>
    <w:div w:id="557977034">
      <w:bodyDiv w:val="1"/>
      <w:marLeft w:val="0"/>
      <w:marRight w:val="0"/>
      <w:marTop w:val="0"/>
      <w:marBottom w:val="0"/>
      <w:divBdr>
        <w:top w:val="none" w:sz="0" w:space="0" w:color="auto"/>
        <w:left w:val="none" w:sz="0" w:space="0" w:color="auto"/>
        <w:bottom w:val="none" w:sz="0" w:space="0" w:color="auto"/>
        <w:right w:val="none" w:sz="0" w:space="0" w:color="auto"/>
      </w:divBdr>
    </w:div>
    <w:div w:id="559052840">
      <w:bodyDiv w:val="1"/>
      <w:marLeft w:val="0"/>
      <w:marRight w:val="0"/>
      <w:marTop w:val="0"/>
      <w:marBottom w:val="0"/>
      <w:divBdr>
        <w:top w:val="none" w:sz="0" w:space="0" w:color="auto"/>
        <w:left w:val="none" w:sz="0" w:space="0" w:color="auto"/>
        <w:bottom w:val="none" w:sz="0" w:space="0" w:color="auto"/>
        <w:right w:val="none" w:sz="0" w:space="0" w:color="auto"/>
      </w:divBdr>
      <w:divsChild>
        <w:div w:id="887765711">
          <w:marLeft w:val="0"/>
          <w:marRight w:val="0"/>
          <w:marTop w:val="0"/>
          <w:marBottom w:val="0"/>
          <w:divBdr>
            <w:top w:val="none" w:sz="0" w:space="0" w:color="auto"/>
            <w:left w:val="none" w:sz="0" w:space="0" w:color="auto"/>
            <w:bottom w:val="none" w:sz="0" w:space="0" w:color="auto"/>
            <w:right w:val="none" w:sz="0" w:space="0" w:color="auto"/>
          </w:divBdr>
          <w:divsChild>
            <w:div w:id="83672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48887">
      <w:bodyDiv w:val="1"/>
      <w:marLeft w:val="0"/>
      <w:marRight w:val="0"/>
      <w:marTop w:val="0"/>
      <w:marBottom w:val="0"/>
      <w:divBdr>
        <w:top w:val="none" w:sz="0" w:space="0" w:color="auto"/>
        <w:left w:val="none" w:sz="0" w:space="0" w:color="auto"/>
        <w:bottom w:val="none" w:sz="0" w:space="0" w:color="auto"/>
        <w:right w:val="none" w:sz="0" w:space="0" w:color="auto"/>
      </w:divBdr>
    </w:div>
    <w:div w:id="583345862">
      <w:bodyDiv w:val="1"/>
      <w:marLeft w:val="0"/>
      <w:marRight w:val="0"/>
      <w:marTop w:val="0"/>
      <w:marBottom w:val="0"/>
      <w:divBdr>
        <w:top w:val="none" w:sz="0" w:space="0" w:color="auto"/>
        <w:left w:val="none" w:sz="0" w:space="0" w:color="auto"/>
        <w:bottom w:val="none" w:sz="0" w:space="0" w:color="auto"/>
        <w:right w:val="none" w:sz="0" w:space="0" w:color="auto"/>
      </w:divBdr>
    </w:div>
    <w:div w:id="585111421">
      <w:bodyDiv w:val="1"/>
      <w:marLeft w:val="0"/>
      <w:marRight w:val="0"/>
      <w:marTop w:val="0"/>
      <w:marBottom w:val="0"/>
      <w:divBdr>
        <w:top w:val="none" w:sz="0" w:space="0" w:color="auto"/>
        <w:left w:val="none" w:sz="0" w:space="0" w:color="auto"/>
        <w:bottom w:val="none" w:sz="0" w:space="0" w:color="auto"/>
        <w:right w:val="none" w:sz="0" w:space="0" w:color="auto"/>
      </w:divBdr>
    </w:div>
    <w:div w:id="592084656">
      <w:bodyDiv w:val="1"/>
      <w:marLeft w:val="0"/>
      <w:marRight w:val="0"/>
      <w:marTop w:val="0"/>
      <w:marBottom w:val="0"/>
      <w:divBdr>
        <w:top w:val="none" w:sz="0" w:space="0" w:color="auto"/>
        <w:left w:val="none" w:sz="0" w:space="0" w:color="auto"/>
        <w:bottom w:val="none" w:sz="0" w:space="0" w:color="auto"/>
        <w:right w:val="none" w:sz="0" w:space="0" w:color="auto"/>
      </w:divBdr>
    </w:div>
    <w:div w:id="602079436">
      <w:bodyDiv w:val="1"/>
      <w:marLeft w:val="0"/>
      <w:marRight w:val="0"/>
      <w:marTop w:val="0"/>
      <w:marBottom w:val="0"/>
      <w:divBdr>
        <w:top w:val="none" w:sz="0" w:space="0" w:color="auto"/>
        <w:left w:val="none" w:sz="0" w:space="0" w:color="auto"/>
        <w:bottom w:val="none" w:sz="0" w:space="0" w:color="auto"/>
        <w:right w:val="none" w:sz="0" w:space="0" w:color="auto"/>
      </w:divBdr>
    </w:div>
    <w:div w:id="605845819">
      <w:bodyDiv w:val="1"/>
      <w:marLeft w:val="0"/>
      <w:marRight w:val="0"/>
      <w:marTop w:val="0"/>
      <w:marBottom w:val="0"/>
      <w:divBdr>
        <w:top w:val="none" w:sz="0" w:space="0" w:color="auto"/>
        <w:left w:val="none" w:sz="0" w:space="0" w:color="auto"/>
        <w:bottom w:val="none" w:sz="0" w:space="0" w:color="auto"/>
        <w:right w:val="none" w:sz="0" w:space="0" w:color="auto"/>
      </w:divBdr>
    </w:div>
    <w:div w:id="613051518">
      <w:bodyDiv w:val="1"/>
      <w:marLeft w:val="0"/>
      <w:marRight w:val="0"/>
      <w:marTop w:val="0"/>
      <w:marBottom w:val="0"/>
      <w:divBdr>
        <w:top w:val="none" w:sz="0" w:space="0" w:color="auto"/>
        <w:left w:val="none" w:sz="0" w:space="0" w:color="auto"/>
        <w:bottom w:val="none" w:sz="0" w:space="0" w:color="auto"/>
        <w:right w:val="none" w:sz="0" w:space="0" w:color="auto"/>
      </w:divBdr>
    </w:div>
    <w:div w:id="615260834">
      <w:bodyDiv w:val="1"/>
      <w:marLeft w:val="0"/>
      <w:marRight w:val="0"/>
      <w:marTop w:val="0"/>
      <w:marBottom w:val="0"/>
      <w:divBdr>
        <w:top w:val="none" w:sz="0" w:space="0" w:color="auto"/>
        <w:left w:val="none" w:sz="0" w:space="0" w:color="auto"/>
        <w:bottom w:val="none" w:sz="0" w:space="0" w:color="auto"/>
        <w:right w:val="none" w:sz="0" w:space="0" w:color="auto"/>
      </w:divBdr>
    </w:div>
    <w:div w:id="618609767">
      <w:bodyDiv w:val="1"/>
      <w:marLeft w:val="0"/>
      <w:marRight w:val="0"/>
      <w:marTop w:val="0"/>
      <w:marBottom w:val="0"/>
      <w:divBdr>
        <w:top w:val="none" w:sz="0" w:space="0" w:color="auto"/>
        <w:left w:val="none" w:sz="0" w:space="0" w:color="auto"/>
        <w:bottom w:val="none" w:sz="0" w:space="0" w:color="auto"/>
        <w:right w:val="none" w:sz="0" w:space="0" w:color="auto"/>
      </w:divBdr>
    </w:div>
    <w:div w:id="627511360">
      <w:bodyDiv w:val="1"/>
      <w:marLeft w:val="0"/>
      <w:marRight w:val="0"/>
      <w:marTop w:val="0"/>
      <w:marBottom w:val="0"/>
      <w:divBdr>
        <w:top w:val="none" w:sz="0" w:space="0" w:color="auto"/>
        <w:left w:val="none" w:sz="0" w:space="0" w:color="auto"/>
        <w:bottom w:val="none" w:sz="0" w:space="0" w:color="auto"/>
        <w:right w:val="none" w:sz="0" w:space="0" w:color="auto"/>
      </w:divBdr>
    </w:div>
    <w:div w:id="630862286">
      <w:bodyDiv w:val="1"/>
      <w:marLeft w:val="0"/>
      <w:marRight w:val="0"/>
      <w:marTop w:val="0"/>
      <w:marBottom w:val="0"/>
      <w:divBdr>
        <w:top w:val="none" w:sz="0" w:space="0" w:color="auto"/>
        <w:left w:val="none" w:sz="0" w:space="0" w:color="auto"/>
        <w:bottom w:val="none" w:sz="0" w:space="0" w:color="auto"/>
        <w:right w:val="none" w:sz="0" w:space="0" w:color="auto"/>
      </w:divBdr>
      <w:divsChild>
        <w:div w:id="1022315276">
          <w:marLeft w:val="0"/>
          <w:marRight w:val="0"/>
          <w:marTop w:val="0"/>
          <w:marBottom w:val="0"/>
          <w:divBdr>
            <w:top w:val="none" w:sz="0" w:space="0" w:color="auto"/>
            <w:left w:val="none" w:sz="0" w:space="0" w:color="auto"/>
            <w:bottom w:val="none" w:sz="0" w:space="0" w:color="auto"/>
            <w:right w:val="none" w:sz="0" w:space="0" w:color="auto"/>
          </w:divBdr>
          <w:divsChild>
            <w:div w:id="69045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2872">
      <w:bodyDiv w:val="1"/>
      <w:marLeft w:val="0"/>
      <w:marRight w:val="0"/>
      <w:marTop w:val="0"/>
      <w:marBottom w:val="0"/>
      <w:divBdr>
        <w:top w:val="none" w:sz="0" w:space="0" w:color="auto"/>
        <w:left w:val="none" w:sz="0" w:space="0" w:color="auto"/>
        <w:bottom w:val="none" w:sz="0" w:space="0" w:color="auto"/>
        <w:right w:val="none" w:sz="0" w:space="0" w:color="auto"/>
      </w:divBdr>
      <w:divsChild>
        <w:div w:id="874778112">
          <w:marLeft w:val="0"/>
          <w:marRight w:val="0"/>
          <w:marTop w:val="0"/>
          <w:marBottom w:val="0"/>
          <w:divBdr>
            <w:top w:val="none" w:sz="0" w:space="0" w:color="auto"/>
            <w:left w:val="none" w:sz="0" w:space="0" w:color="auto"/>
            <w:bottom w:val="none" w:sz="0" w:space="0" w:color="auto"/>
            <w:right w:val="none" w:sz="0" w:space="0" w:color="auto"/>
          </w:divBdr>
          <w:divsChild>
            <w:div w:id="1275749637">
              <w:marLeft w:val="0"/>
              <w:marRight w:val="0"/>
              <w:marTop w:val="0"/>
              <w:marBottom w:val="0"/>
              <w:divBdr>
                <w:top w:val="none" w:sz="0" w:space="0" w:color="auto"/>
                <w:left w:val="none" w:sz="0" w:space="0" w:color="auto"/>
                <w:bottom w:val="none" w:sz="0" w:space="0" w:color="auto"/>
                <w:right w:val="none" w:sz="0" w:space="0" w:color="auto"/>
              </w:divBdr>
            </w:div>
            <w:div w:id="457990724">
              <w:marLeft w:val="0"/>
              <w:marRight w:val="0"/>
              <w:marTop w:val="0"/>
              <w:marBottom w:val="0"/>
              <w:divBdr>
                <w:top w:val="none" w:sz="0" w:space="0" w:color="auto"/>
                <w:left w:val="none" w:sz="0" w:space="0" w:color="auto"/>
                <w:bottom w:val="none" w:sz="0" w:space="0" w:color="auto"/>
                <w:right w:val="none" w:sz="0" w:space="0" w:color="auto"/>
              </w:divBdr>
            </w:div>
            <w:div w:id="2031638637">
              <w:marLeft w:val="0"/>
              <w:marRight w:val="0"/>
              <w:marTop w:val="0"/>
              <w:marBottom w:val="0"/>
              <w:divBdr>
                <w:top w:val="none" w:sz="0" w:space="0" w:color="auto"/>
                <w:left w:val="none" w:sz="0" w:space="0" w:color="auto"/>
                <w:bottom w:val="none" w:sz="0" w:space="0" w:color="auto"/>
                <w:right w:val="none" w:sz="0" w:space="0" w:color="auto"/>
              </w:divBdr>
            </w:div>
            <w:div w:id="1958952175">
              <w:marLeft w:val="0"/>
              <w:marRight w:val="0"/>
              <w:marTop w:val="0"/>
              <w:marBottom w:val="0"/>
              <w:divBdr>
                <w:top w:val="none" w:sz="0" w:space="0" w:color="auto"/>
                <w:left w:val="none" w:sz="0" w:space="0" w:color="auto"/>
                <w:bottom w:val="none" w:sz="0" w:space="0" w:color="auto"/>
                <w:right w:val="none" w:sz="0" w:space="0" w:color="auto"/>
              </w:divBdr>
            </w:div>
            <w:div w:id="1062946038">
              <w:marLeft w:val="0"/>
              <w:marRight w:val="0"/>
              <w:marTop w:val="0"/>
              <w:marBottom w:val="0"/>
              <w:divBdr>
                <w:top w:val="none" w:sz="0" w:space="0" w:color="auto"/>
                <w:left w:val="none" w:sz="0" w:space="0" w:color="auto"/>
                <w:bottom w:val="none" w:sz="0" w:space="0" w:color="auto"/>
                <w:right w:val="none" w:sz="0" w:space="0" w:color="auto"/>
              </w:divBdr>
            </w:div>
            <w:div w:id="88599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5499">
      <w:bodyDiv w:val="1"/>
      <w:marLeft w:val="0"/>
      <w:marRight w:val="0"/>
      <w:marTop w:val="0"/>
      <w:marBottom w:val="0"/>
      <w:divBdr>
        <w:top w:val="none" w:sz="0" w:space="0" w:color="auto"/>
        <w:left w:val="none" w:sz="0" w:space="0" w:color="auto"/>
        <w:bottom w:val="none" w:sz="0" w:space="0" w:color="auto"/>
        <w:right w:val="none" w:sz="0" w:space="0" w:color="auto"/>
      </w:divBdr>
    </w:div>
    <w:div w:id="637301190">
      <w:bodyDiv w:val="1"/>
      <w:marLeft w:val="0"/>
      <w:marRight w:val="0"/>
      <w:marTop w:val="0"/>
      <w:marBottom w:val="0"/>
      <w:divBdr>
        <w:top w:val="none" w:sz="0" w:space="0" w:color="auto"/>
        <w:left w:val="none" w:sz="0" w:space="0" w:color="auto"/>
        <w:bottom w:val="none" w:sz="0" w:space="0" w:color="auto"/>
        <w:right w:val="none" w:sz="0" w:space="0" w:color="auto"/>
      </w:divBdr>
      <w:divsChild>
        <w:div w:id="475027249">
          <w:marLeft w:val="0"/>
          <w:marRight w:val="0"/>
          <w:marTop w:val="0"/>
          <w:marBottom w:val="0"/>
          <w:divBdr>
            <w:top w:val="none" w:sz="0" w:space="0" w:color="auto"/>
            <w:left w:val="none" w:sz="0" w:space="0" w:color="auto"/>
            <w:bottom w:val="none" w:sz="0" w:space="0" w:color="auto"/>
            <w:right w:val="none" w:sz="0" w:space="0" w:color="auto"/>
          </w:divBdr>
          <w:divsChild>
            <w:div w:id="32408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1878">
      <w:bodyDiv w:val="1"/>
      <w:marLeft w:val="0"/>
      <w:marRight w:val="0"/>
      <w:marTop w:val="0"/>
      <w:marBottom w:val="0"/>
      <w:divBdr>
        <w:top w:val="none" w:sz="0" w:space="0" w:color="auto"/>
        <w:left w:val="none" w:sz="0" w:space="0" w:color="auto"/>
        <w:bottom w:val="none" w:sz="0" w:space="0" w:color="auto"/>
        <w:right w:val="none" w:sz="0" w:space="0" w:color="auto"/>
      </w:divBdr>
    </w:div>
    <w:div w:id="642320364">
      <w:bodyDiv w:val="1"/>
      <w:marLeft w:val="0"/>
      <w:marRight w:val="0"/>
      <w:marTop w:val="0"/>
      <w:marBottom w:val="0"/>
      <w:divBdr>
        <w:top w:val="none" w:sz="0" w:space="0" w:color="auto"/>
        <w:left w:val="none" w:sz="0" w:space="0" w:color="auto"/>
        <w:bottom w:val="none" w:sz="0" w:space="0" w:color="auto"/>
        <w:right w:val="none" w:sz="0" w:space="0" w:color="auto"/>
      </w:divBdr>
    </w:div>
    <w:div w:id="643852955">
      <w:bodyDiv w:val="1"/>
      <w:marLeft w:val="0"/>
      <w:marRight w:val="0"/>
      <w:marTop w:val="0"/>
      <w:marBottom w:val="0"/>
      <w:divBdr>
        <w:top w:val="none" w:sz="0" w:space="0" w:color="auto"/>
        <w:left w:val="none" w:sz="0" w:space="0" w:color="auto"/>
        <w:bottom w:val="none" w:sz="0" w:space="0" w:color="auto"/>
        <w:right w:val="none" w:sz="0" w:space="0" w:color="auto"/>
      </w:divBdr>
    </w:div>
    <w:div w:id="644434672">
      <w:bodyDiv w:val="1"/>
      <w:marLeft w:val="0"/>
      <w:marRight w:val="0"/>
      <w:marTop w:val="0"/>
      <w:marBottom w:val="0"/>
      <w:divBdr>
        <w:top w:val="none" w:sz="0" w:space="0" w:color="auto"/>
        <w:left w:val="none" w:sz="0" w:space="0" w:color="auto"/>
        <w:bottom w:val="none" w:sz="0" w:space="0" w:color="auto"/>
        <w:right w:val="none" w:sz="0" w:space="0" w:color="auto"/>
      </w:divBdr>
    </w:div>
    <w:div w:id="646979540">
      <w:bodyDiv w:val="1"/>
      <w:marLeft w:val="0"/>
      <w:marRight w:val="0"/>
      <w:marTop w:val="0"/>
      <w:marBottom w:val="0"/>
      <w:divBdr>
        <w:top w:val="none" w:sz="0" w:space="0" w:color="auto"/>
        <w:left w:val="none" w:sz="0" w:space="0" w:color="auto"/>
        <w:bottom w:val="none" w:sz="0" w:space="0" w:color="auto"/>
        <w:right w:val="none" w:sz="0" w:space="0" w:color="auto"/>
      </w:divBdr>
    </w:div>
    <w:div w:id="648941726">
      <w:bodyDiv w:val="1"/>
      <w:marLeft w:val="0"/>
      <w:marRight w:val="0"/>
      <w:marTop w:val="0"/>
      <w:marBottom w:val="0"/>
      <w:divBdr>
        <w:top w:val="none" w:sz="0" w:space="0" w:color="auto"/>
        <w:left w:val="none" w:sz="0" w:space="0" w:color="auto"/>
        <w:bottom w:val="none" w:sz="0" w:space="0" w:color="auto"/>
        <w:right w:val="none" w:sz="0" w:space="0" w:color="auto"/>
      </w:divBdr>
    </w:div>
    <w:div w:id="650911587">
      <w:bodyDiv w:val="1"/>
      <w:marLeft w:val="0"/>
      <w:marRight w:val="0"/>
      <w:marTop w:val="0"/>
      <w:marBottom w:val="0"/>
      <w:divBdr>
        <w:top w:val="none" w:sz="0" w:space="0" w:color="auto"/>
        <w:left w:val="none" w:sz="0" w:space="0" w:color="auto"/>
        <w:bottom w:val="none" w:sz="0" w:space="0" w:color="auto"/>
        <w:right w:val="none" w:sz="0" w:space="0" w:color="auto"/>
      </w:divBdr>
    </w:div>
    <w:div w:id="658196341">
      <w:bodyDiv w:val="1"/>
      <w:marLeft w:val="0"/>
      <w:marRight w:val="0"/>
      <w:marTop w:val="0"/>
      <w:marBottom w:val="0"/>
      <w:divBdr>
        <w:top w:val="none" w:sz="0" w:space="0" w:color="auto"/>
        <w:left w:val="none" w:sz="0" w:space="0" w:color="auto"/>
        <w:bottom w:val="none" w:sz="0" w:space="0" w:color="auto"/>
        <w:right w:val="none" w:sz="0" w:space="0" w:color="auto"/>
      </w:divBdr>
    </w:div>
    <w:div w:id="658386019">
      <w:bodyDiv w:val="1"/>
      <w:marLeft w:val="0"/>
      <w:marRight w:val="0"/>
      <w:marTop w:val="0"/>
      <w:marBottom w:val="0"/>
      <w:divBdr>
        <w:top w:val="none" w:sz="0" w:space="0" w:color="auto"/>
        <w:left w:val="none" w:sz="0" w:space="0" w:color="auto"/>
        <w:bottom w:val="none" w:sz="0" w:space="0" w:color="auto"/>
        <w:right w:val="none" w:sz="0" w:space="0" w:color="auto"/>
      </w:divBdr>
    </w:div>
    <w:div w:id="659383527">
      <w:bodyDiv w:val="1"/>
      <w:marLeft w:val="0"/>
      <w:marRight w:val="0"/>
      <w:marTop w:val="0"/>
      <w:marBottom w:val="0"/>
      <w:divBdr>
        <w:top w:val="none" w:sz="0" w:space="0" w:color="auto"/>
        <w:left w:val="none" w:sz="0" w:space="0" w:color="auto"/>
        <w:bottom w:val="none" w:sz="0" w:space="0" w:color="auto"/>
        <w:right w:val="none" w:sz="0" w:space="0" w:color="auto"/>
      </w:divBdr>
    </w:div>
    <w:div w:id="663122293">
      <w:bodyDiv w:val="1"/>
      <w:marLeft w:val="0"/>
      <w:marRight w:val="0"/>
      <w:marTop w:val="0"/>
      <w:marBottom w:val="0"/>
      <w:divBdr>
        <w:top w:val="none" w:sz="0" w:space="0" w:color="auto"/>
        <w:left w:val="none" w:sz="0" w:space="0" w:color="auto"/>
        <w:bottom w:val="none" w:sz="0" w:space="0" w:color="auto"/>
        <w:right w:val="none" w:sz="0" w:space="0" w:color="auto"/>
      </w:divBdr>
      <w:divsChild>
        <w:div w:id="251547408">
          <w:marLeft w:val="0"/>
          <w:marRight w:val="0"/>
          <w:marTop w:val="0"/>
          <w:marBottom w:val="0"/>
          <w:divBdr>
            <w:top w:val="none" w:sz="0" w:space="0" w:color="auto"/>
            <w:left w:val="none" w:sz="0" w:space="0" w:color="auto"/>
            <w:bottom w:val="none" w:sz="0" w:space="0" w:color="auto"/>
            <w:right w:val="none" w:sz="0" w:space="0" w:color="auto"/>
          </w:divBdr>
          <w:divsChild>
            <w:div w:id="845439232">
              <w:marLeft w:val="0"/>
              <w:marRight w:val="0"/>
              <w:marTop w:val="0"/>
              <w:marBottom w:val="0"/>
              <w:divBdr>
                <w:top w:val="none" w:sz="0" w:space="0" w:color="auto"/>
                <w:left w:val="none" w:sz="0" w:space="0" w:color="auto"/>
                <w:bottom w:val="none" w:sz="0" w:space="0" w:color="auto"/>
                <w:right w:val="none" w:sz="0" w:space="0" w:color="auto"/>
              </w:divBdr>
            </w:div>
            <w:div w:id="133942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1201">
      <w:bodyDiv w:val="1"/>
      <w:marLeft w:val="0"/>
      <w:marRight w:val="0"/>
      <w:marTop w:val="0"/>
      <w:marBottom w:val="0"/>
      <w:divBdr>
        <w:top w:val="none" w:sz="0" w:space="0" w:color="auto"/>
        <w:left w:val="none" w:sz="0" w:space="0" w:color="auto"/>
        <w:bottom w:val="none" w:sz="0" w:space="0" w:color="auto"/>
        <w:right w:val="none" w:sz="0" w:space="0" w:color="auto"/>
      </w:divBdr>
      <w:divsChild>
        <w:div w:id="1955213810">
          <w:marLeft w:val="0"/>
          <w:marRight w:val="0"/>
          <w:marTop w:val="0"/>
          <w:marBottom w:val="0"/>
          <w:divBdr>
            <w:top w:val="none" w:sz="0" w:space="0" w:color="auto"/>
            <w:left w:val="none" w:sz="0" w:space="0" w:color="auto"/>
            <w:bottom w:val="none" w:sz="0" w:space="0" w:color="auto"/>
            <w:right w:val="none" w:sz="0" w:space="0" w:color="auto"/>
          </w:divBdr>
          <w:divsChild>
            <w:div w:id="94734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2968">
      <w:bodyDiv w:val="1"/>
      <w:marLeft w:val="0"/>
      <w:marRight w:val="0"/>
      <w:marTop w:val="0"/>
      <w:marBottom w:val="0"/>
      <w:divBdr>
        <w:top w:val="none" w:sz="0" w:space="0" w:color="auto"/>
        <w:left w:val="none" w:sz="0" w:space="0" w:color="auto"/>
        <w:bottom w:val="none" w:sz="0" w:space="0" w:color="auto"/>
        <w:right w:val="none" w:sz="0" w:space="0" w:color="auto"/>
      </w:divBdr>
    </w:div>
    <w:div w:id="669331264">
      <w:bodyDiv w:val="1"/>
      <w:marLeft w:val="0"/>
      <w:marRight w:val="0"/>
      <w:marTop w:val="0"/>
      <w:marBottom w:val="0"/>
      <w:divBdr>
        <w:top w:val="none" w:sz="0" w:space="0" w:color="auto"/>
        <w:left w:val="none" w:sz="0" w:space="0" w:color="auto"/>
        <w:bottom w:val="none" w:sz="0" w:space="0" w:color="auto"/>
        <w:right w:val="none" w:sz="0" w:space="0" w:color="auto"/>
      </w:divBdr>
    </w:div>
    <w:div w:id="672219513">
      <w:bodyDiv w:val="1"/>
      <w:marLeft w:val="0"/>
      <w:marRight w:val="0"/>
      <w:marTop w:val="0"/>
      <w:marBottom w:val="0"/>
      <w:divBdr>
        <w:top w:val="none" w:sz="0" w:space="0" w:color="auto"/>
        <w:left w:val="none" w:sz="0" w:space="0" w:color="auto"/>
        <w:bottom w:val="none" w:sz="0" w:space="0" w:color="auto"/>
        <w:right w:val="none" w:sz="0" w:space="0" w:color="auto"/>
      </w:divBdr>
    </w:div>
    <w:div w:id="673648646">
      <w:bodyDiv w:val="1"/>
      <w:marLeft w:val="0"/>
      <w:marRight w:val="0"/>
      <w:marTop w:val="0"/>
      <w:marBottom w:val="0"/>
      <w:divBdr>
        <w:top w:val="none" w:sz="0" w:space="0" w:color="auto"/>
        <w:left w:val="none" w:sz="0" w:space="0" w:color="auto"/>
        <w:bottom w:val="none" w:sz="0" w:space="0" w:color="auto"/>
        <w:right w:val="none" w:sz="0" w:space="0" w:color="auto"/>
      </w:divBdr>
    </w:div>
    <w:div w:id="674235991">
      <w:bodyDiv w:val="1"/>
      <w:marLeft w:val="0"/>
      <w:marRight w:val="0"/>
      <w:marTop w:val="0"/>
      <w:marBottom w:val="0"/>
      <w:divBdr>
        <w:top w:val="none" w:sz="0" w:space="0" w:color="auto"/>
        <w:left w:val="none" w:sz="0" w:space="0" w:color="auto"/>
        <w:bottom w:val="none" w:sz="0" w:space="0" w:color="auto"/>
        <w:right w:val="none" w:sz="0" w:space="0" w:color="auto"/>
      </w:divBdr>
      <w:divsChild>
        <w:div w:id="23941427">
          <w:marLeft w:val="0"/>
          <w:marRight w:val="0"/>
          <w:marTop w:val="0"/>
          <w:marBottom w:val="0"/>
          <w:divBdr>
            <w:top w:val="none" w:sz="0" w:space="0" w:color="auto"/>
            <w:left w:val="none" w:sz="0" w:space="0" w:color="auto"/>
            <w:bottom w:val="none" w:sz="0" w:space="0" w:color="auto"/>
            <w:right w:val="none" w:sz="0" w:space="0" w:color="auto"/>
          </w:divBdr>
          <w:divsChild>
            <w:div w:id="2013531137">
              <w:marLeft w:val="0"/>
              <w:marRight w:val="0"/>
              <w:marTop w:val="0"/>
              <w:marBottom w:val="0"/>
              <w:divBdr>
                <w:top w:val="none" w:sz="0" w:space="0" w:color="auto"/>
                <w:left w:val="none" w:sz="0" w:space="0" w:color="auto"/>
                <w:bottom w:val="none" w:sz="0" w:space="0" w:color="auto"/>
                <w:right w:val="none" w:sz="0" w:space="0" w:color="auto"/>
              </w:divBdr>
              <w:divsChild>
                <w:div w:id="108384411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7121437">
          <w:marLeft w:val="0"/>
          <w:marRight w:val="0"/>
          <w:marTop w:val="0"/>
          <w:marBottom w:val="0"/>
          <w:divBdr>
            <w:top w:val="none" w:sz="0" w:space="0" w:color="auto"/>
            <w:left w:val="none" w:sz="0" w:space="0" w:color="auto"/>
            <w:bottom w:val="none" w:sz="0" w:space="0" w:color="auto"/>
            <w:right w:val="none" w:sz="0" w:space="0" w:color="auto"/>
          </w:divBdr>
          <w:divsChild>
            <w:div w:id="2024941622">
              <w:marLeft w:val="0"/>
              <w:marRight w:val="0"/>
              <w:marTop w:val="0"/>
              <w:marBottom w:val="0"/>
              <w:divBdr>
                <w:top w:val="none" w:sz="0" w:space="0" w:color="auto"/>
                <w:left w:val="none" w:sz="0" w:space="0" w:color="auto"/>
                <w:bottom w:val="none" w:sz="0" w:space="0" w:color="auto"/>
                <w:right w:val="none" w:sz="0" w:space="0" w:color="auto"/>
              </w:divBdr>
              <w:divsChild>
                <w:div w:id="1117333270">
                  <w:marLeft w:val="-420"/>
                  <w:marRight w:val="0"/>
                  <w:marTop w:val="0"/>
                  <w:marBottom w:val="0"/>
                  <w:divBdr>
                    <w:top w:val="none" w:sz="0" w:space="0" w:color="auto"/>
                    <w:left w:val="none" w:sz="0" w:space="0" w:color="auto"/>
                    <w:bottom w:val="none" w:sz="0" w:space="0" w:color="auto"/>
                    <w:right w:val="none" w:sz="0" w:space="0" w:color="auto"/>
                  </w:divBdr>
                  <w:divsChild>
                    <w:div w:id="492067488">
                      <w:marLeft w:val="0"/>
                      <w:marRight w:val="0"/>
                      <w:marTop w:val="0"/>
                      <w:marBottom w:val="0"/>
                      <w:divBdr>
                        <w:top w:val="none" w:sz="0" w:space="0" w:color="auto"/>
                        <w:left w:val="none" w:sz="0" w:space="0" w:color="auto"/>
                        <w:bottom w:val="none" w:sz="0" w:space="0" w:color="auto"/>
                        <w:right w:val="none" w:sz="0" w:space="0" w:color="auto"/>
                      </w:divBdr>
                      <w:divsChild>
                        <w:div w:id="1155027004">
                          <w:marLeft w:val="0"/>
                          <w:marRight w:val="0"/>
                          <w:marTop w:val="0"/>
                          <w:marBottom w:val="0"/>
                          <w:divBdr>
                            <w:top w:val="none" w:sz="0" w:space="0" w:color="auto"/>
                            <w:left w:val="none" w:sz="0" w:space="0" w:color="auto"/>
                            <w:bottom w:val="none" w:sz="0" w:space="0" w:color="auto"/>
                            <w:right w:val="none" w:sz="0" w:space="0" w:color="auto"/>
                          </w:divBdr>
                          <w:divsChild>
                            <w:div w:id="1585337673">
                              <w:marLeft w:val="0"/>
                              <w:marRight w:val="0"/>
                              <w:marTop w:val="0"/>
                              <w:marBottom w:val="0"/>
                              <w:divBdr>
                                <w:top w:val="none" w:sz="0" w:space="0" w:color="auto"/>
                                <w:left w:val="none" w:sz="0" w:space="0" w:color="auto"/>
                                <w:bottom w:val="none" w:sz="0" w:space="0" w:color="auto"/>
                                <w:right w:val="none" w:sz="0" w:space="0" w:color="auto"/>
                              </w:divBdr>
                            </w:div>
                            <w:div w:id="183730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8776841">
      <w:bodyDiv w:val="1"/>
      <w:marLeft w:val="0"/>
      <w:marRight w:val="0"/>
      <w:marTop w:val="0"/>
      <w:marBottom w:val="0"/>
      <w:divBdr>
        <w:top w:val="none" w:sz="0" w:space="0" w:color="auto"/>
        <w:left w:val="none" w:sz="0" w:space="0" w:color="auto"/>
        <w:bottom w:val="none" w:sz="0" w:space="0" w:color="auto"/>
        <w:right w:val="none" w:sz="0" w:space="0" w:color="auto"/>
      </w:divBdr>
      <w:divsChild>
        <w:div w:id="1499732681">
          <w:marLeft w:val="0"/>
          <w:marRight w:val="0"/>
          <w:marTop w:val="0"/>
          <w:marBottom w:val="0"/>
          <w:divBdr>
            <w:top w:val="none" w:sz="0" w:space="0" w:color="auto"/>
            <w:left w:val="none" w:sz="0" w:space="0" w:color="auto"/>
            <w:bottom w:val="none" w:sz="0" w:space="0" w:color="auto"/>
            <w:right w:val="none" w:sz="0" w:space="0" w:color="auto"/>
          </w:divBdr>
          <w:divsChild>
            <w:div w:id="18942231">
              <w:marLeft w:val="0"/>
              <w:marRight w:val="0"/>
              <w:marTop w:val="0"/>
              <w:marBottom w:val="0"/>
              <w:divBdr>
                <w:top w:val="none" w:sz="0" w:space="0" w:color="auto"/>
                <w:left w:val="none" w:sz="0" w:space="0" w:color="auto"/>
                <w:bottom w:val="none" w:sz="0" w:space="0" w:color="auto"/>
                <w:right w:val="none" w:sz="0" w:space="0" w:color="auto"/>
              </w:divBdr>
            </w:div>
            <w:div w:id="28186612">
              <w:marLeft w:val="0"/>
              <w:marRight w:val="0"/>
              <w:marTop w:val="0"/>
              <w:marBottom w:val="0"/>
              <w:divBdr>
                <w:top w:val="none" w:sz="0" w:space="0" w:color="auto"/>
                <w:left w:val="none" w:sz="0" w:space="0" w:color="auto"/>
                <w:bottom w:val="none" w:sz="0" w:space="0" w:color="auto"/>
                <w:right w:val="none" w:sz="0" w:space="0" w:color="auto"/>
              </w:divBdr>
            </w:div>
            <w:div w:id="32581821">
              <w:marLeft w:val="0"/>
              <w:marRight w:val="0"/>
              <w:marTop w:val="0"/>
              <w:marBottom w:val="0"/>
              <w:divBdr>
                <w:top w:val="none" w:sz="0" w:space="0" w:color="auto"/>
                <w:left w:val="none" w:sz="0" w:space="0" w:color="auto"/>
                <w:bottom w:val="none" w:sz="0" w:space="0" w:color="auto"/>
                <w:right w:val="none" w:sz="0" w:space="0" w:color="auto"/>
              </w:divBdr>
            </w:div>
            <w:div w:id="55395806">
              <w:marLeft w:val="0"/>
              <w:marRight w:val="0"/>
              <w:marTop w:val="0"/>
              <w:marBottom w:val="0"/>
              <w:divBdr>
                <w:top w:val="none" w:sz="0" w:space="0" w:color="auto"/>
                <w:left w:val="none" w:sz="0" w:space="0" w:color="auto"/>
                <w:bottom w:val="none" w:sz="0" w:space="0" w:color="auto"/>
                <w:right w:val="none" w:sz="0" w:space="0" w:color="auto"/>
              </w:divBdr>
            </w:div>
            <w:div w:id="57748268">
              <w:marLeft w:val="0"/>
              <w:marRight w:val="0"/>
              <w:marTop w:val="0"/>
              <w:marBottom w:val="0"/>
              <w:divBdr>
                <w:top w:val="none" w:sz="0" w:space="0" w:color="auto"/>
                <w:left w:val="none" w:sz="0" w:space="0" w:color="auto"/>
                <w:bottom w:val="none" w:sz="0" w:space="0" w:color="auto"/>
                <w:right w:val="none" w:sz="0" w:space="0" w:color="auto"/>
              </w:divBdr>
            </w:div>
            <w:div w:id="63645545">
              <w:marLeft w:val="0"/>
              <w:marRight w:val="0"/>
              <w:marTop w:val="0"/>
              <w:marBottom w:val="0"/>
              <w:divBdr>
                <w:top w:val="none" w:sz="0" w:space="0" w:color="auto"/>
                <w:left w:val="none" w:sz="0" w:space="0" w:color="auto"/>
                <w:bottom w:val="none" w:sz="0" w:space="0" w:color="auto"/>
                <w:right w:val="none" w:sz="0" w:space="0" w:color="auto"/>
              </w:divBdr>
            </w:div>
            <w:div w:id="65691473">
              <w:marLeft w:val="0"/>
              <w:marRight w:val="0"/>
              <w:marTop w:val="0"/>
              <w:marBottom w:val="0"/>
              <w:divBdr>
                <w:top w:val="none" w:sz="0" w:space="0" w:color="auto"/>
                <w:left w:val="none" w:sz="0" w:space="0" w:color="auto"/>
                <w:bottom w:val="none" w:sz="0" w:space="0" w:color="auto"/>
                <w:right w:val="none" w:sz="0" w:space="0" w:color="auto"/>
              </w:divBdr>
            </w:div>
            <w:div w:id="84234009">
              <w:marLeft w:val="0"/>
              <w:marRight w:val="0"/>
              <w:marTop w:val="0"/>
              <w:marBottom w:val="0"/>
              <w:divBdr>
                <w:top w:val="none" w:sz="0" w:space="0" w:color="auto"/>
                <w:left w:val="none" w:sz="0" w:space="0" w:color="auto"/>
                <w:bottom w:val="none" w:sz="0" w:space="0" w:color="auto"/>
                <w:right w:val="none" w:sz="0" w:space="0" w:color="auto"/>
              </w:divBdr>
            </w:div>
            <w:div w:id="85077821">
              <w:marLeft w:val="0"/>
              <w:marRight w:val="0"/>
              <w:marTop w:val="0"/>
              <w:marBottom w:val="0"/>
              <w:divBdr>
                <w:top w:val="none" w:sz="0" w:space="0" w:color="auto"/>
                <w:left w:val="none" w:sz="0" w:space="0" w:color="auto"/>
                <w:bottom w:val="none" w:sz="0" w:space="0" w:color="auto"/>
                <w:right w:val="none" w:sz="0" w:space="0" w:color="auto"/>
              </w:divBdr>
            </w:div>
            <w:div w:id="92437886">
              <w:marLeft w:val="0"/>
              <w:marRight w:val="0"/>
              <w:marTop w:val="0"/>
              <w:marBottom w:val="0"/>
              <w:divBdr>
                <w:top w:val="none" w:sz="0" w:space="0" w:color="auto"/>
                <w:left w:val="none" w:sz="0" w:space="0" w:color="auto"/>
                <w:bottom w:val="none" w:sz="0" w:space="0" w:color="auto"/>
                <w:right w:val="none" w:sz="0" w:space="0" w:color="auto"/>
              </w:divBdr>
            </w:div>
            <w:div w:id="94522186">
              <w:marLeft w:val="0"/>
              <w:marRight w:val="0"/>
              <w:marTop w:val="0"/>
              <w:marBottom w:val="0"/>
              <w:divBdr>
                <w:top w:val="none" w:sz="0" w:space="0" w:color="auto"/>
                <w:left w:val="none" w:sz="0" w:space="0" w:color="auto"/>
                <w:bottom w:val="none" w:sz="0" w:space="0" w:color="auto"/>
                <w:right w:val="none" w:sz="0" w:space="0" w:color="auto"/>
              </w:divBdr>
            </w:div>
            <w:div w:id="115413333">
              <w:marLeft w:val="0"/>
              <w:marRight w:val="0"/>
              <w:marTop w:val="0"/>
              <w:marBottom w:val="0"/>
              <w:divBdr>
                <w:top w:val="none" w:sz="0" w:space="0" w:color="auto"/>
                <w:left w:val="none" w:sz="0" w:space="0" w:color="auto"/>
                <w:bottom w:val="none" w:sz="0" w:space="0" w:color="auto"/>
                <w:right w:val="none" w:sz="0" w:space="0" w:color="auto"/>
              </w:divBdr>
            </w:div>
            <w:div w:id="117840940">
              <w:marLeft w:val="0"/>
              <w:marRight w:val="0"/>
              <w:marTop w:val="0"/>
              <w:marBottom w:val="0"/>
              <w:divBdr>
                <w:top w:val="none" w:sz="0" w:space="0" w:color="auto"/>
                <w:left w:val="none" w:sz="0" w:space="0" w:color="auto"/>
                <w:bottom w:val="none" w:sz="0" w:space="0" w:color="auto"/>
                <w:right w:val="none" w:sz="0" w:space="0" w:color="auto"/>
              </w:divBdr>
            </w:div>
            <w:div w:id="168368774">
              <w:marLeft w:val="0"/>
              <w:marRight w:val="0"/>
              <w:marTop w:val="0"/>
              <w:marBottom w:val="0"/>
              <w:divBdr>
                <w:top w:val="none" w:sz="0" w:space="0" w:color="auto"/>
                <w:left w:val="none" w:sz="0" w:space="0" w:color="auto"/>
                <w:bottom w:val="none" w:sz="0" w:space="0" w:color="auto"/>
                <w:right w:val="none" w:sz="0" w:space="0" w:color="auto"/>
              </w:divBdr>
            </w:div>
            <w:div w:id="195893171">
              <w:marLeft w:val="0"/>
              <w:marRight w:val="0"/>
              <w:marTop w:val="0"/>
              <w:marBottom w:val="0"/>
              <w:divBdr>
                <w:top w:val="none" w:sz="0" w:space="0" w:color="auto"/>
                <w:left w:val="none" w:sz="0" w:space="0" w:color="auto"/>
                <w:bottom w:val="none" w:sz="0" w:space="0" w:color="auto"/>
                <w:right w:val="none" w:sz="0" w:space="0" w:color="auto"/>
              </w:divBdr>
            </w:div>
            <w:div w:id="255792654">
              <w:marLeft w:val="0"/>
              <w:marRight w:val="0"/>
              <w:marTop w:val="0"/>
              <w:marBottom w:val="0"/>
              <w:divBdr>
                <w:top w:val="none" w:sz="0" w:space="0" w:color="auto"/>
                <w:left w:val="none" w:sz="0" w:space="0" w:color="auto"/>
                <w:bottom w:val="none" w:sz="0" w:space="0" w:color="auto"/>
                <w:right w:val="none" w:sz="0" w:space="0" w:color="auto"/>
              </w:divBdr>
            </w:div>
            <w:div w:id="269700749">
              <w:marLeft w:val="0"/>
              <w:marRight w:val="0"/>
              <w:marTop w:val="0"/>
              <w:marBottom w:val="0"/>
              <w:divBdr>
                <w:top w:val="none" w:sz="0" w:space="0" w:color="auto"/>
                <w:left w:val="none" w:sz="0" w:space="0" w:color="auto"/>
                <w:bottom w:val="none" w:sz="0" w:space="0" w:color="auto"/>
                <w:right w:val="none" w:sz="0" w:space="0" w:color="auto"/>
              </w:divBdr>
            </w:div>
            <w:div w:id="271977109">
              <w:marLeft w:val="0"/>
              <w:marRight w:val="0"/>
              <w:marTop w:val="0"/>
              <w:marBottom w:val="0"/>
              <w:divBdr>
                <w:top w:val="none" w:sz="0" w:space="0" w:color="auto"/>
                <w:left w:val="none" w:sz="0" w:space="0" w:color="auto"/>
                <w:bottom w:val="none" w:sz="0" w:space="0" w:color="auto"/>
                <w:right w:val="none" w:sz="0" w:space="0" w:color="auto"/>
              </w:divBdr>
            </w:div>
            <w:div w:id="285501698">
              <w:marLeft w:val="0"/>
              <w:marRight w:val="0"/>
              <w:marTop w:val="0"/>
              <w:marBottom w:val="0"/>
              <w:divBdr>
                <w:top w:val="none" w:sz="0" w:space="0" w:color="auto"/>
                <w:left w:val="none" w:sz="0" w:space="0" w:color="auto"/>
                <w:bottom w:val="none" w:sz="0" w:space="0" w:color="auto"/>
                <w:right w:val="none" w:sz="0" w:space="0" w:color="auto"/>
              </w:divBdr>
            </w:div>
            <w:div w:id="290747415">
              <w:marLeft w:val="0"/>
              <w:marRight w:val="0"/>
              <w:marTop w:val="0"/>
              <w:marBottom w:val="0"/>
              <w:divBdr>
                <w:top w:val="none" w:sz="0" w:space="0" w:color="auto"/>
                <w:left w:val="none" w:sz="0" w:space="0" w:color="auto"/>
                <w:bottom w:val="none" w:sz="0" w:space="0" w:color="auto"/>
                <w:right w:val="none" w:sz="0" w:space="0" w:color="auto"/>
              </w:divBdr>
            </w:div>
            <w:div w:id="341053000">
              <w:marLeft w:val="0"/>
              <w:marRight w:val="0"/>
              <w:marTop w:val="0"/>
              <w:marBottom w:val="0"/>
              <w:divBdr>
                <w:top w:val="none" w:sz="0" w:space="0" w:color="auto"/>
                <w:left w:val="none" w:sz="0" w:space="0" w:color="auto"/>
                <w:bottom w:val="none" w:sz="0" w:space="0" w:color="auto"/>
                <w:right w:val="none" w:sz="0" w:space="0" w:color="auto"/>
              </w:divBdr>
            </w:div>
            <w:div w:id="345594255">
              <w:marLeft w:val="0"/>
              <w:marRight w:val="0"/>
              <w:marTop w:val="0"/>
              <w:marBottom w:val="0"/>
              <w:divBdr>
                <w:top w:val="none" w:sz="0" w:space="0" w:color="auto"/>
                <w:left w:val="none" w:sz="0" w:space="0" w:color="auto"/>
                <w:bottom w:val="none" w:sz="0" w:space="0" w:color="auto"/>
                <w:right w:val="none" w:sz="0" w:space="0" w:color="auto"/>
              </w:divBdr>
            </w:div>
            <w:div w:id="350179910">
              <w:marLeft w:val="0"/>
              <w:marRight w:val="0"/>
              <w:marTop w:val="0"/>
              <w:marBottom w:val="0"/>
              <w:divBdr>
                <w:top w:val="none" w:sz="0" w:space="0" w:color="auto"/>
                <w:left w:val="none" w:sz="0" w:space="0" w:color="auto"/>
                <w:bottom w:val="none" w:sz="0" w:space="0" w:color="auto"/>
                <w:right w:val="none" w:sz="0" w:space="0" w:color="auto"/>
              </w:divBdr>
            </w:div>
            <w:div w:id="410004368">
              <w:marLeft w:val="0"/>
              <w:marRight w:val="0"/>
              <w:marTop w:val="0"/>
              <w:marBottom w:val="0"/>
              <w:divBdr>
                <w:top w:val="none" w:sz="0" w:space="0" w:color="auto"/>
                <w:left w:val="none" w:sz="0" w:space="0" w:color="auto"/>
                <w:bottom w:val="none" w:sz="0" w:space="0" w:color="auto"/>
                <w:right w:val="none" w:sz="0" w:space="0" w:color="auto"/>
              </w:divBdr>
            </w:div>
            <w:div w:id="425999099">
              <w:marLeft w:val="0"/>
              <w:marRight w:val="0"/>
              <w:marTop w:val="0"/>
              <w:marBottom w:val="0"/>
              <w:divBdr>
                <w:top w:val="none" w:sz="0" w:space="0" w:color="auto"/>
                <w:left w:val="none" w:sz="0" w:space="0" w:color="auto"/>
                <w:bottom w:val="none" w:sz="0" w:space="0" w:color="auto"/>
                <w:right w:val="none" w:sz="0" w:space="0" w:color="auto"/>
              </w:divBdr>
            </w:div>
            <w:div w:id="430977607">
              <w:marLeft w:val="0"/>
              <w:marRight w:val="0"/>
              <w:marTop w:val="0"/>
              <w:marBottom w:val="0"/>
              <w:divBdr>
                <w:top w:val="none" w:sz="0" w:space="0" w:color="auto"/>
                <w:left w:val="none" w:sz="0" w:space="0" w:color="auto"/>
                <w:bottom w:val="none" w:sz="0" w:space="0" w:color="auto"/>
                <w:right w:val="none" w:sz="0" w:space="0" w:color="auto"/>
              </w:divBdr>
            </w:div>
            <w:div w:id="434714078">
              <w:marLeft w:val="0"/>
              <w:marRight w:val="0"/>
              <w:marTop w:val="0"/>
              <w:marBottom w:val="0"/>
              <w:divBdr>
                <w:top w:val="none" w:sz="0" w:space="0" w:color="auto"/>
                <w:left w:val="none" w:sz="0" w:space="0" w:color="auto"/>
                <w:bottom w:val="none" w:sz="0" w:space="0" w:color="auto"/>
                <w:right w:val="none" w:sz="0" w:space="0" w:color="auto"/>
              </w:divBdr>
            </w:div>
            <w:div w:id="435254677">
              <w:marLeft w:val="0"/>
              <w:marRight w:val="0"/>
              <w:marTop w:val="0"/>
              <w:marBottom w:val="0"/>
              <w:divBdr>
                <w:top w:val="none" w:sz="0" w:space="0" w:color="auto"/>
                <w:left w:val="none" w:sz="0" w:space="0" w:color="auto"/>
                <w:bottom w:val="none" w:sz="0" w:space="0" w:color="auto"/>
                <w:right w:val="none" w:sz="0" w:space="0" w:color="auto"/>
              </w:divBdr>
            </w:div>
            <w:div w:id="438986956">
              <w:marLeft w:val="0"/>
              <w:marRight w:val="0"/>
              <w:marTop w:val="0"/>
              <w:marBottom w:val="0"/>
              <w:divBdr>
                <w:top w:val="none" w:sz="0" w:space="0" w:color="auto"/>
                <w:left w:val="none" w:sz="0" w:space="0" w:color="auto"/>
                <w:bottom w:val="none" w:sz="0" w:space="0" w:color="auto"/>
                <w:right w:val="none" w:sz="0" w:space="0" w:color="auto"/>
              </w:divBdr>
            </w:div>
            <w:div w:id="474491486">
              <w:marLeft w:val="0"/>
              <w:marRight w:val="0"/>
              <w:marTop w:val="0"/>
              <w:marBottom w:val="0"/>
              <w:divBdr>
                <w:top w:val="none" w:sz="0" w:space="0" w:color="auto"/>
                <w:left w:val="none" w:sz="0" w:space="0" w:color="auto"/>
                <w:bottom w:val="none" w:sz="0" w:space="0" w:color="auto"/>
                <w:right w:val="none" w:sz="0" w:space="0" w:color="auto"/>
              </w:divBdr>
            </w:div>
            <w:div w:id="481506566">
              <w:marLeft w:val="0"/>
              <w:marRight w:val="0"/>
              <w:marTop w:val="0"/>
              <w:marBottom w:val="0"/>
              <w:divBdr>
                <w:top w:val="none" w:sz="0" w:space="0" w:color="auto"/>
                <w:left w:val="none" w:sz="0" w:space="0" w:color="auto"/>
                <w:bottom w:val="none" w:sz="0" w:space="0" w:color="auto"/>
                <w:right w:val="none" w:sz="0" w:space="0" w:color="auto"/>
              </w:divBdr>
            </w:div>
            <w:div w:id="504708024">
              <w:marLeft w:val="0"/>
              <w:marRight w:val="0"/>
              <w:marTop w:val="0"/>
              <w:marBottom w:val="0"/>
              <w:divBdr>
                <w:top w:val="none" w:sz="0" w:space="0" w:color="auto"/>
                <w:left w:val="none" w:sz="0" w:space="0" w:color="auto"/>
                <w:bottom w:val="none" w:sz="0" w:space="0" w:color="auto"/>
                <w:right w:val="none" w:sz="0" w:space="0" w:color="auto"/>
              </w:divBdr>
            </w:div>
            <w:div w:id="519588136">
              <w:marLeft w:val="0"/>
              <w:marRight w:val="0"/>
              <w:marTop w:val="0"/>
              <w:marBottom w:val="0"/>
              <w:divBdr>
                <w:top w:val="none" w:sz="0" w:space="0" w:color="auto"/>
                <w:left w:val="none" w:sz="0" w:space="0" w:color="auto"/>
                <w:bottom w:val="none" w:sz="0" w:space="0" w:color="auto"/>
                <w:right w:val="none" w:sz="0" w:space="0" w:color="auto"/>
              </w:divBdr>
            </w:div>
            <w:div w:id="546768170">
              <w:marLeft w:val="0"/>
              <w:marRight w:val="0"/>
              <w:marTop w:val="0"/>
              <w:marBottom w:val="0"/>
              <w:divBdr>
                <w:top w:val="none" w:sz="0" w:space="0" w:color="auto"/>
                <w:left w:val="none" w:sz="0" w:space="0" w:color="auto"/>
                <w:bottom w:val="none" w:sz="0" w:space="0" w:color="auto"/>
                <w:right w:val="none" w:sz="0" w:space="0" w:color="auto"/>
              </w:divBdr>
            </w:div>
            <w:div w:id="588270310">
              <w:marLeft w:val="0"/>
              <w:marRight w:val="0"/>
              <w:marTop w:val="0"/>
              <w:marBottom w:val="0"/>
              <w:divBdr>
                <w:top w:val="none" w:sz="0" w:space="0" w:color="auto"/>
                <w:left w:val="none" w:sz="0" w:space="0" w:color="auto"/>
                <w:bottom w:val="none" w:sz="0" w:space="0" w:color="auto"/>
                <w:right w:val="none" w:sz="0" w:space="0" w:color="auto"/>
              </w:divBdr>
            </w:div>
            <w:div w:id="590238373">
              <w:marLeft w:val="0"/>
              <w:marRight w:val="0"/>
              <w:marTop w:val="0"/>
              <w:marBottom w:val="0"/>
              <w:divBdr>
                <w:top w:val="none" w:sz="0" w:space="0" w:color="auto"/>
                <w:left w:val="none" w:sz="0" w:space="0" w:color="auto"/>
                <w:bottom w:val="none" w:sz="0" w:space="0" w:color="auto"/>
                <w:right w:val="none" w:sz="0" w:space="0" w:color="auto"/>
              </w:divBdr>
            </w:div>
            <w:div w:id="590431541">
              <w:marLeft w:val="0"/>
              <w:marRight w:val="0"/>
              <w:marTop w:val="0"/>
              <w:marBottom w:val="0"/>
              <w:divBdr>
                <w:top w:val="none" w:sz="0" w:space="0" w:color="auto"/>
                <w:left w:val="none" w:sz="0" w:space="0" w:color="auto"/>
                <w:bottom w:val="none" w:sz="0" w:space="0" w:color="auto"/>
                <w:right w:val="none" w:sz="0" w:space="0" w:color="auto"/>
              </w:divBdr>
            </w:div>
            <w:div w:id="612438829">
              <w:marLeft w:val="0"/>
              <w:marRight w:val="0"/>
              <w:marTop w:val="0"/>
              <w:marBottom w:val="0"/>
              <w:divBdr>
                <w:top w:val="none" w:sz="0" w:space="0" w:color="auto"/>
                <w:left w:val="none" w:sz="0" w:space="0" w:color="auto"/>
                <w:bottom w:val="none" w:sz="0" w:space="0" w:color="auto"/>
                <w:right w:val="none" w:sz="0" w:space="0" w:color="auto"/>
              </w:divBdr>
            </w:div>
            <w:div w:id="615719176">
              <w:marLeft w:val="0"/>
              <w:marRight w:val="0"/>
              <w:marTop w:val="0"/>
              <w:marBottom w:val="0"/>
              <w:divBdr>
                <w:top w:val="none" w:sz="0" w:space="0" w:color="auto"/>
                <w:left w:val="none" w:sz="0" w:space="0" w:color="auto"/>
                <w:bottom w:val="none" w:sz="0" w:space="0" w:color="auto"/>
                <w:right w:val="none" w:sz="0" w:space="0" w:color="auto"/>
              </w:divBdr>
            </w:div>
            <w:div w:id="638416994">
              <w:marLeft w:val="0"/>
              <w:marRight w:val="0"/>
              <w:marTop w:val="0"/>
              <w:marBottom w:val="0"/>
              <w:divBdr>
                <w:top w:val="none" w:sz="0" w:space="0" w:color="auto"/>
                <w:left w:val="none" w:sz="0" w:space="0" w:color="auto"/>
                <w:bottom w:val="none" w:sz="0" w:space="0" w:color="auto"/>
                <w:right w:val="none" w:sz="0" w:space="0" w:color="auto"/>
              </w:divBdr>
            </w:div>
            <w:div w:id="638463208">
              <w:marLeft w:val="0"/>
              <w:marRight w:val="0"/>
              <w:marTop w:val="0"/>
              <w:marBottom w:val="0"/>
              <w:divBdr>
                <w:top w:val="none" w:sz="0" w:space="0" w:color="auto"/>
                <w:left w:val="none" w:sz="0" w:space="0" w:color="auto"/>
                <w:bottom w:val="none" w:sz="0" w:space="0" w:color="auto"/>
                <w:right w:val="none" w:sz="0" w:space="0" w:color="auto"/>
              </w:divBdr>
            </w:div>
            <w:div w:id="642392083">
              <w:marLeft w:val="0"/>
              <w:marRight w:val="0"/>
              <w:marTop w:val="0"/>
              <w:marBottom w:val="0"/>
              <w:divBdr>
                <w:top w:val="none" w:sz="0" w:space="0" w:color="auto"/>
                <w:left w:val="none" w:sz="0" w:space="0" w:color="auto"/>
                <w:bottom w:val="none" w:sz="0" w:space="0" w:color="auto"/>
                <w:right w:val="none" w:sz="0" w:space="0" w:color="auto"/>
              </w:divBdr>
            </w:div>
            <w:div w:id="675621527">
              <w:marLeft w:val="0"/>
              <w:marRight w:val="0"/>
              <w:marTop w:val="0"/>
              <w:marBottom w:val="0"/>
              <w:divBdr>
                <w:top w:val="none" w:sz="0" w:space="0" w:color="auto"/>
                <w:left w:val="none" w:sz="0" w:space="0" w:color="auto"/>
                <w:bottom w:val="none" w:sz="0" w:space="0" w:color="auto"/>
                <w:right w:val="none" w:sz="0" w:space="0" w:color="auto"/>
              </w:divBdr>
            </w:div>
            <w:div w:id="759377668">
              <w:marLeft w:val="0"/>
              <w:marRight w:val="0"/>
              <w:marTop w:val="0"/>
              <w:marBottom w:val="0"/>
              <w:divBdr>
                <w:top w:val="none" w:sz="0" w:space="0" w:color="auto"/>
                <w:left w:val="none" w:sz="0" w:space="0" w:color="auto"/>
                <w:bottom w:val="none" w:sz="0" w:space="0" w:color="auto"/>
                <w:right w:val="none" w:sz="0" w:space="0" w:color="auto"/>
              </w:divBdr>
            </w:div>
            <w:div w:id="761685445">
              <w:marLeft w:val="0"/>
              <w:marRight w:val="0"/>
              <w:marTop w:val="0"/>
              <w:marBottom w:val="0"/>
              <w:divBdr>
                <w:top w:val="none" w:sz="0" w:space="0" w:color="auto"/>
                <w:left w:val="none" w:sz="0" w:space="0" w:color="auto"/>
                <w:bottom w:val="none" w:sz="0" w:space="0" w:color="auto"/>
                <w:right w:val="none" w:sz="0" w:space="0" w:color="auto"/>
              </w:divBdr>
            </w:div>
            <w:div w:id="763459856">
              <w:marLeft w:val="0"/>
              <w:marRight w:val="0"/>
              <w:marTop w:val="0"/>
              <w:marBottom w:val="0"/>
              <w:divBdr>
                <w:top w:val="none" w:sz="0" w:space="0" w:color="auto"/>
                <w:left w:val="none" w:sz="0" w:space="0" w:color="auto"/>
                <w:bottom w:val="none" w:sz="0" w:space="0" w:color="auto"/>
                <w:right w:val="none" w:sz="0" w:space="0" w:color="auto"/>
              </w:divBdr>
            </w:div>
            <w:div w:id="773325696">
              <w:marLeft w:val="0"/>
              <w:marRight w:val="0"/>
              <w:marTop w:val="0"/>
              <w:marBottom w:val="0"/>
              <w:divBdr>
                <w:top w:val="none" w:sz="0" w:space="0" w:color="auto"/>
                <w:left w:val="none" w:sz="0" w:space="0" w:color="auto"/>
                <w:bottom w:val="none" w:sz="0" w:space="0" w:color="auto"/>
                <w:right w:val="none" w:sz="0" w:space="0" w:color="auto"/>
              </w:divBdr>
            </w:div>
            <w:div w:id="779841849">
              <w:marLeft w:val="0"/>
              <w:marRight w:val="0"/>
              <w:marTop w:val="0"/>
              <w:marBottom w:val="0"/>
              <w:divBdr>
                <w:top w:val="none" w:sz="0" w:space="0" w:color="auto"/>
                <w:left w:val="none" w:sz="0" w:space="0" w:color="auto"/>
                <w:bottom w:val="none" w:sz="0" w:space="0" w:color="auto"/>
                <w:right w:val="none" w:sz="0" w:space="0" w:color="auto"/>
              </w:divBdr>
            </w:div>
            <w:div w:id="794639095">
              <w:marLeft w:val="0"/>
              <w:marRight w:val="0"/>
              <w:marTop w:val="0"/>
              <w:marBottom w:val="0"/>
              <w:divBdr>
                <w:top w:val="none" w:sz="0" w:space="0" w:color="auto"/>
                <w:left w:val="none" w:sz="0" w:space="0" w:color="auto"/>
                <w:bottom w:val="none" w:sz="0" w:space="0" w:color="auto"/>
                <w:right w:val="none" w:sz="0" w:space="0" w:color="auto"/>
              </w:divBdr>
            </w:div>
            <w:div w:id="797531046">
              <w:marLeft w:val="0"/>
              <w:marRight w:val="0"/>
              <w:marTop w:val="0"/>
              <w:marBottom w:val="0"/>
              <w:divBdr>
                <w:top w:val="none" w:sz="0" w:space="0" w:color="auto"/>
                <w:left w:val="none" w:sz="0" w:space="0" w:color="auto"/>
                <w:bottom w:val="none" w:sz="0" w:space="0" w:color="auto"/>
                <w:right w:val="none" w:sz="0" w:space="0" w:color="auto"/>
              </w:divBdr>
            </w:div>
            <w:div w:id="803036550">
              <w:marLeft w:val="0"/>
              <w:marRight w:val="0"/>
              <w:marTop w:val="0"/>
              <w:marBottom w:val="0"/>
              <w:divBdr>
                <w:top w:val="none" w:sz="0" w:space="0" w:color="auto"/>
                <w:left w:val="none" w:sz="0" w:space="0" w:color="auto"/>
                <w:bottom w:val="none" w:sz="0" w:space="0" w:color="auto"/>
                <w:right w:val="none" w:sz="0" w:space="0" w:color="auto"/>
              </w:divBdr>
            </w:div>
            <w:div w:id="828904305">
              <w:marLeft w:val="0"/>
              <w:marRight w:val="0"/>
              <w:marTop w:val="0"/>
              <w:marBottom w:val="0"/>
              <w:divBdr>
                <w:top w:val="none" w:sz="0" w:space="0" w:color="auto"/>
                <w:left w:val="none" w:sz="0" w:space="0" w:color="auto"/>
                <w:bottom w:val="none" w:sz="0" w:space="0" w:color="auto"/>
                <w:right w:val="none" w:sz="0" w:space="0" w:color="auto"/>
              </w:divBdr>
            </w:div>
            <w:div w:id="860121741">
              <w:marLeft w:val="0"/>
              <w:marRight w:val="0"/>
              <w:marTop w:val="0"/>
              <w:marBottom w:val="0"/>
              <w:divBdr>
                <w:top w:val="none" w:sz="0" w:space="0" w:color="auto"/>
                <w:left w:val="none" w:sz="0" w:space="0" w:color="auto"/>
                <w:bottom w:val="none" w:sz="0" w:space="0" w:color="auto"/>
                <w:right w:val="none" w:sz="0" w:space="0" w:color="auto"/>
              </w:divBdr>
            </w:div>
            <w:div w:id="864950695">
              <w:marLeft w:val="0"/>
              <w:marRight w:val="0"/>
              <w:marTop w:val="0"/>
              <w:marBottom w:val="0"/>
              <w:divBdr>
                <w:top w:val="none" w:sz="0" w:space="0" w:color="auto"/>
                <w:left w:val="none" w:sz="0" w:space="0" w:color="auto"/>
                <w:bottom w:val="none" w:sz="0" w:space="0" w:color="auto"/>
                <w:right w:val="none" w:sz="0" w:space="0" w:color="auto"/>
              </w:divBdr>
            </w:div>
            <w:div w:id="867371988">
              <w:marLeft w:val="0"/>
              <w:marRight w:val="0"/>
              <w:marTop w:val="0"/>
              <w:marBottom w:val="0"/>
              <w:divBdr>
                <w:top w:val="none" w:sz="0" w:space="0" w:color="auto"/>
                <w:left w:val="none" w:sz="0" w:space="0" w:color="auto"/>
                <w:bottom w:val="none" w:sz="0" w:space="0" w:color="auto"/>
                <w:right w:val="none" w:sz="0" w:space="0" w:color="auto"/>
              </w:divBdr>
            </w:div>
            <w:div w:id="942611506">
              <w:marLeft w:val="0"/>
              <w:marRight w:val="0"/>
              <w:marTop w:val="0"/>
              <w:marBottom w:val="0"/>
              <w:divBdr>
                <w:top w:val="none" w:sz="0" w:space="0" w:color="auto"/>
                <w:left w:val="none" w:sz="0" w:space="0" w:color="auto"/>
                <w:bottom w:val="none" w:sz="0" w:space="0" w:color="auto"/>
                <w:right w:val="none" w:sz="0" w:space="0" w:color="auto"/>
              </w:divBdr>
            </w:div>
            <w:div w:id="953101579">
              <w:marLeft w:val="0"/>
              <w:marRight w:val="0"/>
              <w:marTop w:val="0"/>
              <w:marBottom w:val="0"/>
              <w:divBdr>
                <w:top w:val="none" w:sz="0" w:space="0" w:color="auto"/>
                <w:left w:val="none" w:sz="0" w:space="0" w:color="auto"/>
                <w:bottom w:val="none" w:sz="0" w:space="0" w:color="auto"/>
                <w:right w:val="none" w:sz="0" w:space="0" w:color="auto"/>
              </w:divBdr>
            </w:div>
            <w:div w:id="965964523">
              <w:marLeft w:val="0"/>
              <w:marRight w:val="0"/>
              <w:marTop w:val="0"/>
              <w:marBottom w:val="0"/>
              <w:divBdr>
                <w:top w:val="none" w:sz="0" w:space="0" w:color="auto"/>
                <w:left w:val="none" w:sz="0" w:space="0" w:color="auto"/>
                <w:bottom w:val="none" w:sz="0" w:space="0" w:color="auto"/>
                <w:right w:val="none" w:sz="0" w:space="0" w:color="auto"/>
              </w:divBdr>
            </w:div>
            <w:div w:id="971863156">
              <w:marLeft w:val="0"/>
              <w:marRight w:val="0"/>
              <w:marTop w:val="0"/>
              <w:marBottom w:val="0"/>
              <w:divBdr>
                <w:top w:val="none" w:sz="0" w:space="0" w:color="auto"/>
                <w:left w:val="none" w:sz="0" w:space="0" w:color="auto"/>
                <w:bottom w:val="none" w:sz="0" w:space="0" w:color="auto"/>
                <w:right w:val="none" w:sz="0" w:space="0" w:color="auto"/>
              </w:divBdr>
            </w:div>
            <w:div w:id="972171057">
              <w:marLeft w:val="0"/>
              <w:marRight w:val="0"/>
              <w:marTop w:val="0"/>
              <w:marBottom w:val="0"/>
              <w:divBdr>
                <w:top w:val="none" w:sz="0" w:space="0" w:color="auto"/>
                <w:left w:val="none" w:sz="0" w:space="0" w:color="auto"/>
                <w:bottom w:val="none" w:sz="0" w:space="0" w:color="auto"/>
                <w:right w:val="none" w:sz="0" w:space="0" w:color="auto"/>
              </w:divBdr>
            </w:div>
            <w:div w:id="984626969">
              <w:marLeft w:val="0"/>
              <w:marRight w:val="0"/>
              <w:marTop w:val="0"/>
              <w:marBottom w:val="0"/>
              <w:divBdr>
                <w:top w:val="none" w:sz="0" w:space="0" w:color="auto"/>
                <w:left w:val="none" w:sz="0" w:space="0" w:color="auto"/>
                <w:bottom w:val="none" w:sz="0" w:space="0" w:color="auto"/>
                <w:right w:val="none" w:sz="0" w:space="0" w:color="auto"/>
              </w:divBdr>
            </w:div>
            <w:div w:id="985282418">
              <w:marLeft w:val="0"/>
              <w:marRight w:val="0"/>
              <w:marTop w:val="0"/>
              <w:marBottom w:val="0"/>
              <w:divBdr>
                <w:top w:val="none" w:sz="0" w:space="0" w:color="auto"/>
                <w:left w:val="none" w:sz="0" w:space="0" w:color="auto"/>
                <w:bottom w:val="none" w:sz="0" w:space="0" w:color="auto"/>
                <w:right w:val="none" w:sz="0" w:space="0" w:color="auto"/>
              </w:divBdr>
            </w:div>
            <w:div w:id="988171014">
              <w:marLeft w:val="0"/>
              <w:marRight w:val="0"/>
              <w:marTop w:val="0"/>
              <w:marBottom w:val="0"/>
              <w:divBdr>
                <w:top w:val="none" w:sz="0" w:space="0" w:color="auto"/>
                <w:left w:val="none" w:sz="0" w:space="0" w:color="auto"/>
                <w:bottom w:val="none" w:sz="0" w:space="0" w:color="auto"/>
                <w:right w:val="none" w:sz="0" w:space="0" w:color="auto"/>
              </w:divBdr>
            </w:div>
            <w:div w:id="994646547">
              <w:marLeft w:val="0"/>
              <w:marRight w:val="0"/>
              <w:marTop w:val="0"/>
              <w:marBottom w:val="0"/>
              <w:divBdr>
                <w:top w:val="none" w:sz="0" w:space="0" w:color="auto"/>
                <w:left w:val="none" w:sz="0" w:space="0" w:color="auto"/>
                <w:bottom w:val="none" w:sz="0" w:space="0" w:color="auto"/>
                <w:right w:val="none" w:sz="0" w:space="0" w:color="auto"/>
              </w:divBdr>
            </w:div>
            <w:div w:id="1049186534">
              <w:marLeft w:val="0"/>
              <w:marRight w:val="0"/>
              <w:marTop w:val="0"/>
              <w:marBottom w:val="0"/>
              <w:divBdr>
                <w:top w:val="none" w:sz="0" w:space="0" w:color="auto"/>
                <w:left w:val="none" w:sz="0" w:space="0" w:color="auto"/>
                <w:bottom w:val="none" w:sz="0" w:space="0" w:color="auto"/>
                <w:right w:val="none" w:sz="0" w:space="0" w:color="auto"/>
              </w:divBdr>
            </w:div>
            <w:div w:id="1058936538">
              <w:marLeft w:val="0"/>
              <w:marRight w:val="0"/>
              <w:marTop w:val="0"/>
              <w:marBottom w:val="0"/>
              <w:divBdr>
                <w:top w:val="none" w:sz="0" w:space="0" w:color="auto"/>
                <w:left w:val="none" w:sz="0" w:space="0" w:color="auto"/>
                <w:bottom w:val="none" w:sz="0" w:space="0" w:color="auto"/>
                <w:right w:val="none" w:sz="0" w:space="0" w:color="auto"/>
              </w:divBdr>
            </w:div>
            <w:div w:id="1081757213">
              <w:marLeft w:val="0"/>
              <w:marRight w:val="0"/>
              <w:marTop w:val="0"/>
              <w:marBottom w:val="0"/>
              <w:divBdr>
                <w:top w:val="none" w:sz="0" w:space="0" w:color="auto"/>
                <w:left w:val="none" w:sz="0" w:space="0" w:color="auto"/>
                <w:bottom w:val="none" w:sz="0" w:space="0" w:color="auto"/>
                <w:right w:val="none" w:sz="0" w:space="0" w:color="auto"/>
              </w:divBdr>
            </w:div>
            <w:div w:id="1085414509">
              <w:marLeft w:val="0"/>
              <w:marRight w:val="0"/>
              <w:marTop w:val="0"/>
              <w:marBottom w:val="0"/>
              <w:divBdr>
                <w:top w:val="none" w:sz="0" w:space="0" w:color="auto"/>
                <w:left w:val="none" w:sz="0" w:space="0" w:color="auto"/>
                <w:bottom w:val="none" w:sz="0" w:space="0" w:color="auto"/>
                <w:right w:val="none" w:sz="0" w:space="0" w:color="auto"/>
              </w:divBdr>
            </w:div>
            <w:div w:id="1086340318">
              <w:marLeft w:val="0"/>
              <w:marRight w:val="0"/>
              <w:marTop w:val="0"/>
              <w:marBottom w:val="0"/>
              <w:divBdr>
                <w:top w:val="none" w:sz="0" w:space="0" w:color="auto"/>
                <w:left w:val="none" w:sz="0" w:space="0" w:color="auto"/>
                <w:bottom w:val="none" w:sz="0" w:space="0" w:color="auto"/>
                <w:right w:val="none" w:sz="0" w:space="0" w:color="auto"/>
              </w:divBdr>
            </w:div>
            <w:div w:id="1129543318">
              <w:marLeft w:val="0"/>
              <w:marRight w:val="0"/>
              <w:marTop w:val="0"/>
              <w:marBottom w:val="0"/>
              <w:divBdr>
                <w:top w:val="none" w:sz="0" w:space="0" w:color="auto"/>
                <w:left w:val="none" w:sz="0" w:space="0" w:color="auto"/>
                <w:bottom w:val="none" w:sz="0" w:space="0" w:color="auto"/>
                <w:right w:val="none" w:sz="0" w:space="0" w:color="auto"/>
              </w:divBdr>
            </w:div>
            <w:div w:id="1134323885">
              <w:marLeft w:val="0"/>
              <w:marRight w:val="0"/>
              <w:marTop w:val="0"/>
              <w:marBottom w:val="0"/>
              <w:divBdr>
                <w:top w:val="none" w:sz="0" w:space="0" w:color="auto"/>
                <w:left w:val="none" w:sz="0" w:space="0" w:color="auto"/>
                <w:bottom w:val="none" w:sz="0" w:space="0" w:color="auto"/>
                <w:right w:val="none" w:sz="0" w:space="0" w:color="auto"/>
              </w:divBdr>
            </w:div>
            <w:div w:id="1153446099">
              <w:marLeft w:val="0"/>
              <w:marRight w:val="0"/>
              <w:marTop w:val="0"/>
              <w:marBottom w:val="0"/>
              <w:divBdr>
                <w:top w:val="none" w:sz="0" w:space="0" w:color="auto"/>
                <w:left w:val="none" w:sz="0" w:space="0" w:color="auto"/>
                <w:bottom w:val="none" w:sz="0" w:space="0" w:color="auto"/>
                <w:right w:val="none" w:sz="0" w:space="0" w:color="auto"/>
              </w:divBdr>
            </w:div>
            <w:div w:id="1155075566">
              <w:marLeft w:val="0"/>
              <w:marRight w:val="0"/>
              <w:marTop w:val="0"/>
              <w:marBottom w:val="0"/>
              <w:divBdr>
                <w:top w:val="none" w:sz="0" w:space="0" w:color="auto"/>
                <w:left w:val="none" w:sz="0" w:space="0" w:color="auto"/>
                <w:bottom w:val="none" w:sz="0" w:space="0" w:color="auto"/>
                <w:right w:val="none" w:sz="0" w:space="0" w:color="auto"/>
              </w:divBdr>
            </w:div>
            <w:div w:id="1167402100">
              <w:marLeft w:val="0"/>
              <w:marRight w:val="0"/>
              <w:marTop w:val="0"/>
              <w:marBottom w:val="0"/>
              <w:divBdr>
                <w:top w:val="none" w:sz="0" w:space="0" w:color="auto"/>
                <w:left w:val="none" w:sz="0" w:space="0" w:color="auto"/>
                <w:bottom w:val="none" w:sz="0" w:space="0" w:color="auto"/>
                <w:right w:val="none" w:sz="0" w:space="0" w:color="auto"/>
              </w:divBdr>
            </w:div>
            <w:div w:id="1197356117">
              <w:marLeft w:val="0"/>
              <w:marRight w:val="0"/>
              <w:marTop w:val="0"/>
              <w:marBottom w:val="0"/>
              <w:divBdr>
                <w:top w:val="none" w:sz="0" w:space="0" w:color="auto"/>
                <w:left w:val="none" w:sz="0" w:space="0" w:color="auto"/>
                <w:bottom w:val="none" w:sz="0" w:space="0" w:color="auto"/>
                <w:right w:val="none" w:sz="0" w:space="0" w:color="auto"/>
              </w:divBdr>
            </w:div>
            <w:div w:id="1199007657">
              <w:marLeft w:val="0"/>
              <w:marRight w:val="0"/>
              <w:marTop w:val="0"/>
              <w:marBottom w:val="0"/>
              <w:divBdr>
                <w:top w:val="none" w:sz="0" w:space="0" w:color="auto"/>
                <w:left w:val="none" w:sz="0" w:space="0" w:color="auto"/>
                <w:bottom w:val="none" w:sz="0" w:space="0" w:color="auto"/>
                <w:right w:val="none" w:sz="0" w:space="0" w:color="auto"/>
              </w:divBdr>
            </w:div>
            <w:div w:id="1201016358">
              <w:marLeft w:val="0"/>
              <w:marRight w:val="0"/>
              <w:marTop w:val="0"/>
              <w:marBottom w:val="0"/>
              <w:divBdr>
                <w:top w:val="none" w:sz="0" w:space="0" w:color="auto"/>
                <w:left w:val="none" w:sz="0" w:space="0" w:color="auto"/>
                <w:bottom w:val="none" w:sz="0" w:space="0" w:color="auto"/>
                <w:right w:val="none" w:sz="0" w:space="0" w:color="auto"/>
              </w:divBdr>
            </w:div>
            <w:div w:id="1229531429">
              <w:marLeft w:val="0"/>
              <w:marRight w:val="0"/>
              <w:marTop w:val="0"/>
              <w:marBottom w:val="0"/>
              <w:divBdr>
                <w:top w:val="none" w:sz="0" w:space="0" w:color="auto"/>
                <w:left w:val="none" w:sz="0" w:space="0" w:color="auto"/>
                <w:bottom w:val="none" w:sz="0" w:space="0" w:color="auto"/>
                <w:right w:val="none" w:sz="0" w:space="0" w:color="auto"/>
              </w:divBdr>
            </w:div>
            <w:div w:id="1229993882">
              <w:marLeft w:val="0"/>
              <w:marRight w:val="0"/>
              <w:marTop w:val="0"/>
              <w:marBottom w:val="0"/>
              <w:divBdr>
                <w:top w:val="none" w:sz="0" w:space="0" w:color="auto"/>
                <w:left w:val="none" w:sz="0" w:space="0" w:color="auto"/>
                <w:bottom w:val="none" w:sz="0" w:space="0" w:color="auto"/>
                <w:right w:val="none" w:sz="0" w:space="0" w:color="auto"/>
              </w:divBdr>
            </w:div>
            <w:div w:id="1232741156">
              <w:marLeft w:val="0"/>
              <w:marRight w:val="0"/>
              <w:marTop w:val="0"/>
              <w:marBottom w:val="0"/>
              <w:divBdr>
                <w:top w:val="none" w:sz="0" w:space="0" w:color="auto"/>
                <w:left w:val="none" w:sz="0" w:space="0" w:color="auto"/>
                <w:bottom w:val="none" w:sz="0" w:space="0" w:color="auto"/>
                <w:right w:val="none" w:sz="0" w:space="0" w:color="auto"/>
              </w:divBdr>
            </w:div>
            <w:div w:id="1239559977">
              <w:marLeft w:val="0"/>
              <w:marRight w:val="0"/>
              <w:marTop w:val="0"/>
              <w:marBottom w:val="0"/>
              <w:divBdr>
                <w:top w:val="none" w:sz="0" w:space="0" w:color="auto"/>
                <w:left w:val="none" w:sz="0" w:space="0" w:color="auto"/>
                <w:bottom w:val="none" w:sz="0" w:space="0" w:color="auto"/>
                <w:right w:val="none" w:sz="0" w:space="0" w:color="auto"/>
              </w:divBdr>
            </w:div>
            <w:div w:id="1246958849">
              <w:marLeft w:val="0"/>
              <w:marRight w:val="0"/>
              <w:marTop w:val="0"/>
              <w:marBottom w:val="0"/>
              <w:divBdr>
                <w:top w:val="none" w:sz="0" w:space="0" w:color="auto"/>
                <w:left w:val="none" w:sz="0" w:space="0" w:color="auto"/>
                <w:bottom w:val="none" w:sz="0" w:space="0" w:color="auto"/>
                <w:right w:val="none" w:sz="0" w:space="0" w:color="auto"/>
              </w:divBdr>
            </w:div>
            <w:div w:id="1249735393">
              <w:marLeft w:val="0"/>
              <w:marRight w:val="0"/>
              <w:marTop w:val="0"/>
              <w:marBottom w:val="0"/>
              <w:divBdr>
                <w:top w:val="none" w:sz="0" w:space="0" w:color="auto"/>
                <w:left w:val="none" w:sz="0" w:space="0" w:color="auto"/>
                <w:bottom w:val="none" w:sz="0" w:space="0" w:color="auto"/>
                <w:right w:val="none" w:sz="0" w:space="0" w:color="auto"/>
              </w:divBdr>
            </w:div>
            <w:div w:id="1261330515">
              <w:marLeft w:val="0"/>
              <w:marRight w:val="0"/>
              <w:marTop w:val="0"/>
              <w:marBottom w:val="0"/>
              <w:divBdr>
                <w:top w:val="none" w:sz="0" w:space="0" w:color="auto"/>
                <w:left w:val="none" w:sz="0" w:space="0" w:color="auto"/>
                <w:bottom w:val="none" w:sz="0" w:space="0" w:color="auto"/>
                <w:right w:val="none" w:sz="0" w:space="0" w:color="auto"/>
              </w:divBdr>
            </w:div>
            <w:div w:id="1265114638">
              <w:marLeft w:val="0"/>
              <w:marRight w:val="0"/>
              <w:marTop w:val="0"/>
              <w:marBottom w:val="0"/>
              <w:divBdr>
                <w:top w:val="none" w:sz="0" w:space="0" w:color="auto"/>
                <w:left w:val="none" w:sz="0" w:space="0" w:color="auto"/>
                <w:bottom w:val="none" w:sz="0" w:space="0" w:color="auto"/>
                <w:right w:val="none" w:sz="0" w:space="0" w:color="auto"/>
              </w:divBdr>
            </w:div>
            <w:div w:id="1276134957">
              <w:marLeft w:val="0"/>
              <w:marRight w:val="0"/>
              <w:marTop w:val="0"/>
              <w:marBottom w:val="0"/>
              <w:divBdr>
                <w:top w:val="none" w:sz="0" w:space="0" w:color="auto"/>
                <w:left w:val="none" w:sz="0" w:space="0" w:color="auto"/>
                <w:bottom w:val="none" w:sz="0" w:space="0" w:color="auto"/>
                <w:right w:val="none" w:sz="0" w:space="0" w:color="auto"/>
              </w:divBdr>
            </w:div>
            <w:div w:id="1281842612">
              <w:marLeft w:val="0"/>
              <w:marRight w:val="0"/>
              <w:marTop w:val="0"/>
              <w:marBottom w:val="0"/>
              <w:divBdr>
                <w:top w:val="none" w:sz="0" w:space="0" w:color="auto"/>
                <w:left w:val="none" w:sz="0" w:space="0" w:color="auto"/>
                <w:bottom w:val="none" w:sz="0" w:space="0" w:color="auto"/>
                <w:right w:val="none" w:sz="0" w:space="0" w:color="auto"/>
              </w:divBdr>
            </w:div>
            <w:div w:id="1312519853">
              <w:marLeft w:val="0"/>
              <w:marRight w:val="0"/>
              <w:marTop w:val="0"/>
              <w:marBottom w:val="0"/>
              <w:divBdr>
                <w:top w:val="none" w:sz="0" w:space="0" w:color="auto"/>
                <w:left w:val="none" w:sz="0" w:space="0" w:color="auto"/>
                <w:bottom w:val="none" w:sz="0" w:space="0" w:color="auto"/>
                <w:right w:val="none" w:sz="0" w:space="0" w:color="auto"/>
              </w:divBdr>
            </w:div>
            <w:div w:id="1326590462">
              <w:marLeft w:val="0"/>
              <w:marRight w:val="0"/>
              <w:marTop w:val="0"/>
              <w:marBottom w:val="0"/>
              <w:divBdr>
                <w:top w:val="none" w:sz="0" w:space="0" w:color="auto"/>
                <w:left w:val="none" w:sz="0" w:space="0" w:color="auto"/>
                <w:bottom w:val="none" w:sz="0" w:space="0" w:color="auto"/>
                <w:right w:val="none" w:sz="0" w:space="0" w:color="auto"/>
              </w:divBdr>
            </w:div>
            <w:div w:id="1336806313">
              <w:marLeft w:val="0"/>
              <w:marRight w:val="0"/>
              <w:marTop w:val="0"/>
              <w:marBottom w:val="0"/>
              <w:divBdr>
                <w:top w:val="none" w:sz="0" w:space="0" w:color="auto"/>
                <w:left w:val="none" w:sz="0" w:space="0" w:color="auto"/>
                <w:bottom w:val="none" w:sz="0" w:space="0" w:color="auto"/>
                <w:right w:val="none" w:sz="0" w:space="0" w:color="auto"/>
              </w:divBdr>
            </w:div>
            <w:div w:id="1376194369">
              <w:marLeft w:val="0"/>
              <w:marRight w:val="0"/>
              <w:marTop w:val="0"/>
              <w:marBottom w:val="0"/>
              <w:divBdr>
                <w:top w:val="none" w:sz="0" w:space="0" w:color="auto"/>
                <w:left w:val="none" w:sz="0" w:space="0" w:color="auto"/>
                <w:bottom w:val="none" w:sz="0" w:space="0" w:color="auto"/>
                <w:right w:val="none" w:sz="0" w:space="0" w:color="auto"/>
              </w:divBdr>
            </w:div>
            <w:div w:id="1384017171">
              <w:marLeft w:val="0"/>
              <w:marRight w:val="0"/>
              <w:marTop w:val="0"/>
              <w:marBottom w:val="0"/>
              <w:divBdr>
                <w:top w:val="none" w:sz="0" w:space="0" w:color="auto"/>
                <w:left w:val="none" w:sz="0" w:space="0" w:color="auto"/>
                <w:bottom w:val="none" w:sz="0" w:space="0" w:color="auto"/>
                <w:right w:val="none" w:sz="0" w:space="0" w:color="auto"/>
              </w:divBdr>
            </w:div>
            <w:div w:id="1384793623">
              <w:marLeft w:val="0"/>
              <w:marRight w:val="0"/>
              <w:marTop w:val="0"/>
              <w:marBottom w:val="0"/>
              <w:divBdr>
                <w:top w:val="none" w:sz="0" w:space="0" w:color="auto"/>
                <w:left w:val="none" w:sz="0" w:space="0" w:color="auto"/>
                <w:bottom w:val="none" w:sz="0" w:space="0" w:color="auto"/>
                <w:right w:val="none" w:sz="0" w:space="0" w:color="auto"/>
              </w:divBdr>
            </w:div>
            <w:div w:id="1394161074">
              <w:marLeft w:val="0"/>
              <w:marRight w:val="0"/>
              <w:marTop w:val="0"/>
              <w:marBottom w:val="0"/>
              <w:divBdr>
                <w:top w:val="none" w:sz="0" w:space="0" w:color="auto"/>
                <w:left w:val="none" w:sz="0" w:space="0" w:color="auto"/>
                <w:bottom w:val="none" w:sz="0" w:space="0" w:color="auto"/>
                <w:right w:val="none" w:sz="0" w:space="0" w:color="auto"/>
              </w:divBdr>
            </w:div>
            <w:div w:id="1395664221">
              <w:marLeft w:val="0"/>
              <w:marRight w:val="0"/>
              <w:marTop w:val="0"/>
              <w:marBottom w:val="0"/>
              <w:divBdr>
                <w:top w:val="none" w:sz="0" w:space="0" w:color="auto"/>
                <w:left w:val="none" w:sz="0" w:space="0" w:color="auto"/>
                <w:bottom w:val="none" w:sz="0" w:space="0" w:color="auto"/>
                <w:right w:val="none" w:sz="0" w:space="0" w:color="auto"/>
              </w:divBdr>
            </w:div>
            <w:div w:id="1398866729">
              <w:marLeft w:val="0"/>
              <w:marRight w:val="0"/>
              <w:marTop w:val="0"/>
              <w:marBottom w:val="0"/>
              <w:divBdr>
                <w:top w:val="none" w:sz="0" w:space="0" w:color="auto"/>
                <w:left w:val="none" w:sz="0" w:space="0" w:color="auto"/>
                <w:bottom w:val="none" w:sz="0" w:space="0" w:color="auto"/>
                <w:right w:val="none" w:sz="0" w:space="0" w:color="auto"/>
              </w:divBdr>
            </w:div>
            <w:div w:id="1403916693">
              <w:marLeft w:val="0"/>
              <w:marRight w:val="0"/>
              <w:marTop w:val="0"/>
              <w:marBottom w:val="0"/>
              <w:divBdr>
                <w:top w:val="none" w:sz="0" w:space="0" w:color="auto"/>
                <w:left w:val="none" w:sz="0" w:space="0" w:color="auto"/>
                <w:bottom w:val="none" w:sz="0" w:space="0" w:color="auto"/>
                <w:right w:val="none" w:sz="0" w:space="0" w:color="auto"/>
              </w:divBdr>
            </w:div>
            <w:div w:id="1410813749">
              <w:marLeft w:val="0"/>
              <w:marRight w:val="0"/>
              <w:marTop w:val="0"/>
              <w:marBottom w:val="0"/>
              <w:divBdr>
                <w:top w:val="none" w:sz="0" w:space="0" w:color="auto"/>
                <w:left w:val="none" w:sz="0" w:space="0" w:color="auto"/>
                <w:bottom w:val="none" w:sz="0" w:space="0" w:color="auto"/>
                <w:right w:val="none" w:sz="0" w:space="0" w:color="auto"/>
              </w:divBdr>
            </w:div>
            <w:div w:id="1428383244">
              <w:marLeft w:val="0"/>
              <w:marRight w:val="0"/>
              <w:marTop w:val="0"/>
              <w:marBottom w:val="0"/>
              <w:divBdr>
                <w:top w:val="none" w:sz="0" w:space="0" w:color="auto"/>
                <w:left w:val="none" w:sz="0" w:space="0" w:color="auto"/>
                <w:bottom w:val="none" w:sz="0" w:space="0" w:color="auto"/>
                <w:right w:val="none" w:sz="0" w:space="0" w:color="auto"/>
              </w:divBdr>
            </w:div>
            <w:div w:id="1442994828">
              <w:marLeft w:val="0"/>
              <w:marRight w:val="0"/>
              <w:marTop w:val="0"/>
              <w:marBottom w:val="0"/>
              <w:divBdr>
                <w:top w:val="none" w:sz="0" w:space="0" w:color="auto"/>
                <w:left w:val="none" w:sz="0" w:space="0" w:color="auto"/>
                <w:bottom w:val="none" w:sz="0" w:space="0" w:color="auto"/>
                <w:right w:val="none" w:sz="0" w:space="0" w:color="auto"/>
              </w:divBdr>
            </w:div>
            <w:div w:id="1478915819">
              <w:marLeft w:val="0"/>
              <w:marRight w:val="0"/>
              <w:marTop w:val="0"/>
              <w:marBottom w:val="0"/>
              <w:divBdr>
                <w:top w:val="none" w:sz="0" w:space="0" w:color="auto"/>
                <w:left w:val="none" w:sz="0" w:space="0" w:color="auto"/>
                <w:bottom w:val="none" w:sz="0" w:space="0" w:color="auto"/>
                <w:right w:val="none" w:sz="0" w:space="0" w:color="auto"/>
              </w:divBdr>
            </w:div>
            <w:div w:id="1489983646">
              <w:marLeft w:val="0"/>
              <w:marRight w:val="0"/>
              <w:marTop w:val="0"/>
              <w:marBottom w:val="0"/>
              <w:divBdr>
                <w:top w:val="none" w:sz="0" w:space="0" w:color="auto"/>
                <w:left w:val="none" w:sz="0" w:space="0" w:color="auto"/>
                <w:bottom w:val="none" w:sz="0" w:space="0" w:color="auto"/>
                <w:right w:val="none" w:sz="0" w:space="0" w:color="auto"/>
              </w:divBdr>
            </w:div>
            <w:div w:id="1495871457">
              <w:marLeft w:val="0"/>
              <w:marRight w:val="0"/>
              <w:marTop w:val="0"/>
              <w:marBottom w:val="0"/>
              <w:divBdr>
                <w:top w:val="none" w:sz="0" w:space="0" w:color="auto"/>
                <w:left w:val="none" w:sz="0" w:space="0" w:color="auto"/>
                <w:bottom w:val="none" w:sz="0" w:space="0" w:color="auto"/>
                <w:right w:val="none" w:sz="0" w:space="0" w:color="auto"/>
              </w:divBdr>
            </w:div>
            <w:div w:id="1498577013">
              <w:marLeft w:val="0"/>
              <w:marRight w:val="0"/>
              <w:marTop w:val="0"/>
              <w:marBottom w:val="0"/>
              <w:divBdr>
                <w:top w:val="none" w:sz="0" w:space="0" w:color="auto"/>
                <w:left w:val="none" w:sz="0" w:space="0" w:color="auto"/>
                <w:bottom w:val="none" w:sz="0" w:space="0" w:color="auto"/>
                <w:right w:val="none" w:sz="0" w:space="0" w:color="auto"/>
              </w:divBdr>
            </w:div>
            <w:div w:id="1553924109">
              <w:marLeft w:val="0"/>
              <w:marRight w:val="0"/>
              <w:marTop w:val="0"/>
              <w:marBottom w:val="0"/>
              <w:divBdr>
                <w:top w:val="none" w:sz="0" w:space="0" w:color="auto"/>
                <w:left w:val="none" w:sz="0" w:space="0" w:color="auto"/>
                <w:bottom w:val="none" w:sz="0" w:space="0" w:color="auto"/>
                <w:right w:val="none" w:sz="0" w:space="0" w:color="auto"/>
              </w:divBdr>
            </w:div>
            <w:div w:id="1560244213">
              <w:marLeft w:val="0"/>
              <w:marRight w:val="0"/>
              <w:marTop w:val="0"/>
              <w:marBottom w:val="0"/>
              <w:divBdr>
                <w:top w:val="none" w:sz="0" w:space="0" w:color="auto"/>
                <w:left w:val="none" w:sz="0" w:space="0" w:color="auto"/>
                <w:bottom w:val="none" w:sz="0" w:space="0" w:color="auto"/>
                <w:right w:val="none" w:sz="0" w:space="0" w:color="auto"/>
              </w:divBdr>
            </w:div>
            <w:div w:id="1608348495">
              <w:marLeft w:val="0"/>
              <w:marRight w:val="0"/>
              <w:marTop w:val="0"/>
              <w:marBottom w:val="0"/>
              <w:divBdr>
                <w:top w:val="none" w:sz="0" w:space="0" w:color="auto"/>
                <w:left w:val="none" w:sz="0" w:space="0" w:color="auto"/>
                <w:bottom w:val="none" w:sz="0" w:space="0" w:color="auto"/>
                <w:right w:val="none" w:sz="0" w:space="0" w:color="auto"/>
              </w:divBdr>
            </w:div>
            <w:div w:id="1618557519">
              <w:marLeft w:val="0"/>
              <w:marRight w:val="0"/>
              <w:marTop w:val="0"/>
              <w:marBottom w:val="0"/>
              <w:divBdr>
                <w:top w:val="none" w:sz="0" w:space="0" w:color="auto"/>
                <w:left w:val="none" w:sz="0" w:space="0" w:color="auto"/>
                <w:bottom w:val="none" w:sz="0" w:space="0" w:color="auto"/>
                <w:right w:val="none" w:sz="0" w:space="0" w:color="auto"/>
              </w:divBdr>
            </w:div>
            <w:div w:id="1620140696">
              <w:marLeft w:val="0"/>
              <w:marRight w:val="0"/>
              <w:marTop w:val="0"/>
              <w:marBottom w:val="0"/>
              <w:divBdr>
                <w:top w:val="none" w:sz="0" w:space="0" w:color="auto"/>
                <w:left w:val="none" w:sz="0" w:space="0" w:color="auto"/>
                <w:bottom w:val="none" w:sz="0" w:space="0" w:color="auto"/>
                <w:right w:val="none" w:sz="0" w:space="0" w:color="auto"/>
              </w:divBdr>
            </w:div>
            <w:div w:id="1637490161">
              <w:marLeft w:val="0"/>
              <w:marRight w:val="0"/>
              <w:marTop w:val="0"/>
              <w:marBottom w:val="0"/>
              <w:divBdr>
                <w:top w:val="none" w:sz="0" w:space="0" w:color="auto"/>
                <w:left w:val="none" w:sz="0" w:space="0" w:color="auto"/>
                <w:bottom w:val="none" w:sz="0" w:space="0" w:color="auto"/>
                <w:right w:val="none" w:sz="0" w:space="0" w:color="auto"/>
              </w:divBdr>
            </w:div>
            <w:div w:id="1639410626">
              <w:marLeft w:val="0"/>
              <w:marRight w:val="0"/>
              <w:marTop w:val="0"/>
              <w:marBottom w:val="0"/>
              <w:divBdr>
                <w:top w:val="none" w:sz="0" w:space="0" w:color="auto"/>
                <w:left w:val="none" w:sz="0" w:space="0" w:color="auto"/>
                <w:bottom w:val="none" w:sz="0" w:space="0" w:color="auto"/>
                <w:right w:val="none" w:sz="0" w:space="0" w:color="auto"/>
              </w:divBdr>
            </w:div>
            <w:div w:id="1642884989">
              <w:marLeft w:val="0"/>
              <w:marRight w:val="0"/>
              <w:marTop w:val="0"/>
              <w:marBottom w:val="0"/>
              <w:divBdr>
                <w:top w:val="none" w:sz="0" w:space="0" w:color="auto"/>
                <w:left w:val="none" w:sz="0" w:space="0" w:color="auto"/>
                <w:bottom w:val="none" w:sz="0" w:space="0" w:color="auto"/>
                <w:right w:val="none" w:sz="0" w:space="0" w:color="auto"/>
              </w:divBdr>
            </w:div>
            <w:div w:id="1678266045">
              <w:marLeft w:val="0"/>
              <w:marRight w:val="0"/>
              <w:marTop w:val="0"/>
              <w:marBottom w:val="0"/>
              <w:divBdr>
                <w:top w:val="none" w:sz="0" w:space="0" w:color="auto"/>
                <w:left w:val="none" w:sz="0" w:space="0" w:color="auto"/>
                <w:bottom w:val="none" w:sz="0" w:space="0" w:color="auto"/>
                <w:right w:val="none" w:sz="0" w:space="0" w:color="auto"/>
              </w:divBdr>
            </w:div>
            <w:div w:id="1690061450">
              <w:marLeft w:val="0"/>
              <w:marRight w:val="0"/>
              <w:marTop w:val="0"/>
              <w:marBottom w:val="0"/>
              <w:divBdr>
                <w:top w:val="none" w:sz="0" w:space="0" w:color="auto"/>
                <w:left w:val="none" w:sz="0" w:space="0" w:color="auto"/>
                <w:bottom w:val="none" w:sz="0" w:space="0" w:color="auto"/>
                <w:right w:val="none" w:sz="0" w:space="0" w:color="auto"/>
              </w:divBdr>
            </w:div>
            <w:div w:id="1723747222">
              <w:marLeft w:val="0"/>
              <w:marRight w:val="0"/>
              <w:marTop w:val="0"/>
              <w:marBottom w:val="0"/>
              <w:divBdr>
                <w:top w:val="none" w:sz="0" w:space="0" w:color="auto"/>
                <w:left w:val="none" w:sz="0" w:space="0" w:color="auto"/>
                <w:bottom w:val="none" w:sz="0" w:space="0" w:color="auto"/>
                <w:right w:val="none" w:sz="0" w:space="0" w:color="auto"/>
              </w:divBdr>
            </w:div>
            <w:div w:id="1725525165">
              <w:marLeft w:val="0"/>
              <w:marRight w:val="0"/>
              <w:marTop w:val="0"/>
              <w:marBottom w:val="0"/>
              <w:divBdr>
                <w:top w:val="none" w:sz="0" w:space="0" w:color="auto"/>
                <w:left w:val="none" w:sz="0" w:space="0" w:color="auto"/>
                <w:bottom w:val="none" w:sz="0" w:space="0" w:color="auto"/>
                <w:right w:val="none" w:sz="0" w:space="0" w:color="auto"/>
              </w:divBdr>
            </w:div>
            <w:div w:id="1739326397">
              <w:marLeft w:val="0"/>
              <w:marRight w:val="0"/>
              <w:marTop w:val="0"/>
              <w:marBottom w:val="0"/>
              <w:divBdr>
                <w:top w:val="none" w:sz="0" w:space="0" w:color="auto"/>
                <w:left w:val="none" w:sz="0" w:space="0" w:color="auto"/>
                <w:bottom w:val="none" w:sz="0" w:space="0" w:color="auto"/>
                <w:right w:val="none" w:sz="0" w:space="0" w:color="auto"/>
              </w:divBdr>
            </w:div>
            <w:div w:id="1765496440">
              <w:marLeft w:val="0"/>
              <w:marRight w:val="0"/>
              <w:marTop w:val="0"/>
              <w:marBottom w:val="0"/>
              <w:divBdr>
                <w:top w:val="none" w:sz="0" w:space="0" w:color="auto"/>
                <w:left w:val="none" w:sz="0" w:space="0" w:color="auto"/>
                <w:bottom w:val="none" w:sz="0" w:space="0" w:color="auto"/>
                <w:right w:val="none" w:sz="0" w:space="0" w:color="auto"/>
              </w:divBdr>
            </w:div>
            <w:div w:id="1781679698">
              <w:marLeft w:val="0"/>
              <w:marRight w:val="0"/>
              <w:marTop w:val="0"/>
              <w:marBottom w:val="0"/>
              <w:divBdr>
                <w:top w:val="none" w:sz="0" w:space="0" w:color="auto"/>
                <w:left w:val="none" w:sz="0" w:space="0" w:color="auto"/>
                <w:bottom w:val="none" w:sz="0" w:space="0" w:color="auto"/>
                <w:right w:val="none" w:sz="0" w:space="0" w:color="auto"/>
              </w:divBdr>
            </w:div>
            <w:div w:id="1785154554">
              <w:marLeft w:val="0"/>
              <w:marRight w:val="0"/>
              <w:marTop w:val="0"/>
              <w:marBottom w:val="0"/>
              <w:divBdr>
                <w:top w:val="none" w:sz="0" w:space="0" w:color="auto"/>
                <w:left w:val="none" w:sz="0" w:space="0" w:color="auto"/>
                <w:bottom w:val="none" w:sz="0" w:space="0" w:color="auto"/>
                <w:right w:val="none" w:sz="0" w:space="0" w:color="auto"/>
              </w:divBdr>
            </w:div>
            <w:div w:id="1798142080">
              <w:marLeft w:val="0"/>
              <w:marRight w:val="0"/>
              <w:marTop w:val="0"/>
              <w:marBottom w:val="0"/>
              <w:divBdr>
                <w:top w:val="none" w:sz="0" w:space="0" w:color="auto"/>
                <w:left w:val="none" w:sz="0" w:space="0" w:color="auto"/>
                <w:bottom w:val="none" w:sz="0" w:space="0" w:color="auto"/>
                <w:right w:val="none" w:sz="0" w:space="0" w:color="auto"/>
              </w:divBdr>
            </w:div>
            <w:div w:id="1804613219">
              <w:marLeft w:val="0"/>
              <w:marRight w:val="0"/>
              <w:marTop w:val="0"/>
              <w:marBottom w:val="0"/>
              <w:divBdr>
                <w:top w:val="none" w:sz="0" w:space="0" w:color="auto"/>
                <w:left w:val="none" w:sz="0" w:space="0" w:color="auto"/>
                <w:bottom w:val="none" w:sz="0" w:space="0" w:color="auto"/>
                <w:right w:val="none" w:sz="0" w:space="0" w:color="auto"/>
              </w:divBdr>
            </w:div>
            <w:div w:id="1807818045">
              <w:marLeft w:val="0"/>
              <w:marRight w:val="0"/>
              <w:marTop w:val="0"/>
              <w:marBottom w:val="0"/>
              <w:divBdr>
                <w:top w:val="none" w:sz="0" w:space="0" w:color="auto"/>
                <w:left w:val="none" w:sz="0" w:space="0" w:color="auto"/>
                <w:bottom w:val="none" w:sz="0" w:space="0" w:color="auto"/>
                <w:right w:val="none" w:sz="0" w:space="0" w:color="auto"/>
              </w:divBdr>
            </w:div>
            <w:div w:id="1859808015">
              <w:marLeft w:val="0"/>
              <w:marRight w:val="0"/>
              <w:marTop w:val="0"/>
              <w:marBottom w:val="0"/>
              <w:divBdr>
                <w:top w:val="none" w:sz="0" w:space="0" w:color="auto"/>
                <w:left w:val="none" w:sz="0" w:space="0" w:color="auto"/>
                <w:bottom w:val="none" w:sz="0" w:space="0" w:color="auto"/>
                <w:right w:val="none" w:sz="0" w:space="0" w:color="auto"/>
              </w:divBdr>
            </w:div>
            <w:div w:id="1860510715">
              <w:marLeft w:val="0"/>
              <w:marRight w:val="0"/>
              <w:marTop w:val="0"/>
              <w:marBottom w:val="0"/>
              <w:divBdr>
                <w:top w:val="none" w:sz="0" w:space="0" w:color="auto"/>
                <w:left w:val="none" w:sz="0" w:space="0" w:color="auto"/>
                <w:bottom w:val="none" w:sz="0" w:space="0" w:color="auto"/>
                <w:right w:val="none" w:sz="0" w:space="0" w:color="auto"/>
              </w:divBdr>
            </w:div>
            <w:div w:id="1873152567">
              <w:marLeft w:val="0"/>
              <w:marRight w:val="0"/>
              <w:marTop w:val="0"/>
              <w:marBottom w:val="0"/>
              <w:divBdr>
                <w:top w:val="none" w:sz="0" w:space="0" w:color="auto"/>
                <w:left w:val="none" w:sz="0" w:space="0" w:color="auto"/>
                <w:bottom w:val="none" w:sz="0" w:space="0" w:color="auto"/>
                <w:right w:val="none" w:sz="0" w:space="0" w:color="auto"/>
              </w:divBdr>
            </w:div>
            <w:div w:id="1883130190">
              <w:marLeft w:val="0"/>
              <w:marRight w:val="0"/>
              <w:marTop w:val="0"/>
              <w:marBottom w:val="0"/>
              <w:divBdr>
                <w:top w:val="none" w:sz="0" w:space="0" w:color="auto"/>
                <w:left w:val="none" w:sz="0" w:space="0" w:color="auto"/>
                <w:bottom w:val="none" w:sz="0" w:space="0" w:color="auto"/>
                <w:right w:val="none" w:sz="0" w:space="0" w:color="auto"/>
              </w:divBdr>
            </w:div>
            <w:div w:id="1923103411">
              <w:marLeft w:val="0"/>
              <w:marRight w:val="0"/>
              <w:marTop w:val="0"/>
              <w:marBottom w:val="0"/>
              <w:divBdr>
                <w:top w:val="none" w:sz="0" w:space="0" w:color="auto"/>
                <w:left w:val="none" w:sz="0" w:space="0" w:color="auto"/>
                <w:bottom w:val="none" w:sz="0" w:space="0" w:color="auto"/>
                <w:right w:val="none" w:sz="0" w:space="0" w:color="auto"/>
              </w:divBdr>
            </w:div>
            <w:div w:id="1963610649">
              <w:marLeft w:val="0"/>
              <w:marRight w:val="0"/>
              <w:marTop w:val="0"/>
              <w:marBottom w:val="0"/>
              <w:divBdr>
                <w:top w:val="none" w:sz="0" w:space="0" w:color="auto"/>
                <w:left w:val="none" w:sz="0" w:space="0" w:color="auto"/>
                <w:bottom w:val="none" w:sz="0" w:space="0" w:color="auto"/>
                <w:right w:val="none" w:sz="0" w:space="0" w:color="auto"/>
              </w:divBdr>
            </w:div>
            <w:div w:id="1983541124">
              <w:marLeft w:val="0"/>
              <w:marRight w:val="0"/>
              <w:marTop w:val="0"/>
              <w:marBottom w:val="0"/>
              <w:divBdr>
                <w:top w:val="none" w:sz="0" w:space="0" w:color="auto"/>
                <w:left w:val="none" w:sz="0" w:space="0" w:color="auto"/>
                <w:bottom w:val="none" w:sz="0" w:space="0" w:color="auto"/>
                <w:right w:val="none" w:sz="0" w:space="0" w:color="auto"/>
              </w:divBdr>
            </w:div>
            <w:div w:id="1985773554">
              <w:marLeft w:val="0"/>
              <w:marRight w:val="0"/>
              <w:marTop w:val="0"/>
              <w:marBottom w:val="0"/>
              <w:divBdr>
                <w:top w:val="none" w:sz="0" w:space="0" w:color="auto"/>
                <w:left w:val="none" w:sz="0" w:space="0" w:color="auto"/>
                <w:bottom w:val="none" w:sz="0" w:space="0" w:color="auto"/>
                <w:right w:val="none" w:sz="0" w:space="0" w:color="auto"/>
              </w:divBdr>
            </w:div>
            <w:div w:id="1991907311">
              <w:marLeft w:val="0"/>
              <w:marRight w:val="0"/>
              <w:marTop w:val="0"/>
              <w:marBottom w:val="0"/>
              <w:divBdr>
                <w:top w:val="none" w:sz="0" w:space="0" w:color="auto"/>
                <w:left w:val="none" w:sz="0" w:space="0" w:color="auto"/>
                <w:bottom w:val="none" w:sz="0" w:space="0" w:color="auto"/>
                <w:right w:val="none" w:sz="0" w:space="0" w:color="auto"/>
              </w:divBdr>
            </w:div>
            <w:div w:id="1997149707">
              <w:marLeft w:val="0"/>
              <w:marRight w:val="0"/>
              <w:marTop w:val="0"/>
              <w:marBottom w:val="0"/>
              <w:divBdr>
                <w:top w:val="none" w:sz="0" w:space="0" w:color="auto"/>
                <w:left w:val="none" w:sz="0" w:space="0" w:color="auto"/>
                <w:bottom w:val="none" w:sz="0" w:space="0" w:color="auto"/>
                <w:right w:val="none" w:sz="0" w:space="0" w:color="auto"/>
              </w:divBdr>
            </w:div>
            <w:div w:id="2041513289">
              <w:marLeft w:val="0"/>
              <w:marRight w:val="0"/>
              <w:marTop w:val="0"/>
              <w:marBottom w:val="0"/>
              <w:divBdr>
                <w:top w:val="none" w:sz="0" w:space="0" w:color="auto"/>
                <w:left w:val="none" w:sz="0" w:space="0" w:color="auto"/>
                <w:bottom w:val="none" w:sz="0" w:space="0" w:color="auto"/>
                <w:right w:val="none" w:sz="0" w:space="0" w:color="auto"/>
              </w:divBdr>
            </w:div>
            <w:div w:id="2043749138">
              <w:marLeft w:val="0"/>
              <w:marRight w:val="0"/>
              <w:marTop w:val="0"/>
              <w:marBottom w:val="0"/>
              <w:divBdr>
                <w:top w:val="none" w:sz="0" w:space="0" w:color="auto"/>
                <w:left w:val="none" w:sz="0" w:space="0" w:color="auto"/>
                <w:bottom w:val="none" w:sz="0" w:space="0" w:color="auto"/>
                <w:right w:val="none" w:sz="0" w:space="0" w:color="auto"/>
              </w:divBdr>
            </w:div>
            <w:div w:id="2055882066">
              <w:marLeft w:val="0"/>
              <w:marRight w:val="0"/>
              <w:marTop w:val="0"/>
              <w:marBottom w:val="0"/>
              <w:divBdr>
                <w:top w:val="none" w:sz="0" w:space="0" w:color="auto"/>
                <w:left w:val="none" w:sz="0" w:space="0" w:color="auto"/>
                <w:bottom w:val="none" w:sz="0" w:space="0" w:color="auto"/>
                <w:right w:val="none" w:sz="0" w:space="0" w:color="auto"/>
              </w:divBdr>
            </w:div>
            <w:div w:id="2073236855">
              <w:marLeft w:val="0"/>
              <w:marRight w:val="0"/>
              <w:marTop w:val="0"/>
              <w:marBottom w:val="0"/>
              <w:divBdr>
                <w:top w:val="none" w:sz="0" w:space="0" w:color="auto"/>
                <w:left w:val="none" w:sz="0" w:space="0" w:color="auto"/>
                <w:bottom w:val="none" w:sz="0" w:space="0" w:color="auto"/>
                <w:right w:val="none" w:sz="0" w:space="0" w:color="auto"/>
              </w:divBdr>
            </w:div>
            <w:div w:id="2083017768">
              <w:marLeft w:val="0"/>
              <w:marRight w:val="0"/>
              <w:marTop w:val="0"/>
              <w:marBottom w:val="0"/>
              <w:divBdr>
                <w:top w:val="none" w:sz="0" w:space="0" w:color="auto"/>
                <w:left w:val="none" w:sz="0" w:space="0" w:color="auto"/>
                <w:bottom w:val="none" w:sz="0" w:space="0" w:color="auto"/>
                <w:right w:val="none" w:sz="0" w:space="0" w:color="auto"/>
              </w:divBdr>
            </w:div>
            <w:div w:id="2089421186">
              <w:marLeft w:val="0"/>
              <w:marRight w:val="0"/>
              <w:marTop w:val="0"/>
              <w:marBottom w:val="0"/>
              <w:divBdr>
                <w:top w:val="none" w:sz="0" w:space="0" w:color="auto"/>
                <w:left w:val="none" w:sz="0" w:space="0" w:color="auto"/>
                <w:bottom w:val="none" w:sz="0" w:space="0" w:color="auto"/>
                <w:right w:val="none" w:sz="0" w:space="0" w:color="auto"/>
              </w:divBdr>
            </w:div>
            <w:div w:id="2090346371">
              <w:marLeft w:val="0"/>
              <w:marRight w:val="0"/>
              <w:marTop w:val="0"/>
              <w:marBottom w:val="0"/>
              <w:divBdr>
                <w:top w:val="none" w:sz="0" w:space="0" w:color="auto"/>
                <w:left w:val="none" w:sz="0" w:space="0" w:color="auto"/>
                <w:bottom w:val="none" w:sz="0" w:space="0" w:color="auto"/>
                <w:right w:val="none" w:sz="0" w:space="0" w:color="auto"/>
              </w:divBdr>
            </w:div>
            <w:div w:id="209041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07116">
      <w:bodyDiv w:val="1"/>
      <w:marLeft w:val="0"/>
      <w:marRight w:val="0"/>
      <w:marTop w:val="0"/>
      <w:marBottom w:val="0"/>
      <w:divBdr>
        <w:top w:val="none" w:sz="0" w:space="0" w:color="auto"/>
        <w:left w:val="none" w:sz="0" w:space="0" w:color="auto"/>
        <w:bottom w:val="none" w:sz="0" w:space="0" w:color="auto"/>
        <w:right w:val="none" w:sz="0" w:space="0" w:color="auto"/>
      </w:divBdr>
    </w:div>
    <w:div w:id="687755971">
      <w:bodyDiv w:val="1"/>
      <w:marLeft w:val="0"/>
      <w:marRight w:val="0"/>
      <w:marTop w:val="0"/>
      <w:marBottom w:val="0"/>
      <w:divBdr>
        <w:top w:val="none" w:sz="0" w:space="0" w:color="auto"/>
        <w:left w:val="none" w:sz="0" w:space="0" w:color="auto"/>
        <w:bottom w:val="none" w:sz="0" w:space="0" w:color="auto"/>
        <w:right w:val="none" w:sz="0" w:space="0" w:color="auto"/>
      </w:divBdr>
    </w:div>
    <w:div w:id="690187121">
      <w:bodyDiv w:val="1"/>
      <w:marLeft w:val="0"/>
      <w:marRight w:val="0"/>
      <w:marTop w:val="0"/>
      <w:marBottom w:val="0"/>
      <w:divBdr>
        <w:top w:val="none" w:sz="0" w:space="0" w:color="auto"/>
        <w:left w:val="none" w:sz="0" w:space="0" w:color="auto"/>
        <w:bottom w:val="none" w:sz="0" w:space="0" w:color="auto"/>
        <w:right w:val="none" w:sz="0" w:space="0" w:color="auto"/>
      </w:divBdr>
    </w:div>
    <w:div w:id="690839250">
      <w:bodyDiv w:val="1"/>
      <w:marLeft w:val="0"/>
      <w:marRight w:val="0"/>
      <w:marTop w:val="0"/>
      <w:marBottom w:val="0"/>
      <w:divBdr>
        <w:top w:val="none" w:sz="0" w:space="0" w:color="auto"/>
        <w:left w:val="none" w:sz="0" w:space="0" w:color="auto"/>
        <w:bottom w:val="none" w:sz="0" w:space="0" w:color="auto"/>
        <w:right w:val="none" w:sz="0" w:space="0" w:color="auto"/>
      </w:divBdr>
    </w:div>
    <w:div w:id="699472884">
      <w:bodyDiv w:val="1"/>
      <w:marLeft w:val="0"/>
      <w:marRight w:val="0"/>
      <w:marTop w:val="0"/>
      <w:marBottom w:val="0"/>
      <w:divBdr>
        <w:top w:val="none" w:sz="0" w:space="0" w:color="auto"/>
        <w:left w:val="none" w:sz="0" w:space="0" w:color="auto"/>
        <w:bottom w:val="none" w:sz="0" w:space="0" w:color="auto"/>
        <w:right w:val="none" w:sz="0" w:space="0" w:color="auto"/>
      </w:divBdr>
    </w:div>
    <w:div w:id="700594119">
      <w:bodyDiv w:val="1"/>
      <w:marLeft w:val="0"/>
      <w:marRight w:val="0"/>
      <w:marTop w:val="0"/>
      <w:marBottom w:val="0"/>
      <w:divBdr>
        <w:top w:val="none" w:sz="0" w:space="0" w:color="auto"/>
        <w:left w:val="none" w:sz="0" w:space="0" w:color="auto"/>
        <w:bottom w:val="none" w:sz="0" w:space="0" w:color="auto"/>
        <w:right w:val="none" w:sz="0" w:space="0" w:color="auto"/>
      </w:divBdr>
    </w:div>
    <w:div w:id="703602180">
      <w:bodyDiv w:val="1"/>
      <w:marLeft w:val="0"/>
      <w:marRight w:val="0"/>
      <w:marTop w:val="0"/>
      <w:marBottom w:val="0"/>
      <w:divBdr>
        <w:top w:val="none" w:sz="0" w:space="0" w:color="auto"/>
        <w:left w:val="none" w:sz="0" w:space="0" w:color="auto"/>
        <w:bottom w:val="none" w:sz="0" w:space="0" w:color="auto"/>
        <w:right w:val="none" w:sz="0" w:space="0" w:color="auto"/>
      </w:divBdr>
    </w:div>
    <w:div w:id="705953815">
      <w:bodyDiv w:val="1"/>
      <w:marLeft w:val="0"/>
      <w:marRight w:val="0"/>
      <w:marTop w:val="0"/>
      <w:marBottom w:val="0"/>
      <w:divBdr>
        <w:top w:val="none" w:sz="0" w:space="0" w:color="auto"/>
        <w:left w:val="none" w:sz="0" w:space="0" w:color="auto"/>
        <w:bottom w:val="none" w:sz="0" w:space="0" w:color="auto"/>
        <w:right w:val="none" w:sz="0" w:space="0" w:color="auto"/>
      </w:divBdr>
    </w:div>
    <w:div w:id="711031428">
      <w:bodyDiv w:val="1"/>
      <w:marLeft w:val="0"/>
      <w:marRight w:val="0"/>
      <w:marTop w:val="0"/>
      <w:marBottom w:val="0"/>
      <w:divBdr>
        <w:top w:val="none" w:sz="0" w:space="0" w:color="auto"/>
        <w:left w:val="none" w:sz="0" w:space="0" w:color="auto"/>
        <w:bottom w:val="none" w:sz="0" w:space="0" w:color="auto"/>
        <w:right w:val="none" w:sz="0" w:space="0" w:color="auto"/>
      </w:divBdr>
    </w:div>
    <w:div w:id="711998967">
      <w:bodyDiv w:val="1"/>
      <w:marLeft w:val="0"/>
      <w:marRight w:val="0"/>
      <w:marTop w:val="0"/>
      <w:marBottom w:val="0"/>
      <w:divBdr>
        <w:top w:val="none" w:sz="0" w:space="0" w:color="auto"/>
        <w:left w:val="none" w:sz="0" w:space="0" w:color="auto"/>
        <w:bottom w:val="none" w:sz="0" w:space="0" w:color="auto"/>
        <w:right w:val="none" w:sz="0" w:space="0" w:color="auto"/>
      </w:divBdr>
    </w:div>
    <w:div w:id="712271411">
      <w:bodyDiv w:val="1"/>
      <w:marLeft w:val="0"/>
      <w:marRight w:val="0"/>
      <w:marTop w:val="0"/>
      <w:marBottom w:val="0"/>
      <w:divBdr>
        <w:top w:val="none" w:sz="0" w:space="0" w:color="auto"/>
        <w:left w:val="none" w:sz="0" w:space="0" w:color="auto"/>
        <w:bottom w:val="none" w:sz="0" w:space="0" w:color="auto"/>
        <w:right w:val="none" w:sz="0" w:space="0" w:color="auto"/>
      </w:divBdr>
    </w:div>
    <w:div w:id="714503612">
      <w:bodyDiv w:val="1"/>
      <w:marLeft w:val="0"/>
      <w:marRight w:val="0"/>
      <w:marTop w:val="0"/>
      <w:marBottom w:val="0"/>
      <w:divBdr>
        <w:top w:val="none" w:sz="0" w:space="0" w:color="auto"/>
        <w:left w:val="none" w:sz="0" w:space="0" w:color="auto"/>
        <w:bottom w:val="none" w:sz="0" w:space="0" w:color="auto"/>
        <w:right w:val="none" w:sz="0" w:space="0" w:color="auto"/>
      </w:divBdr>
    </w:div>
    <w:div w:id="714622140">
      <w:bodyDiv w:val="1"/>
      <w:marLeft w:val="0"/>
      <w:marRight w:val="0"/>
      <w:marTop w:val="0"/>
      <w:marBottom w:val="0"/>
      <w:divBdr>
        <w:top w:val="none" w:sz="0" w:space="0" w:color="auto"/>
        <w:left w:val="none" w:sz="0" w:space="0" w:color="auto"/>
        <w:bottom w:val="none" w:sz="0" w:space="0" w:color="auto"/>
        <w:right w:val="none" w:sz="0" w:space="0" w:color="auto"/>
      </w:divBdr>
      <w:divsChild>
        <w:div w:id="817192214">
          <w:marLeft w:val="0"/>
          <w:marRight w:val="0"/>
          <w:marTop w:val="0"/>
          <w:marBottom w:val="0"/>
          <w:divBdr>
            <w:top w:val="none" w:sz="0" w:space="0" w:color="auto"/>
            <w:left w:val="none" w:sz="0" w:space="0" w:color="auto"/>
            <w:bottom w:val="none" w:sz="0" w:space="0" w:color="auto"/>
            <w:right w:val="none" w:sz="0" w:space="0" w:color="auto"/>
          </w:divBdr>
          <w:divsChild>
            <w:div w:id="35319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205495">
      <w:bodyDiv w:val="1"/>
      <w:marLeft w:val="0"/>
      <w:marRight w:val="0"/>
      <w:marTop w:val="0"/>
      <w:marBottom w:val="0"/>
      <w:divBdr>
        <w:top w:val="none" w:sz="0" w:space="0" w:color="auto"/>
        <w:left w:val="none" w:sz="0" w:space="0" w:color="auto"/>
        <w:bottom w:val="none" w:sz="0" w:space="0" w:color="auto"/>
        <w:right w:val="none" w:sz="0" w:space="0" w:color="auto"/>
      </w:divBdr>
    </w:div>
    <w:div w:id="717318462">
      <w:bodyDiv w:val="1"/>
      <w:marLeft w:val="0"/>
      <w:marRight w:val="0"/>
      <w:marTop w:val="0"/>
      <w:marBottom w:val="0"/>
      <w:divBdr>
        <w:top w:val="none" w:sz="0" w:space="0" w:color="auto"/>
        <w:left w:val="none" w:sz="0" w:space="0" w:color="auto"/>
        <w:bottom w:val="none" w:sz="0" w:space="0" w:color="auto"/>
        <w:right w:val="none" w:sz="0" w:space="0" w:color="auto"/>
      </w:divBdr>
    </w:div>
    <w:div w:id="724988705">
      <w:bodyDiv w:val="1"/>
      <w:marLeft w:val="0"/>
      <w:marRight w:val="0"/>
      <w:marTop w:val="0"/>
      <w:marBottom w:val="0"/>
      <w:divBdr>
        <w:top w:val="none" w:sz="0" w:space="0" w:color="auto"/>
        <w:left w:val="none" w:sz="0" w:space="0" w:color="auto"/>
        <w:bottom w:val="none" w:sz="0" w:space="0" w:color="auto"/>
        <w:right w:val="none" w:sz="0" w:space="0" w:color="auto"/>
      </w:divBdr>
      <w:divsChild>
        <w:div w:id="557786289">
          <w:marLeft w:val="0"/>
          <w:marRight w:val="0"/>
          <w:marTop w:val="0"/>
          <w:marBottom w:val="0"/>
          <w:divBdr>
            <w:top w:val="none" w:sz="0" w:space="0" w:color="auto"/>
            <w:left w:val="none" w:sz="0" w:space="0" w:color="auto"/>
            <w:bottom w:val="none" w:sz="0" w:space="0" w:color="auto"/>
            <w:right w:val="none" w:sz="0" w:space="0" w:color="auto"/>
          </w:divBdr>
          <w:divsChild>
            <w:div w:id="7195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9421">
      <w:bodyDiv w:val="1"/>
      <w:marLeft w:val="0"/>
      <w:marRight w:val="0"/>
      <w:marTop w:val="0"/>
      <w:marBottom w:val="0"/>
      <w:divBdr>
        <w:top w:val="none" w:sz="0" w:space="0" w:color="auto"/>
        <w:left w:val="none" w:sz="0" w:space="0" w:color="auto"/>
        <w:bottom w:val="none" w:sz="0" w:space="0" w:color="auto"/>
        <w:right w:val="none" w:sz="0" w:space="0" w:color="auto"/>
      </w:divBdr>
    </w:div>
    <w:div w:id="730691376">
      <w:bodyDiv w:val="1"/>
      <w:marLeft w:val="0"/>
      <w:marRight w:val="0"/>
      <w:marTop w:val="0"/>
      <w:marBottom w:val="0"/>
      <w:divBdr>
        <w:top w:val="none" w:sz="0" w:space="0" w:color="auto"/>
        <w:left w:val="none" w:sz="0" w:space="0" w:color="auto"/>
        <w:bottom w:val="none" w:sz="0" w:space="0" w:color="auto"/>
        <w:right w:val="none" w:sz="0" w:space="0" w:color="auto"/>
      </w:divBdr>
    </w:div>
    <w:div w:id="731656758">
      <w:bodyDiv w:val="1"/>
      <w:marLeft w:val="0"/>
      <w:marRight w:val="0"/>
      <w:marTop w:val="0"/>
      <w:marBottom w:val="0"/>
      <w:divBdr>
        <w:top w:val="none" w:sz="0" w:space="0" w:color="auto"/>
        <w:left w:val="none" w:sz="0" w:space="0" w:color="auto"/>
        <w:bottom w:val="none" w:sz="0" w:space="0" w:color="auto"/>
        <w:right w:val="none" w:sz="0" w:space="0" w:color="auto"/>
      </w:divBdr>
    </w:div>
    <w:div w:id="732856220">
      <w:bodyDiv w:val="1"/>
      <w:marLeft w:val="0"/>
      <w:marRight w:val="0"/>
      <w:marTop w:val="0"/>
      <w:marBottom w:val="0"/>
      <w:divBdr>
        <w:top w:val="none" w:sz="0" w:space="0" w:color="auto"/>
        <w:left w:val="none" w:sz="0" w:space="0" w:color="auto"/>
        <w:bottom w:val="none" w:sz="0" w:space="0" w:color="auto"/>
        <w:right w:val="none" w:sz="0" w:space="0" w:color="auto"/>
      </w:divBdr>
    </w:div>
    <w:div w:id="743769335">
      <w:bodyDiv w:val="1"/>
      <w:marLeft w:val="0"/>
      <w:marRight w:val="0"/>
      <w:marTop w:val="0"/>
      <w:marBottom w:val="0"/>
      <w:divBdr>
        <w:top w:val="none" w:sz="0" w:space="0" w:color="auto"/>
        <w:left w:val="none" w:sz="0" w:space="0" w:color="auto"/>
        <w:bottom w:val="none" w:sz="0" w:space="0" w:color="auto"/>
        <w:right w:val="none" w:sz="0" w:space="0" w:color="auto"/>
      </w:divBdr>
    </w:div>
    <w:div w:id="771627545">
      <w:bodyDiv w:val="1"/>
      <w:marLeft w:val="0"/>
      <w:marRight w:val="0"/>
      <w:marTop w:val="0"/>
      <w:marBottom w:val="0"/>
      <w:divBdr>
        <w:top w:val="none" w:sz="0" w:space="0" w:color="auto"/>
        <w:left w:val="none" w:sz="0" w:space="0" w:color="auto"/>
        <w:bottom w:val="none" w:sz="0" w:space="0" w:color="auto"/>
        <w:right w:val="none" w:sz="0" w:space="0" w:color="auto"/>
      </w:divBdr>
    </w:div>
    <w:div w:id="772625065">
      <w:bodyDiv w:val="1"/>
      <w:marLeft w:val="0"/>
      <w:marRight w:val="0"/>
      <w:marTop w:val="0"/>
      <w:marBottom w:val="0"/>
      <w:divBdr>
        <w:top w:val="none" w:sz="0" w:space="0" w:color="auto"/>
        <w:left w:val="none" w:sz="0" w:space="0" w:color="auto"/>
        <w:bottom w:val="none" w:sz="0" w:space="0" w:color="auto"/>
        <w:right w:val="none" w:sz="0" w:space="0" w:color="auto"/>
      </w:divBdr>
    </w:div>
    <w:div w:id="773869418">
      <w:bodyDiv w:val="1"/>
      <w:marLeft w:val="0"/>
      <w:marRight w:val="0"/>
      <w:marTop w:val="0"/>
      <w:marBottom w:val="0"/>
      <w:divBdr>
        <w:top w:val="none" w:sz="0" w:space="0" w:color="auto"/>
        <w:left w:val="none" w:sz="0" w:space="0" w:color="auto"/>
        <w:bottom w:val="none" w:sz="0" w:space="0" w:color="auto"/>
        <w:right w:val="none" w:sz="0" w:space="0" w:color="auto"/>
      </w:divBdr>
    </w:div>
    <w:div w:id="777994072">
      <w:bodyDiv w:val="1"/>
      <w:marLeft w:val="0"/>
      <w:marRight w:val="0"/>
      <w:marTop w:val="0"/>
      <w:marBottom w:val="0"/>
      <w:divBdr>
        <w:top w:val="none" w:sz="0" w:space="0" w:color="auto"/>
        <w:left w:val="none" w:sz="0" w:space="0" w:color="auto"/>
        <w:bottom w:val="none" w:sz="0" w:space="0" w:color="auto"/>
        <w:right w:val="none" w:sz="0" w:space="0" w:color="auto"/>
      </w:divBdr>
    </w:div>
    <w:div w:id="779298126">
      <w:bodyDiv w:val="1"/>
      <w:marLeft w:val="0"/>
      <w:marRight w:val="0"/>
      <w:marTop w:val="0"/>
      <w:marBottom w:val="0"/>
      <w:divBdr>
        <w:top w:val="none" w:sz="0" w:space="0" w:color="auto"/>
        <w:left w:val="none" w:sz="0" w:space="0" w:color="auto"/>
        <w:bottom w:val="none" w:sz="0" w:space="0" w:color="auto"/>
        <w:right w:val="none" w:sz="0" w:space="0" w:color="auto"/>
      </w:divBdr>
    </w:div>
    <w:div w:id="779493026">
      <w:bodyDiv w:val="1"/>
      <w:marLeft w:val="0"/>
      <w:marRight w:val="0"/>
      <w:marTop w:val="0"/>
      <w:marBottom w:val="0"/>
      <w:divBdr>
        <w:top w:val="none" w:sz="0" w:space="0" w:color="auto"/>
        <w:left w:val="none" w:sz="0" w:space="0" w:color="auto"/>
        <w:bottom w:val="none" w:sz="0" w:space="0" w:color="auto"/>
        <w:right w:val="none" w:sz="0" w:space="0" w:color="auto"/>
      </w:divBdr>
    </w:div>
    <w:div w:id="782266707">
      <w:bodyDiv w:val="1"/>
      <w:marLeft w:val="0"/>
      <w:marRight w:val="0"/>
      <w:marTop w:val="0"/>
      <w:marBottom w:val="0"/>
      <w:divBdr>
        <w:top w:val="none" w:sz="0" w:space="0" w:color="auto"/>
        <w:left w:val="none" w:sz="0" w:space="0" w:color="auto"/>
        <w:bottom w:val="none" w:sz="0" w:space="0" w:color="auto"/>
        <w:right w:val="none" w:sz="0" w:space="0" w:color="auto"/>
      </w:divBdr>
      <w:divsChild>
        <w:div w:id="231503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3767984">
      <w:bodyDiv w:val="1"/>
      <w:marLeft w:val="0"/>
      <w:marRight w:val="0"/>
      <w:marTop w:val="0"/>
      <w:marBottom w:val="0"/>
      <w:divBdr>
        <w:top w:val="none" w:sz="0" w:space="0" w:color="auto"/>
        <w:left w:val="none" w:sz="0" w:space="0" w:color="auto"/>
        <w:bottom w:val="none" w:sz="0" w:space="0" w:color="auto"/>
        <w:right w:val="none" w:sz="0" w:space="0" w:color="auto"/>
      </w:divBdr>
    </w:div>
    <w:div w:id="787971026">
      <w:bodyDiv w:val="1"/>
      <w:marLeft w:val="0"/>
      <w:marRight w:val="0"/>
      <w:marTop w:val="0"/>
      <w:marBottom w:val="0"/>
      <w:divBdr>
        <w:top w:val="none" w:sz="0" w:space="0" w:color="auto"/>
        <w:left w:val="none" w:sz="0" w:space="0" w:color="auto"/>
        <w:bottom w:val="none" w:sz="0" w:space="0" w:color="auto"/>
        <w:right w:val="none" w:sz="0" w:space="0" w:color="auto"/>
      </w:divBdr>
    </w:div>
    <w:div w:id="791291282">
      <w:bodyDiv w:val="1"/>
      <w:marLeft w:val="0"/>
      <w:marRight w:val="0"/>
      <w:marTop w:val="0"/>
      <w:marBottom w:val="0"/>
      <w:divBdr>
        <w:top w:val="none" w:sz="0" w:space="0" w:color="auto"/>
        <w:left w:val="none" w:sz="0" w:space="0" w:color="auto"/>
        <w:bottom w:val="none" w:sz="0" w:space="0" w:color="auto"/>
        <w:right w:val="none" w:sz="0" w:space="0" w:color="auto"/>
      </w:divBdr>
    </w:div>
    <w:div w:id="805508612">
      <w:bodyDiv w:val="1"/>
      <w:marLeft w:val="0"/>
      <w:marRight w:val="0"/>
      <w:marTop w:val="0"/>
      <w:marBottom w:val="0"/>
      <w:divBdr>
        <w:top w:val="none" w:sz="0" w:space="0" w:color="auto"/>
        <w:left w:val="none" w:sz="0" w:space="0" w:color="auto"/>
        <w:bottom w:val="none" w:sz="0" w:space="0" w:color="auto"/>
        <w:right w:val="none" w:sz="0" w:space="0" w:color="auto"/>
      </w:divBdr>
      <w:divsChild>
        <w:div w:id="1834371038">
          <w:marLeft w:val="0"/>
          <w:marRight w:val="0"/>
          <w:marTop w:val="0"/>
          <w:marBottom w:val="0"/>
          <w:divBdr>
            <w:top w:val="none" w:sz="0" w:space="0" w:color="auto"/>
            <w:left w:val="none" w:sz="0" w:space="0" w:color="auto"/>
            <w:bottom w:val="none" w:sz="0" w:space="0" w:color="auto"/>
            <w:right w:val="none" w:sz="0" w:space="0" w:color="auto"/>
          </w:divBdr>
          <w:divsChild>
            <w:div w:id="38426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3514">
      <w:bodyDiv w:val="1"/>
      <w:marLeft w:val="0"/>
      <w:marRight w:val="0"/>
      <w:marTop w:val="0"/>
      <w:marBottom w:val="0"/>
      <w:divBdr>
        <w:top w:val="none" w:sz="0" w:space="0" w:color="auto"/>
        <w:left w:val="none" w:sz="0" w:space="0" w:color="auto"/>
        <w:bottom w:val="none" w:sz="0" w:space="0" w:color="auto"/>
        <w:right w:val="none" w:sz="0" w:space="0" w:color="auto"/>
      </w:divBdr>
    </w:div>
    <w:div w:id="813838151">
      <w:bodyDiv w:val="1"/>
      <w:marLeft w:val="0"/>
      <w:marRight w:val="0"/>
      <w:marTop w:val="0"/>
      <w:marBottom w:val="0"/>
      <w:divBdr>
        <w:top w:val="none" w:sz="0" w:space="0" w:color="auto"/>
        <w:left w:val="none" w:sz="0" w:space="0" w:color="auto"/>
        <w:bottom w:val="none" w:sz="0" w:space="0" w:color="auto"/>
        <w:right w:val="none" w:sz="0" w:space="0" w:color="auto"/>
      </w:divBdr>
      <w:divsChild>
        <w:div w:id="1715230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723882">
      <w:bodyDiv w:val="1"/>
      <w:marLeft w:val="0"/>
      <w:marRight w:val="0"/>
      <w:marTop w:val="0"/>
      <w:marBottom w:val="0"/>
      <w:divBdr>
        <w:top w:val="none" w:sz="0" w:space="0" w:color="auto"/>
        <w:left w:val="none" w:sz="0" w:space="0" w:color="auto"/>
        <w:bottom w:val="none" w:sz="0" w:space="0" w:color="auto"/>
        <w:right w:val="none" w:sz="0" w:space="0" w:color="auto"/>
      </w:divBdr>
      <w:divsChild>
        <w:div w:id="826746971">
          <w:marLeft w:val="0"/>
          <w:marRight w:val="0"/>
          <w:marTop w:val="0"/>
          <w:marBottom w:val="0"/>
          <w:divBdr>
            <w:top w:val="none" w:sz="0" w:space="0" w:color="auto"/>
            <w:left w:val="none" w:sz="0" w:space="0" w:color="auto"/>
            <w:bottom w:val="none" w:sz="0" w:space="0" w:color="auto"/>
            <w:right w:val="none" w:sz="0" w:space="0" w:color="auto"/>
          </w:divBdr>
          <w:divsChild>
            <w:div w:id="201865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13065">
      <w:bodyDiv w:val="1"/>
      <w:marLeft w:val="0"/>
      <w:marRight w:val="0"/>
      <w:marTop w:val="0"/>
      <w:marBottom w:val="0"/>
      <w:divBdr>
        <w:top w:val="none" w:sz="0" w:space="0" w:color="auto"/>
        <w:left w:val="none" w:sz="0" w:space="0" w:color="auto"/>
        <w:bottom w:val="none" w:sz="0" w:space="0" w:color="auto"/>
        <w:right w:val="none" w:sz="0" w:space="0" w:color="auto"/>
      </w:divBdr>
    </w:div>
    <w:div w:id="824585257">
      <w:bodyDiv w:val="1"/>
      <w:marLeft w:val="0"/>
      <w:marRight w:val="0"/>
      <w:marTop w:val="0"/>
      <w:marBottom w:val="0"/>
      <w:divBdr>
        <w:top w:val="none" w:sz="0" w:space="0" w:color="auto"/>
        <w:left w:val="none" w:sz="0" w:space="0" w:color="auto"/>
        <w:bottom w:val="none" w:sz="0" w:space="0" w:color="auto"/>
        <w:right w:val="none" w:sz="0" w:space="0" w:color="auto"/>
      </w:divBdr>
      <w:divsChild>
        <w:div w:id="459690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440927">
      <w:bodyDiv w:val="1"/>
      <w:marLeft w:val="0"/>
      <w:marRight w:val="0"/>
      <w:marTop w:val="0"/>
      <w:marBottom w:val="0"/>
      <w:divBdr>
        <w:top w:val="none" w:sz="0" w:space="0" w:color="auto"/>
        <w:left w:val="none" w:sz="0" w:space="0" w:color="auto"/>
        <w:bottom w:val="none" w:sz="0" w:space="0" w:color="auto"/>
        <w:right w:val="none" w:sz="0" w:space="0" w:color="auto"/>
      </w:divBdr>
    </w:div>
    <w:div w:id="831720022">
      <w:bodyDiv w:val="1"/>
      <w:marLeft w:val="0"/>
      <w:marRight w:val="0"/>
      <w:marTop w:val="0"/>
      <w:marBottom w:val="0"/>
      <w:divBdr>
        <w:top w:val="none" w:sz="0" w:space="0" w:color="auto"/>
        <w:left w:val="none" w:sz="0" w:space="0" w:color="auto"/>
        <w:bottom w:val="none" w:sz="0" w:space="0" w:color="auto"/>
        <w:right w:val="none" w:sz="0" w:space="0" w:color="auto"/>
      </w:divBdr>
    </w:div>
    <w:div w:id="834732994">
      <w:bodyDiv w:val="1"/>
      <w:marLeft w:val="0"/>
      <w:marRight w:val="0"/>
      <w:marTop w:val="0"/>
      <w:marBottom w:val="0"/>
      <w:divBdr>
        <w:top w:val="none" w:sz="0" w:space="0" w:color="auto"/>
        <w:left w:val="none" w:sz="0" w:space="0" w:color="auto"/>
        <w:bottom w:val="none" w:sz="0" w:space="0" w:color="auto"/>
        <w:right w:val="none" w:sz="0" w:space="0" w:color="auto"/>
      </w:divBdr>
    </w:div>
    <w:div w:id="838539113">
      <w:bodyDiv w:val="1"/>
      <w:marLeft w:val="0"/>
      <w:marRight w:val="0"/>
      <w:marTop w:val="0"/>
      <w:marBottom w:val="0"/>
      <w:divBdr>
        <w:top w:val="none" w:sz="0" w:space="0" w:color="auto"/>
        <w:left w:val="none" w:sz="0" w:space="0" w:color="auto"/>
        <w:bottom w:val="none" w:sz="0" w:space="0" w:color="auto"/>
        <w:right w:val="none" w:sz="0" w:space="0" w:color="auto"/>
      </w:divBdr>
      <w:divsChild>
        <w:div w:id="1718703955">
          <w:marLeft w:val="0"/>
          <w:marRight w:val="0"/>
          <w:marTop w:val="0"/>
          <w:marBottom w:val="0"/>
          <w:divBdr>
            <w:top w:val="none" w:sz="0" w:space="0" w:color="auto"/>
            <w:left w:val="none" w:sz="0" w:space="0" w:color="auto"/>
            <w:bottom w:val="none" w:sz="0" w:space="0" w:color="auto"/>
            <w:right w:val="none" w:sz="0" w:space="0" w:color="auto"/>
          </w:divBdr>
          <w:divsChild>
            <w:div w:id="4372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2661">
      <w:bodyDiv w:val="1"/>
      <w:marLeft w:val="0"/>
      <w:marRight w:val="0"/>
      <w:marTop w:val="0"/>
      <w:marBottom w:val="0"/>
      <w:divBdr>
        <w:top w:val="none" w:sz="0" w:space="0" w:color="auto"/>
        <w:left w:val="none" w:sz="0" w:space="0" w:color="auto"/>
        <w:bottom w:val="none" w:sz="0" w:space="0" w:color="auto"/>
        <w:right w:val="none" w:sz="0" w:space="0" w:color="auto"/>
      </w:divBdr>
    </w:div>
    <w:div w:id="839545031">
      <w:bodyDiv w:val="1"/>
      <w:marLeft w:val="0"/>
      <w:marRight w:val="0"/>
      <w:marTop w:val="0"/>
      <w:marBottom w:val="0"/>
      <w:divBdr>
        <w:top w:val="none" w:sz="0" w:space="0" w:color="auto"/>
        <w:left w:val="none" w:sz="0" w:space="0" w:color="auto"/>
        <w:bottom w:val="none" w:sz="0" w:space="0" w:color="auto"/>
        <w:right w:val="none" w:sz="0" w:space="0" w:color="auto"/>
      </w:divBdr>
    </w:div>
    <w:div w:id="839731840">
      <w:bodyDiv w:val="1"/>
      <w:marLeft w:val="0"/>
      <w:marRight w:val="0"/>
      <w:marTop w:val="0"/>
      <w:marBottom w:val="0"/>
      <w:divBdr>
        <w:top w:val="none" w:sz="0" w:space="0" w:color="auto"/>
        <w:left w:val="none" w:sz="0" w:space="0" w:color="auto"/>
        <w:bottom w:val="none" w:sz="0" w:space="0" w:color="auto"/>
        <w:right w:val="none" w:sz="0" w:space="0" w:color="auto"/>
      </w:divBdr>
    </w:div>
    <w:div w:id="855966521">
      <w:bodyDiv w:val="1"/>
      <w:marLeft w:val="0"/>
      <w:marRight w:val="0"/>
      <w:marTop w:val="0"/>
      <w:marBottom w:val="0"/>
      <w:divBdr>
        <w:top w:val="none" w:sz="0" w:space="0" w:color="auto"/>
        <w:left w:val="none" w:sz="0" w:space="0" w:color="auto"/>
        <w:bottom w:val="none" w:sz="0" w:space="0" w:color="auto"/>
        <w:right w:val="none" w:sz="0" w:space="0" w:color="auto"/>
      </w:divBdr>
      <w:divsChild>
        <w:div w:id="855457414">
          <w:marLeft w:val="0"/>
          <w:marRight w:val="0"/>
          <w:marTop w:val="0"/>
          <w:marBottom w:val="0"/>
          <w:divBdr>
            <w:top w:val="none" w:sz="0" w:space="0" w:color="auto"/>
            <w:left w:val="none" w:sz="0" w:space="0" w:color="auto"/>
            <w:bottom w:val="none" w:sz="0" w:space="0" w:color="auto"/>
            <w:right w:val="none" w:sz="0" w:space="0" w:color="auto"/>
          </w:divBdr>
          <w:divsChild>
            <w:div w:id="15930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11818">
      <w:bodyDiv w:val="1"/>
      <w:marLeft w:val="0"/>
      <w:marRight w:val="0"/>
      <w:marTop w:val="0"/>
      <w:marBottom w:val="0"/>
      <w:divBdr>
        <w:top w:val="none" w:sz="0" w:space="0" w:color="auto"/>
        <w:left w:val="none" w:sz="0" w:space="0" w:color="auto"/>
        <w:bottom w:val="none" w:sz="0" w:space="0" w:color="auto"/>
        <w:right w:val="none" w:sz="0" w:space="0" w:color="auto"/>
      </w:divBdr>
    </w:div>
    <w:div w:id="872231664">
      <w:bodyDiv w:val="1"/>
      <w:marLeft w:val="0"/>
      <w:marRight w:val="0"/>
      <w:marTop w:val="0"/>
      <w:marBottom w:val="0"/>
      <w:divBdr>
        <w:top w:val="none" w:sz="0" w:space="0" w:color="auto"/>
        <w:left w:val="none" w:sz="0" w:space="0" w:color="auto"/>
        <w:bottom w:val="none" w:sz="0" w:space="0" w:color="auto"/>
        <w:right w:val="none" w:sz="0" w:space="0" w:color="auto"/>
      </w:divBdr>
    </w:div>
    <w:div w:id="873418916">
      <w:bodyDiv w:val="1"/>
      <w:marLeft w:val="0"/>
      <w:marRight w:val="0"/>
      <w:marTop w:val="0"/>
      <w:marBottom w:val="0"/>
      <w:divBdr>
        <w:top w:val="none" w:sz="0" w:space="0" w:color="auto"/>
        <w:left w:val="none" w:sz="0" w:space="0" w:color="auto"/>
        <w:bottom w:val="none" w:sz="0" w:space="0" w:color="auto"/>
        <w:right w:val="none" w:sz="0" w:space="0" w:color="auto"/>
      </w:divBdr>
    </w:div>
    <w:div w:id="875191593">
      <w:bodyDiv w:val="1"/>
      <w:marLeft w:val="0"/>
      <w:marRight w:val="0"/>
      <w:marTop w:val="0"/>
      <w:marBottom w:val="0"/>
      <w:divBdr>
        <w:top w:val="none" w:sz="0" w:space="0" w:color="auto"/>
        <w:left w:val="none" w:sz="0" w:space="0" w:color="auto"/>
        <w:bottom w:val="none" w:sz="0" w:space="0" w:color="auto"/>
        <w:right w:val="none" w:sz="0" w:space="0" w:color="auto"/>
      </w:divBdr>
      <w:divsChild>
        <w:div w:id="1122503252">
          <w:marLeft w:val="0"/>
          <w:marRight w:val="0"/>
          <w:marTop w:val="0"/>
          <w:marBottom w:val="0"/>
          <w:divBdr>
            <w:top w:val="none" w:sz="0" w:space="0" w:color="auto"/>
            <w:left w:val="none" w:sz="0" w:space="0" w:color="auto"/>
            <w:bottom w:val="none" w:sz="0" w:space="0" w:color="auto"/>
            <w:right w:val="none" w:sz="0" w:space="0" w:color="auto"/>
          </w:divBdr>
          <w:divsChild>
            <w:div w:id="187819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22298">
      <w:bodyDiv w:val="1"/>
      <w:marLeft w:val="0"/>
      <w:marRight w:val="0"/>
      <w:marTop w:val="0"/>
      <w:marBottom w:val="0"/>
      <w:divBdr>
        <w:top w:val="none" w:sz="0" w:space="0" w:color="auto"/>
        <w:left w:val="none" w:sz="0" w:space="0" w:color="auto"/>
        <w:bottom w:val="none" w:sz="0" w:space="0" w:color="auto"/>
        <w:right w:val="none" w:sz="0" w:space="0" w:color="auto"/>
      </w:divBdr>
      <w:divsChild>
        <w:div w:id="954139289">
          <w:marLeft w:val="0"/>
          <w:marRight w:val="0"/>
          <w:marTop w:val="0"/>
          <w:marBottom w:val="0"/>
          <w:divBdr>
            <w:top w:val="none" w:sz="0" w:space="0" w:color="auto"/>
            <w:left w:val="none" w:sz="0" w:space="0" w:color="auto"/>
            <w:bottom w:val="none" w:sz="0" w:space="0" w:color="auto"/>
            <w:right w:val="none" w:sz="0" w:space="0" w:color="auto"/>
          </w:divBdr>
        </w:div>
      </w:divsChild>
    </w:div>
    <w:div w:id="877014917">
      <w:bodyDiv w:val="1"/>
      <w:marLeft w:val="0"/>
      <w:marRight w:val="0"/>
      <w:marTop w:val="0"/>
      <w:marBottom w:val="0"/>
      <w:divBdr>
        <w:top w:val="none" w:sz="0" w:space="0" w:color="auto"/>
        <w:left w:val="none" w:sz="0" w:space="0" w:color="auto"/>
        <w:bottom w:val="none" w:sz="0" w:space="0" w:color="auto"/>
        <w:right w:val="none" w:sz="0" w:space="0" w:color="auto"/>
      </w:divBdr>
    </w:div>
    <w:div w:id="879049280">
      <w:bodyDiv w:val="1"/>
      <w:marLeft w:val="0"/>
      <w:marRight w:val="0"/>
      <w:marTop w:val="0"/>
      <w:marBottom w:val="0"/>
      <w:divBdr>
        <w:top w:val="none" w:sz="0" w:space="0" w:color="auto"/>
        <w:left w:val="none" w:sz="0" w:space="0" w:color="auto"/>
        <w:bottom w:val="none" w:sz="0" w:space="0" w:color="auto"/>
        <w:right w:val="none" w:sz="0" w:space="0" w:color="auto"/>
      </w:divBdr>
      <w:divsChild>
        <w:div w:id="130484212">
          <w:marLeft w:val="0"/>
          <w:marRight w:val="0"/>
          <w:marTop w:val="0"/>
          <w:marBottom w:val="0"/>
          <w:divBdr>
            <w:top w:val="none" w:sz="0" w:space="0" w:color="auto"/>
            <w:left w:val="none" w:sz="0" w:space="0" w:color="auto"/>
            <w:bottom w:val="none" w:sz="0" w:space="0" w:color="auto"/>
            <w:right w:val="none" w:sz="0" w:space="0" w:color="auto"/>
          </w:divBdr>
          <w:divsChild>
            <w:div w:id="5435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5266">
      <w:bodyDiv w:val="1"/>
      <w:marLeft w:val="0"/>
      <w:marRight w:val="0"/>
      <w:marTop w:val="0"/>
      <w:marBottom w:val="0"/>
      <w:divBdr>
        <w:top w:val="none" w:sz="0" w:space="0" w:color="auto"/>
        <w:left w:val="none" w:sz="0" w:space="0" w:color="auto"/>
        <w:bottom w:val="none" w:sz="0" w:space="0" w:color="auto"/>
        <w:right w:val="none" w:sz="0" w:space="0" w:color="auto"/>
      </w:divBdr>
    </w:div>
    <w:div w:id="886724280">
      <w:bodyDiv w:val="1"/>
      <w:marLeft w:val="0"/>
      <w:marRight w:val="0"/>
      <w:marTop w:val="0"/>
      <w:marBottom w:val="0"/>
      <w:divBdr>
        <w:top w:val="none" w:sz="0" w:space="0" w:color="auto"/>
        <w:left w:val="none" w:sz="0" w:space="0" w:color="auto"/>
        <w:bottom w:val="none" w:sz="0" w:space="0" w:color="auto"/>
        <w:right w:val="none" w:sz="0" w:space="0" w:color="auto"/>
      </w:divBdr>
      <w:divsChild>
        <w:div w:id="681318156">
          <w:marLeft w:val="0"/>
          <w:marRight w:val="0"/>
          <w:marTop w:val="0"/>
          <w:marBottom w:val="0"/>
          <w:divBdr>
            <w:top w:val="none" w:sz="0" w:space="0" w:color="auto"/>
            <w:left w:val="none" w:sz="0" w:space="0" w:color="auto"/>
            <w:bottom w:val="none" w:sz="0" w:space="0" w:color="auto"/>
            <w:right w:val="none" w:sz="0" w:space="0" w:color="auto"/>
          </w:divBdr>
          <w:divsChild>
            <w:div w:id="1864319208">
              <w:marLeft w:val="0"/>
              <w:marRight w:val="0"/>
              <w:marTop w:val="0"/>
              <w:marBottom w:val="0"/>
              <w:divBdr>
                <w:top w:val="none" w:sz="0" w:space="0" w:color="auto"/>
                <w:left w:val="none" w:sz="0" w:space="0" w:color="auto"/>
                <w:bottom w:val="none" w:sz="0" w:space="0" w:color="auto"/>
                <w:right w:val="none" w:sz="0" w:space="0" w:color="auto"/>
              </w:divBdr>
              <w:divsChild>
                <w:div w:id="186019385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52611043">
          <w:marLeft w:val="0"/>
          <w:marRight w:val="0"/>
          <w:marTop w:val="0"/>
          <w:marBottom w:val="0"/>
          <w:divBdr>
            <w:top w:val="none" w:sz="0" w:space="0" w:color="auto"/>
            <w:left w:val="none" w:sz="0" w:space="0" w:color="auto"/>
            <w:bottom w:val="none" w:sz="0" w:space="0" w:color="auto"/>
            <w:right w:val="none" w:sz="0" w:space="0" w:color="auto"/>
          </w:divBdr>
          <w:divsChild>
            <w:div w:id="667828672">
              <w:marLeft w:val="0"/>
              <w:marRight w:val="0"/>
              <w:marTop w:val="0"/>
              <w:marBottom w:val="0"/>
              <w:divBdr>
                <w:top w:val="none" w:sz="0" w:space="0" w:color="auto"/>
                <w:left w:val="none" w:sz="0" w:space="0" w:color="auto"/>
                <w:bottom w:val="none" w:sz="0" w:space="0" w:color="auto"/>
                <w:right w:val="none" w:sz="0" w:space="0" w:color="auto"/>
              </w:divBdr>
              <w:divsChild>
                <w:div w:id="1163010165">
                  <w:marLeft w:val="-420"/>
                  <w:marRight w:val="0"/>
                  <w:marTop w:val="0"/>
                  <w:marBottom w:val="0"/>
                  <w:divBdr>
                    <w:top w:val="none" w:sz="0" w:space="0" w:color="auto"/>
                    <w:left w:val="none" w:sz="0" w:space="0" w:color="auto"/>
                    <w:bottom w:val="none" w:sz="0" w:space="0" w:color="auto"/>
                    <w:right w:val="none" w:sz="0" w:space="0" w:color="auto"/>
                  </w:divBdr>
                  <w:divsChild>
                    <w:div w:id="647783653">
                      <w:marLeft w:val="0"/>
                      <w:marRight w:val="0"/>
                      <w:marTop w:val="0"/>
                      <w:marBottom w:val="0"/>
                      <w:divBdr>
                        <w:top w:val="none" w:sz="0" w:space="0" w:color="auto"/>
                        <w:left w:val="none" w:sz="0" w:space="0" w:color="auto"/>
                        <w:bottom w:val="none" w:sz="0" w:space="0" w:color="auto"/>
                        <w:right w:val="none" w:sz="0" w:space="0" w:color="auto"/>
                      </w:divBdr>
                      <w:divsChild>
                        <w:div w:id="534273568">
                          <w:marLeft w:val="0"/>
                          <w:marRight w:val="0"/>
                          <w:marTop w:val="0"/>
                          <w:marBottom w:val="0"/>
                          <w:divBdr>
                            <w:top w:val="none" w:sz="0" w:space="0" w:color="auto"/>
                            <w:left w:val="none" w:sz="0" w:space="0" w:color="auto"/>
                            <w:bottom w:val="none" w:sz="0" w:space="0" w:color="auto"/>
                            <w:right w:val="none" w:sz="0" w:space="0" w:color="auto"/>
                          </w:divBdr>
                          <w:divsChild>
                            <w:div w:id="1723866258">
                              <w:marLeft w:val="0"/>
                              <w:marRight w:val="0"/>
                              <w:marTop w:val="0"/>
                              <w:marBottom w:val="0"/>
                              <w:divBdr>
                                <w:top w:val="none" w:sz="0" w:space="0" w:color="auto"/>
                                <w:left w:val="none" w:sz="0" w:space="0" w:color="auto"/>
                                <w:bottom w:val="none" w:sz="0" w:space="0" w:color="auto"/>
                                <w:right w:val="none" w:sz="0" w:space="0" w:color="auto"/>
                              </w:divBdr>
                            </w:div>
                            <w:div w:id="17905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368219">
      <w:bodyDiv w:val="1"/>
      <w:marLeft w:val="0"/>
      <w:marRight w:val="0"/>
      <w:marTop w:val="0"/>
      <w:marBottom w:val="0"/>
      <w:divBdr>
        <w:top w:val="none" w:sz="0" w:space="0" w:color="auto"/>
        <w:left w:val="none" w:sz="0" w:space="0" w:color="auto"/>
        <w:bottom w:val="none" w:sz="0" w:space="0" w:color="auto"/>
        <w:right w:val="none" w:sz="0" w:space="0" w:color="auto"/>
      </w:divBdr>
    </w:div>
    <w:div w:id="912157941">
      <w:bodyDiv w:val="1"/>
      <w:marLeft w:val="0"/>
      <w:marRight w:val="0"/>
      <w:marTop w:val="0"/>
      <w:marBottom w:val="0"/>
      <w:divBdr>
        <w:top w:val="none" w:sz="0" w:space="0" w:color="auto"/>
        <w:left w:val="none" w:sz="0" w:space="0" w:color="auto"/>
        <w:bottom w:val="none" w:sz="0" w:space="0" w:color="auto"/>
        <w:right w:val="none" w:sz="0" w:space="0" w:color="auto"/>
      </w:divBdr>
    </w:div>
    <w:div w:id="933364553">
      <w:bodyDiv w:val="1"/>
      <w:marLeft w:val="0"/>
      <w:marRight w:val="0"/>
      <w:marTop w:val="0"/>
      <w:marBottom w:val="0"/>
      <w:divBdr>
        <w:top w:val="none" w:sz="0" w:space="0" w:color="auto"/>
        <w:left w:val="none" w:sz="0" w:space="0" w:color="auto"/>
        <w:bottom w:val="none" w:sz="0" w:space="0" w:color="auto"/>
        <w:right w:val="none" w:sz="0" w:space="0" w:color="auto"/>
      </w:divBdr>
    </w:div>
    <w:div w:id="939874115">
      <w:bodyDiv w:val="1"/>
      <w:marLeft w:val="0"/>
      <w:marRight w:val="0"/>
      <w:marTop w:val="0"/>
      <w:marBottom w:val="0"/>
      <w:divBdr>
        <w:top w:val="none" w:sz="0" w:space="0" w:color="auto"/>
        <w:left w:val="none" w:sz="0" w:space="0" w:color="auto"/>
        <w:bottom w:val="none" w:sz="0" w:space="0" w:color="auto"/>
        <w:right w:val="none" w:sz="0" w:space="0" w:color="auto"/>
      </w:divBdr>
    </w:div>
    <w:div w:id="949320731">
      <w:bodyDiv w:val="1"/>
      <w:marLeft w:val="0"/>
      <w:marRight w:val="0"/>
      <w:marTop w:val="0"/>
      <w:marBottom w:val="0"/>
      <w:divBdr>
        <w:top w:val="none" w:sz="0" w:space="0" w:color="auto"/>
        <w:left w:val="none" w:sz="0" w:space="0" w:color="auto"/>
        <w:bottom w:val="none" w:sz="0" w:space="0" w:color="auto"/>
        <w:right w:val="none" w:sz="0" w:space="0" w:color="auto"/>
      </w:divBdr>
    </w:div>
    <w:div w:id="949556254">
      <w:bodyDiv w:val="1"/>
      <w:marLeft w:val="0"/>
      <w:marRight w:val="0"/>
      <w:marTop w:val="0"/>
      <w:marBottom w:val="0"/>
      <w:divBdr>
        <w:top w:val="none" w:sz="0" w:space="0" w:color="auto"/>
        <w:left w:val="none" w:sz="0" w:space="0" w:color="auto"/>
        <w:bottom w:val="none" w:sz="0" w:space="0" w:color="auto"/>
        <w:right w:val="none" w:sz="0" w:space="0" w:color="auto"/>
      </w:divBdr>
    </w:div>
    <w:div w:id="956058070">
      <w:bodyDiv w:val="1"/>
      <w:marLeft w:val="0"/>
      <w:marRight w:val="0"/>
      <w:marTop w:val="0"/>
      <w:marBottom w:val="0"/>
      <w:divBdr>
        <w:top w:val="none" w:sz="0" w:space="0" w:color="auto"/>
        <w:left w:val="none" w:sz="0" w:space="0" w:color="auto"/>
        <w:bottom w:val="none" w:sz="0" w:space="0" w:color="auto"/>
        <w:right w:val="none" w:sz="0" w:space="0" w:color="auto"/>
      </w:divBdr>
    </w:div>
    <w:div w:id="972368900">
      <w:bodyDiv w:val="1"/>
      <w:marLeft w:val="0"/>
      <w:marRight w:val="0"/>
      <w:marTop w:val="0"/>
      <w:marBottom w:val="0"/>
      <w:divBdr>
        <w:top w:val="none" w:sz="0" w:space="0" w:color="auto"/>
        <w:left w:val="none" w:sz="0" w:space="0" w:color="auto"/>
        <w:bottom w:val="none" w:sz="0" w:space="0" w:color="auto"/>
        <w:right w:val="none" w:sz="0" w:space="0" w:color="auto"/>
      </w:divBdr>
      <w:divsChild>
        <w:div w:id="504133372">
          <w:marLeft w:val="0"/>
          <w:marRight w:val="0"/>
          <w:marTop w:val="0"/>
          <w:marBottom w:val="0"/>
          <w:divBdr>
            <w:top w:val="none" w:sz="0" w:space="0" w:color="auto"/>
            <w:left w:val="none" w:sz="0" w:space="0" w:color="auto"/>
            <w:bottom w:val="none" w:sz="0" w:space="0" w:color="auto"/>
            <w:right w:val="none" w:sz="0" w:space="0" w:color="auto"/>
          </w:divBdr>
          <w:divsChild>
            <w:div w:id="43204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21304">
      <w:bodyDiv w:val="1"/>
      <w:marLeft w:val="0"/>
      <w:marRight w:val="0"/>
      <w:marTop w:val="0"/>
      <w:marBottom w:val="0"/>
      <w:divBdr>
        <w:top w:val="none" w:sz="0" w:space="0" w:color="auto"/>
        <w:left w:val="none" w:sz="0" w:space="0" w:color="auto"/>
        <w:bottom w:val="none" w:sz="0" w:space="0" w:color="auto"/>
        <w:right w:val="none" w:sz="0" w:space="0" w:color="auto"/>
      </w:divBdr>
      <w:divsChild>
        <w:div w:id="318075490">
          <w:marLeft w:val="0"/>
          <w:marRight w:val="0"/>
          <w:marTop w:val="0"/>
          <w:marBottom w:val="0"/>
          <w:divBdr>
            <w:top w:val="none" w:sz="0" w:space="0" w:color="auto"/>
            <w:left w:val="none" w:sz="0" w:space="0" w:color="auto"/>
            <w:bottom w:val="none" w:sz="0" w:space="0" w:color="auto"/>
            <w:right w:val="none" w:sz="0" w:space="0" w:color="auto"/>
          </w:divBdr>
          <w:divsChild>
            <w:div w:id="39813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722138">
      <w:bodyDiv w:val="1"/>
      <w:marLeft w:val="0"/>
      <w:marRight w:val="0"/>
      <w:marTop w:val="0"/>
      <w:marBottom w:val="0"/>
      <w:divBdr>
        <w:top w:val="none" w:sz="0" w:space="0" w:color="auto"/>
        <w:left w:val="none" w:sz="0" w:space="0" w:color="auto"/>
        <w:bottom w:val="none" w:sz="0" w:space="0" w:color="auto"/>
        <w:right w:val="none" w:sz="0" w:space="0" w:color="auto"/>
      </w:divBdr>
    </w:div>
    <w:div w:id="996307334">
      <w:bodyDiv w:val="1"/>
      <w:marLeft w:val="0"/>
      <w:marRight w:val="0"/>
      <w:marTop w:val="0"/>
      <w:marBottom w:val="0"/>
      <w:divBdr>
        <w:top w:val="none" w:sz="0" w:space="0" w:color="auto"/>
        <w:left w:val="none" w:sz="0" w:space="0" w:color="auto"/>
        <w:bottom w:val="none" w:sz="0" w:space="0" w:color="auto"/>
        <w:right w:val="none" w:sz="0" w:space="0" w:color="auto"/>
      </w:divBdr>
    </w:div>
    <w:div w:id="1002321797">
      <w:bodyDiv w:val="1"/>
      <w:marLeft w:val="0"/>
      <w:marRight w:val="0"/>
      <w:marTop w:val="0"/>
      <w:marBottom w:val="0"/>
      <w:divBdr>
        <w:top w:val="none" w:sz="0" w:space="0" w:color="auto"/>
        <w:left w:val="none" w:sz="0" w:space="0" w:color="auto"/>
        <w:bottom w:val="none" w:sz="0" w:space="0" w:color="auto"/>
        <w:right w:val="none" w:sz="0" w:space="0" w:color="auto"/>
      </w:divBdr>
    </w:div>
    <w:div w:id="1002588311">
      <w:bodyDiv w:val="1"/>
      <w:marLeft w:val="0"/>
      <w:marRight w:val="0"/>
      <w:marTop w:val="0"/>
      <w:marBottom w:val="0"/>
      <w:divBdr>
        <w:top w:val="none" w:sz="0" w:space="0" w:color="auto"/>
        <w:left w:val="none" w:sz="0" w:space="0" w:color="auto"/>
        <w:bottom w:val="none" w:sz="0" w:space="0" w:color="auto"/>
        <w:right w:val="none" w:sz="0" w:space="0" w:color="auto"/>
      </w:divBdr>
    </w:div>
    <w:div w:id="1005935804">
      <w:bodyDiv w:val="1"/>
      <w:marLeft w:val="0"/>
      <w:marRight w:val="0"/>
      <w:marTop w:val="0"/>
      <w:marBottom w:val="0"/>
      <w:divBdr>
        <w:top w:val="none" w:sz="0" w:space="0" w:color="auto"/>
        <w:left w:val="none" w:sz="0" w:space="0" w:color="auto"/>
        <w:bottom w:val="none" w:sz="0" w:space="0" w:color="auto"/>
        <w:right w:val="none" w:sz="0" w:space="0" w:color="auto"/>
      </w:divBdr>
    </w:div>
    <w:div w:id="1006128149">
      <w:bodyDiv w:val="1"/>
      <w:marLeft w:val="0"/>
      <w:marRight w:val="0"/>
      <w:marTop w:val="0"/>
      <w:marBottom w:val="0"/>
      <w:divBdr>
        <w:top w:val="none" w:sz="0" w:space="0" w:color="auto"/>
        <w:left w:val="none" w:sz="0" w:space="0" w:color="auto"/>
        <w:bottom w:val="none" w:sz="0" w:space="0" w:color="auto"/>
        <w:right w:val="none" w:sz="0" w:space="0" w:color="auto"/>
      </w:divBdr>
      <w:divsChild>
        <w:div w:id="847908509">
          <w:marLeft w:val="0"/>
          <w:marRight w:val="0"/>
          <w:marTop w:val="0"/>
          <w:marBottom w:val="0"/>
          <w:divBdr>
            <w:top w:val="none" w:sz="0" w:space="0" w:color="auto"/>
            <w:left w:val="none" w:sz="0" w:space="0" w:color="auto"/>
            <w:bottom w:val="none" w:sz="0" w:space="0" w:color="auto"/>
            <w:right w:val="none" w:sz="0" w:space="0" w:color="auto"/>
          </w:divBdr>
        </w:div>
      </w:divsChild>
    </w:div>
    <w:div w:id="1008681917">
      <w:bodyDiv w:val="1"/>
      <w:marLeft w:val="0"/>
      <w:marRight w:val="0"/>
      <w:marTop w:val="0"/>
      <w:marBottom w:val="0"/>
      <w:divBdr>
        <w:top w:val="none" w:sz="0" w:space="0" w:color="auto"/>
        <w:left w:val="none" w:sz="0" w:space="0" w:color="auto"/>
        <w:bottom w:val="none" w:sz="0" w:space="0" w:color="auto"/>
        <w:right w:val="none" w:sz="0" w:space="0" w:color="auto"/>
      </w:divBdr>
    </w:div>
    <w:div w:id="1013532104">
      <w:bodyDiv w:val="1"/>
      <w:marLeft w:val="0"/>
      <w:marRight w:val="0"/>
      <w:marTop w:val="0"/>
      <w:marBottom w:val="0"/>
      <w:divBdr>
        <w:top w:val="none" w:sz="0" w:space="0" w:color="auto"/>
        <w:left w:val="none" w:sz="0" w:space="0" w:color="auto"/>
        <w:bottom w:val="none" w:sz="0" w:space="0" w:color="auto"/>
        <w:right w:val="none" w:sz="0" w:space="0" w:color="auto"/>
      </w:divBdr>
    </w:div>
    <w:div w:id="1022589610">
      <w:bodyDiv w:val="1"/>
      <w:marLeft w:val="0"/>
      <w:marRight w:val="0"/>
      <w:marTop w:val="0"/>
      <w:marBottom w:val="0"/>
      <w:divBdr>
        <w:top w:val="none" w:sz="0" w:space="0" w:color="auto"/>
        <w:left w:val="none" w:sz="0" w:space="0" w:color="auto"/>
        <w:bottom w:val="none" w:sz="0" w:space="0" w:color="auto"/>
        <w:right w:val="none" w:sz="0" w:space="0" w:color="auto"/>
      </w:divBdr>
    </w:div>
    <w:div w:id="1026372191">
      <w:bodyDiv w:val="1"/>
      <w:marLeft w:val="0"/>
      <w:marRight w:val="0"/>
      <w:marTop w:val="0"/>
      <w:marBottom w:val="0"/>
      <w:divBdr>
        <w:top w:val="none" w:sz="0" w:space="0" w:color="auto"/>
        <w:left w:val="none" w:sz="0" w:space="0" w:color="auto"/>
        <w:bottom w:val="none" w:sz="0" w:space="0" w:color="auto"/>
        <w:right w:val="none" w:sz="0" w:space="0" w:color="auto"/>
      </w:divBdr>
      <w:divsChild>
        <w:div w:id="298149109">
          <w:marLeft w:val="0"/>
          <w:marRight w:val="0"/>
          <w:marTop w:val="0"/>
          <w:marBottom w:val="0"/>
          <w:divBdr>
            <w:top w:val="none" w:sz="0" w:space="0" w:color="auto"/>
            <w:left w:val="none" w:sz="0" w:space="0" w:color="auto"/>
            <w:bottom w:val="none" w:sz="0" w:space="0" w:color="auto"/>
            <w:right w:val="none" w:sz="0" w:space="0" w:color="auto"/>
          </w:divBdr>
          <w:divsChild>
            <w:div w:id="27490474">
              <w:marLeft w:val="0"/>
              <w:marRight w:val="0"/>
              <w:marTop w:val="0"/>
              <w:marBottom w:val="0"/>
              <w:divBdr>
                <w:top w:val="none" w:sz="0" w:space="0" w:color="auto"/>
                <w:left w:val="none" w:sz="0" w:space="0" w:color="auto"/>
                <w:bottom w:val="none" w:sz="0" w:space="0" w:color="auto"/>
                <w:right w:val="none" w:sz="0" w:space="0" w:color="auto"/>
              </w:divBdr>
            </w:div>
            <w:div w:id="32006922">
              <w:marLeft w:val="0"/>
              <w:marRight w:val="0"/>
              <w:marTop w:val="0"/>
              <w:marBottom w:val="0"/>
              <w:divBdr>
                <w:top w:val="none" w:sz="0" w:space="0" w:color="auto"/>
                <w:left w:val="none" w:sz="0" w:space="0" w:color="auto"/>
                <w:bottom w:val="none" w:sz="0" w:space="0" w:color="auto"/>
                <w:right w:val="none" w:sz="0" w:space="0" w:color="auto"/>
              </w:divBdr>
            </w:div>
            <w:div w:id="49771401">
              <w:marLeft w:val="0"/>
              <w:marRight w:val="0"/>
              <w:marTop w:val="0"/>
              <w:marBottom w:val="0"/>
              <w:divBdr>
                <w:top w:val="none" w:sz="0" w:space="0" w:color="auto"/>
                <w:left w:val="none" w:sz="0" w:space="0" w:color="auto"/>
                <w:bottom w:val="none" w:sz="0" w:space="0" w:color="auto"/>
                <w:right w:val="none" w:sz="0" w:space="0" w:color="auto"/>
              </w:divBdr>
            </w:div>
            <w:div w:id="157965878">
              <w:marLeft w:val="0"/>
              <w:marRight w:val="0"/>
              <w:marTop w:val="0"/>
              <w:marBottom w:val="0"/>
              <w:divBdr>
                <w:top w:val="none" w:sz="0" w:space="0" w:color="auto"/>
                <w:left w:val="none" w:sz="0" w:space="0" w:color="auto"/>
                <w:bottom w:val="none" w:sz="0" w:space="0" w:color="auto"/>
                <w:right w:val="none" w:sz="0" w:space="0" w:color="auto"/>
              </w:divBdr>
            </w:div>
            <w:div w:id="199174912">
              <w:marLeft w:val="0"/>
              <w:marRight w:val="0"/>
              <w:marTop w:val="0"/>
              <w:marBottom w:val="0"/>
              <w:divBdr>
                <w:top w:val="none" w:sz="0" w:space="0" w:color="auto"/>
                <w:left w:val="none" w:sz="0" w:space="0" w:color="auto"/>
                <w:bottom w:val="none" w:sz="0" w:space="0" w:color="auto"/>
                <w:right w:val="none" w:sz="0" w:space="0" w:color="auto"/>
              </w:divBdr>
            </w:div>
            <w:div w:id="211118392">
              <w:marLeft w:val="0"/>
              <w:marRight w:val="0"/>
              <w:marTop w:val="0"/>
              <w:marBottom w:val="0"/>
              <w:divBdr>
                <w:top w:val="none" w:sz="0" w:space="0" w:color="auto"/>
                <w:left w:val="none" w:sz="0" w:space="0" w:color="auto"/>
                <w:bottom w:val="none" w:sz="0" w:space="0" w:color="auto"/>
                <w:right w:val="none" w:sz="0" w:space="0" w:color="auto"/>
              </w:divBdr>
            </w:div>
            <w:div w:id="465437776">
              <w:marLeft w:val="0"/>
              <w:marRight w:val="0"/>
              <w:marTop w:val="0"/>
              <w:marBottom w:val="0"/>
              <w:divBdr>
                <w:top w:val="none" w:sz="0" w:space="0" w:color="auto"/>
                <w:left w:val="none" w:sz="0" w:space="0" w:color="auto"/>
                <w:bottom w:val="none" w:sz="0" w:space="0" w:color="auto"/>
                <w:right w:val="none" w:sz="0" w:space="0" w:color="auto"/>
              </w:divBdr>
            </w:div>
            <w:div w:id="534080638">
              <w:marLeft w:val="0"/>
              <w:marRight w:val="0"/>
              <w:marTop w:val="0"/>
              <w:marBottom w:val="0"/>
              <w:divBdr>
                <w:top w:val="none" w:sz="0" w:space="0" w:color="auto"/>
                <w:left w:val="none" w:sz="0" w:space="0" w:color="auto"/>
                <w:bottom w:val="none" w:sz="0" w:space="0" w:color="auto"/>
                <w:right w:val="none" w:sz="0" w:space="0" w:color="auto"/>
              </w:divBdr>
            </w:div>
            <w:div w:id="549731189">
              <w:marLeft w:val="0"/>
              <w:marRight w:val="0"/>
              <w:marTop w:val="0"/>
              <w:marBottom w:val="0"/>
              <w:divBdr>
                <w:top w:val="none" w:sz="0" w:space="0" w:color="auto"/>
                <w:left w:val="none" w:sz="0" w:space="0" w:color="auto"/>
                <w:bottom w:val="none" w:sz="0" w:space="0" w:color="auto"/>
                <w:right w:val="none" w:sz="0" w:space="0" w:color="auto"/>
              </w:divBdr>
            </w:div>
            <w:div w:id="552237247">
              <w:marLeft w:val="0"/>
              <w:marRight w:val="0"/>
              <w:marTop w:val="0"/>
              <w:marBottom w:val="0"/>
              <w:divBdr>
                <w:top w:val="none" w:sz="0" w:space="0" w:color="auto"/>
                <w:left w:val="none" w:sz="0" w:space="0" w:color="auto"/>
                <w:bottom w:val="none" w:sz="0" w:space="0" w:color="auto"/>
                <w:right w:val="none" w:sz="0" w:space="0" w:color="auto"/>
              </w:divBdr>
            </w:div>
            <w:div w:id="568535375">
              <w:marLeft w:val="0"/>
              <w:marRight w:val="0"/>
              <w:marTop w:val="0"/>
              <w:marBottom w:val="0"/>
              <w:divBdr>
                <w:top w:val="none" w:sz="0" w:space="0" w:color="auto"/>
                <w:left w:val="none" w:sz="0" w:space="0" w:color="auto"/>
                <w:bottom w:val="none" w:sz="0" w:space="0" w:color="auto"/>
                <w:right w:val="none" w:sz="0" w:space="0" w:color="auto"/>
              </w:divBdr>
            </w:div>
            <w:div w:id="792557961">
              <w:marLeft w:val="0"/>
              <w:marRight w:val="0"/>
              <w:marTop w:val="0"/>
              <w:marBottom w:val="0"/>
              <w:divBdr>
                <w:top w:val="none" w:sz="0" w:space="0" w:color="auto"/>
                <w:left w:val="none" w:sz="0" w:space="0" w:color="auto"/>
                <w:bottom w:val="none" w:sz="0" w:space="0" w:color="auto"/>
                <w:right w:val="none" w:sz="0" w:space="0" w:color="auto"/>
              </w:divBdr>
            </w:div>
            <w:div w:id="982733305">
              <w:marLeft w:val="0"/>
              <w:marRight w:val="0"/>
              <w:marTop w:val="0"/>
              <w:marBottom w:val="0"/>
              <w:divBdr>
                <w:top w:val="none" w:sz="0" w:space="0" w:color="auto"/>
                <w:left w:val="none" w:sz="0" w:space="0" w:color="auto"/>
                <w:bottom w:val="none" w:sz="0" w:space="0" w:color="auto"/>
                <w:right w:val="none" w:sz="0" w:space="0" w:color="auto"/>
              </w:divBdr>
            </w:div>
            <w:div w:id="983314244">
              <w:marLeft w:val="0"/>
              <w:marRight w:val="0"/>
              <w:marTop w:val="0"/>
              <w:marBottom w:val="0"/>
              <w:divBdr>
                <w:top w:val="none" w:sz="0" w:space="0" w:color="auto"/>
                <w:left w:val="none" w:sz="0" w:space="0" w:color="auto"/>
                <w:bottom w:val="none" w:sz="0" w:space="0" w:color="auto"/>
                <w:right w:val="none" w:sz="0" w:space="0" w:color="auto"/>
              </w:divBdr>
            </w:div>
            <w:div w:id="1250041790">
              <w:marLeft w:val="0"/>
              <w:marRight w:val="0"/>
              <w:marTop w:val="0"/>
              <w:marBottom w:val="0"/>
              <w:divBdr>
                <w:top w:val="none" w:sz="0" w:space="0" w:color="auto"/>
                <w:left w:val="none" w:sz="0" w:space="0" w:color="auto"/>
                <w:bottom w:val="none" w:sz="0" w:space="0" w:color="auto"/>
                <w:right w:val="none" w:sz="0" w:space="0" w:color="auto"/>
              </w:divBdr>
            </w:div>
            <w:div w:id="1257057749">
              <w:marLeft w:val="0"/>
              <w:marRight w:val="0"/>
              <w:marTop w:val="0"/>
              <w:marBottom w:val="0"/>
              <w:divBdr>
                <w:top w:val="none" w:sz="0" w:space="0" w:color="auto"/>
                <w:left w:val="none" w:sz="0" w:space="0" w:color="auto"/>
                <w:bottom w:val="none" w:sz="0" w:space="0" w:color="auto"/>
                <w:right w:val="none" w:sz="0" w:space="0" w:color="auto"/>
              </w:divBdr>
            </w:div>
            <w:div w:id="1354183797">
              <w:marLeft w:val="0"/>
              <w:marRight w:val="0"/>
              <w:marTop w:val="0"/>
              <w:marBottom w:val="0"/>
              <w:divBdr>
                <w:top w:val="none" w:sz="0" w:space="0" w:color="auto"/>
                <w:left w:val="none" w:sz="0" w:space="0" w:color="auto"/>
                <w:bottom w:val="none" w:sz="0" w:space="0" w:color="auto"/>
                <w:right w:val="none" w:sz="0" w:space="0" w:color="auto"/>
              </w:divBdr>
            </w:div>
            <w:div w:id="1358652253">
              <w:marLeft w:val="0"/>
              <w:marRight w:val="0"/>
              <w:marTop w:val="0"/>
              <w:marBottom w:val="0"/>
              <w:divBdr>
                <w:top w:val="none" w:sz="0" w:space="0" w:color="auto"/>
                <w:left w:val="none" w:sz="0" w:space="0" w:color="auto"/>
                <w:bottom w:val="none" w:sz="0" w:space="0" w:color="auto"/>
                <w:right w:val="none" w:sz="0" w:space="0" w:color="auto"/>
              </w:divBdr>
            </w:div>
            <w:div w:id="1424111092">
              <w:marLeft w:val="0"/>
              <w:marRight w:val="0"/>
              <w:marTop w:val="0"/>
              <w:marBottom w:val="0"/>
              <w:divBdr>
                <w:top w:val="none" w:sz="0" w:space="0" w:color="auto"/>
                <w:left w:val="none" w:sz="0" w:space="0" w:color="auto"/>
                <w:bottom w:val="none" w:sz="0" w:space="0" w:color="auto"/>
                <w:right w:val="none" w:sz="0" w:space="0" w:color="auto"/>
              </w:divBdr>
            </w:div>
            <w:div w:id="1468088709">
              <w:marLeft w:val="0"/>
              <w:marRight w:val="0"/>
              <w:marTop w:val="0"/>
              <w:marBottom w:val="0"/>
              <w:divBdr>
                <w:top w:val="none" w:sz="0" w:space="0" w:color="auto"/>
                <w:left w:val="none" w:sz="0" w:space="0" w:color="auto"/>
                <w:bottom w:val="none" w:sz="0" w:space="0" w:color="auto"/>
                <w:right w:val="none" w:sz="0" w:space="0" w:color="auto"/>
              </w:divBdr>
            </w:div>
            <w:div w:id="1479686890">
              <w:marLeft w:val="0"/>
              <w:marRight w:val="0"/>
              <w:marTop w:val="0"/>
              <w:marBottom w:val="0"/>
              <w:divBdr>
                <w:top w:val="none" w:sz="0" w:space="0" w:color="auto"/>
                <w:left w:val="none" w:sz="0" w:space="0" w:color="auto"/>
                <w:bottom w:val="none" w:sz="0" w:space="0" w:color="auto"/>
                <w:right w:val="none" w:sz="0" w:space="0" w:color="auto"/>
              </w:divBdr>
            </w:div>
            <w:div w:id="1508522244">
              <w:marLeft w:val="0"/>
              <w:marRight w:val="0"/>
              <w:marTop w:val="0"/>
              <w:marBottom w:val="0"/>
              <w:divBdr>
                <w:top w:val="none" w:sz="0" w:space="0" w:color="auto"/>
                <w:left w:val="none" w:sz="0" w:space="0" w:color="auto"/>
                <w:bottom w:val="none" w:sz="0" w:space="0" w:color="auto"/>
                <w:right w:val="none" w:sz="0" w:space="0" w:color="auto"/>
              </w:divBdr>
            </w:div>
            <w:div w:id="1522663478">
              <w:marLeft w:val="0"/>
              <w:marRight w:val="0"/>
              <w:marTop w:val="0"/>
              <w:marBottom w:val="0"/>
              <w:divBdr>
                <w:top w:val="none" w:sz="0" w:space="0" w:color="auto"/>
                <w:left w:val="none" w:sz="0" w:space="0" w:color="auto"/>
                <w:bottom w:val="none" w:sz="0" w:space="0" w:color="auto"/>
                <w:right w:val="none" w:sz="0" w:space="0" w:color="auto"/>
              </w:divBdr>
            </w:div>
            <w:div w:id="1537042214">
              <w:marLeft w:val="0"/>
              <w:marRight w:val="0"/>
              <w:marTop w:val="0"/>
              <w:marBottom w:val="0"/>
              <w:divBdr>
                <w:top w:val="none" w:sz="0" w:space="0" w:color="auto"/>
                <w:left w:val="none" w:sz="0" w:space="0" w:color="auto"/>
                <w:bottom w:val="none" w:sz="0" w:space="0" w:color="auto"/>
                <w:right w:val="none" w:sz="0" w:space="0" w:color="auto"/>
              </w:divBdr>
            </w:div>
            <w:div w:id="1564365435">
              <w:marLeft w:val="0"/>
              <w:marRight w:val="0"/>
              <w:marTop w:val="0"/>
              <w:marBottom w:val="0"/>
              <w:divBdr>
                <w:top w:val="none" w:sz="0" w:space="0" w:color="auto"/>
                <w:left w:val="none" w:sz="0" w:space="0" w:color="auto"/>
                <w:bottom w:val="none" w:sz="0" w:space="0" w:color="auto"/>
                <w:right w:val="none" w:sz="0" w:space="0" w:color="auto"/>
              </w:divBdr>
            </w:div>
            <w:div w:id="1567376013">
              <w:marLeft w:val="0"/>
              <w:marRight w:val="0"/>
              <w:marTop w:val="0"/>
              <w:marBottom w:val="0"/>
              <w:divBdr>
                <w:top w:val="none" w:sz="0" w:space="0" w:color="auto"/>
                <w:left w:val="none" w:sz="0" w:space="0" w:color="auto"/>
                <w:bottom w:val="none" w:sz="0" w:space="0" w:color="auto"/>
                <w:right w:val="none" w:sz="0" w:space="0" w:color="auto"/>
              </w:divBdr>
            </w:div>
            <w:div w:id="1577394074">
              <w:marLeft w:val="0"/>
              <w:marRight w:val="0"/>
              <w:marTop w:val="0"/>
              <w:marBottom w:val="0"/>
              <w:divBdr>
                <w:top w:val="none" w:sz="0" w:space="0" w:color="auto"/>
                <w:left w:val="none" w:sz="0" w:space="0" w:color="auto"/>
                <w:bottom w:val="none" w:sz="0" w:space="0" w:color="auto"/>
                <w:right w:val="none" w:sz="0" w:space="0" w:color="auto"/>
              </w:divBdr>
            </w:div>
            <w:div w:id="1643390371">
              <w:marLeft w:val="0"/>
              <w:marRight w:val="0"/>
              <w:marTop w:val="0"/>
              <w:marBottom w:val="0"/>
              <w:divBdr>
                <w:top w:val="none" w:sz="0" w:space="0" w:color="auto"/>
                <w:left w:val="none" w:sz="0" w:space="0" w:color="auto"/>
                <w:bottom w:val="none" w:sz="0" w:space="0" w:color="auto"/>
                <w:right w:val="none" w:sz="0" w:space="0" w:color="auto"/>
              </w:divBdr>
            </w:div>
            <w:div w:id="1756168322">
              <w:marLeft w:val="0"/>
              <w:marRight w:val="0"/>
              <w:marTop w:val="0"/>
              <w:marBottom w:val="0"/>
              <w:divBdr>
                <w:top w:val="none" w:sz="0" w:space="0" w:color="auto"/>
                <w:left w:val="none" w:sz="0" w:space="0" w:color="auto"/>
                <w:bottom w:val="none" w:sz="0" w:space="0" w:color="auto"/>
                <w:right w:val="none" w:sz="0" w:space="0" w:color="auto"/>
              </w:divBdr>
            </w:div>
            <w:div w:id="1805076304">
              <w:marLeft w:val="0"/>
              <w:marRight w:val="0"/>
              <w:marTop w:val="0"/>
              <w:marBottom w:val="0"/>
              <w:divBdr>
                <w:top w:val="none" w:sz="0" w:space="0" w:color="auto"/>
                <w:left w:val="none" w:sz="0" w:space="0" w:color="auto"/>
                <w:bottom w:val="none" w:sz="0" w:space="0" w:color="auto"/>
                <w:right w:val="none" w:sz="0" w:space="0" w:color="auto"/>
              </w:divBdr>
            </w:div>
            <w:div w:id="1887639266">
              <w:marLeft w:val="0"/>
              <w:marRight w:val="0"/>
              <w:marTop w:val="0"/>
              <w:marBottom w:val="0"/>
              <w:divBdr>
                <w:top w:val="none" w:sz="0" w:space="0" w:color="auto"/>
                <w:left w:val="none" w:sz="0" w:space="0" w:color="auto"/>
                <w:bottom w:val="none" w:sz="0" w:space="0" w:color="auto"/>
                <w:right w:val="none" w:sz="0" w:space="0" w:color="auto"/>
              </w:divBdr>
            </w:div>
            <w:div w:id="1951886931">
              <w:marLeft w:val="0"/>
              <w:marRight w:val="0"/>
              <w:marTop w:val="0"/>
              <w:marBottom w:val="0"/>
              <w:divBdr>
                <w:top w:val="none" w:sz="0" w:space="0" w:color="auto"/>
                <w:left w:val="none" w:sz="0" w:space="0" w:color="auto"/>
                <w:bottom w:val="none" w:sz="0" w:space="0" w:color="auto"/>
                <w:right w:val="none" w:sz="0" w:space="0" w:color="auto"/>
              </w:divBdr>
            </w:div>
            <w:div w:id="1986424186">
              <w:marLeft w:val="0"/>
              <w:marRight w:val="0"/>
              <w:marTop w:val="0"/>
              <w:marBottom w:val="0"/>
              <w:divBdr>
                <w:top w:val="none" w:sz="0" w:space="0" w:color="auto"/>
                <w:left w:val="none" w:sz="0" w:space="0" w:color="auto"/>
                <w:bottom w:val="none" w:sz="0" w:space="0" w:color="auto"/>
                <w:right w:val="none" w:sz="0" w:space="0" w:color="auto"/>
              </w:divBdr>
            </w:div>
            <w:div w:id="211428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7369">
      <w:bodyDiv w:val="1"/>
      <w:marLeft w:val="0"/>
      <w:marRight w:val="0"/>
      <w:marTop w:val="0"/>
      <w:marBottom w:val="0"/>
      <w:divBdr>
        <w:top w:val="none" w:sz="0" w:space="0" w:color="auto"/>
        <w:left w:val="none" w:sz="0" w:space="0" w:color="auto"/>
        <w:bottom w:val="none" w:sz="0" w:space="0" w:color="auto"/>
        <w:right w:val="none" w:sz="0" w:space="0" w:color="auto"/>
      </w:divBdr>
      <w:divsChild>
        <w:div w:id="1974211664">
          <w:marLeft w:val="0"/>
          <w:marRight w:val="0"/>
          <w:marTop w:val="0"/>
          <w:marBottom w:val="0"/>
          <w:divBdr>
            <w:top w:val="none" w:sz="0" w:space="0" w:color="auto"/>
            <w:left w:val="none" w:sz="0" w:space="0" w:color="auto"/>
            <w:bottom w:val="none" w:sz="0" w:space="0" w:color="auto"/>
            <w:right w:val="none" w:sz="0" w:space="0" w:color="auto"/>
          </w:divBdr>
          <w:divsChild>
            <w:div w:id="102794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76933">
      <w:bodyDiv w:val="1"/>
      <w:marLeft w:val="0"/>
      <w:marRight w:val="0"/>
      <w:marTop w:val="0"/>
      <w:marBottom w:val="0"/>
      <w:divBdr>
        <w:top w:val="none" w:sz="0" w:space="0" w:color="auto"/>
        <w:left w:val="none" w:sz="0" w:space="0" w:color="auto"/>
        <w:bottom w:val="none" w:sz="0" w:space="0" w:color="auto"/>
        <w:right w:val="none" w:sz="0" w:space="0" w:color="auto"/>
      </w:divBdr>
    </w:div>
    <w:div w:id="1052120753">
      <w:bodyDiv w:val="1"/>
      <w:marLeft w:val="0"/>
      <w:marRight w:val="0"/>
      <w:marTop w:val="0"/>
      <w:marBottom w:val="0"/>
      <w:divBdr>
        <w:top w:val="none" w:sz="0" w:space="0" w:color="auto"/>
        <w:left w:val="none" w:sz="0" w:space="0" w:color="auto"/>
        <w:bottom w:val="none" w:sz="0" w:space="0" w:color="auto"/>
        <w:right w:val="none" w:sz="0" w:space="0" w:color="auto"/>
      </w:divBdr>
    </w:div>
    <w:div w:id="1055785232">
      <w:bodyDiv w:val="1"/>
      <w:marLeft w:val="0"/>
      <w:marRight w:val="0"/>
      <w:marTop w:val="0"/>
      <w:marBottom w:val="0"/>
      <w:divBdr>
        <w:top w:val="none" w:sz="0" w:space="0" w:color="auto"/>
        <w:left w:val="none" w:sz="0" w:space="0" w:color="auto"/>
        <w:bottom w:val="none" w:sz="0" w:space="0" w:color="auto"/>
        <w:right w:val="none" w:sz="0" w:space="0" w:color="auto"/>
      </w:divBdr>
    </w:div>
    <w:div w:id="1058479414">
      <w:bodyDiv w:val="1"/>
      <w:marLeft w:val="0"/>
      <w:marRight w:val="0"/>
      <w:marTop w:val="0"/>
      <w:marBottom w:val="0"/>
      <w:divBdr>
        <w:top w:val="none" w:sz="0" w:space="0" w:color="auto"/>
        <w:left w:val="none" w:sz="0" w:space="0" w:color="auto"/>
        <w:bottom w:val="none" w:sz="0" w:space="0" w:color="auto"/>
        <w:right w:val="none" w:sz="0" w:space="0" w:color="auto"/>
      </w:divBdr>
    </w:div>
    <w:div w:id="1058699896">
      <w:bodyDiv w:val="1"/>
      <w:marLeft w:val="0"/>
      <w:marRight w:val="0"/>
      <w:marTop w:val="0"/>
      <w:marBottom w:val="0"/>
      <w:divBdr>
        <w:top w:val="none" w:sz="0" w:space="0" w:color="auto"/>
        <w:left w:val="none" w:sz="0" w:space="0" w:color="auto"/>
        <w:bottom w:val="none" w:sz="0" w:space="0" w:color="auto"/>
        <w:right w:val="none" w:sz="0" w:space="0" w:color="auto"/>
      </w:divBdr>
    </w:div>
    <w:div w:id="1070152104">
      <w:bodyDiv w:val="1"/>
      <w:marLeft w:val="0"/>
      <w:marRight w:val="0"/>
      <w:marTop w:val="0"/>
      <w:marBottom w:val="0"/>
      <w:divBdr>
        <w:top w:val="none" w:sz="0" w:space="0" w:color="auto"/>
        <w:left w:val="none" w:sz="0" w:space="0" w:color="auto"/>
        <w:bottom w:val="none" w:sz="0" w:space="0" w:color="auto"/>
        <w:right w:val="none" w:sz="0" w:space="0" w:color="auto"/>
      </w:divBdr>
    </w:div>
    <w:div w:id="1073969785">
      <w:bodyDiv w:val="1"/>
      <w:marLeft w:val="0"/>
      <w:marRight w:val="0"/>
      <w:marTop w:val="0"/>
      <w:marBottom w:val="0"/>
      <w:divBdr>
        <w:top w:val="none" w:sz="0" w:space="0" w:color="auto"/>
        <w:left w:val="none" w:sz="0" w:space="0" w:color="auto"/>
        <w:bottom w:val="none" w:sz="0" w:space="0" w:color="auto"/>
        <w:right w:val="none" w:sz="0" w:space="0" w:color="auto"/>
      </w:divBdr>
      <w:divsChild>
        <w:div w:id="1027020116">
          <w:marLeft w:val="0"/>
          <w:marRight w:val="0"/>
          <w:marTop w:val="0"/>
          <w:marBottom w:val="0"/>
          <w:divBdr>
            <w:top w:val="none" w:sz="0" w:space="0" w:color="auto"/>
            <w:left w:val="none" w:sz="0" w:space="0" w:color="auto"/>
            <w:bottom w:val="none" w:sz="0" w:space="0" w:color="auto"/>
            <w:right w:val="none" w:sz="0" w:space="0" w:color="auto"/>
          </w:divBdr>
          <w:divsChild>
            <w:div w:id="10304123">
              <w:marLeft w:val="0"/>
              <w:marRight w:val="0"/>
              <w:marTop w:val="0"/>
              <w:marBottom w:val="0"/>
              <w:divBdr>
                <w:top w:val="none" w:sz="0" w:space="0" w:color="auto"/>
                <w:left w:val="none" w:sz="0" w:space="0" w:color="auto"/>
                <w:bottom w:val="none" w:sz="0" w:space="0" w:color="auto"/>
                <w:right w:val="none" w:sz="0" w:space="0" w:color="auto"/>
              </w:divBdr>
            </w:div>
            <w:div w:id="12994643">
              <w:marLeft w:val="0"/>
              <w:marRight w:val="0"/>
              <w:marTop w:val="0"/>
              <w:marBottom w:val="0"/>
              <w:divBdr>
                <w:top w:val="none" w:sz="0" w:space="0" w:color="auto"/>
                <w:left w:val="none" w:sz="0" w:space="0" w:color="auto"/>
                <w:bottom w:val="none" w:sz="0" w:space="0" w:color="auto"/>
                <w:right w:val="none" w:sz="0" w:space="0" w:color="auto"/>
              </w:divBdr>
            </w:div>
            <w:div w:id="20590488">
              <w:marLeft w:val="0"/>
              <w:marRight w:val="0"/>
              <w:marTop w:val="0"/>
              <w:marBottom w:val="0"/>
              <w:divBdr>
                <w:top w:val="none" w:sz="0" w:space="0" w:color="auto"/>
                <w:left w:val="none" w:sz="0" w:space="0" w:color="auto"/>
                <w:bottom w:val="none" w:sz="0" w:space="0" w:color="auto"/>
                <w:right w:val="none" w:sz="0" w:space="0" w:color="auto"/>
              </w:divBdr>
            </w:div>
            <w:div w:id="45765905">
              <w:marLeft w:val="0"/>
              <w:marRight w:val="0"/>
              <w:marTop w:val="0"/>
              <w:marBottom w:val="0"/>
              <w:divBdr>
                <w:top w:val="none" w:sz="0" w:space="0" w:color="auto"/>
                <w:left w:val="none" w:sz="0" w:space="0" w:color="auto"/>
                <w:bottom w:val="none" w:sz="0" w:space="0" w:color="auto"/>
                <w:right w:val="none" w:sz="0" w:space="0" w:color="auto"/>
              </w:divBdr>
            </w:div>
            <w:div w:id="46611842">
              <w:marLeft w:val="0"/>
              <w:marRight w:val="0"/>
              <w:marTop w:val="0"/>
              <w:marBottom w:val="0"/>
              <w:divBdr>
                <w:top w:val="none" w:sz="0" w:space="0" w:color="auto"/>
                <w:left w:val="none" w:sz="0" w:space="0" w:color="auto"/>
                <w:bottom w:val="none" w:sz="0" w:space="0" w:color="auto"/>
                <w:right w:val="none" w:sz="0" w:space="0" w:color="auto"/>
              </w:divBdr>
            </w:div>
            <w:div w:id="61027261">
              <w:marLeft w:val="0"/>
              <w:marRight w:val="0"/>
              <w:marTop w:val="0"/>
              <w:marBottom w:val="0"/>
              <w:divBdr>
                <w:top w:val="none" w:sz="0" w:space="0" w:color="auto"/>
                <w:left w:val="none" w:sz="0" w:space="0" w:color="auto"/>
                <w:bottom w:val="none" w:sz="0" w:space="0" w:color="auto"/>
                <w:right w:val="none" w:sz="0" w:space="0" w:color="auto"/>
              </w:divBdr>
            </w:div>
            <w:div w:id="61216194">
              <w:marLeft w:val="0"/>
              <w:marRight w:val="0"/>
              <w:marTop w:val="0"/>
              <w:marBottom w:val="0"/>
              <w:divBdr>
                <w:top w:val="none" w:sz="0" w:space="0" w:color="auto"/>
                <w:left w:val="none" w:sz="0" w:space="0" w:color="auto"/>
                <w:bottom w:val="none" w:sz="0" w:space="0" w:color="auto"/>
                <w:right w:val="none" w:sz="0" w:space="0" w:color="auto"/>
              </w:divBdr>
            </w:div>
            <w:div w:id="79568778">
              <w:marLeft w:val="0"/>
              <w:marRight w:val="0"/>
              <w:marTop w:val="0"/>
              <w:marBottom w:val="0"/>
              <w:divBdr>
                <w:top w:val="none" w:sz="0" w:space="0" w:color="auto"/>
                <w:left w:val="none" w:sz="0" w:space="0" w:color="auto"/>
                <w:bottom w:val="none" w:sz="0" w:space="0" w:color="auto"/>
                <w:right w:val="none" w:sz="0" w:space="0" w:color="auto"/>
              </w:divBdr>
            </w:div>
            <w:div w:id="85005109">
              <w:marLeft w:val="0"/>
              <w:marRight w:val="0"/>
              <w:marTop w:val="0"/>
              <w:marBottom w:val="0"/>
              <w:divBdr>
                <w:top w:val="none" w:sz="0" w:space="0" w:color="auto"/>
                <w:left w:val="none" w:sz="0" w:space="0" w:color="auto"/>
                <w:bottom w:val="none" w:sz="0" w:space="0" w:color="auto"/>
                <w:right w:val="none" w:sz="0" w:space="0" w:color="auto"/>
              </w:divBdr>
            </w:div>
            <w:div w:id="86195390">
              <w:marLeft w:val="0"/>
              <w:marRight w:val="0"/>
              <w:marTop w:val="0"/>
              <w:marBottom w:val="0"/>
              <w:divBdr>
                <w:top w:val="none" w:sz="0" w:space="0" w:color="auto"/>
                <w:left w:val="none" w:sz="0" w:space="0" w:color="auto"/>
                <w:bottom w:val="none" w:sz="0" w:space="0" w:color="auto"/>
                <w:right w:val="none" w:sz="0" w:space="0" w:color="auto"/>
              </w:divBdr>
            </w:div>
            <w:div w:id="119618494">
              <w:marLeft w:val="0"/>
              <w:marRight w:val="0"/>
              <w:marTop w:val="0"/>
              <w:marBottom w:val="0"/>
              <w:divBdr>
                <w:top w:val="none" w:sz="0" w:space="0" w:color="auto"/>
                <w:left w:val="none" w:sz="0" w:space="0" w:color="auto"/>
                <w:bottom w:val="none" w:sz="0" w:space="0" w:color="auto"/>
                <w:right w:val="none" w:sz="0" w:space="0" w:color="auto"/>
              </w:divBdr>
            </w:div>
            <w:div w:id="142357760">
              <w:marLeft w:val="0"/>
              <w:marRight w:val="0"/>
              <w:marTop w:val="0"/>
              <w:marBottom w:val="0"/>
              <w:divBdr>
                <w:top w:val="none" w:sz="0" w:space="0" w:color="auto"/>
                <w:left w:val="none" w:sz="0" w:space="0" w:color="auto"/>
                <w:bottom w:val="none" w:sz="0" w:space="0" w:color="auto"/>
                <w:right w:val="none" w:sz="0" w:space="0" w:color="auto"/>
              </w:divBdr>
            </w:div>
            <w:div w:id="143619717">
              <w:marLeft w:val="0"/>
              <w:marRight w:val="0"/>
              <w:marTop w:val="0"/>
              <w:marBottom w:val="0"/>
              <w:divBdr>
                <w:top w:val="none" w:sz="0" w:space="0" w:color="auto"/>
                <w:left w:val="none" w:sz="0" w:space="0" w:color="auto"/>
                <w:bottom w:val="none" w:sz="0" w:space="0" w:color="auto"/>
                <w:right w:val="none" w:sz="0" w:space="0" w:color="auto"/>
              </w:divBdr>
            </w:div>
            <w:div w:id="156581986">
              <w:marLeft w:val="0"/>
              <w:marRight w:val="0"/>
              <w:marTop w:val="0"/>
              <w:marBottom w:val="0"/>
              <w:divBdr>
                <w:top w:val="none" w:sz="0" w:space="0" w:color="auto"/>
                <w:left w:val="none" w:sz="0" w:space="0" w:color="auto"/>
                <w:bottom w:val="none" w:sz="0" w:space="0" w:color="auto"/>
                <w:right w:val="none" w:sz="0" w:space="0" w:color="auto"/>
              </w:divBdr>
            </w:div>
            <w:div w:id="164519597">
              <w:marLeft w:val="0"/>
              <w:marRight w:val="0"/>
              <w:marTop w:val="0"/>
              <w:marBottom w:val="0"/>
              <w:divBdr>
                <w:top w:val="none" w:sz="0" w:space="0" w:color="auto"/>
                <w:left w:val="none" w:sz="0" w:space="0" w:color="auto"/>
                <w:bottom w:val="none" w:sz="0" w:space="0" w:color="auto"/>
                <w:right w:val="none" w:sz="0" w:space="0" w:color="auto"/>
              </w:divBdr>
            </w:div>
            <w:div w:id="193810444">
              <w:marLeft w:val="0"/>
              <w:marRight w:val="0"/>
              <w:marTop w:val="0"/>
              <w:marBottom w:val="0"/>
              <w:divBdr>
                <w:top w:val="none" w:sz="0" w:space="0" w:color="auto"/>
                <w:left w:val="none" w:sz="0" w:space="0" w:color="auto"/>
                <w:bottom w:val="none" w:sz="0" w:space="0" w:color="auto"/>
                <w:right w:val="none" w:sz="0" w:space="0" w:color="auto"/>
              </w:divBdr>
            </w:div>
            <w:div w:id="202643222">
              <w:marLeft w:val="0"/>
              <w:marRight w:val="0"/>
              <w:marTop w:val="0"/>
              <w:marBottom w:val="0"/>
              <w:divBdr>
                <w:top w:val="none" w:sz="0" w:space="0" w:color="auto"/>
                <w:left w:val="none" w:sz="0" w:space="0" w:color="auto"/>
                <w:bottom w:val="none" w:sz="0" w:space="0" w:color="auto"/>
                <w:right w:val="none" w:sz="0" w:space="0" w:color="auto"/>
              </w:divBdr>
            </w:div>
            <w:div w:id="213272293">
              <w:marLeft w:val="0"/>
              <w:marRight w:val="0"/>
              <w:marTop w:val="0"/>
              <w:marBottom w:val="0"/>
              <w:divBdr>
                <w:top w:val="none" w:sz="0" w:space="0" w:color="auto"/>
                <w:left w:val="none" w:sz="0" w:space="0" w:color="auto"/>
                <w:bottom w:val="none" w:sz="0" w:space="0" w:color="auto"/>
                <w:right w:val="none" w:sz="0" w:space="0" w:color="auto"/>
              </w:divBdr>
            </w:div>
            <w:div w:id="218437599">
              <w:marLeft w:val="0"/>
              <w:marRight w:val="0"/>
              <w:marTop w:val="0"/>
              <w:marBottom w:val="0"/>
              <w:divBdr>
                <w:top w:val="none" w:sz="0" w:space="0" w:color="auto"/>
                <w:left w:val="none" w:sz="0" w:space="0" w:color="auto"/>
                <w:bottom w:val="none" w:sz="0" w:space="0" w:color="auto"/>
                <w:right w:val="none" w:sz="0" w:space="0" w:color="auto"/>
              </w:divBdr>
            </w:div>
            <w:div w:id="220407805">
              <w:marLeft w:val="0"/>
              <w:marRight w:val="0"/>
              <w:marTop w:val="0"/>
              <w:marBottom w:val="0"/>
              <w:divBdr>
                <w:top w:val="none" w:sz="0" w:space="0" w:color="auto"/>
                <w:left w:val="none" w:sz="0" w:space="0" w:color="auto"/>
                <w:bottom w:val="none" w:sz="0" w:space="0" w:color="auto"/>
                <w:right w:val="none" w:sz="0" w:space="0" w:color="auto"/>
              </w:divBdr>
            </w:div>
            <w:div w:id="221991435">
              <w:marLeft w:val="0"/>
              <w:marRight w:val="0"/>
              <w:marTop w:val="0"/>
              <w:marBottom w:val="0"/>
              <w:divBdr>
                <w:top w:val="none" w:sz="0" w:space="0" w:color="auto"/>
                <w:left w:val="none" w:sz="0" w:space="0" w:color="auto"/>
                <w:bottom w:val="none" w:sz="0" w:space="0" w:color="auto"/>
                <w:right w:val="none" w:sz="0" w:space="0" w:color="auto"/>
              </w:divBdr>
            </w:div>
            <w:div w:id="251934735">
              <w:marLeft w:val="0"/>
              <w:marRight w:val="0"/>
              <w:marTop w:val="0"/>
              <w:marBottom w:val="0"/>
              <w:divBdr>
                <w:top w:val="none" w:sz="0" w:space="0" w:color="auto"/>
                <w:left w:val="none" w:sz="0" w:space="0" w:color="auto"/>
                <w:bottom w:val="none" w:sz="0" w:space="0" w:color="auto"/>
                <w:right w:val="none" w:sz="0" w:space="0" w:color="auto"/>
              </w:divBdr>
            </w:div>
            <w:div w:id="276108872">
              <w:marLeft w:val="0"/>
              <w:marRight w:val="0"/>
              <w:marTop w:val="0"/>
              <w:marBottom w:val="0"/>
              <w:divBdr>
                <w:top w:val="none" w:sz="0" w:space="0" w:color="auto"/>
                <w:left w:val="none" w:sz="0" w:space="0" w:color="auto"/>
                <w:bottom w:val="none" w:sz="0" w:space="0" w:color="auto"/>
                <w:right w:val="none" w:sz="0" w:space="0" w:color="auto"/>
              </w:divBdr>
            </w:div>
            <w:div w:id="281543813">
              <w:marLeft w:val="0"/>
              <w:marRight w:val="0"/>
              <w:marTop w:val="0"/>
              <w:marBottom w:val="0"/>
              <w:divBdr>
                <w:top w:val="none" w:sz="0" w:space="0" w:color="auto"/>
                <w:left w:val="none" w:sz="0" w:space="0" w:color="auto"/>
                <w:bottom w:val="none" w:sz="0" w:space="0" w:color="auto"/>
                <w:right w:val="none" w:sz="0" w:space="0" w:color="auto"/>
              </w:divBdr>
            </w:div>
            <w:div w:id="325477073">
              <w:marLeft w:val="0"/>
              <w:marRight w:val="0"/>
              <w:marTop w:val="0"/>
              <w:marBottom w:val="0"/>
              <w:divBdr>
                <w:top w:val="none" w:sz="0" w:space="0" w:color="auto"/>
                <w:left w:val="none" w:sz="0" w:space="0" w:color="auto"/>
                <w:bottom w:val="none" w:sz="0" w:space="0" w:color="auto"/>
                <w:right w:val="none" w:sz="0" w:space="0" w:color="auto"/>
              </w:divBdr>
            </w:div>
            <w:div w:id="364134602">
              <w:marLeft w:val="0"/>
              <w:marRight w:val="0"/>
              <w:marTop w:val="0"/>
              <w:marBottom w:val="0"/>
              <w:divBdr>
                <w:top w:val="none" w:sz="0" w:space="0" w:color="auto"/>
                <w:left w:val="none" w:sz="0" w:space="0" w:color="auto"/>
                <w:bottom w:val="none" w:sz="0" w:space="0" w:color="auto"/>
                <w:right w:val="none" w:sz="0" w:space="0" w:color="auto"/>
              </w:divBdr>
            </w:div>
            <w:div w:id="377634479">
              <w:marLeft w:val="0"/>
              <w:marRight w:val="0"/>
              <w:marTop w:val="0"/>
              <w:marBottom w:val="0"/>
              <w:divBdr>
                <w:top w:val="none" w:sz="0" w:space="0" w:color="auto"/>
                <w:left w:val="none" w:sz="0" w:space="0" w:color="auto"/>
                <w:bottom w:val="none" w:sz="0" w:space="0" w:color="auto"/>
                <w:right w:val="none" w:sz="0" w:space="0" w:color="auto"/>
              </w:divBdr>
            </w:div>
            <w:div w:id="381751796">
              <w:marLeft w:val="0"/>
              <w:marRight w:val="0"/>
              <w:marTop w:val="0"/>
              <w:marBottom w:val="0"/>
              <w:divBdr>
                <w:top w:val="none" w:sz="0" w:space="0" w:color="auto"/>
                <w:left w:val="none" w:sz="0" w:space="0" w:color="auto"/>
                <w:bottom w:val="none" w:sz="0" w:space="0" w:color="auto"/>
                <w:right w:val="none" w:sz="0" w:space="0" w:color="auto"/>
              </w:divBdr>
            </w:div>
            <w:div w:id="389351012">
              <w:marLeft w:val="0"/>
              <w:marRight w:val="0"/>
              <w:marTop w:val="0"/>
              <w:marBottom w:val="0"/>
              <w:divBdr>
                <w:top w:val="none" w:sz="0" w:space="0" w:color="auto"/>
                <w:left w:val="none" w:sz="0" w:space="0" w:color="auto"/>
                <w:bottom w:val="none" w:sz="0" w:space="0" w:color="auto"/>
                <w:right w:val="none" w:sz="0" w:space="0" w:color="auto"/>
              </w:divBdr>
            </w:div>
            <w:div w:id="424881036">
              <w:marLeft w:val="0"/>
              <w:marRight w:val="0"/>
              <w:marTop w:val="0"/>
              <w:marBottom w:val="0"/>
              <w:divBdr>
                <w:top w:val="none" w:sz="0" w:space="0" w:color="auto"/>
                <w:left w:val="none" w:sz="0" w:space="0" w:color="auto"/>
                <w:bottom w:val="none" w:sz="0" w:space="0" w:color="auto"/>
                <w:right w:val="none" w:sz="0" w:space="0" w:color="auto"/>
              </w:divBdr>
            </w:div>
            <w:div w:id="436366468">
              <w:marLeft w:val="0"/>
              <w:marRight w:val="0"/>
              <w:marTop w:val="0"/>
              <w:marBottom w:val="0"/>
              <w:divBdr>
                <w:top w:val="none" w:sz="0" w:space="0" w:color="auto"/>
                <w:left w:val="none" w:sz="0" w:space="0" w:color="auto"/>
                <w:bottom w:val="none" w:sz="0" w:space="0" w:color="auto"/>
                <w:right w:val="none" w:sz="0" w:space="0" w:color="auto"/>
              </w:divBdr>
            </w:div>
            <w:div w:id="454831832">
              <w:marLeft w:val="0"/>
              <w:marRight w:val="0"/>
              <w:marTop w:val="0"/>
              <w:marBottom w:val="0"/>
              <w:divBdr>
                <w:top w:val="none" w:sz="0" w:space="0" w:color="auto"/>
                <w:left w:val="none" w:sz="0" w:space="0" w:color="auto"/>
                <w:bottom w:val="none" w:sz="0" w:space="0" w:color="auto"/>
                <w:right w:val="none" w:sz="0" w:space="0" w:color="auto"/>
              </w:divBdr>
            </w:div>
            <w:div w:id="491020277">
              <w:marLeft w:val="0"/>
              <w:marRight w:val="0"/>
              <w:marTop w:val="0"/>
              <w:marBottom w:val="0"/>
              <w:divBdr>
                <w:top w:val="none" w:sz="0" w:space="0" w:color="auto"/>
                <w:left w:val="none" w:sz="0" w:space="0" w:color="auto"/>
                <w:bottom w:val="none" w:sz="0" w:space="0" w:color="auto"/>
                <w:right w:val="none" w:sz="0" w:space="0" w:color="auto"/>
              </w:divBdr>
            </w:div>
            <w:div w:id="540554832">
              <w:marLeft w:val="0"/>
              <w:marRight w:val="0"/>
              <w:marTop w:val="0"/>
              <w:marBottom w:val="0"/>
              <w:divBdr>
                <w:top w:val="none" w:sz="0" w:space="0" w:color="auto"/>
                <w:left w:val="none" w:sz="0" w:space="0" w:color="auto"/>
                <w:bottom w:val="none" w:sz="0" w:space="0" w:color="auto"/>
                <w:right w:val="none" w:sz="0" w:space="0" w:color="auto"/>
              </w:divBdr>
            </w:div>
            <w:div w:id="540829514">
              <w:marLeft w:val="0"/>
              <w:marRight w:val="0"/>
              <w:marTop w:val="0"/>
              <w:marBottom w:val="0"/>
              <w:divBdr>
                <w:top w:val="none" w:sz="0" w:space="0" w:color="auto"/>
                <w:left w:val="none" w:sz="0" w:space="0" w:color="auto"/>
                <w:bottom w:val="none" w:sz="0" w:space="0" w:color="auto"/>
                <w:right w:val="none" w:sz="0" w:space="0" w:color="auto"/>
              </w:divBdr>
            </w:div>
            <w:div w:id="579828261">
              <w:marLeft w:val="0"/>
              <w:marRight w:val="0"/>
              <w:marTop w:val="0"/>
              <w:marBottom w:val="0"/>
              <w:divBdr>
                <w:top w:val="none" w:sz="0" w:space="0" w:color="auto"/>
                <w:left w:val="none" w:sz="0" w:space="0" w:color="auto"/>
                <w:bottom w:val="none" w:sz="0" w:space="0" w:color="auto"/>
                <w:right w:val="none" w:sz="0" w:space="0" w:color="auto"/>
              </w:divBdr>
            </w:div>
            <w:div w:id="583493214">
              <w:marLeft w:val="0"/>
              <w:marRight w:val="0"/>
              <w:marTop w:val="0"/>
              <w:marBottom w:val="0"/>
              <w:divBdr>
                <w:top w:val="none" w:sz="0" w:space="0" w:color="auto"/>
                <w:left w:val="none" w:sz="0" w:space="0" w:color="auto"/>
                <w:bottom w:val="none" w:sz="0" w:space="0" w:color="auto"/>
                <w:right w:val="none" w:sz="0" w:space="0" w:color="auto"/>
              </w:divBdr>
            </w:div>
            <w:div w:id="602155854">
              <w:marLeft w:val="0"/>
              <w:marRight w:val="0"/>
              <w:marTop w:val="0"/>
              <w:marBottom w:val="0"/>
              <w:divBdr>
                <w:top w:val="none" w:sz="0" w:space="0" w:color="auto"/>
                <w:left w:val="none" w:sz="0" w:space="0" w:color="auto"/>
                <w:bottom w:val="none" w:sz="0" w:space="0" w:color="auto"/>
                <w:right w:val="none" w:sz="0" w:space="0" w:color="auto"/>
              </w:divBdr>
            </w:div>
            <w:div w:id="641930089">
              <w:marLeft w:val="0"/>
              <w:marRight w:val="0"/>
              <w:marTop w:val="0"/>
              <w:marBottom w:val="0"/>
              <w:divBdr>
                <w:top w:val="none" w:sz="0" w:space="0" w:color="auto"/>
                <w:left w:val="none" w:sz="0" w:space="0" w:color="auto"/>
                <w:bottom w:val="none" w:sz="0" w:space="0" w:color="auto"/>
                <w:right w:val="none" w:sz="0" w:space="0" w:color="auto"/>
              </w:divBdr>
            </w:div>
            <w:div w:id="645011803">
              <w:marLeft w:val="0"/>
              <w:marRight w:val="0"/>
              <w:marTop w:val="0"/>
              <w:marBottom w:val="0"/>
              <w:divBdr>
                <w:top w:val="none" w:sz="0" w:space="0" w:color="auto"/>
                <w:left w:val="none" w:sz="0" w:space="0" w:color="auto"/>
                <w:bottom w:val="none" w:sz="0" w:space="0" w:color="auto"/>
                <w:right w:val="none" w:sz="0" w:space="0" w:color="auto"/>
              </w:divBdr>
            </w:div>
            <w:div w:id="650597267">
              <w:marLeft w:val="0"/>
              <w:marRight w:val="0"/>
              <w:marTop w:val="0"/>
              <w:marBottom w:val="0"/>
              <w:divBdr>
                <w:top w:val="none" w:sz="0" w:space="0" w:color="auto"/>
                <w:left w:val="none" w:sz="0" w:space="0" w:color="auto"/>
                <w:bottom w:val="none" w:sz="0" w:space="0" w:color="auto"/>
                <w:right w:val="none" w:sz="0" w:space="0" w:color="auto"/>
              </w:divBdr>
            </w:div>
            <w:div w:id="653072516">
              <w:marLeft w:val="0"/>
              <w:marRight w:val="0"/>
              <w:marTop w:val="0"/>
              <w:marBottom w:val="0"/>
              <w:divBdr>
                <w:top w:val="none" w:sz="0" w:space="0" w:color="auto"/>
                <w:left w:val="none" w:sz="0" w:space="0" w:color="auto"/>
                <w:bottom w:val="none" w:sz="0" w:space="0" w:color="auto"/>
                <w:right w:val="none" w:sz="0" w:space="0" w:color="auto"/>
              </w:divBdr>
            </w:div>
            <w:div w:id="666444147">
              <w:marLeft w:val="0"/>
              <w:marRight w:val="0"/>
              <w:marTop w:val="0"/>
              <w:marBottom w:val="0"/>
              <w:divBdr>
                <w:top w:val="none" w:sz="0" w:space="0" w:color="auto"/>
                <w:left w:val="none" w:sz="0" w:space="0" w:color="auto"/>
                <w:bottom w:val="none" w:sz="0" w:space="0" w:color="auto"/>
                <w:right w:val="none" w:sz="0" w:space="0" w:color="auto"/>
              </w:divBdr>
            </w:div>
            <w:div w:id="668143993">
              <w:marLeft w:val="0"/>
              <w:marRight w:val="0"/>
              <w:marTop w:val="0"/>
              <w:marBottom w:val="0"/>
              <w:divBdr>
                <w:top w:val="none" w:sz="0" w:space="0" w:color="auto"/>
                <w:left w:val="none" w:sz="0" w:space="0" w:color="auto"/>
                <w:bottom w:val="none" w:sz="0" w:space="0" w:color="auto"/>
                <w:right w:val="none" w:sz="0" w:space="0" w:color="auto"/>
              </w:divBdr>
            </w:div>
            <w:div w:id="680815758">
              <w:marLeft w:val="0"/>
              <w:marRight w:val="0"/>
              <w:marTop w:val="0"/>
              <w:marBottom w:val="0"/>
              <w:divBdr>
                <w:top w:val="none" w:sz="0" w:space="0" w:color="auto"/>
                <w:left w:val="none" w:sz="0" w:space="0" w:color="auto"/>
                <w:bottom w:val="none" w:sz="0" w:space="0" w:color="auto"/>
                <w:right w:val="none" w:sz="0" w:space="0" w:color="auto"/>
              </w:divBdr>
            </w:div>
            <w:div w:id="726495219">
              <w:marLeft w:val="0"/>
              <w:marRight w:val="0"/>
              <w:marTop w:val="0"/>
              <w:marBottom w:val="0"/>
              <w:divBdr>
                <w:top w:val="none" w:sz="0" w:space="0" w:color="auto"/>
                <w:left w:val="none" w:sz="0" w:space="0" w:color="auto"/>
                <w:bottom w:val="none" w:sz="0" w:space="0" w:color="auto"/>
                <w:right w:val="none" w:sz="0" w:space="0" w:color="auto"/>
              </w:divBdr>
            </w:div>
            <w:div w:id="741756382">
              <w:marLeft w:val="0"/>
              <w:marRight w:val="0"/>
              <w:marTop w:val="0"/>
              <w:marBottom w:val="0"/>
              <w:divBdr>
                <w:top w:val="none" w:sz="0" w:space="0" w:color="auto"/>
                <w:left w:val="none" w:sz="0" w:space="0" w:color="auto"/>
                <w:bottom w:val="none" w:sz="0" w:space="0" w:color="auto"/>
                <w:right w:val="none" w:sz="0" w:space="0" w:color="auto"/>
              </w:divBdr>
            </w:div>
            <w:div w:id="742992856">
              <w:marLeft w:val="0"/>
              <w:marRight w:val="0"/>
              <w:marTop w:val="0"/>
              <w:marBottom w:val="0"/>
              <w:divBdr>
                <w:top w:val="none" w:sz="0" w:space="0" w:color="auto"/>
                <w:left w:val="none" w:sz="0" w:space="0" w:color="auto"/>
                <w:bottom w:val="none" w:sz="0" w:space="0" w:color="auto"/>
                <w:right w:val="none" w:sz="0" w:space="0" w:color="auto"/>
              </w:divBdr>
            </w:div>
            <w:div w:id="746534383">
              <w:marLeft w:val="0"/>
              <w:marRight w:val="0"/>
              <w:marTop w:val="0"/>
              <w:marBottom w:val="0"/>
              <w:divBdr>
                <w:top w:val="none" w:sz="0" w:space="0" w:color="auto"/>
                <w:left w:val="none" w:sz="0" w:space="0" w:color="auto"/>
                <w:bottom w:val="none" w:sz="0" w:space="0" w:color="auto"/>
                <w:right w:val="none" w:sz="0" w:space="0" w:color="auto"/>
              </w:divBdr>
            </w:div>
            <w:div w:id="776877055">
              <w:marLeft w:val="0"/>
              <w:marRight w:val="0"/>
              <w:marTop w:val="0"/>
              <w:marBottom w:val="0"/>
              <w:divBdr>
                <w:top w:val="none" w:sz="0" w:space="0" w:color="auto"/>
                <w:left w:val="none" w:sz="0" w:space="0" w:color="auto"/>
                <w:bottom w:val="none" w:sz="0" w:space="0" w:color="auto"/>
                <w:right w:val="none" w:sz="0" w:space="0" w:color="auto"/>
              </w:divBdr>
            </w:div>
            <w:div w:id="781344907">
              <w:marLeft w:val="0"/>
              <w:marRight w:val="0"/>
              <w:marTop w:val="0"/>
              <w:marBottom w:val="0"/>
              <w:divBdr>
                <w:top w:val="none" w:sz="0" w:space="0" w:color="auto"/>
                <w:left w:val="none" w:sz="0" w:space="0" w:color="auto"/>
                <w:bottom w:val="none" w:sz="0" w:space="0" w:color="auto"/>
                <w:right w:val="none" w:sz="0" w:space="0" w:color="auto"/>
              </w:divBdr>
            </w:div>
            <w:div w:id="816724063">
              <w:marLeft w:val="0"/>
              <w:marRight w:val="0"/>
              <w:marTop w:val="0"/>
              <w:marBottom w:val="0"/>
              <w:divBdr>
                <w:top w:val="none" w:sz="0" w:space="0" w:color="auto"/>
                <w:left w:val="none" w:sz="0" w:space="0" w:color="auto"/>
                <w:bottom w:val="none" w:sz="0" w:space="0" w:color="auto"/>
                <w:right w:val="none" w:sz="0" w:space="0" w:color="auto"/>
              </w:divBdr>
            </w:div>
            <w:div w:id="826437322">
              <w:marLeft w:val="0"/>
              <w:marRight w:val="0"/>
              <w:marTop w:val="0"/>
              <w:marBottom w:val="0"/>
              <w:divBdr>
                <w:top w:val="none" w:sz="0" w:space="0" w:color="auto"/>
                <w:left w:val="none" w:sz="0" w:space="0" w:color="auto"/>
                <w:bottom w:val="none" w:sz="0" w:space="0" w:color="auto"/>
                <w:right w:val="none" w:sz="0" w:space="0" w:color="auto"/>
              </w:divBdr>
            </w:div>
            <w:div w:id="836842645">
              <w:marLeft w:val="0"/>
              <w:marRight w:val="0"/>
              <w:marTop w:val="0"/>
              <w:marBottom w:val="0"/>
              <w:divBdr>
                <w:top w:val="none" w:sz="0" w:space="0" w:color="auto"/>
                <w:left w:val="none" w:sz="0" w:space="0" w:color="auto"/>
                <w:bottom w:val="none" w:sz="0" w:space="0" w:color="auto"/>
                <w:right w:val="none" w:sz="0" w:space="0" w:color="auto"/>
              </w:divBdr>
            </w:div>
            <w:div w:id="837888538">
              <w:marLeft w:val="0"/>
              <w:marRight w:val="0"/>
              <w:marTop w:val="0"/>
              <w:marBottom w:val="0"/>
              <w:divBdr>
                <w:top w:val="none" w:sz="0" w:space="0" w:color="auto"/>
                <w:left w:val="none" w:sz="0" w:space="0" w:color="auto"/>
                <w:bottom w:val="none" w:sz="0" w:space="0" w:color="auto"/>
                <w:right w:val="none" w:sz="0" w:space="0" w:color="auto"/>
              </w:divBdr>
            </w:div>
            <w:div w:id="862672870">
              <w:marLeft w:val="0"/>
              <w:marRight w:val="0"/>
              <w:marTop w:val="0"/>
              <w:marBottom w:val="0"/>
              <w:divBdr>
                <w:top w:val="none" w:sz="0" w:space="0" w:color="auto"/>
                <w:left w:val="none" w:sz="0" w:space="0" w:color="auto"/>
                <w:bottom w:val="none" w:sz="0" w:space="0" w:color="auto"/>
                <w:right w:val="none" w:sz="0" w:space="0" w:color="auto"/>
              </w:divBdr>
            </w:div>
            <w:div w:id="894240919">
              <w:marLeft w:val="0"/>
              <w:marRight w:val="0"/>
              <w:marTop w:val="0"/>
              <w:marBottom w:val="0"/>
              <w:divBdr>
                <w:top w:val="none" w:sz="0" w:space="0" w:color="auto"/>
                <w:left w:val="none" w:sz="0" w:space="0" w:color="auto"/>
                <w:bottom w:val="none" w:sz="0" w:space="0" w:color="auto"/>
                <w:right w:val="none" w:sz="0" w:space="0" w:color="auto"/>
              </w:divBdr>
            </w:div>
            <w:div w:id="896816467">
              <w:marLeft w:val="0"/>
              <w:marRight w:val="0"/>
              <w:marTop w:val="0"/>
              <w:marBottom w:val="0"/>
              <w:divBdr>
                <w:top w:val="none" w:sz="0" w:space="0" w:color="auto"/>
                <w:left w:val="none" w:sz="0" w:space="0" w:color="auto"/>
                <w:bottom w:val="none" w:sz="0" w:space="0" w:color="auto"/>
                <w:right w:val="none" w:sz="0" w:space="0" w:color="auto"/>
              </w:divBdr>
            </w:div>
            <w:div w:id="898975579">
              <w:marLeft w:val="0"/>
              <w:marRight w:val="0"/>
              <w:marTop w:val="0"/>
              <w:marBottom w:val="0"/>
              <w:divBdr>
                <w:top w:val="none" w:sz="0" w:space="0" w:color="auto"/>
                <w:left w:val="none" w:sz="0" w:space="0" w:color="auto"/>
                <w:bottom w:val="none" w:sz="0" w:space="0" w:color="auto"/>
                <w:right w:val="none" w:sz="0" w:space="0" w:color="auto"/>
              </w:divBdr>
            </w:div>
            <w:div w:id="911619610">
              <w:marLeft w:val="0"/>
              <w:marRight w:val="0"/>
              <w:marTop w:val="0"/>
              <w:marBottom w:val="0"/>
              <w:divBdr>
                <w:top w:val="none" w:sz="0" w:space="0" w:color="auto"/>
                <w:left w:val="none" w:sz="0" w:space="0" w:color="auto"/>
                <w:bottom w:val="none" w:sz="0" w:space="0" w:color="auto"/>
                <w:right w:val="none" w:sz="0" w:space="0" w:color="auto"/>
              </w:divBdr>
            </w:div>
            <w:div w:id="912469591">
              <w:marLeft w:val="0"/>
              <w:marRight w:val="0"/>
              <w:marTop w:val="0"/>
              <w:marBottom w:val="0"/>
              <w:divBdr>
                <w:top w:val="none" w:sz="0" w:space="0" w:color="auto"/>
                <w:left w:val="none" w:sz="0" w:space="0" w:color="auto"/>
                <w:bottom w:val="none" w:sz="0" w:space="0" w:color="auto"/>
                <w:right w:val="none" w:sz="0" w:space="0" w:color="auto"/>
              </w:divBdr>
            </w:div>
            <w:div w:id="927692353">
              <w:marLeft w:val="0"/>
              <w:marRight w:val="0"/>
              <w:marTop w:val="0"/>
              <w:marBottom w:val="0"/>
              <w:divBdr>
                <w:top w:val="none" w:sz="0" w:space="0" w:color="auto"/>
                <w:left w:val="none" w:sz="0" w:space="0" w:color="auto"/>
                <w:bottom w:val="none" w:sz="0" w:space="0" w:color="auto"/>
                <w:right w:val="none" w:sz="0" w:space="0" w:color="auto"/>
              </w:divBdr>
            </w:div>
            <w:div w:id="941457169">
              <w:marLeft w:val="0"/>
              <w:marRight w:val="0"/>
              <w:marTop w:val="0"/>
              <w:marBottom w:val="0"/>
              <w:divBdr>
                <w:top w:val="none" w:sz="0" w:space="0" w:color="auto"/>
                <w:left w:val="none" w:sz="0" w:space="0" w:color="auto"/>
                <w:bottom w:val="none" w:sz="0" w:space="0" w:color="auto"/>
                <w:right w:val="none" w:sz="0" w:space="0" w:color="auto"/>
              </w:divBdr>
            </w:div>
            <w:div w:id="948657010">
              <w:marLeft w:val="0"/>
              <w:marRight w:val="0"/>
              <w:marTop w:val="0"/>
              <w:marBottom w:val="0"/>
              <w:divBdr>
                <w:top w:val="none" w:sz="0" w:space="0" w:color="auto"/>
                <w:left w:val="none" w:sz="0" w:space="0" w:color="auto"/>
                <w:bottom w:val="none" w:sz="0" w:space="0" w:color="auto"/>
                <w:right w:val="none" w:sz="0" w:space="0" w:color="auto"/>
              </w:divBdr>
            </w:div>
            <w:div w:id="958608392">
              <w:marLeft w:val="0"/>
              <w:marRight w:val="0"/>
              <w:marTop w:val="0"/>
              <w:marBottom w:val="0"/>
              <w:divBdr>
                <w:top w:val="none" w:sz="0" w:space="0" w:color="auto"/>
                <w:left w:val="none" w:sz="0" w:space="0" w:color="auto"/>
                <w:bottom w:val="none" w:sz="0" w:space="0" w:color="auto"/>
                <w:right w:val="none" w:sz="0" w:space="0" w:color="auto"/>
              </w:divBdr>
            </w:div>
            <w:div w:id="964963634">
              <w:marLeft w:val="0"/>
              <w:marRight w:val="0"/>
              <w:marTop w:val="0"/>
              <w:marBottom w:val="0"/>
              <w:divBdr>
                <w:top w:val="none" w:sz="0" w:space="0" w:color="auto"/>
                <w:left w:val="none" w:sz="0" w:space="0" w:color="auto"/>
                <w:bottom w:val="none" w:sz="0" w:space="0" w:color="auto"/>
                <w:right w:val="none" w:sz="0" w:space="0" w:color="auto"/>
              </w:divBdr>
            </w:div>
            <w:div w:id="965310022">
              <w:marLeft w:val="0"/>
              <w:marRight w:val="0"/>
              <w:marTop w:val="0"/>
              <w:marBottom w:val="0"/>
              <w:divBdr>
                <w:top w:val="none" w:sz="0" w:space="0" w:color="auto"/>
                <w:left w:val="none" w:sz="0" w:space="0" w:color="auto"/>
                <w:bottom w:val="none" w:sz="0" w:space="0" w:color="auto"/>
                <w:right w:val="none" w:sz="0" w:space="0" w:color="auto"/>
              </w:divBdr>
            </w:div>
            <w:div w:id="967662827">
              <w:marLeft w:val="0"/>
              <w:marRight w:val="0"/>
              <w:marTop w:val="0"/>
              <w:marBottom w:val="0"/>
              <w:divBdr>
                <w:top w:val="none" w:sz="0" w:space="0" w:color="auto"/>
                <w:left w:val="none" w:sz="0" w:space="0" w:color="auto"/>
                <w:bottom w:val="none" w:sz="0" w:space="0" w:color="auto"/>
                <w:right w:val="none" w:sz="0" w:space="0" w:color="auto"/>
              </w:divBdr>
            </w:div>
            <w:div w:id="980965354">
              <w:marLeft w:val="0"/>
              <w:marRight w:val="0"/>
              <w:marTop w:val="0"/>
              <w:marBottom w:val="0"/>
              <w:divBdr>
                <w:top w:val="none" w:sz="0" w:space="0" w:color="auto"/>
                <w:left w:val="none" w:sz="0" w:space="0" w:color="auto"/>
                <w:bottom w:val="none" w:sz="0" w:space="0" w:color="auto"/>
                <w:right w:val="none" w:sz="0" w:space="0" w:color="auto"/>
              </w:divBdr>
            </w:div>
            <w:div w:id="997802772">
              <w:marLeft w:val="0"/>
              <w:marRight w:val="0"/>
              <w:marTop w:val="0"/>
              <w:marBottom w:val="0"/>
              <w:divBdr>
                <w:top w:val="none" w:sz="0" w:space="0" w:color="auto"/>
                <w:left w:val="none" w:sz="0" w:space="0" w:color="auto"/>
                <w:bottom w:val="none" w:sz="0" w:space="0" w:color="auto"/>
                <w:right w:val="none" w:sz="0" w:space="0" w:color="auto"/>
              </w:divBdr>
            </w:div>
            <w:div w:id="1013145305">
              <w:marLeft w:val="0"/>
              <w:marRight w:val="0"/>
              <w:marTop w:val="0"/>
              <w:marBottom w:val="0"/>
              <w:divBdr>
                <w:top w:val="none" w:sz="0" w:space="0" w:color="auto"/>
                <w:left w:val="none" w:sz="0" w:space="0" w:color="auto"/>
                <w:bottom w:val="none" w:sz="0" w:space="0" w:color="auto"/>
                <w:right w:val="none" w:sz="0" w:space="0" w:color="auto"/>
              </w:divBdr>
            </w:div>
            <w:div w:id="1023285503">
              <w:marLeft w:val="0"/>
              <w:marRight w:val="0"/>
              <w:marTop w:val="0"/>
              <w:marBottom w:val="0"/>
              <w:divBdr>
                <w:top w:val="none" w:sz="0" w:space="0" w:color="auto"/>
                <w:left w:val="none" w:sz="0" w:space="0" w:color="auto"/>
                <w:bottom w:val="none" w:sz="0" w:space="0" w:color="auto"/>
                <w:right w:val="none" w:sz="0" w:space="0" w:color="auto"/>
              </w:divBdr>
            </w:div>
            <w:div w:id="1033337908">
              <w:marLeft w:val="0"/>
              <w:marRight w:val="0"/>
              <w:marTop w:val="0"/>
              <w:marBottom w:val="0"/>
              <w:divBdr>
                <w:top w:val="none" w:sz="0" w:space="0" w:color="auto"/>
                <w:left w:val="none" w:sz="0" w:space="0" w:color="auto"/>
                <w:bottom w:val="none" w:sz="0" w:space="0" w:color="auto"/>
                <w:right w:val="none" w:sz="0" w:space="0" w:color="auto"/>
              </w:divBdr>
            </w:div>
            <w:div w:id="1040932482">
              <w:marLeft w:val="0"/>
              <w:marRight w:val="0"/>
              <w:marTop w:val="0"/>
              <w:marBottom w:val="0"/>
              <w:divBdr>
                <w:top w:val="none" w:sz="0" w:space="0" w:color="auto"/>
                <w:left w:val="none" w:sz="0" w:space="0" w:color="auto"/>
                <w:bottom w:val="none" w:sz="0" w:space="0" w:color="auto"/>
                <w:right w:val="none" w:sz="0" w:space="0" w:color="auto"/>
              </w:divBdr>
            </w:div>
            <w:div w:id="1045711848">
              <w:marLeft w:val="0"/>
              <w:marRight w:val="0"/>
              <w:marTop w:val="0"/>
              <w:marBottom w:val="0"/>
              <w:divBdr>
                <w:top w:val="none" w:sz="0" w:space="0" w:color="auto"/>
                <w:left w:val="none" w:sz="0" w:space="0" w:color="auto"/>
                <w:bottom w:val="none" w:sz="0" w:space="0" w:color="auto"/>
                <w:right w:val="none" w:sz="0" w:space="0" w:color="auto"/>
              </w:divBdr>
            </w:div>
            <w:div w:id="1046025397">
              <w:marLeft w:val="0"/>
              <w:marRight w:val="0"/>
              <w:marTop w:val="0"/>
              <w:marBottom w:val="0"/>
              <w:divBdr>
                <w:top w:val="none" w:sz="0" w:space="0" w:color="auto"/>
                <w:left w:val="none" w:sz="0" w:space="0" w:color="auto"/>
                <w:bottom w:val="none" w:sz="0" w:space="0" w:color="auto"/>
                <w:right w:val="none" w:sz="0" w:space="0" w:color="auto"/>
              </w:divBdr>
            </w:div>
            <w:div w:id="1047879782">
              <w:marLeft w:val="0"/>
              <w:marRight w:val="0"/>
              <w:marTop w:val="0"/>
              <w:marBottom w:val="0"/>
              <w:divBdr>
                <w:top w:val="none" w:sz="0" w:space="0" w:color="auto"/>
                <w:left w:val="none" w:sz="0" w:space="0" w:color="auto"/>
                <w:bottom w:val="none" w:sz="0" w:space="0" w:color="auto"/>
                <w:right w:val="none" w:sz="0" w:space="0" w:color="auto"/>
              </w:divBdr>
            </w:div>
            <w:div w:id="1067068199">
              <w:marLeft w:val="0"/>
              <w:marRight w:val="0"/>
              <w:marTop w:val="0"/>
              <w:marBottom w:val="0"/>
              <w:divBdr>
                <w:top w:val="none" w:sz="0" w:space="0" w:color="auto"/>
                <w:left w:val="none" w:sz="0" w:space="0" w:color="auto"/>
                <w:bottom w:val="none" w:sz="0" w:space="0" w:color="auto"/>
                <w:right w:val="none" w:sz="0" w:space="0" w:color="auto"/>
              </w:divBdr>
            </w:div>
            <w:div w:id="1068766052">
              <w:marLeft w:val="0"/>
              <w:marRight w:val="0"/>
              <w:marTop w:val="0"/>
              <w:marBottom w:val="0"/>
              <w:divBdr>
                <w:top w:val="none" w:sz="0" w:space="0" w:color="auto"/>
                <w:left w:val="none" w:sz="0" w:space="0" w:color="auto"/>
                <w:bottom w:val="none" w:sz="0" w:space="0" w:color="auto"/>
                <w:right w:val="none" w:sz="0" w:space="0" w:color="auto"/>
              </w:divBdr>
            </w:div>
            <w:div w:id="1076627278">
              <w:marLeft w:val="0"/>
              <w:marRight w:val="0"/>
              <w:marTop w:val="0"/>
              <w:marBottom w:val="0"/>
              <w:divBdr>
                <w:top w:val="none" w:sz="0" w:space="0" w:color="auto"/>
                <w:left w:val="none" w:sz="0" w:space="0" w:color="auto"/>
                <w:bottom w:val="none" w:sz="0" w:space="0" w:color="auto"/>
                <w:right w:val="none" w:sz="0" w:space="0" w:color="auto"/>
              </w:divBdr>
            </w:div>
            <w:div w:id="1083338399">
              <w:marLeft w:val="0"/>
              <w:marRight w:val="0"/>
              <w:marTop w:val="0"/>
              <w:marBottom w:val="0"/>
              <w:divBdr>
                <w:top w:val="none" w:sz="0" w:space="0" w:color="auto"/>
                <w:left w:val="none" w:sz="0" w:space="0" w:color="auto"/>
                <w:bottom w:val="none" w:sz="0" w:space="0" w:color="auto"/>
                <w:right w:val="none" w:sz="0" w:space="0" w:color="auto"/>
              </w:divBdr>
            </w:div>
            <w:div w:id="1087576396">
              <w:marLeft w:val="0"/>
              <w:marRight w:val="0"/>
              <w:marTop w:val="0"/>
              <w:marBottom w:val="0"/>
              <w:divBdr>
                <w:top w:val="none" w:sz="0" w:space="0" w:color="auto"/>
                <w:left w:val="none" w:sz="0" w:space="0" w:color="auto"/>
                <w:bottom w:val="none" w:sz="0" w:space="0" w:color="auto"/>
                <w:right w:val="none" w:sz="0" w:space="0" w:color="auto"/>
              </w:divBdr>
            </w:div>
            <w:div w:id="1101298155">
              <w:marLeft w:val="0"/>
              <w:marRight w:val="0"/>
              <w:marTop w:val="0"/>
              <w:marBottom w:val="0"/>
              <w:divBdr>
                <w:top w:val="none" w:sz="0" w:space="0" w:color="auto"/>
                <w:left w:val="none" w:sz="0" w:space="0" w:color="auto"/>
                <w:bottom w:val="none" w:sz="0" w:space="0" w:color="auto"/>
                <w:right w:val="none" w:sz="0" w:space="0" w:color="auto"/>
              </w:divBdr>
            </w:div>
            <w:div w:id="1106195331">
              <w:marLeft w:val="0"/>
              <w:marRight w:val="0"/>
              <w:marTop w:val="0"/>
              <w:marBottom w:val="0"/>
              <w:divBdr>
                <w:top w:val="none" w:sz="0" w:space="0" w:color="auto"/>
                <w:left w:val="none" w:sz="0" w:space="0" w:color="auto"/>
                <w:bottom w:val="none" w:sz="0" w:space="0" w:color="auto"/>
                <w:right w:val="none" w:sz="0" w:space="0" w:color="auto"/>
              </w:divBdr>
            </w:div>
            <w:div w:id="1120220010">
              <w:marLeft w:val="0"/>
              <w:marRight w:val="0"/>
              <w:marTop w:val="0"/>
              <w:marBottom w:val="0"/>
              <w:divBdr>
                <w:top w:val="none" w:sz="0" w:space="0" w:color="auto"/>
                <w:left w:val="none" w:sz="0" w:space="0" w:color="auto"/>
                <w:bottom w:val="none" w:sz="0" w:space="0" w:color="auto"/>
                <w:right w:val="none" w:sz="0" w:space="0" w:color="auto"/>
              </w:divBdr>
            </w:div>
            <w:div w:id="1123034034">
              <w:marLeft w:val="0"/>
              <w:marRight w:val="0"/>
              <w:marTop w:val="0"/>
              <w:marBottom w:val="0"/>
              <w:divBdr>
                <w:top w:val="none" w:sz="0" w:space="0" w:color="auto"/>
                <w:left w:val="none" w:sz="0" w:space="0" w:color="auto"/>
                <w:bottom w:val="none" w:sz="0" w:space="0" w:color="auto"/>
                <w:right w:val="none" w:sz="0" w:space="0" w:color="auto"/>
              </w:divBdr>
            </w:div>
            <w:div w:id="1133864167">
              <w:marLeft w:val="0"/>
              <w:marRight w:val="0"/>
              <w:marTop w:val="0"/>
              <w:marBottom w:val="0"/>
              <w:divBdr>
                <w:top w:val="none" w:sz="0" w:space="0" w:color="auto"/>
                <w:left w:val="none" w:sz="0" w:space="0" w:color="auto"/>
                <w:bottom w:val="none" w:sz="0" w:space="0" w:color="auto"/>
                <w:right w:val="none" w:sz="0" w:space="0" w:color="auto"/>
              </w:divBdr>
            </w:div>
            <w:div w:id="1134518274">
              <w:marLeft w:val="0"/>
              <w:marRight w:val="0"/>
              <w:marTop w:val="0"/>
              <w:marBottom w:val="0"/>
              <w:divBdr>
                <w:top w:val="none" w:sz="0" w:space="0" w:color="auto"/>
                <w:left w:val="none" w:sz="0" w:space="0" w:color="auto"/>
                <w:bottom w:val="none" w:sz="0" w:space="0" w:color="auto"/>
                <w:right w:val="none" w:sz="0" w:space="0" w:color="auto"/>
              </w:divBdr>
            </w:div>
            <w:div w:id="1152526680">
              <w:marLeft w:val="0"/>
              <w:marRight w:val="0"/>
              <w:marTop w:val="0"/>
              <w:marBottom w:val="0"/>
              <w:divBdr>
                <w:top w:val="none" w:sz="0" w:space="0" w:color="auto"/>
                <w:left w:val="none" w:sz="0" w:space="0" w:color="auto"/>
                <w:bottom w:val="none" w:sz="0" w:space="0" w:color="auto"/>
                <w:right w:val="none" w:sz="0" w:space="0" w:color="auto"/>
              </w:divBdr>
            </w:div>
            <w:div w:id="1173642346">
              <w:marLeft w:val="0"/>
              <w:marRight w:val="0"/>
              <w:marTop w:val="0"/>
              <w:marBottom w:val="0"/>
              <w:divBdr>
                <w:top w:val="none" w:sz="0" w:space="0" w:color="auto"/>
                <w:left w:val="none" w:sz="0" w:space="0" w:color="auto"/>
                <w:bottom w:val="none" w:sz="0" w:space="0" w:color="auto"/>
                <w:right w:val="none" w:sz="0" w:space="0" w:color="auto"/>
              </w:divBdr>
            </w:div>
            <w:div w:id="1195264651">
              <w:marLeft w:val="0"/>
              <w:marRight w:val="0"/>
              <w:marTop w:val="0"/>
              <w:marBottom w:val="0"/>
              <w:divBdr>
                <w:top w:val="none" w:sz="0" w:space="0" w:color="auto"/>
                <w:left w:val="none" w:sz="0" w:space="0" w:color="auto"/>
                <w:bottom w:val="none" w:sz="0" w:space="0" w:color="auto"/>
                <w:right w:val="none" w:sz="0" w:space="0" w:color="auto"/>
              </w:divBdr>
            </w:div>
            <w:div w:id="1211646385">
              <w:marLeft w:val="0"/>
              <w:marRight w:val="0"/>
              <w:marTop w:val="0"/>
              <w:marBottom w:val="0"/>
              <w:divBdr>
                <w:top w:val="none" w:sz="0" w:space="0" w:color="auto"/>
                <w:left w:val="none" w:sz="0" w:space="0" w:color="auto"/>
                <w:bottom w:val="none" w:sz="0" w:space="0" w:color="auto"/>
                <w:right w:val="none" w:sz="0" w:space="0" w:color="auto"/>
              </w:divBdr>
            </w:div>
            <w:div w:id="1215124298">
              <w:marLeft w:val="0"/>
              <w:marRight w:val="0"/>
              <w:marTop w:val="0"/>
              <w:marBottom w:val="0"/>
              <w:divBdr>
                <w:top w:val="none" w:sz="0" w:space="0" w:color="auto"/>
                <w:left w:val="none" w:sz="0" w:space="0" w:color="auto"/>
                <w:bottom w:val="none" w:sz="0" w:space="0" w:color="auto"/>
                <w:right w:val="none" w:sz="0" w:space="0" w:color="auto"/>
              </w:divBdr>
            </w:div>
            <w:div w:id="1224216336">
              <w:marLeft w:val="0"/>
              <w:marRight w:val="0"/>
              <w:marTop w:val="0"/>
              <w:marBottom w:val="0"/>
              <w:divBdr>
                <w:top w:val="none" w:sz="0" w:space="0" w:color="auto"/>
                <w:left w:val="none" w:sz="0" w:space="0" w:color="auto"/>
                <w:bottom w:val="none" w:sz="0" w:space="0" w:color="auto"/>
                <w:right w:val="none" w:sz="0" w:space="0" w:color="auto"/>
              </w:divBdr>
            </w:div>
            <w:div w:id="1226061245">
              <w:marLeft w:val="0"/>
              <w:marRight w:val="0"/>
              <w:marTop w:val="0"/>
              <w:marBottom w:val="0"/>
              <w:divBdr>
                <w:top w:val="none" w:sz="0" w:space="0" w:color="auto"/>
                <w:left w:val="none" w:sz="0" w:space="0" w:color="auto"/>
                <w:bottom w:val="none" w:sz="0" w:space="0" w:color="auto"/>
                <w:right w:val="none" w:sz="0" w:space="0" w:color="auto"/>
              </w:divBdr>
            </w:div>
            <w:div w:id="1226064556">
              <w:marLeft w:val="0"/>
              <w:marRight w:val="0"/>
              <w:marTop w:val="0"/>
              <w:marBottom w:val="0"/>
              <w:divBdr>
                <w:top w:val="none" w:sz="0" w:space="0" w:color="auto"/>
                <w:left w:val="none" w:sz="0" w:space="0" w:color="auto"/>
                <w:bottom w:val="none" w:sz="0" w:space="0" w:color="auto"/>
                <w:right w:val="none" w:sz="0" w:space="0" w:color="auto"/>
              </w:divBdr>
            </w:div>
            <w:div w:id="1227837231">
              <w:marLeft w:val="0"/>
              <w:marRight w:val="0"/>
              <w:marTop w:val="0"/>
              <w:marBottom w:val="0"/>
              <w:divBdr>
                <w:top w:val="none" w:sz="0" w:space="0" w:color="auto"/>
                <w:left w:val="none" w:sz="0" w:space="0" w:color="auto"/>
                <w:bottom w:val="none" w:sz="0" w:space="0" w:color="auto"/>
                <w:right w:val="none" w:sz="0" w:space="0" w:color="auto"/>
              </w:divBdr>
            </w:div>
            <w:div w:id="1235896657">
              <w:marLeft w:val="0"/>
              <w:marRight w:val="0"/>
              <w:marTop w:val="0"/>
              <w:marBottom w:val="0"/>
              <w:divBdr>
                <w:top w:val="none" w:sz="0" w:space="0" w:color="auto"/>
                <w:left w:val="none" w:sz="0" w:space="0" w:color="auto"/>
                <w:bottom w:val="none" w:sz="0" w:space="0" w:color="auto"/>
                <w:right w:val="none" w:sz="0" w:space="0" w:color="auto"/>
              </w:divBdr>
            </w:div>
            <w:div w:id="1241136624">
              <w:marLeft w:val="0"/>
              <w:marRight w:val="0"/>
              <w:marTop w:val="0"/>
              <w:marBottom w:val="0"/>
              <w:divBdr>
                <w:top w:val="none" w:sz="0" w:space="0" w:color="auto"/>
                <w:left w:val="none" w:sz="0" w:space="0" w:color="auto"/>
                <w:bottom w:val="none" w:sz="0" w:space="0" w:color="auto"/>
                <w:right w:val="none" w:sz="0" w:space="0" w:color="auto"/>
              </w:divBdr>
            </w:div>
            <w:div w:id="1244680017">
              <w:marLeft w:val="0"/>
              <w:marRight w:val="0"/>
              <w:marTop w:val="0"/>
              <w:marBottom w:val="0"/>
              <w:divBdr>
                <w:top w:val="none" w:sz="0" w:space="0" w:color="auto"/>
                <w:left w:val="none" w:sz="0" w:space="0" w:color="auto"/>
                <w:bottom w:val="none" w:sz="0" w:space="0" w:color="auto"/>
                <w:right w:val="none" w:sz="0" w:space="0" w:color="auto"/>
              </w:divBdr>
            </w:div>
            <w:div w:id="1261916761">
              <w:marLeft w:val="0"/>
              <w:marRight w:val="0"/>
              <w:marTop w:val="0"/>
              <w:marBottom w:val="0"/>
              <w:divBdr>
                <w:top w:val="none" w:sz="0" w:space="0" w:color="auto"/>
                <w:left w:val="none" w:sz="0" w:space="0" w:color="auto"/>
                <w:bottom w:val="none" w:sz="0" w:space="0" w:color="auto"/>
                <w:right w:val="none" w:sz="0" w:space="0" w:color="auto"/>
              </w:divBdr>
            </w:div>
            <w:div w:id="1275475165">
              <w:marLeft w:val="0"/>
              <w:marRight w:val="0"/>
              <w:marTop w:val="0"/>
              <w:marBottom w:val="0"/>
              <w:divBdr>
                <w:top w:val="none" w:sz="0" w:space="0" w:color="auto"/>
                <w:left w:val="none" w:sz="0" w:space="0" w:color="auto"/>
                <w:bottom w:val="none" w:sz="0" w:space="0" w:color="auto"/>
                <w:right w:val="none" w:sz="0" w:space="0" w:color="auto"/>
              </w:divBdr>
            </w:div>
            <w:div w:id="1278365976">
              <w:marLeft w:val="0"/>
              <w:marRight w:val="0"/>
              <w:marTop w:val="0"/>
              <w:marBottom w:val="0"/>
              <w:divBdr>
                <w:top w:val="none" w:sz="0" w:space="0" w:color="auto"/>
                <w:left w:val="none" w:sz="0" w:space="0" w:color="auto"/>
                <w:bottom w:val="none" w:sz="0" w:space="0" w:color="auto"/>
                <w:right w:val="none" w:sz="0" w:space="0" w:color="auto"/>
              </w:divBdr>
            </w:div>
            <w:div w:id="1280796007">
              <w:marLeft w:val="0"/>
              <w:marRight w:val="0"/>
              <w:marTop w:val="0"/>
              <w:marBottom w:val="0"/>
              <w:divBdr>
                <w:top w:val="none" w:sz="0" w:space="0" w:color="auto"/>
                <w:left w:val="none" w:sz="0" w:space="0" w:color="auto"/>
                <w:bottom w:val="none" w:sz="0" w:space="0" w:color="auto"/>
                <w:right w:val="none" w:sz="0" w:space="0" w:color="auto"/>
              </w:divBdr>
            </w:div>
            <w:div w:id="1291324924">
              <w:marLeft w:val="0"/>
              <w:marRight w:val="0"/>
              <w:marTop w:val="0"/>
              <w:marBottom w:val="0"/>
              <w:divBdr>
                <w:top w:val="none" w:sz="0" w:space="0" w:color="auto"/>
                <w:left w:val="none" w:sz="0" w:space="0" w:color="auto"/>
                <w:bottom w:val="none" w:sz="0" w:space="0" w:color="auto"/>
                <w:right w:val="none" w:sz="0" w:space="0" w:color="auto"/>
              </w:divBdr>
            </w:div>
            <w:div w:id="1318071795">
              <w:marLeft w:val="0"/>
              <w:marRight w:val="0"/>
              <w:marTop w:val="0"/>
              <w:marBottom w:val="0"/>
              <w:divBdr>
                <w:top w:val="none" w:sz="0" w:space="0" w:color="auto"/>
                <w:left w:val="none" w:sz="0" w:space="0" w:color="auto"/>
                <w:bottom w:val="none" w:sz="0" w:space="0" w:color="auto"/>
                <w:right w:val="none" w:sz="0" w:space="0" w:color="auto"/>
              </w:divBdr>
            </w:div>
            <w:div w:id="1320113690">
              <w:marLeft w:val="0"/>
              <w:marRight w:val="0"/>
              <w:marTop w:val="0"/>
              <w:marBottom w:val="0"/>
              <w:divBdr>
                <w:top w:val="none" w:sz="0" w:space="0" w:color="auto"/>
                <w:left w:val="none" w:sz="0" w:space="0" w:color="auto"/>
                <w:bottom w:val="none" w:sz="0" w:space="0" w:color="auto"/>
                <w:right w:val="none" w:sz="0" w:space="0" w:color="auto"/>
              </w:divBdr>
            </w:div>
            <w:div w:id="1348171325">
              <w:marLeft w:val="0"/>
              <w:marRight w:val="0"/>
              <w:marTop w:val="0"/>
              <w:marBottom w:val="0"/>
              <w:divBdr>
                <w:top w:val="none" w:sz="0" w:space="0" w:color="auto"/>
                <w:left w:val="none" w:sz="0" w:space="0" w:color="auto"/>
                <w:bottom w:val="none" w:sz="0" w:space="0" w:color="auto"/>
                <w:right w:val="none" w:sz="0" w:space="0" w:color="auto"/>
              </w:divBdr>
            </w:div>
            <w:div w:id="1353192100">
              <w:marLeft w:val="0"/>
              <w:marRight w:val="0"/>
              <w:marTop w:val="0"/>
              <w:marBottom w:val="0"/>
              <w:divBdr>
                <w:top w:val="none" w:sz="0" w:space="0" w:color="auto"/>
                <w:left w:val="none" w:sz="0" w:space="0" w:color="auto"/>
                <w:bottom w:val="none" w:sz="0" w:space="0" w:color="auto"/>
                <w:right w:val="none" w:sz="0" w:space="0" w:color="auto"/>
              </w:divBdr>
            </w:div>
            <w:div w:id="1353415313">
              <w:marLeft w:val="0"/>
              <w:marRight w:val="0"/>
              <w:marTop w:val="0"/>
              <w:marBottom w:val="0"/>
              <w:divBdr>
                <w:top w:val="none" w:sz="0" w:space="0" w:color="auto"/>
                <w:left w:val="none" w:sz="0" w:space="0" w:color="auto"/>
                <w:bottom w:val="none" w:sz="0" w:space="0" w:color="auto"/>
                <w:right w:val="none" w:sz="0" w:space="0" w:color="auto"/>
              </w:divBdr>
            </w:div>
            <w:div w:id="1368725137">
              <w:marLeft w:val="0"/>
              <w:marRight w:val="0"/>
              <w:marTop w:val="0"/>
              <w:marBottom w:val="0"/>
              <w:divBdr>
                <w:top w:val="none" w:sz="0" w:space="0" w:color="auto"/>
                <w:left w:val="none" w:sz="0" w:space="0" w:color="auto"/>
                <w:bottom w:val="none" w:sz="0" w:space="0" w:color="auto"/>
                <w:right w:val="none" w:sz="0" w:space="0" w:color="auto"/>
              </w:divBdr>
            </w:div>
            <w:div w:id="1372268086">
              <w:marLeft w:val="0"/>
              <w:marRight w:val="0"/>
              <w:marTop w:val="0"/>
              <w:marBottom w:val="0"/>
              <w:divBdr>
                <w:top w:val="none" w:sz="0" w:space="0" w:color="auto"/>
                <w:left w:val="none" w:sz="0" w:space="0" w:color="auto"/>
                <w:bottom w:val="none" w:sz="0" w:space="0" w:color="auto"/>
                <w:right w:val="none" w:sz="0" w:space="0" w:color="auto"/>
              </w:divBdr>
            </w:div>
            <w:div w:id="1375278396">
              <w:marLeft w:val="0"/>
              <w:marRight w:val="0"/>
              <w:marTop w:val="0"/>
              <w:marBottom w:val="0"/>
              <w:divBdr>
                <w:top w:val="none" w:sz="0" w:space="0" w:color="auto"/>
                <w:left w:val="none" w:sz="0" w:space="0" w:color="auto"/>
                <w:bottom w:val="none" w:sz="0" w:space="0" w:color="auto"/>
                <w:right w:val="none" w:sz="0" w:space="0" w:color="auto"/>
              </w:divBdr>
            </w:div>
            <w:div w:id="1382628962">
              <w:marLeft w:val="0"/>
              <w:marRight w:val="0"/>
              <w:marTop w:val="0"/>
              <w:marBottom w:val="0"/>
              <w:divBdr>
                <w:top w:val="none" w:sz="0" w:space="0" w:color="auto"/>
                <w:left w:val="none" w:sz="0" w:space="0" w:color="auto"/>
                <w:bottom w:val="none" w:sz="0" w:space="0" w:color="auto"/>
                <w:right w:val="none" w:sz="0" w:space="0" w:color="auto"/>
              </w:divBdr>
            </w:div>
            <w:div w:id="1392389502">
              <w:marLeft w:val="0"/>
              <w:marRight w:val="0"/>
              <w:marTop w:val="0"/>
              <w:marBottom w:val="0"/>
              <w:divBdr>
                <w:top w:val="none" w:sz="0" w:space="0" w:color="auto"/>
                <w:left w:val="none" w:sz="0" w:space="0" w:color="auto"/>
                <w:bottom w:val="none" w:sz="0" w:space="0" w:color="auto"/>
                <w:right w:val="none" w:sz="0" w:space="0" w:color="auto"/>
              </w:divBdr>
            </w:div>
            <w:div w:id="1398017579">
              <w:marLeft w:val="0"/>
              <w:marRight w:val="0"/>
              <w:marTop w:val="0"/>
              <w:marBottom w:val="0"/>
              <w:divBdr>
                <w:top w:val="none" w:sz="0" w:space="0" w:color="auto"/>
                <w:left w:val="none" w:sz="0" w:space="0" w:color="auto"/>
                <w:bottom w:val="none" w:sz="0" w:space="0" w:color="auto"/>
                <w:right w:val="none" w:sz="0" w:space="0" w:color="auto"/>
              </w:divBdr>
            </w:div>
            <w:div w:id="1407414805">
              <w:marLeft w:val="0"/>
              <w:marRight w:val="0"/>
              <w:marTop w:val="0"/>
              <w:marBottom w:val="0"/>
              <w:divBdr>
                <w:top w:val="none" w:sz="0" w:space="0" w:color="auto"/>
                <w:left w:val="none" w:sz="0" w:space="0" w:color="auto"/>
                <w:bottom w:val="none" w:sz="0" w:space="0" w:color="auto"/>
                <w:right w:val="none" w:sz="0" w:space="0" w:color="auto"/>
              </w:divBdr>
            </w:div>
            <w:div w:id="1409304155">
              <w:marLeft w:val="0"/>
              <w:marRight w:val="0"/>
              <w:marTop w:val="0"/>
              <w:marBottom w:val="0"/>
              <w:divBdr>
                <w:top w:val="none" w:sz="0" w:space="0" w:color="auto"/>
                <w:left w:val="none" w:sz="0" w:space="0" w:color="auto"/>
                <w:bottom w:val="none" w:sz="0" w:space="0" w:color="auto"/>
                <w:right w:val="none" w:sz="0" w:space="0" w:color="auto"/>
              </w:divBdr>
            </w:div>
            <w:div w:id="1412968640">
              <w:marLeft w:val="0"/>
              <w:marRight w:val="0"/>
              <w:marTop w:val="0"/>
              <w:marBottom w:val="0"/>
              <w:divBdr>
                <w:top w:val="none" w:sz="0" w:space="0" w:color="auto"/>
                <w:left w:val="none" w:sz="0" w:space="0" w:color="auto"/>
                <w:bottom w:val="none" w:sz="0" w:space="0" w:color="auto"/>
                <w:right w:val="none" w:sz="0" w:space="0" w:color="auto"/>
              </w:divBdr>
            </w:div>
            <w:div w:id="1429081245">
              <w:marLeft w:val="0"/>
              <w:marRight w:val="0"/>
              <w:marTop w:val="0"/>
              <w:marBottom w:val="0"/>
              <w:divBdr>
                <w:top w:val="none" w:sz="0" w:space="0" w:color="auto"/>
                <w:left w:val="none" w:sz="0" w:space="0" w:color="auto"/>
                <w:bottom w:val="none" w:sz="0" w:space="0" w:color="auto"/>
                <w:right w:val="none" w:sz="0" w:space="0" w:color="auto"/>
              </w:divBdr>
            </w:div>
            <w:div w:id="1431196796">
              <w:marLeft w:val="0"/>
              <w:marRight w:val="0"/>
              <w:marTop w:val="0"/>
              <w:marBottom w:val="0"/>
              <w:divBdr>
                <w:top w:val="none" w:sz="0" w:space="0" w:color="auto"/>
                <w:left w:val="none" w:sz="0" w:space="0" w:color="auto"/>
                <w:bottom w:val="none" w:sz="0" w:space="0" w:color="auto"/>
                <w:right w:val="none" w:sz="0" w:space="0" w:color="auto"/>
              </w:divBdr>
            </w:div>
            <w:div w:id="1442337293">
              <w:marLeft w:val="0"/>
              <w:marRight w:val="0"/>
              <w:marTop w:val="0"/>
              <w:marBottom w:val="0"/>
              <w:divBdr>
                <w:top w:val="none" w:sz="0" w:space="0" w:color="auto"/>
                <w:left w:val="none" w:sz="0" w:space="0" w:color="auto"/>
                <w:bottom w:val="none" w:sz="0" w:space="0" w:color="auto"/>
                <w:right w:val="none" w:sz="0" w:space="0" w:color="auto"/>
              </w:divBdr>
            </w:div>
            <w:div w:id="1458449305">
              <w:marLeft w:val="0"/>
              <w:marRight w:val="0"/>
              <w:marTop w:val="0"/>
              <w:marBottom w:val="0"/>
              <w:divBdr>
                <w:top w:val="none" w:sz="0" w:space="0" w:color="auto"/>
                <w:left w:val="none" w:sz="0" w:space="0" w:color="auto"/>
                <w:bottom w:val="none" w:sz="0" w:space="0" w:color="auto"/>
                <w:right w:val="none" w:sz="0" w:space="0" w:color="auto"/>
              </w:divBdr>
            </w:div>
            <w:div w:id="1464621533">
              <w:marLeft w:val="0"/>
              <w:marRight w:val="0"/>
              <w:marTop w:val="0"/>
              <w:marBottom w:val="0"/>
              <w:divBdr>
                <w:top w:val="none" w:sz="0" w:space="0" w:color="auto"/>
                <w:left w:val="none" w:sz="0" w:space="0" w:color="auto"/>
                <w:bottom w:val="none" w:sz="0" w:space="0" w:color="auto"/>
                <w:right w:val="none" w:sz="0" w:space="0" w:color="auto"/>
              </w:divBdr>
            </w:div>
            <w:div w:id="1494029608">
              <w:marLeft w:val="0"/>
              <w:marRight w:val="0"/>
              <w:marTop w:val="0"/>
              <w:marBottom w:val="0"/>
              <w:divBdr>
                <w:top w:val="none" w:sz="0" w:space="0" w:color="auto"/>
                <w:left w:val="none" w:sz="0" w:space="0" w:color="auto"/>
                <w:bottom w:val="none" w:sz="0" w:space="0" w:color="auto"/>
                <w:right w:val="none" w:sz="0" w:space="0" w:color="auto"/>
              </w:divBdr>
            </w:div>
            <w:div w:id="1494685741">
              <w:marLeft w:val="0"/>
              <w:marRight w:val="0"/>
              <w:marTop w:val="0"/>
              <w:marBottom w:val="0"/>
              <w:divBdr>
                <w:top w:val="none" w:sz="0" w:space="0" w:color="auto"/>
                <w:left w:val="none" w:sz="0" w:space="0" w:color="auto"/>
                <w:bottom w:val="none" w:sz="0" w:space="0" w:color="auto"/>
                <w:right w:val="none" w:sz="0" w:space="0" w:color="auto"/>
              </w:divBdr>
            </w:div>
            <w:div w:id="1500268476">
              <w:marLeft w:val="0"/>
              <w:marRight w:val="0"/>
              <w:marTop w:val="0"/>
              <w:marBottom w:val="0"/>
              <w:divBdr>
                <w:top w:val="none" w:sz="0" w:space="0" w:color="auto"/>
                <w:left w:val="none" w:sz="0" w:space="0" w:color="auto"/>
                <w:bottom w:val="none" w:sz="0" w:space="0" w:color="auto"/>
                <w:right w:val="none" w:sz="0" w:space="0" w:color="auto"/>
              </w:divBdr>
            </w:div>
            <w:div w:id="1510098254">
              <w:marLeft w:val="0"/>
              <w:marRight w:val="0"/>
              <w:marTop w:val="0"/>
              <w:marBottom w:val="0"/>
              <w:divBdr>
                <w:top w:val="none" w:sz="0" w:space="0" w:color="auto"/>
                <w:left w:val="none" w:sz="0" w:space="0" w:color="auto"/>
                <w:bottom w:val="none" w:sz="0" w:space="0" w:color="auto"/>
                <w:right w:val="none" w:sz="0" w:space="0" w:color="auto"/>
              </w:divBdr>
            </w:div>
            <w:div w:id="1513227478">
              <w:marLeft w:val="0"/>
              <w:marRight w:val="0"/>
              <w:marTop w:val="0"/>
              <w:marBottom w:val="0"/>
              <w:divBdr>
                <w:top w:val="none" w:sz="0" w:space="0" w:color="auto"/>
                <w:left w:val="none" w:sz="0" w:space="0" w:color="auto"/>
                <w:bottom w:val="none" w:sz="0" w:space="0" w:color="auto"/>
                <w:right w:val="none" w:sz="0" w:space="0" w:color="auto"/>
              </w:divBdr>
            </w:div>
            <w:div w:id="1514144688">
              <w:marLeft w:val="0"/>
              <w:marRight w:val="0"/>
              <w:marTop w:val="0"/>
              <w:marBottom w:val="0"/>
              <w:divBdr>
                <w:top w:val="none" w:sz="0" w:space="0" w:color="auto"/>
                <w:left w:val="none" w:sz="0" w:space="0" w:color="auto"/>
                <w:bottom w:val="none" w:sz="0" w:space="0" w:color="auto"/>
                <w:right w:val="none" w:sz="0" w:space="0" w:color="auto"/>
              </w:divBdr>
            </w:div>
            <w:div w:id="1521551216">
              <w:marLeft w:val="0"/>
              <w:marRight w:val="0"/>
              <w:marTop w:val="0"/>
              <w:marBottom w:val="0"/>
              <w:divBdr>
                <w:top w:val="none" w:sz="0" w:space="0" w:color="auto"/>
                <w:left w:val="none" w:sz="0" w:space="0" w:color="auto"/>
                <w:bottom w:val="none" w:sz="0" w:space="0" w:color="auto"/>
                <w:right w:val="none" w:sz="0" w:space="0" w:color="auto"/>
              </w:divBdr>
            </w:div>
            <w:div w:id="1533298696">
              <w:marLeft w:val="0"/>
              <w:marRight w:val="0"/>
              <w:marTop w:val="0"/>
              <w:marBottom w:val="0"/>
              <w:divBdr>
                <w:top w:val="none" w:sz="0" w:space="0" w:color="auto"/>
                <w:left w:val="none" w:sz="0" w:space="0" w:color="auto"/>
                <w:bottom w:val="none" w:sz="0" w:space="0" w:color="auto"/>
                <w:right w:val="none" w:sz="0" w:space="0" w:color="auto"/>
              </w:divBdr>
            </w:div>
            <w:div w:id="1534609212">
              <w:marLeft w:val="0"/>
              <w:marRight w:val="0"/>
              <w:marTop w:val="0"/>
              <w:marBottom w:val="0"/>
              <w:divBdr>
                <w:top w:val="none" w:sz="0" w:space="0" w:color="auto"/>
                <w:left w:val="none" w:sz="0" w:space="0" w:color="auto"/>
                <w:bottom w:val="none" w:sz="0" w:space="0" w:color="auto"/>
                <w:right w:val="none" w:sz="0" w:space="0" w:color="auto"/>
              </w:divBdr>
            </w:div>
            <w:div w:id="1558709957">
              <w:marLeft w:val="0"/>
              <w:marRight w:val="0"/>
              <w:marTop w:val="0"/>
              <w:marBottom w:val="0"/>
              <w:divBdr>
                <w:top w:val="none" w:sz="0" w:space="0" w:color="auto"/>
                <w:left w:val="none" w:sz="0" w:space="0" w:color="auto"/>
                <w:bottom w:val="none" w:sz="0" w:space="0" w:color="auto"/>
                <w:right w:val="none" w:sz="0" w:space="0" w:color="auto"/>
              </w:divBdr>
            </w:div>
            <w:div w:id="1567297610">
              <w:marLeft w:val="0"/>
              <w:marRight w:val="0"/>
              <w:marTop w:val="0"/>
              <w:marBottom w:val="0"/>
              <w:divBdr>
                <w:top w:val="none" w:sz="0" w:space="0" w:color="auto"/>
                <w:left w:val="none" w:sz="0" w:space="0" w:color="auto"/>
                <w:bottom w:val="none" w:sz="0" w:space="0" w:color="auto"/>
                <w:right w:val="none" w:sz="0" w:space="0" w:color="auto"/>
              </w:divBdr>
            </w:div>
            <w:div w:id="1573419653">
              <w:marLeft w:val="0"/>
              <w:marRight w:val="0"/>
              <w:marTop w:val="0"/>
              <w:marBottom w:val="0"/>
              <w:divBdr>
                <w:top w:val="none" w:sz="0" w:space="0" w:color="auto"/>
                <w:left w:val="none" w:sz="0" w:space="0" w:color="auto"/>
                <w:bottom w:val="none" w:sz="0" w:space="0" w:color="auto"/>
                <w:right w:val="none" w:sz="0" w:space="0" w:color="auto"/>
              </w:divBdr>
            </w:div>
            <w:div w:id="1606695768">
              <w:marLeft w:val="0"/>
              <w:marRight w:val="0"/>
              <w:marTop w:val="0"/>
              <w:marBottom w:val="0"/>
              <w:divBdr>
                <w:top w:val="none" w:sz="0" w:space="0" w:color="auto"/>
                <w:left w:val="none" w:sz="0" w:space="0" w:color="auto"/>
                <w:bottom w:val="none" w:sz="0" w:space="0" w:color="auto"/>
                <w:right w:val="none" w:sz="0" w:space="0" w:color="auto"/>
              </w:divBdr>
            </w:div>
            <w:div w:id="1611426116">
              <w:marLeft w:val="0"/>
              <w:marRight w:val="0"/>
              <w:marTop w:val="0"/>
              <w:marBottom w:val="0"/>
              <w:divBdr>
                <w:top w:val="none" w:sz="0" w:space="0" w:color="auto"/>
                <w:left w:val="none" w:sz="0" w:space="0" w:color="auto"/>
                <w:bottom w:val="none" w:sz="0" w:space="0" w:color="auto"/>
                <w:right w:val="none" w:sz="0" w:space="0" w:color="auto"/>
              </w:divBdr>
            </w:div>
            <w:div w:id="1621497298">
              <w:marLeft w:val="0"/>
              <w:marRight w:val="0"/>
              <w:marTop w:val="0"/>
              <w:marBottom w:val="0"/>
              <w:divBdr>
                <w:top w:val="none" w:sz="0" w:space="0" w:color="auto"/>
                <w:left w:val="none" w:sz="0" w:space="0" w:color="auto"/>
                <w:bottom w:val="none" w:sz="0" w:space="0" w:color="auto"/>
                <w:right w:val="none" w:sz="0" w:space="0" w:color="auto"/>
              </w:divBdr>
            </w:div>
            <w:div w:id="1632053148">
              <w:marLeft w:val="0"/>
              <w:marRight w:val="0"/>
              <w:marTop w:val="0"/>
              <w:marBottom w:val="0"/>
              <w:divBdr>
                <w:top w:val="none" w:sz="0" w:space="0" w:color="auto"/>
                <w:left w:val="none" w:sz="0" w:space="0" w:color="auto"/>
                <w:bottom w:val="none" w:sz="0" w:space="0" w:color="auto"/>
                <w:right w:val="none" w:sz="0" w:space="0" w:color="auto"/>
              </w:divBdr>
            </w:div>
            <w:div w:id="1632398946">
              <w:marLeft w:val="0"/>
              <w:marRight w:val="0"/>
              <w:marTop w:val="0"/>
              <w:marBottom w:val="0"/>
              <w:divBdr>
                <w:top w:val="none" w:sz="0" w:space="0" w:color="auto"/>
                <w:left w:val="none" w:sz="0" w:space="0" w:color="auto"/>
                <w:bottom w:val="none" w:sz="0" w:space="0" w:color="auto"/>
                <w:right w:val="none" w:sz="0" w:space="0" w:color="auto"/>
              </w:divBdr>
            </w:div>
            <w:div w:id="1634210399">
              <w:marLeft w:val="0"/>
              <w:marRight w:val="0"/>
              <w:marTop w:val="0"/>
              <w:marBottom w:val="0"/>
              <w:divBdr>
                <w:top w:val="none" w:sz="0" w:space="0" w:color="auto"/>
                <w:left w:val="none" w:sz="0" w:space="0" w:color="auto"/>
                <w:bottom w:val="none" w:sz="0" w:space="0" w:color="auto"/>
                <w:right w:val="none" w:sz="0" w:space="0" w:color="auto"/>
              </w:divBdr>
            </w:div>
            <w:div w:id="1648704665">
              <w:marLeft w:val="0"/>
              <w:marRight w:val="0"/>
              <w:marTop w:val="0"/>
              <w:marBottom w:val="0"/>
              <w:divBdr>
                <w:top w:val="none" w:sz="0" w:space="0" w:color="auto"/>
                <w:left w:val="none" w:sz="0" w:space="0" w:color="auto"/>
                <w:bottom w:val="none" w:sz="0" w:space="0" w:color="auto"/>
                <w:right w:val="none" w:sz="0" w:space="0" w:color="auto"/>
              </w:divBdr>
            </w:div>
            <w:div w:id="1652370748">
              <w:marLeft w:val="0"/>
              <w:marRight w:val="0"/>
              <w:marTop w:val="0"/>
              <w:marBottom w:val="0"/>
              <w:divBdr>
                <w:top w:val="none" w:sz="0" w:space="0" w:color="auto"/>
                <w:left w:val="none" w:sz="0" w:space="0" w:color="auto"/>
                <w:bottom w:val="none" w:sz="0" w:space="0" w:color="auto"/>
                <w:right w:val="none" w:sz="0" w:space="0" w:color="auto"/>
              </w:divBdr>
            </w:div>
            <w:div w:id="1664308535">
              <w:marLeft w:val="0"/>
              <w:marRight w:val="0"/>
              <w:marTop w:val="0"/>
              <w:marBottom w:val="0"/>
              <w:divBdr>
                <w:top w:val="none" w:sz="0" w:space="0" w:color="auto"/>
                <w:left w:val="none" w:sz="0" w:space="0" w:color="auto"/>
                <w:bottom w:val="none" w:sz="0" w:space="0" w:color="auto"/>
                <w:right w:val="none" w:sz="0" w:space="0" w:color="auto"/>
              </w:divBdr>
            </w:div>
            <w:div w:id="1665745924">
              <w:marLeft w:val="0"/>
              <w:marRight w:val="0"/>
              <w:marTop w:val="0"/>
              <w:marBottom w:val="0"/>
              <w:divBdr>
                <w:top w:val="none" w:sz="0" w:space="0" w:color="auto"/>
                <w:left w:val="none" w:sz="0" w:space="0" w:color="auto"/>
                <w:bottom w:val="none" w:sz="0" w:space="0" w:color="auto"/>
                <w:right w:val="none" w:sz="0" w:space="0" w:color="auto"/>
              </w:divBdr>
            </w:div>
            <w:div w:id="1668632545">
              <w:marLeft w:val="0"/>
              <w:marRight w:val="0"/>
              <w:marTop w:val="0"/>
              <w:marBottom w:val="0"/>
              <w:divBdr>
                <w:top w:val="none" w:sz="0" w:space="0" w:color="auto"/>
                <w:left w:val="none" w:sz="0" w:space="0" w:color="auto"/>
                <w:bottom w:val="none" w:sz="0" w:space="0" w:color="auto"/>
                <w:right w:val="none" w:sz="0" w:space="0" w:color="auto"/>
              </w:divBdr>
            </w:div>
            <w:div w:id="1721979020">
              <w:marLeft w:val="0"/>
              <w:marRight w:val="0"/>
              <w:marTop w:val="0"/>
              <w:marBottom w:val="0"/>
              <w:divBdr>
                <w:top w:val="none" w:sz="0" w:space="0" w:color="auto"/>
                <w:left w:val="none" w:sz="0" w:space="0" w:color="auto"/>
                <w:bottom w:val="none" w:sz="0" w:space="0" w:color="auto"/>
                <w:right w:val="none" w:sz="0" w:space="0" w:color="auto"/>
              </w:divBdr>
            </w:div>
            <w:div w:id="1745103657">
              <w:marLeft w:val="0"/>
              <w:marRight w:val="0"/>
              <w:marTop w:val="0"/>
              <w:marBottom w:val="0"/>
              <w:divBdr>
                <w:top w:val="none" w:sz="0" w:space="0" w:color="auto"/>
                <w:left w:val="none" w:sz="0" w:space="0" w:color="auto"/>
                <w:bottom w:val="none" w:sz="0" w:space="0" w:color="auto"/>
                <w:right w:val="none" w:sz="0" w:space="0" w:color="auto"/>
              </w:divBdr>
            </w:div>
            <w:div w:id="1764842187">
              <w:marLeft w:val="0"/>
              <w:marRight w:val="0"/>
              <w:marTop w:val="0"/>
              <w:marBottom w:val="0"/>
              <w:divBdr>
                <w:top w:val="none" w:sz="0" w:space="0" w:color="auto"/>
                <w:left w:val="none" w:sz="0" w:space="0" w:color="auto"/>
                <w:bottom w:val="none" w:sz="0" w:space="0" w:color="auto"/>
                <w:right w:val="none" w:sz="0" w:space="0" w:color="auto"/>
              </w:divBdr>
            </w:div>
            <w:div w:id="1796680175">
              <w:marLeft w:val="0"/>
              <w:marRight w:val="0"/>
              <w:marTop w:val="0"/>
              <w:marBottom w:val="0"/>
              <w:divBdr>
                <w:top w:val="none" w:sz="0" w:space="0" w:color="auto"/>
                <w:left w:val="none" w:sz="0" w:space="0" w:color="auto"/>
                <w:bottom w:val="none" w:sz="0" w:space="0" w:color="auto"/>
                <w:right w:val="none" w:sz="0" w:space="0" w:color="auto"/>
              </w:divBdr>
            </w:div>
            <w:div w:id="1810853157">
              <w:marLeft w:val="0"/>
              <w:marRight w:val="0"/>
              <w:marTop w:val="0"/>
              <w:marBottom w:val="0"/>
              <w:divBdr>
                <w:top w:val="none" w:sz="0" w:space="0" w:color="auto"/>
                <w:left w:val="none" w:sz="0" w:space="0" w:color="auto"/>
                <w:bottom w:val="none" w:sz="0" w:space="0" w:color="auto"/>
                <w:right w:val="none" w:sz="0" w:space="0" w:color="auto"/>
              </w:divBdr>
            </w:div>
            <w:div w:id="1812016823">
              <w:marLeft w:val="0"/>
              <w:marRight w:val="0"/>
              <w:marTop w:val="0"/>
              <w:marBottom w:val="0"/>
              <w:divBdr>
                <w:top w:val="none" w:sz="0" w:space="0" w:color="auto"/>
                <w:left w:val="none" w:sz="0" w:space="0" w:color="auto"/>
                <w:bottom w:val="none" w:sz="0" w:space="0" w:color="auto"/>
                <w:right w:val="none" w:sz="0" w:space="0" w:color="auto"/>
              </w:divBdr>
            </w:div>
            <w:div w:id="1815024754">
              <w:marLeft w:val="0"/>
              <w:marRight w:val="0"/>
              <w:marTop w:val="0"/>
              <w:marBottom w:val="0"/>
              <w:divBdr>
                <w:top w:val="none" w:sz="0" w:space="0" w:color="auto"/>
                <w:left w:val="none" w:sz="0" w:space="0" w:color="auto"/>
                <w:bottom w:val="none" w:sz="0" w:space="0" w:color="auto"/>
                <w:right w:val="none" w:sz="0" w:space="0" w:color="auto"/>
              </w:divBdr>
            </w:div>
            <w:div w:id="1816991880">
              <w:marLeft w:val="0"/>
              <w:marRight w:val="0"/>
              <w:marTop w:val="0"/>
              <w:marBottom w:val="0"/>
              <w:divBdr>
                <w:top w:val="none" w:sz="0" w:space="0" w:color="auto"/>
                <w:left w:val="none" w:sz="0" w:space="0" w:color="auto"/>
                <w:bottom w:val="none" w:sz="0" w:space="0" w:color="auto"/>
                <w:right w:val="none" w:sz="0" w:space="0" w:color="auto"/>
              </w:divBdr>
            </w:div>
            <w:div w:id="1835292847">
              <w:marLeft w:val="0"/>
              <w:marRight w:val="0"/>
              <w:marTop w:val="0"/>
              <w:marBottom w:val="0"/>
              <w:divBdr>
                <w:top w:val="none" w:sz="0" w:space="0" w:color="auto"/>
                <w:left w:val="none" w:sz="0" w:space="0" w:color="auto"/>
                <w:bottom w:val="none" w:sz="0" w:space="0" w:color="auto"/>
                <w:right w:val="none" w:sz="0" w:space="0" w:color="auto"/>
              </w:divBdr>
            </w:div>
            <w:div w:id="1886336271">
              <w:marLeft w:val="0"/>
              <w:marRight w:val="0"/>
              <w:marTop w:val="0"/>
              <w:marBottom w:val="0"/>
              <w:divBdr>
                <w:top w:val="none" w:sz="0" w:space="0" w:color="auto"/>
                <w:left w:val="none" w:sz="0" w:space="0" w:color="auto"/>
                <w:bottom w:val="none" w:sz="0" w:space="0" w:color="auto"/>
                <w:right w:val="none" w:sz="0" w:space="0" w:color="auto"/>
              </w:divBdr>
            </w:div>
            <w:div w:id="1899129118">
              <w:marLeft w:val="0"/>
              <w:marRight w:val="0"/>
              <w:marTop w:val="0"/>
              <w:marBottom w:val="0"/>
              <w:divBdr>
                <w:top w:val="none" w:sz="0" w:space="0" w:color="auto"/>
                <w:left w:val="none" w:sz="0" w:space="0" w:color="auto"/>
                <w:bottom w:val="none" w:sz="0" w:space="0" w:color="auto"/>
                <w:right w:val="none" w:sz="0" w:space="0" w:color="auto"/>
              </w:divBdr>
            </w:div>
            <w:div w:id="1908221189">
              <w:marLeft w:val="0"/>
              <w:marRight w:val="0"/>
              <w:marTop w:val="0"/>
              <w:marBottom w:val="0"/>
              <w:divBdr>
                <w:top w:val="none" w:sz="0" w:space="0" w:color="auto"/>
                <w:left w:val="none" w:sz="0" w:space="0" w:color="auto"/>
                <w:bottom w:val="none" w:sz="0" w:space="0" w:color="auto"/>
                <w:right w:val="none" w:sz="0" w:space="0" w:color="auto"/>
              </w:divBdr>
            </w:div>
            <w:div w:id="1946616577">
              <w:marLeft w:val="0"/>
              <w:marRight w:val="0"/>
              <w:marTop w:val="0"/>
              <w:marBottom w:val="0"/>
              <w:divBdr>
                <w:top w:val="none" w:sz="0" w:space="0" w:color="auto"/>
                <w:left w:val="none" w:sz="0" w:space="0" w:color="auto"/>
                <w:bottom w:val="none" w:sz="0" w:space="0" w:color="auto"/>
                <w:right w:val="none" w:sz="0" w:space="0" w:color="auto"/>
              </w:divBdr>
            </w:div>
            <w:div w:id="2011785354">
              <w:marLeft w:val="0"/>
              <w:marRight w:val="0"/>
              <w:marTop w:val="0"/>
              <w:marBottom w:val="0"/>
              <w:divBdr>
                <w:top w:val="none" w:sz="0" w:space="0" w:color="auto"/>
                <w:left w:val="none" w:sz="0" w:space="0" w:color="auto"/>
                <w:bottom w:val="none" w:sz="0" w:space="0" w:color="auto"/>
                <w:right w:val="none" w:sz="0" w:space="0" w:color="auto"/>
              </w:divBdr>
            </w:div>
            <w:div w:id="2023704326">
              <w:marLeft w:val="0"/>
              <w:marRight w:val="0"/>
              <w:marTop w:val="0"/>
              <w:marBottom w:val="0"/>
              <w:divBdr>
                <w:top w:val="none" w:sz="0" w:space="0" w:color="auto"/>
                <w:left w:val="none" w:sz="0" w:space="0" w:color="auto"/>
                <w:bottom w:val="none" w:sz="0" w:space="0" w:color="auto"/>
                <w:right w:val="none" w:sz="0" w:space="0" w:color="auto"/>
              </w:divBdr>
            </w:div>
            <w:div w:id="2058043376">
              <w:marLeft w:val="0"/>
              <w:marRight w:val="0"/>
              <w:marTop w:val="0"/>
              <w:marBottom w:val="0"/>
              <w:divBdr>
                <w:top w:val="none" w:sz="0" w:space="0" w:color="auto"/>
                <w:left w:val="none" w:sz="0" w:space="0" w:color="auto"/>
                <w:bottom w:val="none" w:sz="0" w:space="0" w:color="auto"/>
                <w:right w:val="none" w:sz="0" w:space="0" w:color="auto"/>
              </w:divBdr>
            </w:div>
            <w:div w:id="2099062411">
              <w:marLeft w:val="0"/>
              <w:marRight w:val="0"/>
              <w:marTop w:val="0"/>
              <w:marBottom w:val="0"/>
              <w:divBdr>
                <w:top w:val="none" w:sz="0" w:space="0" w:color="auto"/>
                <w:left w:val="none" w:sz="0" w:space="0" w:color="auto"/>
                <w:bottom w:val="none" w:sz="0" w:space="0" w:color="auto"/>
                <w:right w:val="none" w:sz="0" w:space="0" w:color="auto"/>
              </w:divBdr>
            </w:div>
            <w:div w:id="2111536527">
              <w:marLeft w:val="0"/>
              <w:marRight w:val="0"/>
              <w:marTop w:val="0"/>
              <w:marBottom w:val="0"/>
              <w:divBdr>
                <w:top w:val="none" w:sz="0" w:space="0" w:color="auto"/>
                <w:left w:val="none" w:sz="0" w:space="0" w:color="auto"/>
                <w:bottom w:val="none" w:sz="0" w:space="0" w:color="auto"/>
                <w:right w:val="none" w:sz="0" w:space="0" w:color="auto"/>
              </w:divBdr>
            </w:div>
            <w:div w:id="2114662287">
              <w:marLeft w:val="0"/>
              <w:marRight w:val="0"/>
              <w:marTop w:val="0"/>
              <w:marBottom w:val="0"/>
              <w:divBdr>
                <w:top w:val="none" w:sz="0" w:space="0" w:color="auto"/>
                <w:left w:val="none" w:sz="0" w:space="0" w:color="auto"/>
                <w:bottom w:val="none" w:sz="0" w:space="0" w:color="auto"/>
                <w:right w:val="none" w:sz="0" w:space="0" w:color="auto"/>
              </w:divBdr>
            </w:div>
            <w:div w:id="2121028589">
              <w:marLeft w:val="0"/>
              <w:marRight w:val="0"/>
              <w:marTop w:val="0"/>
              <w:marBottom w:val="0"/>
              <w:divBdr>
                <w:top w:val="none" w:sz="0" w:space="0" w:color="auto"/>
                <w:left w:val="none" w:sz="0" w:space="0" w:color="auto"/>
                <w:bottom w:val="none" w:sz="0" w:space="0" w:color="auto"/>
                <w:right w:val="none" w:sz="0" w:space="0" w:color="auto"/>
              </w:divBdr>
            </w:div>
            <w:div w:id="2138528881">
              <w:marLeft w:val="0"/>
              <w:marRight w:val="0"/>
              <w:marTop w:val="0"/>
              <w:marBottom w:val="0"/>
              <w:divBdr>
                <w:top w:val="none" w:sz="0" w:space="0" w:color="auto"/>
                <w:left w:val="none" w:sz="0" w:space="0" w:color="auto"/>
                <w:bottom w:val="none" w:sz="0" w:space="0" w:color="auto"/>
                <w:right w:val="none" w:sz="0" w:space="0" w:color="auto"/>
              </w:divBdr>
            </w:div>
            <w:div w:id="214585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29553">
      <w:bodyDiv w:val="1"/>
      <w:marLeft w:val="0"/>
      <w:marRight w:val="0"/>
      <w:marTop w:val="0"/>
      <w:marBottom w:val="0"/>
      <w:divBdr>
        <w:top w:val="none" w:sz="0" w:space="0" w:color="auto"/>
        <w:left w:val="none" w:sz="0" w:space="0" w:color="auto"/>
        <w:bottom w:val="none" w:sz="0" w:space="0" w:color="auto"/>
        <w:right w:val="none" w:sz="0" w:space="0" w:color="auto"/>
      </w:divBdr>
    </w:div>
    <w:div w:id="1081608077">
      <w:bodyDiv w:val="1"/>
      <w:marLeft w:val="0"/>
      <w:marRight w:val="0"/>
      <w:marTop w:val="0"/>
      <w:marBottom w:val="0"/>
      <w:divBdr>
        <w:top w:val="none" w:sz="0" w:space="0" w:color="auto"/>
        <w:left w:val="none" w:sz="0" w:space="0" w:color="auto"/>
        <w:bottom w:val="none" w:sz="0" w:space="0" w:color="auto"/>
        <w:right w:val="none" w:sz="0" w:space="0" w:color="auto"/>
      </w:divBdr>
    </w:div>
    <w:div w:id="1083793457">
      <w:bodyDiv w:val="1"/>
      <w:marLeft w:val="0"/>
      <w:marRight w:val="0"/>
      <w:marTop w:val="0"/>
      <w:marBottom w:val="0"/>
      <w:divBdr>
        <w:top w:val="none" w:sz="0" w:space="0" w:color="auto"/>
        <w:left w:val="none" w:sz="0" w:space="0" w:color="auto"/>
        <w:bottom w:val="none" w:sz="0" w:space="0" w:color="auto"/>
        <w:right w:val="none" w:sz="0" w:space="0" w:color="auto"/>
      </w:divBdr>
      <w:divsChild>
        <w:div w:id="1184127447">
          <w:marLeft w:val="0"/>
          <w:marRight w:val="0"/>
          <w:marTop w:val="0"/>
          <w:marBottom w:val="0"/>
          <w:divBdr>
            <w:top w:val="none" w:sz="0" w:space="0" w:color="auto"/>
            <w:left w:val="none" w:sz="0" w:space="0" w:color="auto"/>
            <w:bottom w:val="none" w:sz="0" w:space="0" w:color="auto"/>
            <w:right w:val="none" w:sz="0" w:space="0" w:color="auto"/>
          </w:divBdr>
          <w:divsChild>
            <w:div w:id="62967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10712">
      <w:bodyDiv w:val="1"/>
      <w:marLeft w:val="0"/>
      <w:marRight w:val="0"/>
      <w:marTop w:val="0"/>
      <w:marBottom w:val="0"/>
      <w:divBdr>
        <w:top w:val="none" w:sz="0" w:space="0" w:color="auto"/>
        <w:left w:val="none" w:sz="0" w:space="0" w:color="auto"/>
        <w:bottom w:val="none" w:sz="0" w:space="0" w:color="auto"/>
        <w:right w:val="none" w:sz="0" w:space="0" w:color="auto"/>
      </w:divBdr>
      <w:divsChild>
        <w:div w:id="1124621237">
          <w:marLeft w:val="0"/>
          <w:marRight w:val="0"/>
          <w:marTop w:val="0"/>
          <w:marBottom w:val="0"/>
          <w:divBdr>
            <w:top w:val="none" w:sz="0" w:space="0" w:color="auto"/>
            <w:left w:val="none" w:sz="0" w:space="0" w:color="auto"/>
            <w:bottom w:val="none" w:sz="0" w:space="0" w:color="auto"/>
            <w:right w:val="none" w:sz="0" w:space="0" w:color="auto"/>
          </w:divBdr>
          <w:divsChild>
            <w:div w:id="6448290">
              <w:marLeft w:val="0"/>
              <w:marRight w:val="0"/>
              <w:marTop w:val="0"/>
              <w:marBottom w:val="0"/>
              <w:divBdr>
                <w:top w:val="none" w:sz="0" w:space="0" w:color="auto"/>
                <w:left w:val="none" w:sz="0" w:space="0" w:color="auto"/>
                <w:bottom w:val="none" w:sz="0" w:space="0" w:color="auto"/>
                <w:right w:val="none" w:sz="0" w:space="0" w:color="auto"/>
              </w:divBdr>
            </w:div>
            <w:div w:id="9334364">
              <w:marLeft w:val="0"/>
              <w:marRight w:val="0"/>
              <w:marTop w:val="0"/>
              <w:marBottom w:val="0"/>
              <w:divBdr>
                <w:top w:val="none" w:sz="0" w:space="0" w:color="auto"/>
                <w:left w:val="none" w:sz="0" w:space="0" w:color="auto"/>
                <w:bottom w:val="none" w:sz="0" w:space="0" w:color="auto"/>
                <w:right w:val="none" w:sz="0" w:space="0" w:color="auto"/>
              </w:divBdr>
            </w:div>
            <w:div w:id="14767713">
              <w:marLeft w:val="0"/>
              <w:marRight w:val="0"/>
              <w:marTop w:val="0"/>
              <w:marBottom w:val="0"/>
              <w:divBdr>
                <w:top w:val="none" w:sz="0" w:space="0" w:color="auto"/>
                <w:left w:val="none" w:sz="0" w:space="0" w:color="auto"/>
                <w:bottom w:val="none" w:sz="0" w:space="0" w:color="auto"/>
                <w:right w:val="none" w:sz="0" w:space="0" w:color="auto"/>
              </w:divBdr>
            </w:div>
            <w:div w:id="22944762">
              <w:marLeft w:val="0"/>
              <w:marRight w:val="0"/>
              <w:marTop w:val="0"/>
              <w:marBottom w:val="0"/>
              <w:divBdr>
                <w:top w:val="none" w:sz="0" w:space="0" w:color="auto"/>
                <w:left w:val="none" w:sz="0" w:space="0" w:color="auto"/>
                <w:bottom w:val="none" w:sz="0" w:space="0" w:color="auto"/>
                <w:right w:val="none" w:sz="0" w:space="0" w:color="auto"/>
              </w:divBdr>
            </w:div>
            <w:div w:id="32733558">
              <w:marLeft w:val="0"/>
              <w:marRight w:val="0"/>
              <w:marTop w:val="0"/>
              <w:marBottom w:val="0"/>
              <w:divBdr>
                <w:top w:val="none" w:sz="0" w:space="0" w:color="auto"/>
                <w:left w:val="none" w:sz="0" w:space="0" w:color="auto"/>
                <w:bottom w:val="none" w:sz="0" w:space="0" w:color="auto"/>
                <w:right w:val="none" w:sz="0" w:space="0" w:color="auto"/>
              </w:divBdr>
            </w:div>
            <w:div w:id="74910318">
              <w:marLeft w:val="0"/>
              <w:marRight w:val="0"/>
              <w:marTop w:val="0"/>
              <w:marBottom w:val="0"/>
              <w:divBdr>
                <w:top w:val="none" w:sz="0" w:space="0" w:color="auto"/>
                <w:left w:val="none" w:sz="0" w:space="0" w:color="auto"/>
                <w:bottom w:val="none" w:sz="0" w:space="0" w:color="auto"/>
                <w:right w:val="none" w:sz="0" w:space="0" w:color="auto"/>
              </w:divBdr>
            </w:div>
            <w:div w:id="80639906">
              <w:marLeft w:val="0"/>
              <w:marRight w:val="0"/>
              <w:marTop w:val="0"/>
              <w:marBottom w:val="0"/>
              <w:divBdr>
                <w:top w:val="none" w:sz="0" w:space="0" w:color="auto"/>
                <w:left w:val="none" w:sz="0" w:space="0" w:color="auto"/>
                <w:bottom w:val="none" w:sz="0" w:space="0" w:color="auto"/>
                <w:right w:val="none" w:sz="0" w:space="0" w:color="auto"/>
              </w:divBdr>
            </w:div>
            <w:div w:id="131102447">
              <w:marLeft w:val="0"/>
              <w:marRight w:val="0"/>
              <w:marTop w:val="0"/>
              <w:marBottom w:val="0"/>
              <w:divBdr>
                <w:top w:val="none" w:sz="0" w:space="0" w:color="auto"/>
                <w:left w:val="none" w:sz="0" w:space="0" w:color="auto"/>
                <w:bottom w:val="none" w:sz="0" w:space="0" w:color="auto"/>
                <w:right w:val="none" w:sz="0" w:space="0" w:color="auto"/>
              </w:divBdr>
            </w:div>
            <w:div w:id="140847882">
              <w:marLeft w:val="0"/>
              <w:marRight w:val="0"/>
              <w:marTop w:val="0"/>
              <w:marBottom w:val="0"/>
              <w:divBdr>
                <w:top w:val="none" w:sz="0" w:space="0" w:color="auto"/>
                <w:left w:val="none" w:sz="0" w:space="0" w:color="auto"/>
                <w:bottom w:val="none" w:sz="0" w:space="0" w:color="auto"/>
                <w:right w:val="none" w:sz="0" w:space="0" w:color="auto"/>
              </w:divBdr>
            </w:div>
            <w:div w:id="143815044">
              <w:marLeft w:val="0"/>
              <w:marRight w:val="0"/>
              <w:marTop w:val="0"/>
              <w:marBottom w:val="0"/>
              <w:divBdr>
                <w:top w:val="none" w:sz="0" w:space="0" w:color="auto"/>
                <w:left w:val="none" w:sz="0" w:space="0" w:color="auto"/>
                <w:bottom w:val="none" w:sz="0" w:space="0" w:color="auto"/>
                <w:right w:val="none" w:sz="0" w:space="0" w:color="auto"/>
              </w:divBdr>
            </w:div>
            <w:div w:id="155613538">
              <w:marLeft w:val="0"/>
              <w:marRight w:val="0"/>
              <w:marTop w:val="0"/>
              <w:marBottom w:val="0"/>
              <w:divBdr>
                <w:top w:val="none" w:sz="0" w:space="0" w:color="auto"/>
                <w:left w:val="none" w:sz="0" w:space="0" w:color="auto"/>
                <w:bottom w:val="none" w:sz="0" w:space="0" w:color="auto"/>
                <w:right w:val="none" w:sz="0" w:space="0" w:color="auto"/>
              </w:divBdr>
            </w:div>
            <w:div w:id="162163813">
              <w:marLeft w:val="0"/>
              <w:marRight w:val="0"/>
              <w:marTop w:val="0"/>
              <w:marBottom w:val="0"/>
              <w:divBdr>
                <w:top w:val="none" w:sz="0" w:space="0" w:color="auto"/>
                <w:left w:val="none" w:sz="0" w:space="0" w:color="auto"/>
                <w:bottom w:val="none" w:sz="0" w:space="0" w:color="auto"/>
                <w:right w:val="none" w:sz="0" w:space="0" w:color="auto"/>
              </w:divBdr>
            </w:div>
            <w:div w:id="170418084">
              <w:marLeft w:val="0"/>
              <w:marRight w:val="0"/>
              <w:marTop w:val="0"/>
              <w:marBottom w:val="0"/>
              <w:divBdr>
                <w:top w:val="none" w:sz="0" w:space="0" w:color="auto"/>
                <w:left w:val="none" w:sz="0" w:space="0" w:color="auto"/>
                <w:bottom w:val="none" w:sz="0" w:space="0" w:color="auto"/>
                <w:right w:val="none" w:sz="0" w:space="0" w:color="auto"/>
              </w:divBdr>
            </w:div>
            <w:div w:id="184365068">
              <w:marLeft w:val="0"/>
              <w:marRight w:val="0"/>
              <w:marTop w:val="0"/>
              <w:marBottom w:val="0"/>
              <w:divBdr>
                <w:top w:val="none" w:sz="0" w:space="0" w:color="auto"/>
                <w:left w:val="none" w:sz="0" w:space="0" w:color="auto"/>
                <w:bottom w:val="none" w:sz="0" w:space="0" w:color="auto"/>
                <w:right w:val="none" w:sz="0" w:space="0" w:color="auto"/>
              </w:divBdr>
            </w:div>
            <w:div w:id="230242121">
              <w:marLeft w:val="0"/>
              <w:marRight w:val="0"/>
              <w:marTop w:val="0"/>
              <w:marBottom w:val="0"/>
              <w:divBdr>
                <w:top w:val="none" w:sz="0" w:space="0" w:color="auto"/>
                <w:left w:val="none" w:sz="0" w:space="0" w:color="auto"/>
                <w:bottom w:val="none" w:sz="0" w:space="0" w:color="auto"/>
                <w:right w:val="none" w:sz="0" w:space="0" w:color="auto"/>
              </w:divBdr>
            </w:div>
            <w:div w:id="368578335">
              <w:marLeft w:val="0"/>
              <w:marRight w:val="0"/>
              <w:marTop w:val="0"/>
              <w:marBottom w:val="0"/>
              <w:divBdr>
                <w:top w:val="none" w:sz="0" w:space="0" w:color="auto"/>
                <w:left w:val="none" w:sz="0" w:space="0" w:color="auto"/>
                <w:bottom w:val="none" w:sz="0" w:space="0" w:color="auto"/>
                <w:right w:val="none" w:sz="0" w:space="0" w:color="auto"/>
              </w:divBdr>
            </w:div>
            <w:div w:id="373694957">
              <w:marLeft w:val="0"/>
              <w:marRight w:val="0"/>
              <w:marTop w:val="0"/>
              <w:marBottom w:val="0"/>
              <w:divBdr>
                <w:top w:val="none" w:sz="0" w:space="0" w:color="auto"/>
                <w:left w:val="none" w:sz="0" w:space="0" w:color="auto"/>
                <w:bottom w:val="none" w:sz="0" w:space="0" w:color="auto"/>
                <w:right w:val="none" w:sz="0" w:space="0" w:color="auto"/>
              </w:divBdr>
            </w:div>
            <w:div w:id="554778348">
              <w:marLeft w:val="0"/>
              <w:marRight w:val="0"/>
              <w:marTop w:val="0"/>
              <w:marBottom w:val="0"/>
              <w:divBdr>
                <w:top w:val="none" w:sz="0" w:space="0" w:color="auto"/>
                <w:left w:val="none" w:sz="0" w:space="0" w:color="auto"/>
                <w:bottom w:val="none" w:sz="0" w:space="0" w:color="auto"/>
                <w:right w:val="none" w:sz="0" w:space="0" w:color="auto"/>
              </w:divBdr>
            </w:div>
            <w:div w:id="570896284">
              <w:marLeft w:val="0"/>
              <w:marRight w:val="0"/>
              <w:marTop w:val="0"/>
              <w:marBottom w:val="0"/>
              <w:divBdr>
                <w:top w:val="none" w:sz="0" w:space="0" w:color="auto"/>
                <w:left w:val="none" w:sz="0" w:space="0" w:color="auto"/>
                <w:bottom w:val="none" w:sz="0" w:space="0" w:color="auto"/>
                <w:right w:val="none" w:sz="0" w:space="0" w:color="auto"/>
              </w:divBdr>
            </w:div>
            <w:div w:id="614026716">
              <w:marLeft w:val="0"/>
              <w:marRight w:val="0"/>
              <w:marTop w:val="0"/>
              <w:marBottom w:val="0"/>
              <w:divBdr>
                <w:top w:val="none" w:sz="0" w:space="0" w:color="auto"/>
                <w:left w:val="none" w:sz="0" w:space="0" w:color="auto"/>
                <w:bottom w:val="none" w:sz="0" w:space="0" w:color="auto"/>
                <w:right w:val="none" w:sz="0" w:space="0" w:color="auto"/>
              </w:divBdr>
            </w:div>
            <w:div w:id="614943634">
              <w:marLeft w:val="0"/>
              <w:marRight w:val="0"/>
              <w:marTop w:val="0"/>
              <w:marBottom w:val="0"/>
              <w:divBdr>
                <w:top w:val="none" w:sz="0" w:space="0" w:color="auto"/>
                <w:left w:val="none" w:sz="0" w:space="0" w:color="auto"/>
                <w:bottom w:val="none" w:sz="0" w:space="0" w:color="auto"/>
                <w:right w:val="none" w:sz="0" w:space="0" w:color="auto"/>
              </w:divBdr>
            </w:div>
            <w:div w:id="677734871">
              <w:marLeft w:val="0"/>
              <w:marRight w:val="0"/>
              <w:marTop w:val="0"/>
              <w:marBottom w:val="0"/>
              <w:divBdr>
                <w:top w:val="none" w:sz="0" w:space="0" w:color="auto"/>
                <w:left w:val="none" w:sz="0" w:space="0" w:color="auto"/>
                <w:bottom w:val="none" w:sz="0" w:space="0" w:color="auto"/>
                <w:right w:val="none" w:sz="0" w:space="0" w:color="auto"/>
              </w:divBdr>
            </w:div>
            <w:div w:id="704449859">
              <w:marLeft w:val="0"/>
              <w:marRight w:val="0"/>
              <w:marTop w:val="0"/>
              <w:marBottom w:val="0"/>
              <w:divBdr>
                <w:top w:val="none" w:sz="0" w:space="0" w:color="auto"/>
                <w:left w:val="none" w:sz="0" w:space="0" w:color="auto"/>
                <w:bottom w:val="none" w:sz="0" w:space="0" w:color="auto"/>
                <w:right w:val="none" w:sz="0" w:space="0" w:color="auto"/>
              </w:divBdr>
            </w:div>
            <w:div w:id="722368854">
              <w:marLeft w:val="0"/>
              <w:marRight w:val="0"/>
              <w:marTop w:val="0"/>
              <w:marBottom w:val="0"/>
              <w:divBdr>
                <w:top w:val="none" w:sz="0" w:space="0" w:color="auto"/>
                <w:left w:val="none" w:sz="0" w:space="0" w:color="auto"/>
                <w:bottom w:val="none" w:sz="0" w:space="0" w:color="auto"/>
                <w:right w:val="none" w:sz="0" w:space="0" w:color="auto"/>
              </w:divBdr>
            </w:div>
            <w:div w:id="729578305">
              <w:marLeft w:val="0"/>
              <w:marRight w:val="0"/>
              <w:marTop w:val="0"/>
              <w:marBottom w:val="0"/>
              <w:divBdr>
                <w:top w:val="none" w:sz="0" w:space="0" w:color="auto"/>
                <w:left w:val="none" w:sz="0" w:space="0" w:color="auto"/>
                <w:bottom w:val="none" w:sz="0" w:space="0" w:color="auto"/>
                <w:right w:val="none" w:sz="0" w:space="0" w:color="auto"/>
              </w:divBdr>
            </w:div>
            <w:div w:id="920332584">
              <w:marLeft w:val="0"/>
              <w:marRight w:val="0"/>
              <w:marTop w:val="0"/>
              <w:marBottom w:val="0"/>
              <w:divBdr>
                <w:top w:val="none" w:sz="0" w:space="0" w:color="auto"/>
                <w:left w:val="none" w:sz="0" w:space="0" w:color="auto"/>
                <w:bottom w:val="none" w:sz="0" w:space="0" w:color="auto"/>
                <w:right w:val="none" w:sz="0" w:space="0" w:color="auto"/>
              </w:divBdr>
            </w:div>
            <w:div w:id="964309345">
              <w:marLeft w:val="0"/>
              <w:marRight w:val="0"/>
              <w:marTop w:val="0"/>
              <w:marBottom w:val="0"/>
              <w:divBdr>
                <w:top w:val="none" w:sz="0" w:space="0" w:color="auto"/>
                <w:left w:val="none" w:sz="0" w:space="0" w:color="auto"/>
                <w:bottom w:val="none" w:sz="0" w:space="0" w:color="auto"/>
                <w:right w:val="none" w:sz="0" w:space="0" w:color="auto"/>
              </w:divBdr>
            </w:div>
            <w:div w:id="1038817906">
              <w:marLeft w:val="0"/>
              <w:marRight w:val="0"/>
              <w:marTop w:val="0"/>
              <w:marBottom w:val="0"/>
              <w:divBdr>
                <w:top w:val="none" w:sz="0" w:space="0" w:color="auto"/>
                <w:left w:val="none" w:sz="0" w:space="0" w:color="auto"/>
                <w:bottom w:val="none" w:sz="0" w:space="0" w:color="auto"/>
                <w:right w:val="none" w:sz="0" w:space="0" w:color="auto"/>
              </w:divBdr>
            </w:div>
            <w:div w:id="1050301261">
              <w:marLeft w:val="0"/>
              <w:marRight w:val="0"/>
              <w:marTop w:val="0"/>
              <w:marBottom w:val="0"/>
              <w:divBdr>
                <w:top w:val="none" w:sz="0" w:space="0" w:color="auto"/>
                <w:left w:val="none" w:sz="0" w:space="0" w:color="auto"/>
                <w:bottom w:val="none" w:sz="0" w:space="0" w:color="auto"/>
                <w:right w:val="none" w:sz="0" w:space="0" w:color="auto"/>
              </w:divBdr>
            </w:div>
            <w:div w:id="1061170222">
              <w:marLeft w:val="0"/>
              <w:marRight w:val="0"/>
              <w:marTop w:val="0"/>
              <w:marBottom w:val="0"/>
              <w:divBdr>
                <w:top w:val="none" w:sz="0" w:space="0" w:color="auto"/>
                <w:left w:val="none" w:sz="0" w:space="0" w:color="auto"/>
                <w:bottom w:val="none" w:sz="0" w:space="0" w:color="auto"/>
                <w:right w:val="none" w:sz="0" w:space="0" w:color="auto"/>
              </w:divBdr>
            </w:div>
            <w:div w:id="1087193349">
              <w:marLeft w:val="0"/>
              <w:marRight w:val="0"/>
              <w:marTop w:val="0"/>
              <w:marBottom w:val="0"/>
              <w:divBdr>
                <w:top w:val="none" w:sz="0" w:space="0" w:color="auto"/>
                <w:left w:val="none" w:sz="0" w:space="0" w:color="auto"/>
                <w:bottom w:val="none" w:sz="0" w:space="0" w:color="auto"/>
                <w:right w:val="none" w:sz="0" w:space="0" w:color="auto"/>
              </w:divBdr>
            </w:div>
            <w:div w:id="1135414830">
              <w:marLeft w:val="0"/>
              <w:marRight w:val="0"/>
              <w:marTop w:val="0"/>
              <w:marBottom w:val="0"/>
              <w:divBdr>
                <w:top w:val="none" w:sz="0" w:space="0" w:color="auto"/>
                <w:left w:val="none" w:sz="0" w:space="0" w:color="auto"/>
                <w:bottom w:val="none" w:sz="0" w:space="0" w:color="auto"/>
                <w:right w:val="none" w:sz="0" w:space="0" w:color="auto"/>
              </w:divBdr>
            </w:div>
            <w:div w:id="1136684116">
              <w:marLeft w:val="0"/>
              <w:marRight w:val="0"/>
              <w:marTop w:val="0"/>
              <w:marBottom w:val="0"/>
              <w:divBdr>
                <w:top w:val="none" w:sz="0" w:space="0" w:color="auto"/>
                <w:left w:val="none" w:sz="0" w:space="0" w:color="auto"/>
                <w:bottom w:val="none" w:sz="0" w:space="0" w:color="auto"/>
                <w:right w:val="none" w:sz="0" w:space="0" w:color="auto"/>
              </w:divBdr>
            </w:div>
            <w:div w:id="1207182015">
              <w:marLeft w:val="0"/>
              <w:marRight w:val="0"/>
              <w:marTop w:val="0"/>
              <w:marBottom w:val="0"/>
              <w:divBdr>
                <w:top w:val="none" w:sz="0" w:space="0" w:color="auto"/>
                <w:left w:val="none" w:sz="0" w:space="0" w:color="auto"/>
                <w:bottom w:val="none" w:sz="0" w:space="0" w:color="auto"/>
                <w:right w:val="none" w:sz="0" w:space="0" w:color="auto"/>
              </w:divBdr>
            </w:div>
            <w:div w:id="1220047802">
              <w:marLeft w:val="0"/>
              <w:marRight w:val="0"/>
              <w:marTop w:val="0"/>
              <w:marBottom w:val="0"/>
              <w:divBdr>
                <w:top w:val="none" w:sz="0" w:space="0" w:color="auto"/>
                <w:left w:val="none" w:sz="0" w:space="0" w:color="auto"/>
                <w:bottom w:val="none" w:sz="0" w:space="0" w:color="auto"/>
                <w:right w:val="none" w:sz="0" w:space="0" w:color="auto"/>
              </w:divBdr>
            </w:div>
            <w:div w:id="1290551015">
              <w:marLeft w:val="0"/>
              <w:marRight w:val="0"/>
              <w:marTop w:val="0"/>
              <w:marBottom w:val="0"/>
              <w:divBdr>
                <w:top w:val="none" w:sz="0" w:space="0" w:color="auto"/>
                <w:left w:val="none" w:sz="0" w:space="0" w:color="auto"/>
                <w:bottom w:val="none" w:sz="0" w:space="0" w:color="auto"/>
                <w:right w:val="none" w:sz="0" w:space="0" w:color="auto"/>
              </w:divBdr>
            </w:div>
            <w:div w:id="1315182991">
              <w:marLeft w:val="0"/>
              <w:marRight w:val="0"/>
              <w:marTop w:val="0"/>
              <w:marBottom w:val="0"/>
              <w:divBdr>
                <w:top w:val="none" w:sz="0" w:space="0" w:color="auto"/>
                <w:left w:val="none" w:sz="0" w:space="0" w:color="auto"/>
                <w:bottom w:val="none" w:sz="0" w:space="0" w:color="auto"/>
                <w:right w:val="none" w:sz="0" w:space="0" w:color="auto"/>
              </w:divBdr>
            </w:div>
            <w:div w:id="1350522410">
              <w:marLeft w:val="0"/>
              <w:marRight w:val="0"/>
              <w:marTop w:val="0"/>
              <w:marBottom w:val="0"/>
              <w:divBdr>
                <w:top w:val="none" w:sz="0" w:space="0" w:color="auto"/>
                <w:left w:val="none" w:sz="0" w:space="0" w:color="auto"/>
                <w:bottom w:val="none" w:sz="0" w:space="0" w:color="auto"/>
                <w:right w:val="none" w:sz="0" w:space="0" w:color="auto"/>
              </w:divBdr>
            </w:div>
            <w:div w:id="1363017940">
              <w:marLeft w:val="0"/>
              <w:marRight w:val="0"/>
              <w:marTop w:val="0"/>
              <w:marBottom w:val="0"/>
              <w:divBdr>
                <w:top w:val="none" w:sz="0" w:space="0" w:color="auto"/>
                <w:left w:val="none" w:sz="0" w:space="0" w:color="auto"/>
                <w:bottom w:val="none" w:sz="0" w:space="0" w:color="auto"/>
                <w:right w:val="none" w:sz="0" w:space="0" w:color="auto"/>
              </w:divBdr>
            </w:div>
            <w:div w:id="1376005502">
              <w:marLeft w:val="0"/>
              <w:marRight w:val="0"/>
              <w:marTop w:val="0"/>
              <w:marBottom w:val="0"/>
              <w:divBdr>
                <w:top w:val="none" w:sz="0" w:space="0" w:color="auto"/>
                <w:left w:val="none" w:sz="0" w:space="0" w:color="auto"/>
                <w:bottom w:val="none" w:sz="0" w:space="0" w:color="auto"/>
                <w:right w:val="none" w:sz="0" w:space="0" w:color="auto"/>
              </w:divBdr>
            </w:div>
            <w:div w:id="1428768828">
              <w:marLeft w:val="0"/>
              <w:marRight w:val="0"/>
              <w:marTop w:val="0"/>
              <w:marBottom w:val="0"/>
              <w:divBdr>
                <w:top w:val="none" w:sz="0" w:space="0" w:color="auto"/>
                <w:left w:val="none" w:sz="0" w:space="0" w:color="auto"/>
                <w:bottom w:val="none" w:sz="0" w:space="0" w:color="auto"/>
                <w:right w:val="none" w:sz="0" w:space="0" w:color="auto"/>
              </w:divBdr>
            </w:div>
            <w:div w:id="1430856442">
              <w:marLeft w:val="0"/>
              <w:marRight w:val="0"/>
              <w:marTop w:val="0"/>
              <w:marBottom w:val="0"/>
              <w:divBdr>
                <w:top w:val="none" w:sz="0" w:space="0" w:color="auto"/>
                <w:left w:val="none" w:sz="0" w:space="0" w:color="auto"/>
                <w:bottom w:val="none" w:sz="0" w:space="0" w:color="auto"/>
                <w:right w:val="none" w:sz="0" w:space="0" w:color="auto"/>
              </w:divBdr>
            </w:div>
            <w:div w:id="1479958707">
              <w:marLeft w:val="0"/>
              <w:marRight w:val="0"/>
              <w:marTop w:val="0"/>
              <w:marBottom w:val="0"/>
              <w:divBdr>
                <w:top w:val="none" w:sz="0" w:space="0" w:color="auto"/>
                <w:left w:val="none" w:sz="0" w:space="0" w:color="auto"/>
                <w:bottom w:val="none" w:sz="0" w:space="0" w:color="auto"/>
                <w:right w:val="none" w:sz="0" w:space="0" w:color="auto"/>
              </w:divBdr>
            </w:div>
            <w:div w:id="1498573878">
              <w:marLeft w:val="0"/>
              <w:marRight w:val="0"/>
              <w:marTop w:val="0"/>
              <w:marBottom w:val="0"/>
              <w:divBdr>
                <w:top w:val="none" w:sz="0" w:space="0" w:color="auto"/>
                <w:left w:val="none" w:sz="0" w:space="0" w:color="auto"/>
                <w:bottom w:val="none" w:sz="0" w:space="0" w:color="auto"/>
                <w:right w:val="none" w:sz="0" w:space="0" w:color="auto"/>
              </w:divBdr>
            </w:div>
            <w:div w:id="1507359709">
              <w:marLeft w:val="0"/>
              <w:marRight w:val="0"/>
              <w:marTop w:val="0"/>
              <w:marBottom w:val="0"/>
              <w:divBdr>
                <w:top w:val="none" w:sz="0" w:space="0" w:color="auto"/>
                <w:left w:val="none" w:sz="0" w:space="0" w:color="auto"/>
                <w:bottom w:val="none" w:sz="0" w:space="0" w:color="auto"/>
                <w:right w:val="none" w:sz="0" w:space="0" w:color="auto"/>
              </w:divBdr>
            </w:div>
            <w:div w:id="1513883477">
              <w:marLeft w:val="0"/>
              <w:marRight w:val="0"/>
              <w:marTop w:val="0"/>
              <w:marBottom w:val="0"/>
              <w:divBdr>
                <w:top w:val="none" w:sz="0" w:space="0" w:color="auto"/>
                <w:left w:val="none" w:sz="0" w:space="0" w:color="auto"/>
                <w:bottom w:val="none" w:sz="0" w:space="0" w:color="auto"/>
                <w:right w:val="none" w:sz="0" w:space="0" w:color="auto"/>
              </w:divBdr>
            </w:div>
            <w:div w:id="1556313833">
              <w:marLeft w:val="0"/>
              <w:marRight w:val="0"/>
              <w:marTop w:val="0"/>
              <w:marBottom w:val="0"/>
              <w:divBdr>
                <w:top w:val="none" w:sz="0" w:space="0" w:color="auto"/>
                <w:left w:val="none" w:sz="0" w:space="0" w:color="auto"/>
                <w:bottom w:val="none" w:sz="0" w:space="0" w:color="auto"/>
                <w:right w:val="none" w:sz="0" w:space="0" w:color="auto"/>
              </w:divBdr>
            </w:div>
            <w:div w:id="1556575813">
              <w:marLeft w:val="0"/>
              <w:marRight w:val="0"/>
              <w:marTop w:val="0"/>
              <w:marBottom w:val="0"/>
              <w:divBdr>
                <w:top w:val="none" w:sz="0" w:space="0" w:color="auto"/>
                <w:left w:val="none" w:sz="0" w:space="0" w:color="auto"/>
                <w:bottom w:val="none" w:sz="0" w:space="0" w:color="auto"/>
                <w:right w:val="none" w:sz="0" w:space="0" w:color="auto"/>
              </w:divBdr>
            </w:div>
            <w:div w:id="1606762964">
              <w:marLeft w:val="0"/>
              <w:marRight w:val="0"/>
              <w:marTop w:val="0"/>
              <w:marBottom w:val="0"/>
              <w:divBdr>
                <w:top w:val="none" w:sz="0" w:space="0" w:color="auto"/>
                <w:left w:val="none" w:sz="0" w:space="0" w:color="auto"/>
                <w:bottom w:val="none" w:sz="0" w:space="0" w:color="auto"/>
                <w:right w:val="none" w:sz="0" w:space="0" w:color="auto"/>
              </w:divBdr>
            </w:div>
            <w:div w:id="1623489967">
              <w:marLeft w:val="0"/>
              <w:marRight w:val="0"/>
              <w:marTop w:val="0"/>
              <w:marBottom w:val="0"/>
              <w:divBdr>
                <w:top w:val="none" w:sz="0" w:space="0" w:color="auto"/>
                <w:left w:val="none" w:sz="0" w:space="0" w:color="auto"/>
                <w:bottom w:val="none" w:sz="0" w:space="0" w:color="auto"/>
                <w:right w:val="none" w:sz="0" w:space="0" w:color="auto"/>
              </w:divBdr>
            </w:div>
            <w:div w:id="1652102879">
              <w:marLeft w:val="0"/>
              <w:marRight w:val="0"/>
              <w:marTop w:val="0"/>
              <w:marBottom w:val="0"/>
              <w:divBdr>
                <w:top w:val="none" w:sz="0" w:space="0" w:color="auto"/>
                <w:left w:val="none" w:sz="0" w:space="0" w:color="auto"/>
                <w:bottom w:val="none" w:sz="0" w:space="0" w:color="auto"/>
                <w:right w:val="none" w:sz="0" w:space="0" w:color="auto"/>
              </w:divBdr>
            </w:div>
            <w:div w:id="1703091596">
              <w:marLeft w:val="0"/>
              <w:marRight w:val="0"/>
              <w:marTop w:val="0"/>
              <w:marBottom w:val="0"/>
              <w:divBdr>
                <w:top w:val="none" w:sz="0" w:space="0" w:color="auto"/>
                <w:left w:val="none" w:sz="0" w:space="0" w:color="auto"/>
                <w:bottom w:val="none" w:sz="0" w:space="0" w:color="auto"/>
                <w:right w:val="none" w:sz="0" w:space="0" w:color="auto"/>
              </w:divBdr>
            </w:div>
            <w:div w:id="1706061084">
              <w:marLeft w:val="0"/>
              <w:marRight w:val="0"/>
              <w:marTop w:val="0"/>
              <w:marBottom w:val="0"/>
              <w:divBdr>
                <w:top w:val="none" w:sz="0" w:space="0" w:color="auto"/>
                <w:left w:val="none" w:sz="0" w:space="0" w:color="auto"/>
                <w:bottom w:val="none" w:sz="0" w:space="0" w:color="auto"/>
                <w:right w:val="none" w:sz="0" w:space="0" w:color="auto"/>
              </w:divBdr>
            </w:div>
            <w:div w:id="1768228867">
              <w:marLeft w:val="0"/>
              <w:marRight w:val="0"/>
              <w:marTop w:val="0"/>
              <w:marBottom w:val="0"/>
              <w:divBdr>
                <w:top w:val="none" w:sz="0" w:space="0" w:color="auto"/>
                <w:left w:val="none" w:sz="0" w:space="0" w:color="auto"/>
                <w:bottom w:val="none" w:sz="0" w:space="0" w:color="auto"/>
                <w:right w:val="none" w:sz="0" w:space="0" w:color="auto"/>
              </w:divBdr>
            </w:div>
            <w:div w:id="1771470325">
              <w:marLeft w:val="0"/>
              <w:marRight w:val="0"/>
              <w:marTop w:val="0"/>
              <w:marBottom w:val="0"/>
              <w:divBdr>
                <w:top w:val="none" w:sz="0" w:space="0" w:color="auto"/>
                <w:left w:val="none" w:sz="0" w:space="0" w:color="auto"/>
                <w:bottom w:val="none" w:sz="0" w:space="0" w:color="auto"/>
                <w:right w:val="none" w:sz="0" w:space="0" w:color="auto"/>
              </w:divBdr>
            </w:div>
            <w:div w:id="1839468048">
              <w:marLeft w:val="0"/>
              <w:marRight w:val="0"/>
              <w:marTop w:val="0"/>
              <w:marBottom w:val="0"/>
              <w:divBdr>
                <w:top w:val="none" w:sz="0" w:space="0" w:color="auto"/>
                <w:left w:val="none" w:sz="0" w:space="0" w:color="auto"/>
                <w:bottom w:val="none" w:sz="0" w:space="0" w:color="auto"/>
                <w:right w:val="none" w:sz="0" w:space="0" w:color="auto"/>
              </w:divBdr>
            </w:div>
            <w:div w:id="1850220566">
              <w:marLeft w:val="0"/>
              <w:marRight w:val="0"/>
              <w:marTop w:val="0"/>
              <w:marBottom w:val="0"/>
              <w:divBdr>
                <w:top w:val="none" w:sz="0" w:space="0" w:color="auto"/>
                <w:left w:val="none" w:sz="0" w:space="0" w:color="auto"/>
                <w:bottom w:val="none" w:sz="0" w:space="0" w:color="auto"/>
                <w:right w:val="none" w:sz="0" w:space="0" w:color="auto"/>
              </w:divBdr>
            </w:div>
            <w:div w:id="1863663066">
              <w:marLeft w:val="0"/>
              <w:marRight w:val="0"/>
              <w:marTop w:val="0"/>
              <w:marBottom w:val="0"/>
              <w:divBdr>
                <w:top w:val="none" w:sz="0" w:space="0" w:color="auto"/>
                <w:left w:val="none" w:sz="0" w:space="0" w:color="auto"/>
                <w:bottom w:val="none" w:sz="0" w:space="0" w:color="auto"/>
                <w:right w:val="none" w:sz="0" w:space="0" w:color="auto"/>
              </w:divBdr>
            </w:div>
            <w:div w:id="1871607458">
              <w:marLeft w:val="0"/>
              <w:marRight w:val="0"/>
              <w:marTop w:val="0"/>
              <w:marBottom w:val="0"/>
              <w:divBdr>
                <w:top w:val="none" w:sz="0" w:space="0" w:color="auto"/>
                <w:left w:val="none" w:sz="0" w:space="0" w:color="auto"/>
                <w:bottom w:val="none" w:sz="0" w:space="0" w:color="auto"/>
                <w:right w:val="none" w:sz="0" w:space="0" w:color="auto"/>
              </w:divBdr>
            </w:div>
            <w:div w:id="1883790140">
              <w:marLeft w:val="0"/>
              <w:marRight w:val="0"/>
              <w:marTop w:val="0"/>
              <w:marBottom w:val="0"/>
              <w:divBdr>
                <w:top w:val="none" w:sz="0" w:space="0" w:color="auto"/>
                <w:left w:val="none" w:sz="0" w:space="0" w:color="auto"/>
                <w:bottom w:val="none" w:sz="0" w:space="0" w:color="auto"/>
                <w:right w:val="none" w:sz="0" w:space="0" w:color="auto"/>
              </w:divBdr>
            </w:div>
            <w:div w:id="1902250692">
              <w:marLeft w:val="0"/>
              <w:marRight w:val="0"/>
              <w:marTop w:val="0"/>
              <w:marBottom w:val="0"/>
              <w:divBdr>
                <w:top w:val="none" w:sz="0" w:space="0" w:color="auto"/>
                <w:left w:val="none" w:sz="0" w:space="0" w:color="auto"/>
                <w:bottom w:val="none" w:sz="0" w:space="0" w:color="auto"/>
                <w:right w:val="none" w:sz="0" w:space="0" w:color="auto"/>
              </w:divBdr>
            </w:div>
            <w:div w:id="1906451748">
              <w:marLeft w:val="0"/>
              <w:marRight w:val="0"/>
              <w:marTop w:val="0"/>
              <w:marBottom w:val="0"/>
              <w:divBdr>
                <w:top w:val="none" w:sz="0" w:space="0" w:color="auto"/>
                <w:left w:val="none" w:sz="0" w:space="0" w:color="auto"/>
                <w:bottom w:val="none" w:sz="0" w:space="0" w:color="auto"/>
                <w:right w:val="none" w:sz="0" w:space="0" w:color="auto"/>
              </w:divBdr>
            </w:div>
            <w:div w:id="1918049055">
              <w:marLeft w:val="0"/>
              <w:marRight w:val="0"/>
              <w:marTop w:val="0"/>
              <w:marBottom w:val="0"/>
              <w:divBdr>
                <w:top w:val="none" w:sz="0" w:space="0" w:color="auto"/>
                <w:left w:val="none" w:sz="0" w:space="0" w:color="auto"/>
                <w:bottom w:val="none" w:sz="0" w:space="0" w:color="auto"/>
                <w:right w:val="none" w:sz="0" w:space="0" w:color="auto"/>
              </w:divBdr>
            </w:div>
            <w:div w:id="1931547637">
              <w:marLeft w:val="0"/>
              <w:marRight w:val="0"/>
              <w:marTop w:val="0"/>
              <w:marBottom w:val="0"/>
              <w:divBdr>
                <w:top w:val="none" w:sz="0" w:space="0" w:color="auto"/>
                <w:left w:val="none" w:sz="0" w:space="0" w:color="auto"/>
                <w:bottom w:val="none" w:sz="0" w:space="0" w:color="auto"/>
                <w:right w:val="none" w:sz="0" w:space="0" w:color="auto"/>
              </w:divBdr>
            </w:div>
            <w:div w:id="1971785404">
              <w:marLeft w:val="0"/>
              <w:marRight w:val="0"/>
              <w:marTop w:val="0"/>
              <w:marBottom w:val="0"/>
              <w:divBdr>
                <w:top w:val="none" w:sz="0" w:space="0" w:color="auto"/>
                <w:left w:val="none" w:sz="0" w:space="0" w:color="auto"/>
                <w:bottom w:val="none" w:sz="0" w:space="0" w:color="auto"/>
                <w:right w:val="none" w:sz="0" w:space="0" w:color="auto"/>
              </w:divBdr>
            </w:div>
            <w:div w:id="2011058267">
              <w:marLeft w:val="0"/>
              <w:marRight w:val="0"/>
              <w:marTop w:val="0"/>
              <w:marBottom w:val="0"/>
              <w:divBdr>
                <w:top w:val="none" w:sz="0" w:space="0" w:color="auto"/>
                <w:left w:val="none" w:sz="0" w:space="0" w:color="auto"/>
                <w:bottom w:val="none" w:sz="0" w:space="0" w:color="auto"/>
                <w:right w:val="none" w:sz="0" w:space="0" w:color="auto"/>
              </w:divBdr>
            </w:div>
            <w:div w:id="2071612154">
              <w:marLeft w:val="0"/>
              <w:marRight w:val="0"/>
              <w:marTop w:val="0"/>
              <w:marBottom w:val="0"/>
              <w:divBdr>
                <w:top w:val="none" w:sz="0" w:space="0" w:color="auto"/>
                <w:left w:val="none" w:sz="0" w:space="0" w:color="auto"/>
                <w:bottom w:val="none" w:sz="0" w:space="0" w:color="auto"/>
                <w:right w:val="none" w:sz="0" w:space="0" w:color="auto"/>
              </w:divBdr>
            </w:div>
            <w:div w:id="2107143662">
              <w:marLeft w:val="0"/>
              <w:marRight w:val="0"/>
              <w:marTop w:val="0"/>
              <w:marBottom w:val="0"/>
              <w:divBdr>
                <w:top w:val="none" w:sz="0" w:space="0" w:color="auto"/>
                <w:left w:val="none" w:sz="0" w:space="0" w:color="auto"/>
                <w:bottom w:val="none" w:sz="0" w:space="0" w:color="auto"/>
                <w:right w:val="none" w:sz="0" w:space="0" w:color="auto"/>
              </w:divBdr>
            </w:div>
            <w:div w:id="2120181293">
              <w:marLeft w:val="0"/>
              <w:marRight w:val="0"/>
              <w:marTop w:val="0"/>
              <w:marBottom w:val="0"/>
              <w:divBdr>
                <w:top w:val="none" w:sz="0" w:space="0" w:color="auto"/>
                <w:left w:val="none" w:sz="0" w:space="0" w:color="auto"/>
                <w:bottom w:val="none" w:sz="0" w:space="0" w:color="auto"/>
                <w:right w:val="none" w:sz="0" w:space="0" w:color="auto"/>
              </w:divBdr>
            </w:div>
            <w:div w:id="214730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029229">
      <w:bodyDiv w:val="1"/>
      <w:marLeft w:val="0"/>
      <w:marRight w:val="0"/>
      <w:marTop w:val="0"/>
      <w:marBottom w:val="0"/>
      <w:divBdr>
        <w:top w:val="none" w:sz="0" w:space="0" w:color="auto"/>
        <w:left w:val="none" w:sz="0" w:space="0" w:color="auto"/>
        <w:bottom w:val="none" w:sz="0" w:space="0" w:color="auto"/>
        <w:right w:val="none" w:sz="0" w:space="0" w:color="auto"/>
      </w:divBdr>
      <w:divsChild>
        <w:div w:id="365298280">
          <w:marLeft w:val="547"/>
          <w:marRight w:val="0"/>
          <w:marTop w:val="0"/>
          <w:marBottom w:val="0"/>
          <w:divBdr>
            <w:top w:val="none" w:sz="0" w:space="0" w:color="auto"/>
            <w:left w:val="none" w:sz="0" w:space="0" w:color="auto"/>
            <w:bottom w:val="none" w:sz="0" w:space="0" w:color="auto"/>
            <w:right w:val="none" w:sz="0" w:space="0" w:color="auto"/>
          </w:divBdr>
        </w:div>
        <w:div w:id="1389961198">
          <w:marLeft w:val="187"/>
          <w:marRight w:val="0"/>
          <w:marTop w:val="0"/>
          <w:marBottom w:val="32"/>
          <w:divBdr>
            <w:top w:val="none" w:sz="0" w:space="0" w:color="auto"/>
            <w:left w:val="none" w:sz="0" w:space="0" w:color="auto"/>
            <w:bottom w:val="none" w:sz="0" w:space="0" w:color="auto"/>
            <w:right w:val="none" w:sz="0" w:space="0" w:color="auto"/>
          </w:divBdr>
        </w:div>
        <w:div w:id="1049958018">
          <w:marLeft w:val="187"/>
          <w:marRight w:val="0"/>
          <w:marTop w:val="0"/>
          <w:marBottom w:val="32"/>
          <w:divBdr>
            <w:top w:val="none" w:sz="0" w:space="0" w:color="auto"/>
            <w:left w:val="none" w:sz="0" w:space="0" w:color="auto"/>
            <w:bottom w:val="none" w:sz="0" w:space="0" w:color="auto"/>
            <w:right w:val="none" w:sz="0" w:space="0" w:color="auto"/>
          </w:divBdr>
        </w:div>
        <w:div w:id="539319460">
          <w:marLeft w:val="187"/>
          <w:marRight w:val="0"/>
          <w:marTop w:val="0"/>
          <w:marBottom w:val="32"/>
          <w:divBdr>
            <w:top w:val="none" w:sz="0" w:space="0" w:color="auto"/>
            <w:left w:val="none" w:sz="0" w:space="0" w:color="auto"/>
            <w:bottom w:val="none" w:sz="0" w:space="0" w:color="auto"/>
            <w:right w:val="none" w:sz="0" w:space="0" w:color="auto"/>
          </w:divBdr>
        </w:div>
        <w:div w:id="2072192009">
          <w:marLeft w:val="187"/>
          <w:marRight w:val="0"/>
          <w:marTop w:val="0"/>
          <w:marBottom w:val="32"/>
          <w:divBdr>
            <w:top w:val="none" w:sz="0" w:space="0" w:color="auto"/>
            <w:left w:val="none" w:sz="0" w:space="0" w:color="auto"/>
            <w:bottom w:val="none" w:sz="0" w:space="0" w:color="auto"/>
            <w:right w:val="none" w:sz="0" w:space="0" w:color="auto"/>
          </w:divBdr>
        </w:div>
        <w:div w:id="1187448928">
          <w:marLeft w:val="547"/>
          <w:marRight w:val="0"/>
          <w:marTop w:val="0"/>
          <w:marBottom w:val="0"/>
          <w:divBdr>
            <w:top w:val="none" w:sz="0" w:space="0" w:color="auto"/>
            <w:left w:val="none" w:sz="0" w:space="0" w:color="auto"/>
            <w:bottom w:val="none" w:sz="0" w:space="0" w:color="auto"/>
            <w:right w:val="none" w:sz="0" w:space="0" w:color="auto"/>
          </w:divBdr>
        </w:div>
        <w:div w:id="2082170168">
          <w:marLeft w:val="187"/>
          <w:marRight w:val="0"/>
          <w:marTop w:val="0"/>
          <w:marBottom w:val="32"/>
          <w:divBdr>
            <w:top w:val="none" w:sz="0" w:space="0" w:color="auto"/>
            <w:left w:val="none" w:sz="0" w:space="0" w:color="auto"/>
            <w:bottom w:val="none" w:sz="0" w:space="0" w:color="auto"/>
            <w:right w:val="none" w:sz="0" w:space="0" w:color="auto"/>
          </w:divBdr>
        </w:div>
        <w:div w:id="299963182">
          <w:marLeft w:val="187"/>
          <w:marRight w:val="0"/>
          <w:marTop w:val="0"/>
          <w:marBottom w:val="32"/>
          <w:divBdr>
            <w:top w:val="none" w:sz="0" w:space="0" w:color="auto"/>
            <w:left w:val="none" w:sz="0" w:space="0" w:color="auto"/>
            <w:bottom w:val="none" w:sz="0" w:space="0" w:color="auto"/>
            <w:right w:val="none" w:sz="0" w:space="0" w:color="auto"/>
          </w:divBdr>
        </w:div>
        <w:div w:id="432288676">
          <w:marLeft w:val="187"/>
          <w:marRight w:val="0"/>
          <w:marTop w:val="0"/>
          <w:marBottom w:val="32"/>
          <w:divBdr>
            <w:top w:val="none" w:sz="0" w:space="0" w:color="auto"/>
            <w:left w:val="none" w:sz="0" w:space="0" w:color="auto"/>
            <w:bottom w:val="none" w:sz="0" w:space="0" w:color="auto"/>
            <w:right w:val="none" w:sz="0" w:space="0" w:color="auto"/>
          </w:divBdr>
        </w:div>
        <w:div w:id="2139714865">
          <w:marLeft w:val="187"/>
          <w:marRight w:val="0"/>
          <w:marTop w:val="0"/>
          <w:marBottom w:val="32"/>
          <w:divBdr>
            <w:top w:val="none" w:sz="0" w:space="0" w:color="auto"/>
            <w:left w:val="none" w:sz="0" w:space="0" w:color="auto"/>
            <w:bottom w:val="none" w:sz="0" w:space="0" w:color="auto"/>
            <w:right w:val="none" w:sz="0" w:space="0" w:color="auto"/>
          </w:divBdr>
        </w:div>
        <w:div w:id="1482383690">
          <w:marLeft w:val="1166"/>
          <w:marRight w:val="0"/>
          <w:marTop w:val="0"/>
          <w:marBottom w:val="0"/>
          <w:divBdr>
            <w:top w:val="none" w:sz="0" w:space="0" w:color="auto"/>
            <w:left w:val="none" w:sz="0" w:space="0" w:color="auto"/>
            <w:bottom w:val="none" w:sz="0" w:space="0" w:color="auto"/>
            <w:right w:val="none" w:sz="0" w:space="0" w:color="auto"/>
          </w:divBdr>
        </w:div>
        <w:div w:id="351802683">
          <w:marLeft w:val="1166"/>
          <w:marRight w:val="0"/>
          <w:marTop w:val="0"/>
          <w:marBottom w:val="0"/>
          <w:divBdr>
            <w:top w:val="none" w:sz="0" w:space="0" w:color="auto"/>
            <w:left w:val="none" w:sz="0" w:space="0" w:color="auto"/>
            <w:bottom w:val="none" w:sz="0" w:space="0" w:color="auto"/>
            <w:right w:val="none" w:sz="0" w:space="0" w:color="auto"/>
          </w:divBdr>
        </w:div>
        <w:div w:id="1565723452">
          <w:marLeft w:val="187"/>
          <w:marRight w:val="0"/>
          <w:marTop w:val="0"/>
          <w:marBottom w:val="32"/>
          <w:divBdr>
            <w:top w:val="none" w:sz="0" w:space="0" w:color="auto"/>
            <w:left w:val="none" w:sz="0" w:space="0" w:color="auto"/>
            <w:bottom w:val="none" w:sz="0" w:space="0" w:color="auto"/>
            <w:right w:val="none" w:sz="0" w:space="0" w:color="auto"/>
          </w:divBdr>
        </w:div>
        <w:div w:id="728118148">
          <w:marLeft w:val="187"/>
          <w:marRight w:val="0"/>
          <w:marTop w:val="0"/>
          <w:marBottom w:val="32"/>
          <w:divBdr>
            <w:top w:val="none" w:sz="0" w:space="0" w:color="auto"/>
            <w:left w:val="none" w:sz="0" w:space="0" w:color="auto"/>
            <w:bottom w:val="none" w:sz="0" w:space="0" w:color="auto"/>
            <w:right w:val="none" w:sz="0" w:space="0" w:color="auto"/>
          </w:divBdr>
        </w:div>
        <w:div w:id="1336807535">
          <w:marLeft w:val="187"/>
          <w:marRight w:val="0"/>
          <w:marTop w:val="0"/>
          <w:marBottom w:val="32"/>
          <w:divBdr>
            <w:top w:val="none" w:sz="0" w:space="0" w:color="auto"/>
            <w:left w:val="none" w:sz="0" w:space="0" w:color="auto"/>
            <w:bottom w:val="none" w:sz="0" w:space="0" w:color="auto"/>
            <w:right w:val="none" w:sz="0" w:space="0" w:color="auto"/>
          </w:divBdr>
        </w:div>
        <w:div w:id="1020354134">
          <w:marLeft w:val="187"/>
          <w:marRight w:val="0"/>
          <w:marTop w:val="0"/>
          <w:marBottom w:val="32"/>
          <w:divBdr>
            <w:top w:val="none" w:sz="0" w:space="0" w:color="auto"/>
            <w:left w:val="none" w:sz="0" w:space="0" w:color="auto"/>
            <w:bottom w:val="none" w:sz="0" w:space="0" w:color="auto"/>
            <w:right w:val="none" w:sz="0" w:space="0" w:color="auto"/>
          </w:divBdr>
        </w:div>
        <w:div w:id="1108936123">
          <w:marLeft w:val="187"/>
          <w:marRight w:val="0"/>
          <w:marTop w:val="0"/>
          <w:marBottom w:val="32"/>
          <w:divBdr>
            <w:top w:val="none" w:sz="0" w:space="0" w:color="auto"/>
            <w:left w:val="none" w:sz="0" w:space="0" w:color="auto"/>
            <w:bottom w:val="none" w:sz="0" w:space="0" w:color="auto"/>
            <w:right w:val="none" w:sz="0" w:space="0" w:color="auto"/>
          </w:divBdr>
        </w:div>
        <w:div w:id="1711031827">
          <w:marLeft w:val="187"/>
          <w:marRight w:val="0"/>
          <w:marTop w:val="0"/>
          <w:marBottom w:val="32"/>
          <w:divBdr>
            <w:top w:val="none" w:sz="0" w:space="0" w:color="auto"/>
            <w:left w:val="none" w:sz="0" w:space="0" w:color="auto"/>
            <w:bottom w:val="none" w:sz="0" w:space="0" w:color="auto"/>
            <w:right w:val="none" w:sz="0" w:space="0" w:color="auto"/>
          </w:divBdr>
        </w:div>
        <w:div w:id="1001279503">
          <w:marLeft w:val="1166"/>
          <w:marRight w:val="0"/>
          <w:marTop w:val="0"/>
          <w:marBottom w:val="0"/>
          <w:divBdr>
            <w:top w:val="none" w:sz="0" w:space="0" w:color="auto"/>
            <w:left w:val="none" w:sz="0" w:space="0" w:color="auto"/>
            <w:bottom w:val="none" w:sz="0" w:space="0" w:color="auto"/>
            <w:right w:val="none" w:sz="0" w:space="0" w:color="auto"/>
          </w:divBdr>
        </w:div>
        <w:div w:id="599724320">
          <w:marLeft w:val="1166"/>
          <w:marRight w:val="0"/>
          <w:marTop w:val="0"/>
          <w:marBottom w:val="0"/>
          <w:divBdr>
            <w:top w:val="none" w:sz="0" w:space="0" w:color="auto"/>
            <w:left w:val="none" w:sz="0" w:space="0" w:color="auto"/>
            <w:bottom w:val="none" w:sz="0" w:space="0" w:color="auto"/>
            <w:right w:val="none" w:sz="0" w:space="0" w:color="auto"/>
          </w:divBdr>
        </w:div>
        <w:div w:id="2105958262">
          <w:marLeft w:val="1166"/>
          <w:marRight w:val="0"/>
          <w:marTop w:val="0"/>
          <w:marBottom w:val="0"/>
          <w:divBdr>
            <w:top w:val="none" w:sz="0" w:space="0" w:color="auto"/>
            <w:left w:val="none" w:sz="0" w:space="0" w:color="auto"/>
            <w:bottom w:val="none" w:sz="0" w:space="0" w:color="auto"/>
            <w:right w:val="none" w:sz="0" w:space="0" w:color="auto"/>
          </w:divBdr>
        </w:div>
        <w:div w:id="1626932149">
          <w:marLeft w:val="1166"/>
          <w:marRight w:val="0"/>
          <w:marTop w:val="0"/>
          <w:marBottom w:val="0"/>
          <w:divBdr>
            <w:top w:val="none" w:sz="0" w:space="0" w:color="auto"/>
            <w:left w:val="none" w:sz="0" w:space="0" w:color="auto"/>
            <w:bottom w:val="none" w:sz="0" w:space="0" w:color="auto"/>
            <w:right w:val="none" w:sz="0" w:space="0" w:color="auto"/>
          </w:divBdr>
        </w:div>
        <w:div w:id="1853765861">
          <w:marLeft w:val="1166"/>
          <w:marRight w:val="0"/>
          <w:marTop w:val="0"/>
          <w:marBottom w:val="0"/>
          <w:divBdr>
            <w:top w:val="none" w:sz="0" w:space="0" w:color="auto"/>
            <w:left w:val="none" w:sz="0" w:space="0" w:color="auto"/>
            <w:bottom w:val="none" w:sz="0" w:space="0" w:color="auto"/>
            <w:right w:val="none" w:sz="0" w:space="0" w:color="auto"/>
          </w:divBdr>
        </w:div>
        <w:div w:id="1001735470">
          <w:marLeft w:val="1166"/>
          <w:marRight w:val="0"/>
          <w:marTop w:val="0"/>
          <w:marBottom w:val="0"/>
          <w:divBdr>
            <w:top w:val="none" w:sz="0" w:space="0" w:color="auto"/>
            <w:left w:val="none" w:sz="0" w:space="0" w:color="auto"/>
            <w:bottom w:val="none" w:sz="0" w:space="0" w:color="auto"/>
            <w:right w:val="none" w:sz="0" w:space="0" w:color="auto"/>
          </w:divBdr>
        </w:div>
        <w:div w:id="932204030">
          <w:marLeft w:val="1166"/>
          <w:marRight w:val="0"/>
          <w:marTop w:val="0"/>
          <w:marBottom w:val="0"/>
          <w:divBdr>
            <w:top w:val="none" w:sz="0" w:space="0" w:color="auto"/>
            <w:left w:val="none" w:sz="0" w:space="0" w:color="auto"/>
            <w:bottom w:val="none" w:sz="0" w:space="0" w:color="auto"/>
            <w:right w:val="none" w:sz="0" w:space="0" w:color="auto"/>
          </w:divBdr>
        </w:div>
        <w:div w:id="592326791">
          <w:marLeft w:val="1166"/>
          <w:marRight w:val="0"/>
          <w:marTop w:val="0"/>
          <w:marBottom w:val="0"/>
          <w:divBdr>
            <w:top w:val="none" w:sz="0" w:space="0" w:color="auto"/>
            <w:left w:val="none" w:sz="0" w:space="0" w:color="auto"/>
            <w:bottom w:val="none" w:sz="0" w:space="0" w:color="auto"/>
            <w:right w:val="none" w:sz="0" w:space="0" w:color="auto"/>
          </w:divBdr>
        </w:div>
        <w:div w:id="1008295231">
          <w:marLeft w:val="1166"/>
          <w:marRight w:val="0"/>
          <w:marTop w:val="0"/>
          <w:marBottom w:val="0"/>
          <w:divBdr>
            <w:top w:val="none" w:sz="0" w:space="0" w:color="auto"/>
            <w:left w:val="none" w:sz="0" w:space="0" w:color="auto"/>
            <w:bottom w:val="none" w:sz="0" w:space="0" w:color="auto"/>
            <w:right w:val="none" w:sz="0" w:space="0" w:color="auto"/>
          </w:divBdr>
        </w:div>
        <w:div w:id="326060209">
          <w:marLeft w:val="1166"/>
          <w:marRight w:val="0"/>
          <w:marTop w:val="0"/>
          <w:marBottom w:val="0"/>
          <w:divBdr>
            <w:top w:val="none" w:sz="0" w:space="0" w:color="auto"/>
            <w:left w:val="none" w:sz="0" w:space="0" w:color="auto"/>
            <w:bottom w:val="none" w:sz="0" w:space="0" w:color="auto"/>
            <w:right w:val="none" w:sz="0" w:space="0" w:color="auto"/>
          </w:divBdr>
        </w:div>
      </w:divsChild>
    </w:div>
    <w:div w:id="1097139222">
      <w:bodyDiv w:val="1"/>
      <w:marLeft w:val="0"/>
      <w:marRight w:val="0"/>
      <w:marTop w:val="0"/>
      <w:marBottom w:val="0"/>
      <w:divBdr>
        <w:top w:val="none" w:sz="0" w:space="0" w:color="auto"/>
        <w:left w:val="none" w:sz="0" w:space="0" w:color="auto"/>
        <w:bottom w:val="none" w:sz="0" w:space="0" w:color="auto"/>
        <w:right w:val="none" w:sz="0" w:space="0" w:color="auto"/>
      </w:divBdr>
    </w:div>
    <w:div w:id="1099181062">
      <w:bodyDiv w:val="1"/>
      <w:marLeft w:val="0"/>
      <w:marRight w:val="0"/>
      <w:marTop w:val="0"/>
      <w:marBottom w:val="0"/>
      <w:divBdr>
        <w:top w:val="none" w:sz="0" w:space="0" w:color="auto"/>
        <w:left w:val="none" w:sz="0" w:space="0" w:color="auto"/>
        <w:bottom w:val="none" w:sz="0" w:space="0" w:color="auto"/>
        <w:right w:val="none" w:sz="0" w:space="0" w:color="auto"/>
      </w:divBdr>
      <w:divsChild>
        <w:div w:id="1241599790">
          <w:marLeft w:val="0"/>
          <w:marRight w:val="0"/>
          <w:marTop w:val="0"/>
          <w:marBottom w:val="0"/>
          <w:divBdr>
            <w:top w:val="none" w:sz="0" w:space="0" w:color="auto"/>
            <w:left w:val="none" w:sz="0" w:space="0" w:color="auto"/>
            <w:bottom w:val="none" w:sz="0" w:space="0" w:color="auto"/>
            <w:right w:val="none" w:sz="0" w:space="0" w:color="auto"/>
          </w:divBdr>
          <w:divsChild>
            <w:div w:id="32731072">
              <w:marLeft w:val="0"/>
              <w:marRight w:val="0"/>
              <w:marTop w:val="0"/>
              <w:marBottom w:val="0"/>
              <w:divBdr>
                <w:top w:val="none" w:sz="0" w:space="0" w:color="auto"/>
                <w:left w:val="none" w:sz="0" w:space="0" w:color="auto"/>
                <w:bottom w:val="none" w:sz="0" w:space="0" w:color="auto"/>
                <w:right w:val="none" w:sz="0" w:space="0" w:color="auto"/>
              </w:divBdr>
            </w:div>
            <w:div w:id="148255572">
              <w:marLeft w:val="0"/>
              <w:marRight w:val="0"/>
              <w:marTop w:val="0"/>
              <w:marBottom w:val="0"/>
              <w:divBdr>
                <w:top w:val="none" w:sz="0" w:space="0" w:color="auto"/>
                <w:left w:val="none" w:sz="0" w:space="0" w:color="auto"/>
                <w:bottom w:val="none" w:sz="0" w:space="0" w:color="auto"/>
                <w:right w:val="none" w:sz="0" w:space="0" w:color="auto"/>
              </w:divBdr>
            </w:div>
            <w:div w:id="235091922">
              <w:marLeft w:val="0"/>
              <w:marRight w:val="0"/>
              <w:marTop w:val="0"/>
              <w:marBottom w:val="0"/>
              <w:divBdr>
                <w:top w:val="none" w:sz="0" w:space="0" w:color="auto"/>
                <w:left w:val="none" w:sz="0" w:space="0" w:color="auto"/>
                <w:bottom w:val="none" w:sz="0" w:space="0" w:color="auto"/>
                <w:right w:val="none" w:sz="0" w:space="0" w:color="auto"/>
              </w:divBdr>
            </w:div>
            <w:div w:id="384720281">
              <w:marLeft w:val="0"/>
              <w:marRight w:val="0"/>
              <w:marTop w:val="0"/>
              <w:marBottom w:val="0"/>
              <w:divBdr>
                <w:top w:val="none" w:sz="0" w:space="0" w:color="auto"/>
                <w:left w:val="none" w:sz="0" w:space="0" w:color="auto"/>
                <w:bottom w:val="none" w:sz="0" w:space="0" w:color="auto"/>
                <w:right w:val="none" w:sz="0" w:space="0" w:color="auto"/>
              </w:divBdr>
            </w:div>
            <w:div w:id="405497837">
              <w:marLeft w:val="0"/>
              <w:marRight w:val="0"/>
              <w:marTop w:val="0"/>
              <w:marBottom w:val="0"/>
              <w:divBdr>
                <w:top w:val="none" w:sz="0" w:space="0" w:color="auto"/>
                <w:left w:val="none" w:sz="0" w:space="0" w:color="auto"/>
                <w:bottom w:val="none" w:sz="0" w:space="0" w:color="auto"/>
                <w:right w:val="none" w:sz="0" w:space="0" w:color="auto"/>
              </w:divBdr>
            </w:div>
            <w:div w:id="424083736">
              <w:marLeft w:val="0"/>
              <w:marRight w:val="0"/>
              <w:marTop w:val="0"/>
              <w:marBottom w:val="0"/>
              <w:divBdr>
                <w:top w:val="none" w:sz="0" w:space="0" w:color="auto"/>
                <w:left w:val="none" w:sz="0" w:space="0" w:color="auto"/>
                <w:bottom w:val="none" w:sz="0" w:space="0" w:color="auto"/>
                <w:right w:val="none" w:sz="0" w:space="0" w:color="auto"/>
              </w:divBdr>
            </w:div>
            <w:div w:id="615411982">
              <w:marLeft w:val="0"/>
              <w:marRight w:val="0"/>
              <w:marTop w:val="0"/>
              <w:marBottom w:val="0"/>
              <w:divBdr>
                <w:top w:val="none" w:sz="0" w:space="0" w:color="auto"/>
                <w:left w:val="none" w:sz="0" w:space="0" w:color="auto"/>
                <w:bottom w:val="none" w:sz="0" w:space="0" w:color="auto"/>
                <w:right w:val="none" w:sz="0" w:space="0" w:color="auto"/>
              </w:divBdr>
            </w:div>
            <w:div w:id="907807052">
              <w:marLeft w:val="0"/>
              <w:marRight w:val="0"/>
              <w:marTop w:val="0"/>
              <w:marBottom w:val="0"/>
              <w:divBdr>
                <w:top w:val="none" w:sz="0" w:space="0" w:color="auto"/>
                <w:left w:val="none" w:sz="0" w:space="0" w:color="auto"/>
                <w:bottom w:val="none" w:sz="0" w:space="0" w:color="auto"/>
                <w:right w:val="none" w:sz="0" w:space="0" w:color="auto"/>
              </w:divBdr>
            </w:div>
            <w:div w:id="1002971291">
              <w:marLeft w:val="0"/>
              <w:marRight w:val="0"/>
              <w:marTop w:val="0"/>
              <w:marBottom w:val="0"/>
              <w:divBdr>
                <w:top w:val="none" w:sz="0" w:space="0" w:color="auto"/>
                <w:left w:val="none" w:sz="0" w:space="0" w:color="auto"/>
                <w:bottom w:val="none" w:sz="0" w:space="0" w:color="auto"/>
                <w:right w:val="none" w:sz="0" w:space="0" w:color="auto"/>
              </w:divBdr>
            </w:div>
            <w:div w:id="1067455630">
              <w:marLeft w:val="0"/>
              <w:marRight w:val="0"/>
              <w:marTop w:val="0"/>
              <w:marBottom w:val="0"/>
              <w:divBdr>
                <w:top w:val="none" w:sz="0" w:space="0" w:color="auto"/>
                <w:left w:val="none" w:sz="0" w:space="0" w:color="auto"/>
                <w:bottom w:val="none" w:sz="0" w:space="0" w:color="auto"/>
                <w:right w:val="none" w:sz="0" w:space="0" w:color="auto"/>
              </w:divBdr>
            </w:div>
            <w:div w:id="1136532276">
              <w:marLeft w:val="0"/>
              <w:marRight w:val="0"/>
              <w:marTop w:val="0"/>
              <w:marBottom w:val="0"/>
              <w:divBdr>
                <w:top w:val="none" w:sz="0" w:space="0" w:color="auto"/>
                <w:left w:val="none" w:sz="0" w:space="0" w:color="auto"/>
                <w:bottom w:val="none" w:sz="0" w:space="0" w:color="auto"/>
                <w:right w:val="none" w:sz="0" w:space="0" w:color="auto"/>
              </w:divBdr>
            </w:div>
            <w:div w:id="1280531514">
              <w:marLeft w:val="0"/>
              <w:marRight w:val="0"/>
              <w:marTop w:val="0"/>
              <w:marBottom w:val="0"/>
              <w:divBdr>
                <w:top w:val="none" w:sz="0" w:space="0" w:color="auto"/>
                <w:left w:val="none" w:sz="0" w:space="0" w:color="auto"/>
                <w:bottom w:val="none" w:sz="0" w:space="0" w:color="auto"/>
                <w:right w:val="none" w:sz="0" w:space="0" w:color="auto"/>
              </w:divBdr>
            </w:div>
            <w:div w:id="1288317124">
              <w:marLeft w:val="0"/>
              <w:marRight w:val="0"/>
              <w:marTop w:val="0"/>
              <w:marBottom w:val="0"/>
              <w:divBdr>
                <w:top w:val="none" w:sz="0" w:space="0" w:color="auto"/>
                <w:left w:val="none" w:sz="0" w:space="0" w:color="auto"/>
                <w:bottom w:val="none" w:sz="0" w:space="0" w:color="auto"/>
                <w:right w:val="none" w:sz="0" w:space="0" w:color="auto"/>
              </w:divBdr>
            </w:div>
            <w:div w:id="1549955366">
              <w:marLeft w:val="0"/>
              <w:marRight w:val="0"/>
              <w:marTop w:val="0"/>
              <w:marBottom w:val="0"/>
              <w:divBdr>
                <w:top w:val="none" w:sz="0" w:space="0" w:color="auto"/>
                <w:left w:val="none" w:sz="0" w:space="0" w:color="auto"/>
                <w:bottom w:val="none" w:sz="0" w:space="0" w:color="auto"/>
                <w:right w:val="none" w:sz="0" w:space="0" w:color="auto"/>
              </w:divBdr>
            </w:div>
            <w:div w:id="1590038441">
              <w:marLeft w:val="0"/>
              <w:marRight w:val="0"/>
              <w:marTop w:val="0"/>
              <w:marBottom w:val="0"/>
              <w:divBdr>
                <w:top w:val="none" w:sz="0" w:space="0" w:color="auto"/>
                <w:left w:val="none" w:sz="0" w:space="0" w:color="auto"/>
                <w:bottom w:val="none" w:sz="0" w:space="0" w:color="auto"/>
                <w:right w:val="none" w:sz="0" w:space="0" w:color="auto"/>
              </w:divBdr>
            </w:div>
            <w:div w:id="1599635419">
              <w:marLeft w:val="0"/>
              <w:marRight w:val="0"/>
              <w:marTop w:val="0"/>
              <w:marBottom w:val="0"/>
              <w:divBdr>
                <w:top w:val="none" w:sz="0" w:space="0" w:color="auto"/>
                <w:left w:val="none" w:sz="0" w:space="0" w:color="auto"/>
                <w:bottom w:val="none" w:sz="0" w:space="0" w:color="auto"/>
                <w:right w:val="none" w:sz="0" w:space="0" w:color="auto"/>
              </w:divBdr>
            </w:div>
            <w:div w:id="1613324661">
              <w:marLeft w:val="0"/>
              <w:marRight w:val="0"/>
              <w:marTop w:val="0"/>
              <w:marBottom w:val="0"/>
              <w:divBdr>
                <w:top w:val="none" w:sz="0" w:space="0" w:color="auto"/>
                <w:left w:val="none" w:sz="0" w:space="0" w:color="auto"/>
                <w:bottom w:val="none" w:sz="0" w:space="0" w:color="auto"/>
                <w:right w:val="none" w:sz="0" w:space="0" w:color="auto"/>
              </w:divBdr>
            </w:div>
            <w:div w:id="1631210564">
              <w:marLeft w:val="0"/>
              <w:marRight w:val="0"/>
              <w:marTop w:val="0"/>
              <w:marBottom w:val="0"/>
              <w:divBdr>
                <w:top w:val="none" w:sz="0" w:space="0" w:color="auto"/>
                <w:left w:val="none" w:sz="0" w:space="0" w:color="auto"/>
                <w:bottom w:val="none" w:sz="0" w:space="0" w:color="auto"/>
                <w:right w:val="none" w:sz="0" w:space="0" w:color="auto"/>
              </w:divBdr>
            </w:div>
            <w:div w:id="1737051237">
              <w:marLeft w:val="0"/>
              <w:marRight w:val="0"/>
              <w:marTop w:val="0"/>
              <w:marBottom w:val="0"/>
              <w:divBdr>
                <w:top w:val="none" w:sz="0" w:space="0" w:color="auto"/>
                <w:left w:val="none" w:sz="0" w:space="0" w:color="auto"/>
                <w:bottom w:val="none" w:sz="0" w:space="0" w:color="auto"/>
                <w:right w:val="none" w:sz="0" w:space="0" w:color="auto"/>
              </w:divBdr>
            </w:div>
            <w:div w:id="1738626537">
              <w:marLeft w:val="0"/>
              <w:marRight w:val="0"/>
              <w:marTop w:val="0"/>
              <w:marBottom w:val="0"/>
              <w:divBdr>
                <w:top w:val="none" w:sz="0" w:space="0" w:color="auto"/>
                <w:left w:val="none" w:sz="0" w:space="0" w:color="auto"/>
                <w:bottom w:val="none" w:sz="0" w:space="0" w:color="auto"/>
                <w:right w:val="none" w:sz="0" w:space="0" w:color="auto"/>
              </w:divBdr>
            </w:div>
            <w:div w:id="1779763280">
              <w:marLeft w:val="0"/>
              <w:marRight w:val="0"/>
              <w:marTop w:val="0"/>
              <w:marBottom w:val="0"/>
              <w:divBdr>
                <w:top w:val="none" w:sz="0" w:space="0" w:color="auto"/>
                <w:left w:val="none" w:sz="0" w:space="0" w:color="auto"/>
                <w:bottom w:val="none" w:sz="0" w:space="0" w:color="auto"/>
                <w:right w:val="none" w:sz="0" w:space="0" w:color="auto"/>
              </w:divBdr>
            </w:div>
            <w:div w:id="188278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70986">
      <w:bodyDiv w:val="1"/>
      <w:marLeft w:val="0"/>
      <w:marRight w:val="0"/>
      <w:marTop w:val="0"/>
      <w:marBottom w:val="0"/>
      <w:divBdr>
        <w:top w:val="none" w:sz="0" w:space="0" w:color="auto"/>
        <w:left w:val="none" w:sz="0" w:space="0" w:color="auto"/>
        <w:bottom w:val="none" w:sz="0" w:space="0" w:color="auto"/>
        <w:right w:val="none" w:sz="0" w:space="0" w:color="auto"/>
      </w:divBdr>
    </w:div>
    <w:div w:id="1101608355">
      <w:bodyDiv w:val="1"/>
      <w:marLeft w:val="0"/>
      <w:marRight w:val="0"/>
      <w:marTop w:val="0"/>
      <w:marBottom w:val="0"/>
      <w:divBdr>
        <w:top w:val="none" w:sz="0" w:space="0" w:color="auto"/>
        <w:left w:val="none" w:sz="0" w:space="0" w:color="auto"/>
        <w:bottom w:val="none" w:sz="0" w:space="0" w:color="auto"/>
        <w:right w:val="none" w:sz="0" w:space="0" w:color="auto"/>
      </w:divBdr>
      <w:divsChild>
        <w:div w:id="1222982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354362">
      <w:bodyDiv w:val="1"/>
      <w:marLeft w:val="0"/>
      <w:marRight w:val="0"/>
      <w:marTop w:val="0"/>
      <w:marBottom w:val="0"/>
      <w:divBdr>
        <w:top w:val="none" w:sz="0" w:space="0" w:color="auto"/>
        <w:left w:val="none" w:sz="0" w:space="0" w:color="auto"/>
        <w:bottom w:val="none" w:sz="0" w:space="0" w:color="auto"/>
        <w:right w:val="none" w:sz="0" w:space="0" w:color="auto"/>
      </w:divBdr>
    </w:div>
    <w:div w:id="1115295241">
      <w:bodyDiv w:val="1"/>
      <w:marLeft w:val="0"/>
      <w:marRight w:val="0"/>
      <w:marTop w:val="0"/>
      <w:marBottom w:val="0"/>
      <w:divBdr>
        <w:top w:val="none" w:sz="0" w:space="0" w:color="auto"/>
        <w:left w:val="none" w:sz="0" w:space="0" w:color="auto"/>
        <w:bottom w:val="none" w:sz="0" w:space="0" w:color="auto"/>
        <w:right w:val="none" w:sz="0" w:space="0" w:color="auto"/>
      </w:divBdr>
    </w:div>
    <w:div w:id="1121725792">
      <w:bodyDiv w:val="1"/>
      <w:marLeft w:val="0"/>
      <w:marRight w:val="0"/>
      <w:marTop w:val="0"/>
      <w:marBottom w:val="0"/>
      <w:divBdr>
        <w:top w:val="none" w:sz="0" w:space="0" w:color="auto"/>
        <w:left w:val="none" w:sz="0" w:space="0" w:color="auto"/>
        <w:bottom w:val="none" w:sz="0" w:space="0" w:color="auto"/>
        <w:right w:val="none" w:sz="0" w:space="0" w:color="auto"/>
      </w:divBdr>
    </w:div>
    <w:div w:id="1122456181">
      <w:bodyDiv w:val="1"/>
      <w:marLeft w:val="0"/>
      <w:marRight w:val="0"/>
      <w:marTop w:val="0"/>
      <w:marBottom w:val="0"/>
      <w:divBdr>
        <w:top w:val="none" w:sz="0" w:space="0" w:color="auto"/>
        <w:left w:val="none" w:sz="0" w:space="0" w:color="auto"/>
        <w:bottom w:val="none" w:sz="0" w:space="0" w:color="auto"/>
        <w:right w:val="none" w:sz="0" w:space="0" w:color="auto"/>
      </w:divBdr>
    </w:div>
    <w:div w:id="1123383918">
      <w:bodyDiv w:val="1"/>
      <w:marLeft w:val="0"/>
      <w:marRight w:val="0"/>
      <w:marTop w:val="0"/>
      <w:marBottom w:val="0"/>
      <w:divBdr>
        <w:top w:val="none" w:sz="0" w:space="0" w:color="auto"/>
        <w:left w:val="none" w:sz="0" w:space="0" w:color="auto"/>
        <w:bottom w:val="none" w:sz="0" w:space="0" w:color="auto"/>
        <w:right w:val="none" w:sz="0" w:space="0" w:color="auto"/>
      </w:divBdr>
    </w:div>
    <w:div w:id="1137332326">
      <w:bodyDiv w:val="1"/>
      <w:marLeft w:val="0"/>
      <w:marRight w:val="0"/>
      <w:marTop w:val="0"/>
      <w:marBottom w:val="0"/>
      <w:divBdr>
        <w:top w:val="none" w:sz="0" w:space="0" w:color="auto"/>
        <w:left w:val="none" w:sz="0" w:space="0" w:color="auto"/>
        <w:bottom w:val="none" w:sz="0" w:space="0" w:color="auto"/>
        <w:right w:val="none" w:sz="0" w:space="0" w:color="auto"/>
      </w:divBdr>
    </w:div>
    <w:div w:id="1151292647">
      <w:bodyDiv w:val="1"/>
      <w:marLeft w:val="0"/>
      <w:marRight w:val="0"/>
      <w:marTop w:val="0"/>
      <w:marBottom w:val="0"/>
      <w:divBdr>
        <w:top w:val="none" w:sz="0" w:space="0" w:color="auto"/>
        <w:left w:val="none" w:sz="0" w:space="0" w:color="auto"/>
        <w:bottom w:val="none" w:sz="0" w:space="0" w:color="auto"/>
        <w:right w:val="none" w:sz="0" w:space="0" w:color="auto"/>
      </w:divBdr>
    </w:div>
    <w:div w:id="1153521153">
      <w:bodyDiv w:val="1"/>
      <w:marLeft w:val="0"/>
      <w:marRight w:val="0"/>
      <w:marTop w:val="0"/>
      <w:marBottom w:val="0"/>
      <w:divBdr>
        <w:top w:val="none" w:sz="0" w:space="0" w:color="auto"/>
        <w:left w:val="none" w:sz="0" w:space="0" w:color="auto"/>
        <w:bottom w:val="none" w:sz="0" w:space="0" w:color="auto"/>
        <w:right w:val="none" w:sz="0" w:space="0" w:color="auto"/>
      </w:divBdr>
    </w:div>
    <w:div w:id="1154951030">
      <w:bodyDiv w:val="1"/>
      <w:marLeft w:val="0"/>
      <w:marRight w:val="0"/>
      <w:marTop w:val="0"/>
      <w:marBottom w:val="0"/>
      <w:divBdr>
        <w:top w:val="none" w:sz="0" w:space="0" w:color="auto"/>
        <w:left w:val="none" w:sz="0" w:space="0" w:color="auto"/>
        <w:bottom w:val="none" w:sz="0" w:space="0" w:color="auto"/>
        <w:right w:val="none" w:sz="0" w:space="0" w:color="auto"/>
      </w:divBdr>
    </w:div>
    <w:div w:id="1159153955">
      <w:bodyDiv w:val="1"/>
      <w:marLeft w:val="0"/>
      <w:marRight w:val="0"/>
      <w:marTop w:val="0"/>
      <w:marBottom w:val="0"/>
      <w:divBdr>
        <w:top w:val="none" w:sz="0" w:space="0" w:color="auto"/>
        <w:left w:val="none" w:sz="0" w:space="0" w:color="auto"/>
        <w:bottom w:val="none" w:sz="0" w:space="0" w:color="auto"/>
        <w:right w:val="none" w:sz="0" w:space="0" w:color="auto"/>
      </w:divBdr>
    </w:div>
    <w:div w:id="1159542868">
      <w:bodyDiv w:val="1"/>
      <w:marLeft w:val="0"/>
      <w:marRight w:val="0"/>
      <w:marTop w:val="0"/>
      <w:marBottom w:val="0"/>
      <w:divBdr>
        <w:top w:val="none" w:sz="0" w:space="0" w:color="auto"/>
        <w:left w:val="none" w:sz="0" w:space="0" w:color="auto"/>
        <w:bottom w:val="none" w:sz="0" w:space="0" w:color="auto"/>
        <w:right w:val="none" w:sz="0" w:space="0" w:color="auto"/>
      </w:divBdr>
    </w:div>
    <w:div w:id="1162428657">
      <w:bodyDiv w:val="1"/>
      <w:marLeft w:val="0"/>
      <w:marRight w:val="0"/>
      <w:marTop w:val="0"/>
      <w:marBottom w:val="0"/>
      <w:divBdr>
        <w:top w:val="none" w:sz="0" w:space="0" w:color="auto"/>
        <w:left w:val="none" w:sz="0" w:space="0" w:color="auto"/>
        <w:bottom w:val="none" w:sz="0" w:space="0" w:color="auto"/>
        <w:right w:val="none" w:sz="0" w:space="0" w:color="auto"/>
      </w:divBdr>
    </w:div>
    <w:div w:id="1165054808">
      <w:bodyDiv w:val="1"/>
      <w:marLeft w:val="0"/>
      <w:marRight w:val="0"/>
      <w:marTop w:val="0"/>
      <w:marBottom w:val="0"/>
      <w:divBdr>
        <w:top w:val="none" w:sz="0" w:space="0" w:color="auto"/>
        <w:left w:val="none" w:sz="0" w:space="0" w:color="auto"/>
        <w:bottom w:val="none" w:sz="0" w:space="0" w:color="auto"/>
        <w:right w:val="none" w:sz="0" w:space="0" w:color="auto"/>
      </w:divBdr>
    </w:div>
    <w:div w:id="1167017101">
      <w:bodyDiv w:val="1"/>
      <w:marLeft w:val="0"/>
      <w:marRight w:val="0"/>
      <w:marTop w:val="0"/>
      <w:marBottom w:val="0"/>
      <w:divBdr>
        <w:top w:val="none" w:sz="0" w:space="0" w:color="auto"/>
        <w:left w:val="none" w:sz="0" w:space="0" w:color="auto"/>
        <w:bottom w:val="none" w:sz="0" w:space="0" w:color="auto"/>
        <w:right w:val="none" w:sz="0" w:space="0" w:color="auto"/>
      </w:divBdr>
    </w:div>
    <w:div w:id="1169128362">
      <w:bodyDiv w:val="1"/>
      <w:marLeft w:val="0"/>
      <w:marRight w:val="0"/>
      <w:marTop w:val="0"/>
      <w:marBottom w:val="0"/>
      <w:divBdr>
        <w:top w:val="none" w:sz="0" w:space="0" w:color="auto"/>
        <w:left w:val="none" w:sz="0" w:space="0" w:color="auto"/>
        <w:bottom w:val="none" w:sz="0" w:space="0" w:color="auto"/>
        <w:right w:val="none" w:sz="0" w:space="0" w:color="auto"/>
      </w:divBdr>
    </w:div>
    <w:div w:id="1169783685">
      <w:bodyDiv w:val="1"/>
      <w:marLeft w:val="0"/>
      <w:marRight w:val="0"/>
      <w:marTop w:val="0"/>
      <w:marBottom w:val="0"/>
      <w:divBdr>
        <w:top w:val="none" w:sz="0" w:space="0" w:color="auto"/>
        <w:left w:val="none" w:sz="0" w:space="0" w:color="auto"/>
        <w:bottom w:val="none" w:sz="0" w:space="0" w:color="auto"/>
        <w:right w:val="none" w:sz="0" w:space="0" w:color="auto"/>
      </w:divBdr>
    </w:div>
    <w:div w:id="1169980062">
      <w:bodyDiv w:val="1"/>
      <w:marLeft w:val="0"/>
      <w:marRight w:val="0"/>
      <w:marTop w:val="0"/>
      <w:marBottom w:val="0"/>
      <w:divBdr>
        <w:top w:val="none" w:sz="0" w:space="0" w:color="auto"/>
        <w:left w:val="none" w:sz="0" w:space="0" w:color="auto"/>
        <w:bottom w:val="none" w:sz="0" w:space="0" w:color="auto"/>
        <w:right w:val="none" w:sz="0" w:space="0" w:color="auto"/>
      </w:divBdr>
    </w:div>
    <w:div w:id="1171608071">
      <w:bodyDiv w:val="1"/>
      <w:marLeft w:val="0"/>
      <w:marRight w:val="0"/>
      <w:marTop w:val="0"/>
      <w:marBottom w:val="0"/>
      <w:divBdr>
        <w:top w:val="none" w:sz="0" w:space="0" w:color="auto"/>
        <w:left w:val="none" w:sz="0" w:space="0" w:color="auto"/>
        <w:bottom w:val="none" w:sz="0" w:space="0" w:color="auto"/>
        <w:right w:val="none" w:sz="0" w:space="0" w:color="auto"/>
      </w:divBdr>
      <w:divsChild>
        <w:div w:id="1140921410">
          <w:marLeft w:val="0"/>
          <w:marRight w:val="0"/>
          <w:marTop w:val="0"/>
          <w:marBottom w:val="0"/>
          <w:divBdr>
            <w:top w:val="none" w:sz="0" w:space="0" w:color="auto"/>
            <w:left w:val="none" w:sz="0" w:space="0" w:color="auto"/>
            <w:bottom w:val="none" w:sz="0" w:space="0" w:color="auto"/>
            <w:right w:val="none" w:sz="0" w:space="0" w:color="auto"/>
          </w:divBdr>
        </w:div>
      </w:divsChild>
    </w:div>
    <w:div w:id="1187139368">
      <w:bodyDiv w:val="1"/>
      <w:marLeft w:val="0"/>
      <w:marRight w:val="0"/>
      <w:marTop w:val="0"/>
      <w:marBottom w:val="0"/>
      <w:divBdr>
        <w:top w:val="none" w:sz="0" w:space="0" w:color="auto"/>
        <w:left w:val="none" w:sz="0" w:space="0" w:color="auto"/>
        <w:bottom w:val="none" w:sz="0" w:space="0" w:color="auto"/>
        <w:right w:val="none" w:sz="0" w:space="0" w:color="auto"/>
      </w:divBdr>
    </w:div>
    <w:div w:id="1195315302">
      <w:bodyDiv w:val="1"/>
      <w:marLeft w:val="0"/>
      <w:marRight w:val="0"/>
      <w:marTop w:val="0"/>
      <w:marBottom w:val="0"/>
      <w:divBdr>
        <w:top w:val="none" w:sz="0" w:space="0" w:color="auto"/>
        <w:left w:val="none" w:sz="0" w:space="0" w:color="auto"/>
        <w:bottom w:val="none" w:sz="0" w:space="0" w:color="auto"/>
        <w:right w:val="none" w:sz="0" w:space="0" w:color="auto"/>
      </w:divBdr>
    </w:div>
    <w:div w:id="1195381532">
      <w:bodyDiv w:val="1"/>
      <w:marLeft w:val="0"/>
      <w:marRight w:val="0"/>
      <w:marTop w:val="0"/>
      <w:marBottom w:val="0"/>
      <w:divBdr>
        <w:top w:val="none" w:sz="0" w:space="0" w:color="auto"/>
        <w:left w:val="none" w:sz="0" w:space="0" w:color="auto"/>
        <w:bottom w:val="none" w:sz="0" w:space="0" w:color="auto"/>
        <w:right w:val="none" w:sz="0" w:space="0" w:color="auto"/>
      </w:divBdr>
    </w:div>
    <w:div w:id="1198079336">
      <w:bodyDiv w:val="1"/>
      <w:marLeft w:val="0"/>
      <w:marRight w:val="0"/>
      <w:marTop w:val="0"/>
      <w:marBottom w:val="0"/>
      <w:divBdr>
        <w:top w:val="none" w:sz="0" w:space="0" w:color="auto"/>
        <w:left w:val="none" w:sz="0" w:space="0" w:color="auto"/>
        <w:bottom w:val="none" w:sz="0" w:space="0" w:color="auto"/>
        <w:right w:val="none" w:sz="0" w:space="0" w:color="auto"/>
      </w:divBdr>
    </w:div>
    <w:div w:id="1200237436">
      <w:bodyDiv w:val="1"/>
      <w:marLeft w:val="0"/>
      <w:marRight w:val="0"/>
      <w:marTop w:val="0"/>
      <w:marBottom w:val="0"/>
      <w:divBdr>
        <w:top w:val="none" w:sz="0" w:space="0" w:color="auto"/>
        <w:left w:val="none" w:sz="0" w:space="0" w:color="auto"/>
        <w:bottom w:val="none" w:sz="0" w:space="0" w:color="auto"/>
        <w:right w:val="none" w:sz="0" w:space="0" w:color="auto"/>
      </w:divBdr>
    </w:div>
    <w:div w:id="1202397975">
      <w:bodyDiv w:val="1"/>
      <w:marLeft w:val="0"/>
      <w:marRight w:val="0"/>
      <w:marTop w:val="0"/>
      <w:marBottom w:val="0"/>
      <w:divBdr>
        <w:top w:val="none" w:sz="0" w:space="0" w:color="auto"/>
        <w:left w:val="none" w:sz="0" w:space="0" w:color="auto"/>
        <w:bottom w:val="none" w:sz="0" w:space="0" w:color="auto"/>
        <w:right w:val="none" w:sz="0" w:space="0" w:color="auto"/>
      </w:divBdr>
      <w:divsChild>
        <w:div w:id="840856482">
          <w:marLeft w:val="0"/>
          <w:marRight w:val="0"/>
          <w:marTop w:val="0"/>
          <w:marBottom w:val="0"/>
          <w:divBdr>
            <w:top w:val="none" w:sz="0" w:space="0" w:color="auto"/>
            <w:left w:val="none" w:sz="0" w:space="0" w:color="auto"/>
            <w:bottom w:val="none" w:sz="0" w:space="0" w:color="auto"/>
            <w:right w:val="none" w:sz="0" w:space="0" w:color="auto"/>
          </w:divBdr>
          <w:divsChild>
            <w:div w:id="123223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4180">
      <w:bodyDiv w:val="1"/>
      <w:marLeft w:val="0"/>
      <w:marRight w:val="0"/>
      <w:marTop w:val="0"/>
      <w:marBottom w:val="0"/>
      <w:divBdr>
        <w:top w:val="none" w:sz="0" w:space="0" w:color="auto"/>
        <w:left w:val="none" w:sz="0" w:space="0" w:color="auto"/>
        <w:bottom w:val="none" w:sz="0" w:space="0" w:color="auto"/>
        <w:right w:val="none" w:sz="0" w:space="0" w:color="auto"/>
      </w:divBdr>
    </w:div>
    <w:div w:id="1207571247">
      <w:bodyDiv w:val="1"/>
      <w:marLeft w:val="0"/>
      <w:marRight w:val="0"/>
      <w:marTop w:val="0"/>
      <w:marBottom w:val="0"/>
      <w:divBdr>
        <w:top w:val="none" w:sz="0" w:space="0" w:color="auto"/>
        <w:left w:val="none" w:sz="0" w:space="0" w:color="auto"/>
        <w:bottom w:val="none" w:sz="0" w:space="0" w:color="auto"/>
        <w:right w:val="none" w:sz="0" w:space="0" w:color="auto"/>
      </w:divBdr>
    </w:div>
    <w:div w:id="1210924053">
      <w:bodyDiv w:val="1"/>
      <w:marLeft w:val="0"/>
      <w:marRight w:val="0"/>
      <w:marTop w:val="0"/>
      <w:marBottom w:val="0"/>
      <w:divBdr>
        <w:top w:val="none" w:sz="0" w:space="0" w:color="auto"/>
        <w:left w:val="none" w:sz="0" w:space="0" w:color="auto"/>
        <w:bottom w:val="none" w:sz="0" w:space="0" w:color="auto"/>
        <w:right w:val="none" w:sz="0" w:space="0" w:color="auto"/>
      </w:divBdr>
    </w:div>
    <w:div w:id="1221987171">
      <w:bodyDiv w:val="1"/>
      <w:marLeft w:val="0"/>
      <w:marRight w:val="0"/>
      <w:marTop w:val="0"/>
      <w:marBottom w:val="0"/>
      <w:divBdr>
        <w:top w:val="none" w:sz="0" w:space="0" w:color="auto"/>
        <w:left w:val="none" w:sz="0" w:space="0" w:color="auto"/>
        <w:bottom w:val="none" w:sz="0" w:space="0" w:color="auto"/>
        <w:right w:val="none" w:sz="0" w:space="0" w:color="auto"/>
      </w:divBdr>
    </w:div>
    <w:div w:id="1237935670">
      <w:bodyDiv w:val="1"/>
      <w:marLeft w:val="0"/>
      <w:marRight w:val="0"/>
      <w:marTop w:val="0"/>
      <w:marBottom w:val="0"/>
      <w:divBdr>
        <w:top w:val="none" w:sz="0" w:space="0" w:color="auto"/>
        <w:left w:val="none" w:sz="0" w:space="0" w:color="auto"/>
        <w:bottom w:val="none" w:sz="0" w:space="0" w:color="auto"/>
        <w:right w:val="none" w:sz="0" w:space="0" w:color="auto"/>
      </w:divBdr>
      <w:divsChild>
        <w:div w:id="894316686">
          <w:marLeft w:val="0"/>
          <w:marRight w:val="0"/>
          <w:marTop w:val="0"/>
          <w:marBottom w:val="0"/>
          <w:divBdr>
            <w:top w:val="none" w:sz="0" w:space="0" w:color="auto"/>
            <w:left w:val="none" w:sz="0" w:space="0" w:color="auto"/>
            <w:bottom w:val="none" w:sz="0" w:space="0" w:color="auto"/>
            <w:right w:val="none" w:sz="0" w:space="0" w:color="auto"/>
          </w:divBdr>
          <w:divsChild>
            <w:div w:id="20403940">
              <w:marLeft w:val="0"/>
              <w:marRight w:val="0"/>
              <w:marTop w:val="0"/>
              <w:marBottom w:val="0"/>
              <w:divBdr>
                <w:top w:val="none" w:sz="0" w:space="0" w:color="auto"/>
                <w:left w:val="none" w:sz="0" w:space="0" w:color="auto"/>
                <w:bottom w:val="none" w:sz="0" w:space="0" w:color="auto"/>
                <w:right w:val="none" w:sz="0" w:space="0" w:color="auto"/>
              </w:divBdr>
            </w:div>
            <w:div w:id="57831013">
              <w:marLeft w:val="0"/>
              <w:marRight w:val="0"/>
              <w:marTop w:val="0"/>
              <w:marBottom w:val="0"/>
              <w:divBdr>
                <w:top w:val="none" w:sz="0" w:space="0" w:color="auto"/>
                <w:left w:val="none" w:sz="0" w:space="0" w:color="auto"/>
                <w:bottom w:val="none" w:sz="0" w:space="0" w:color="auto"/>
                <w:right w:val="none" w:sz="0" w:space="0" w:color="auto"/>
              </w:divBdr>
            </w:div>
            <w:div w:id="95710573">
              <w:marLeft w:val="0"/>
              <w:marRight w:val="0"/>
              <w:marTop w:val="0"/>
              <w:marBottom w:val="0"/>
              <w:divBdr>
                <w:top w:val="none" w:sz="0" w:space="0" w:color="auto"/>
                <w:left w:val="none" w:sz="0" w:space="0" w:color="auto"/>
                <w:bottom w:val="none" w:sz="0" w:space="0" w:color="auto"/>
                <w:right w:val="none" w:sz="0" w:space="0" w:color="auto"/>
              </w:divBdr>
            </w:div>
            <w:div w:id="460659173">
              <w:marLeft w:val="0"/>
              <w:marRight w:val="0"/>
              <w:marTop w:val="0"/>
              <w:marBottom w:val="0"/>
              <w:divBdr>
                <w:top w:val="none" w:sz="0" w:space="0" w:color="auto"/>
                <w:left w:val="none" w:sz="0" w:space="0" w:color="auto"/>
                <w:bottom w:val="none" w:sz="0" w:space="0" w:color="auto"/>
                <w:right w:val="none" w:sz="0" w:space="0" w:color="auto"/>
              </w:divBdr>
            </w:div>
            <w:div w:id="569583400">
              <w:marLeft w:val="0"/>
              <w:marRight w:val="0"/>
              <w:marTop w:val="0"/>
              <w:marBottom w:val="0"/>
              <w:divBdr>
                <w:top w:val="none" w:sz="0" w:space="0" w:color="auto"/>
                <w:left w:val="none" w:sz="0" w:space="0" w:color="auto"/>
                <w:bottom w:val="none" w:sz="0" w:space="0" w:color="auto"/>
                <w:right w:val="none" w:sz="0" w:space="0" w:color="auto"/>
              </w:divBdr>
            </w:div>
            <w:div w:id="597099596">
              <w:marLeft w:val="0"/>
              <w:marRight w:val="0"/>
              <w:marTop w:val="0"/>
              <w:marBottom w:val="0"/>
              <w:divBdr>
                <w:top w:val="none" w:sz="0" w:space="0" w:color="auto"/>
                <w:left w:val="none" w:sz="0" w:space="0" w:color="auto"/>
                <w:bottom w:val="none" w:sz="0" w:space="0" w:color="auto"/>
                <w:right w:val="none" w:sz="0" w:space="0" w:color="auto"/>
              </w:divBdr>
            </w:div>
            <w:div w:id="792362380">
              <w:marLeft w:val="0"/>
              <w:marRight w:val="0"/>
              <w:marTop w:val="0"/>
              <w:marBottom w:val="0"/>
              <w:divBdr>
                <w:top w:val="none" w:sz="0" w:space="0" w:color="auto"/>
                <w:left w:val="none" w:sz="0" w:space="0" w:color="auto"/>
                <w:bottom w:val="none" w:sz="0" w:space="0" w:color="auto"/>
                <w:right w:val="none" w:sz="0" w:space="0" w:color="auto"/>
              </w:divBdr>
            </w:div>
            <w:div w:id="865751664">
              <w:marLeft w:val="0"/>
              <w:marRight w:val="0"/>
              <w:marTop w:val="0"/>
              <w:marBottom w:val="0"/>
              <w:divBdr>
                <w:top w:val="none" w:sz="0" w:space="0" w:color="auto"/>
                <w:left w:val="none" w:sz="0" w:space="0" w:color="auto"/>
                <w:bottom w:val="none" w:sz="0" w:space="0" w:color="auto"/>
                <w:right w:val="none" w:sz="0" w:space="0" w:color="auto"/>
              </w:divBdr>
            </w:div>
            <w:div w:id="884177503">
              <w:marLeft w:val="0"/>
              <w:marRight w:val="0"/>
              <w:marTop w:val="0"/>
              <w:marBottom w:val="0"/>
              <w:divBdr>
                <w:top w:val="none" w:sz="0" w:space="0" w:color="auto"/>
                <w:left w:val="none" w:sz="0" w:space="0" w:color="auto"/>
                <w:bottom w:val="none" w:sz="0" w:space="0" w:color="auto"/>
                <w:right w:val="none" w:sz="0" w:space="0" w:color="auto"/>
              </w:divBdr>
            </w:div>
            <w:div w:id="907958796">
              <w:marLeft w:val="0"/>
              <w:marRight w:val="0"/>
              <w:marTop w:val="0"/>
              <w:marBottom w:val="0"/>
              <w:divBdr>
                <w:top w:val="none" w:sz="0" w:space="0" w:color="auto"/>
                <w:left w:val="none" w:sz="0" w:space="0" w:color="auto"/>
                <w:bottom w:val="none" w:sz="0" w:space="0" w:color="auto"/>
                <w:right w:val="none" w:sz="0" w:space="0" w:color="auto"/>
              </w:divBdr>
            </w:div>
            <w:div w:id="1175919729">
              <w:marLeft w:val="0"/>
              <w:marRight w:val="0"/>
              <w:marTop w:val="0"/>
              <w:marBottom w:val="0"/>
              <w:divBdr>
                <w:top w:val="none" w:sz="0" w:space="0" w:color="auto"/>
                <w:left w:val="none" w:sz="0" w:space="0" w:color="auto"/>
                <w:bottom w:val="none" w:sz="0" w:space="0" w:color="auto"/>
                <w:right w:val="none" w:sz="0" w:space="0" w:color="auto"/>
              </w:divBdr>
            </w:div>
            <w:div w:id="1728800192">
              <w:marLeft w:val="0"/>
              <w:marRight w:val="0"/>
              <w:marTop w:val="0"/>
              <w:marBottom w:val="0"/>
              <w:divBdr>
                <w:top w:val="none" w:sz="0" w:space="0" w:color="auto"/>
                <w:left w:val="none" w:sz="0" w:space="0" w:color="auto"/>
                <w:bottom w:val="none" w:sz="0" w:space="0" w:color="auto"/>
                <w:right w:val="none" w:sz="0" w:space="0" w:color="auto"/>
              </w:divBdr>
            </w:div>
            <w:div w:id="186721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06771">
      <w:bodyDiv w:val="1"/>
      <w:marLeft w:val="0"/>
      <w:marRight w:val="0"/>
      <w:marTop w:val="0"/>
      <w:marBottom w:val="0"/>
      <w:divBdr>
        <w:top w:val="none" w:sz="0" w:space="0" w:color="auto"/>
        <w:left w:val="none" w:sz="0" w:space="0" w:color="auto"/>
        <w:bottom w:val="none" w:sz="0" w:space="0" w:color="auto"/>
        <w:right w:val="none" w:sz="0" w:space="0" w:color="auto"/>
      </w:divBdr>
    </w:div>
    <w:div w:id="1239365645">
      <w:bodyDiv w:val="1"/>
      <w:marLeft w:val="0"/>
      <w:marRight w:val="0"/>
      <w:marTop w:val="0"/>
      <w:marBottom w:val="0"/>
      <w:divBdr>
        <w:top w:val="none" w:sz="0" w:space="0" w:color="auto"/>
        <w:left w:val="none" w:sz="0" w:space="0" w:color="auto"/>
        <w:bottom w:val="none" w:sz="0" w:space="0" w:color="auto"/>
        <w:right w:val="none" w:sz="0" w:space="0" w:color="auto"/>
      </w:divBdr>
    </w:div>
    <w:div w:id="1240015304">
      <w:bodyDiv w:val="1"/>
      <w:marLeft w:val="0"/>
      <w:marRight w:val="0"/>
      <w:marTop w:val="0"/>
      <w:marBottom w:val="0"/>
      <w:divBdr>
        <w:top w:val="none" w:sz="0" w:space="0" w:color="auto"/>
        <w:left w:val="none" w:sz="0" w:space="0" w:color="auto"/>
        <w:bottom w:val="none" w:sz="0" w:space="0" w:color="auto"/>
        <w:right w:val="none" w:sz="0" w:space="0" w:color="auto"/>
      </w:divBdr>
    </w:div>
    <w:div w:id="1243493762">
      <w:bodyDiv w:val="1"/>
      <w:marLeft w:val="0"/>
      <w:marRight w:val="0"/>
      <w:marTop w:val="0"/>
      <w:marBottom w:val="0"/>
      <w:divBdr>
        <w:top w:val="none" w:sz="0" w:space="0" w:color="auto"/>
        <w:left w:val="none" w:sz="0" w:space="0" w:color="auto"/>
        <w:bottom w:val="none" w:sz="0" w:space="0" w:color="auto"/>
        <w:right w:val="none" w:sz="0" w:space="0" w:color="auto"/>
      </w:divBdr>
    </w:div>
    <w:div w:id="1249463884">
      <w:bodyDiv w:val="1"/>
      <w:marLeft w:val="0"/>
      <w:marRight w:val="0"/>
      <w:marTop w:val="0"/>
      <w:marBottom w:val="0"/>
      <w:divBdr>
        <w:top w:val="none" w:sz="0" w:space="0" w:color="auto"/>
        <w:left w:val="none" w:sz="0" w:space="0" w:color="auto"/>
        <w:bottom w:val="none" w:sz="0" w:space="0" w:color="auto"/>
        <w:right w:val="none" w:sz="0" w:space="0" w:color="auto"/>
      </w:divBdr>
    </w:div>
    <w:div w:id="1251894221">
      <w:bodyDiv w:val="1"/>
      <w:marLeft w:val="0"/>
      <w:marRight w:val="0"/>
      <w:marTop w:val="0"/>
      <w:marBottom w:val="0"/>
      <w:divBdr>
        <w:top w:val="none" w:sz="0" w:space="0" w:color="auto"/>
        <w:left w:val="none" w:sz="0" w:space="0" w:color="auto"/>
        <w:bottom w:val="none" w:sz="0" w:space="0" w:color="auto"/>
        <w:right w:val="none" w:sz="0" w:space="0" w:color="auto"/>
      </w:divBdr>
    </w:div>
    <w:div w:id="1258101073">
      <w:bodyDiv w:val="1"/>
      <w:marLeft w:val="0"/>
      <w:marRight w:val="0"/>
      <w:marTop w:val="0"/>
      <w:marBottom w:val="0"/>
      <w:divBdr>
        <w:top w:val="none" w:sz="0" w:space="0" w:color="auto"/>
        <w:left w:val="none" w:sz="0" w:space="0" w:color="auto"/>
        <w:bottom w:val="none" w:sz="0" w:space="0" w:color="auto"/>
        <w:right w:val="none" w:sz="0" w:space="0" w:color="auto"/>
      </w:divBdr>
    </w:div>
    <w:div w:id="1264147277">
      <w:bodyDiv w:val="1"/>
      <w:marLeft w:val="0"/>
      <w:marRight w:val="0"/>
      <w:marTop w:val="0"/>
      <w:marBottom w:val="0"/>
      <w:divBdr>
        <w:top w:val="none" w:sz="0" w:space="0" w:color="auto"/>
        <w:left w:val="none" w:sz="0" w:space="0" w:color="auto"/>
        <w:bottom w:val="none" w:sz="0" w:space="0" w:color="auto"/>
        <w:right w:val="none" w:sz="0" w:space="0" w:color="auto"/>
      </w:divBdr>
    </w:div>
    <w:div w:id="1268344230">
      <w:bodyDiv w:val="1"/>
      <w:marLeft w:val="0"/>
      <w:marRight w:val="0"/>
      <w:marTop w:val="0"/>
      <w:marBottom w:val="0"/>
      <w:divBdr>
        <w:top w:val="none" w:sz="0" w:space="0" w:color="auto"/>
        <w:left w:val="none" w:sz="0" w:space="0" w:color="auto"/>
        <w:bottom w:val="none" w:sz="0" w:space="0" w:color="auto"/>
        <w:right w:val="none" w:sz="0" w:space="0" w:color="auto"/>
      </w:divBdr>
    </w:div>
    <w:div w:id="1269267526">
      <w:bodyDiv w:val="1"/>
      <w:marLeft w:val="0"/>
      <w:marRight w:val="0"/>
      <w:marTop w:val="0"/>
      <w:marBottom w:val="0"/>
      <w:divBdr>
        <w:top w:val="none" w:sz="0" w:space="0" w:color="auto"/>
        <w:left w:val="none" w:sz="0" w:space="0" w:color="auto"/>
        <w:bottom w:val="none" w:sz="0" w:space="0" w:color="auto"/>
        <w:right w:val="none" w:sz="0" w:space="0" w:color="auto"/>
      </w:divBdr>
    </w:div>
    <w:div w:id="1271933837">
      <w:bodyDiv w:val="1"/>
      <w:marLeft w:val="0"/>
      <w:marRight w:val="0"/>
      <w:marTop w:val="0"/>
      <w:marBottom w:val="0"/>
      <w:divBdr>
        <w:top w:val="none" w:sz="0" w:space="0" w:color="auto"/>
        <w:left w:val="none" w:sz="0" w:space="0" w:color="auto"/>
        <w:bottom w:val="none" w:sz="0" w:space="0" w:color="auto"/>
        <w:right w:val="none" w:sz="0" w:space="0" w:color="auto"/>
      </w:divBdr>
    </w:div>
    <w:div w:id="1275748029">
      <w:bodyDiv w:val="1"/>
      <w:marLeft w:val="0"/>
      <w:marRight w:val="0"/>
      <w:marTop w:val="0"/>
      <w:marBottom w:val="0"/>
      <w:divBdr>
        <w:top w:val="none" w:sz="0" w:space="0" w:color="auto"/>
        <w:left w:val="none" w:sz="0" w:space="0" w:color="auto"/>
        <w:bottom w:val="none" w:sz="0" w:space="0" w:color="auto"/>
        <w:right w:val="none" w:sz="0" w:space="0" w:color="auto"/>
      </w:divBdr>
    </w:div>
    <w:div w:id="1277443638">
      <w:bodyDiv w:val="1"/>
      <w:marLeft w:val="0"/>
      <w:marRight w:val="0"/>
      <w:marTop w:val="0"/>
      <w:marBottom w:val="0"/>
      <w:divBdr>
        <w:top w:val="none" w:sz="0" w:space="0" w:color="auto"/>
        <w:left w:val="none" w:sz="0" w:space="0" w:color="auto"/>
        <w:bottom w:val="none" w:sz="0" w:space="0" w:color="auto"/>
        <w:right w:val="none" w:sz="0" w:space="0" w:color="auto"/>
      </w:divBdr>
    </w:div>
    <w:div w:id="1283924247">
      <w:bodyDiv w:val="1"/>
      <w:marLeft w:val="0"/>
      <w:marRight w:val="0"/>
      <w:marTop w:val="0"/>
      <w:marBottom w:val="0"/>
      <w:divBdr>
        <w:top w:val="none" w:sz="0" w:space="0" w:color="auto"/>
        <w:left w:val="none" w:sz="0" w:space="0" w:color="auto"/>
        <w:bottom w:val="none" w:sz="0" w:space="0" w:color="auto"/>
        <w:right w:val="none" w:sz="0" w:space="0" w:color="auto"/>
      </w:divBdr>
    </w:div>
    <w:div w:id="1285697751">
      <w:bodyDiv w:val="1"/>
      <w:marLeft w:val="0"/>
      <w:marRight w:val="0"/>
      <w:marTop w:val="0"/>
      <w:marBottom w:val="0"/>
      <w:divBdr>
        <w:top w:val="none" w:sz="0" w:space="0" w:color="auto"/>
        <w:left w:val="none" w:sz="0" w:space="0" w:color="auto"/>
        <w:bottom w:val="none" w:sz="0" w:space="0" w:color="auto"/>
        <w:right w:val="none" w:sz="0" w:space="0" w:color="auto"/>
      </w:divBdr>
    </w:div>
    <w:div w:id="1296332021">
      <w:bodyDiv w:val="1"/>
      <w:marLeft w:val="0"/>
      <w:marRight w:val="0"/>
      <w:marTop w:val="0"/>
      <w:marBottom w:val="0"/>
      <w:divBdr>
        <w:top w:val="none" w:sz="0" w:space="0" w:color="auto"/>
        <w:left w:val="none" w:sz="0" w:space="0" w:color="auto"/>
        <w:bottom w:val="none" w:sz="0" w:space="0" w:color="auto"/>
        <w:right w:val="none" w:sz="0" w:space="0" w:color="auto"/>
      </w:divBdr>
      <w:divsChild>
        <w:div w:id="1410688366">
          <w:marLeft w:val="0"/>
          <w:marRight w:val="0"/>
          <w:marTop w:val="0"/>
          <w:marBottom w:val="0"/>
          <w:divBdr>
            <w:top w:val="none" w:sz="0" w:space="0" w:color="auto"/>
            <w:left w:val="none" w:sz="0" w:space="0" w:color="auto"/>
            <w:bottom w:val="none" w:sz="0" w:space="0" w:color="auto"/>
            <w:right w:val="none" w:sz="0" w:space="0" w:color="auto"/>
          </w:divBdr>
          <w:divsChild>
            <w:div w:id="146959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71562">
      <w:bodyDiv w:val="1"/>
      <w:marLeft w:val="0"/>
      <w:marRight w:val="0"/>
      <w:marTop w:val="0"/>
      <w:marBottom w:val="0"/>
      <w:divBdr>
        <w:top w:val="none" w:sz="0" w:space="0" w:color="auto"/>
        <w:left w:val="none" w:sz="0" w:space="0" w:color="auto"/>
        <w:bottom w:val="none" w:sz="0" w:space="0" w:color="auto"/>
        <w:right w:val="none" w:sz="0" w:space="0" w:color="auto"/>
      </w:divBdr>
    </w:div>
    <w:div w:id="1301612083">
      <w:bodyDiv w:val="1"/>
      <w:marLeft w:val="0"/>
      <w:marRight w:val="0"/>
      <w:marTop w:val="0"/>
      <w:marBottom w:val="0"/>
      <w:divBdr>
        <w:top w:val="none" w:sz="0" w:space="0" w:color="auto"/>
        <w:left w:val="none" w:sz="0" w:space="0" w:color="auto"/>
        <w:bottom w:val="none" w:sz="0" w:space="0" w:color="auto"/>
        <w:right w:val="none" w:sz="0" w:space="0" w:color="auto"/>
      </w:divBdr>
    </w:div>
    <w:div w:id="1302884678">
      <w:bodyDiv w:val="1"/>
      <w:marLeft w:val="0"/>
      <w:marRight w:val="0"/>
      <w:marTop w:val="0"/>
      <w:marBottom w:val="0"/>
      <w:divBdr>
        <w:top w:val="none" w:sz="0" w:space="0" w:color="auto"/>
        <w:left w:val="none" w:sz="0" w:space="0" w:color="auto"/>
        <w:bottom w:val="none" w:sz="0" w:space="0" w:color="auto"/>
        <w:right w:val="none" w:sz="0" w:space="0" w:color="auto"/>
      </w:divBdr>
    </w:div>
    <w:div w:id="1304197114">
      <w:bodyDiv w:val="1"/>
      <w:marLeft w:val="0"/>
      <w:marRight w:val="0"/>
      <w:marTop w:val="0"/>
      <w:marBottom w:val="0"/>
      <w:divBdr>
        <w:top w:val="none" w:sz="0" w:space="0" w:color="auto"/>
        <w:left w:val="none" w:sz="0" w:space="0" w:color="auto"/>
        <w:bottom w:val="none" w:sz="0" w:space="0" w:color="auto"/>
        <w:right w:val="none" w:sz="0" w:space="0" w:color="auto"/>
      </w:divBdr>
    </w:div>
    <w:div w:id="1304506423">
      <w:bodyDiv w:val="1"/>
      <w:marLeft w:val="0"/>
      <w:marRight w:val="0"/>
      <w:marTop w:val="0"/>
      <w:marBottom w:val="0"/>
      <w:divBdr>
        <w:top w:val="none" w:sz="0" w:space="0" w:color="auto"/>
        <w:left w:val="none" w:sz="0" w:space="0" w:color="auto"/>
        <w:bottom w:val="none" w:sz="0" w:space="0" w:color="auto"/>
        <w:right w:val="none" w:sz="0" w:space="0" w:color="auto"/>
      </w:divBdr>
    </w:div>
    <w:div w:id="1315185368">
      <w:bodyDiv w:val="1"/>
      <w:marLeft w:val="0"/>
      <w:marRight w:val="0"/>
      <w:marTop w:val="0"/>
      <w:marBottom w:val="0"/>
      <w:divBdr>
        <w:top w:val="none" w:sz="0" w:space="0" w:color="auto"/>
        <w:left w:val="none" w:sz="0" w:space="0" w:color="auto"/>
        <w:bottom w:val="none" w:sz="0" w:space="0" w:color="auto"/>
        <w:right w:val="none" w:sz="0" w:space="0" w:color="auto"/>
      </w:divBdr>
    </w:div>
    <w:div w:id="1324431141">
      <w:bodyDiv w:val="1"/>
      <w:marLeft w:val="0"/>
      <w:marRight w:val="0"/>
      <w:marTop w:val="0"/>
      <w:marBottom w:val="0"/>
      <w:divBdr>
        <w:top w:val="none" w:sz="0" w:space="0" w:color="auto"/>
        <w:left w:val="none" w:sz="0" w:space="0" w:color="auto"/>
        <w:bottom w:val="none" w:sz="0" w:space="0" w:color="auto"/>
        <w:right w:val="none" w:sz="0" w:space="0" w:color="auto"/>
      </w:divBdr>
    </w:div>
    <w:div w:id="1326741954">
      <w:bodyDiv w:val="1"/>
      <w:marLeft w:val="0"/>
      <w:marRight w:val="0"/>
      <w:marTop w:val="0"/>
      <w:marBottom w:val="0"/>
      <w:divBdr>
        <w:top w:val="none" w:sz="0" w:space="0" w:color="auto"/>
        <w:left w:val="none" w:sz="0" w:space="0" w:color="auto"/>
        <w:bottom w:val="none" w:sz="0" w:space="0" w:color="auto"/>
        <w:right w:val="none" w:sz="0" w:space="0" w:color="auto"/>
      </w:divBdr>
    </w:div>
    <w:div w:id="1331173899">
      <w:bodyDiv w:val="1"/>
      <w:marLeft w:val="0"/>
      <w:marRight w:val="0"/>
      <w:marTop w:val="0"/>
      <w:marBottom w:val="0"/>
      <w:divBdr>
        <w:top w:val="none" w:sz="0" w:space="0" w:color="auto"/>
        <w:left w:val="none" w:sz="0" w:space="0" w:color="auto"/>
        <w:bottom w:val="none" w:sz="0" w:space="0" w:color="auto"/>
        <w:right w:val="none" w:sz="0" w:space="0" w:color="auto"/>
      </w:divBdr>
    </w:div>
    <w:div w:id="1335575557">
      <w:bodyDiv w:val="1"/>
      <w:marLeft w:val="0"/>
      <w:marRight w:val="0"/>
      <w:marTop w:val="0"/>
      <w:marBottom w:val="0"/>
      <w:divBdr>
        <w:top w:val="none" w:sz="0" w:space="0" w:color="auto"/>
        <w:left w:val="none" w:sz="0" w:space="0" w:color="auto"/>
        <w:bottom w:val="none" w:sz="0" w:space="0" w:color="auto"/>
        <w:right w:val="none" w:sz="0" w:space="0" w:color="auto"/>
      </w:divBdr>
      <w:divsChild>
        <w:div w:id="1512143816">
          <w:marLeft w:val="0"/>
          <w:marRight w:val="0"/>
          <w:marTop w:val="0"/>
          <w:marBottom w:val="0"/>
          <w:divBdr>
            <w:top w:val="none" w:sz="0" w:space="0" w:color="auto"/>
            <w:left w:val="none" w:sz="0" w:space="0" w:color="auto"/>
            <w:bottom w:val="none" w:sz="0" w:space="0" w:color="auto"/>
            <w:right w:val="none" w:sz="0" w:space="0" w:color="auto"/>
          </w:divBdr>
          <w:divsChild>
            <w:div w:id="150211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4819">
      <w:bodyDiv w:val="1"/>
      <w:marLeft w:val="0"/>
      <w:marRight w:val="0"/>
      <w:marTop w:val="0"/>
      <w:marBottom w:val="0"/>
      <w:divBdr>
        <w:top w:val="none" w:sz="0" w:space="0" w:color="auto"/>
        <w:left w:val="none" w:sz="0" w:space="0" w:color="auto"/>
        <w:bottom w:val="none" w:sz="0" w:space="0" w:color="auto"/>
        <w:right w:val="none" w:sz="0" w:space="0" w:color="auto"/>
      </w:divBdr>
    </w:div>
    <w:div w:id="1339772096">
      <w:bodyDiv w:val="1"/>
      <w:marLeft w:val="0"/>
      <w:marRight w:val="0"/>
      <w:marTop w:val="0"/>
      <w:marBottom w:val="0"/>
      <w:divBdr>
        <w:top w:val="none" w:sz="0" w:space="0" w:color="auto"/>
        <w:left w:val="none" w:sz="0" w:space="0" w:color="auto"/>
        <w:bottom w:val="none" w:sz="0" w:space="0" w:color="auto"/>
        <w:right w:val="none" w:sz="0" w:space="0" w:color="auto"/>
      </w:divBdr>
    </w:div>
    <w:div w:id="1346784475">
      <w:bodyDiv w:val="1"/>
      <w:marLeft w:val="0"/>
      <w:marRight w:val="0"/>
      <w:marTop w:val="0"/>
      <w:marBottom w:val="0"/>
      <w:divBdr>
        <w:top w:val="none" w:sz="0" w:space="0" w:color="auto"/>
        <w:left w:val="none" w:sz="0" w:space="0" w:color="auto"/>
        <w:bottom w:val="none" w:sz="0" w:space="0" w:color="auto"/>
        <w:right w:val="none" w:sz="0" w:space="0" w:color="auto"/>
      </w:divBdr>
    </w:div>
    <w:div w:id="1349142935">
      <w:bodyDiv w:val="1"/>
      <w:marLeft w:val="0"/>
      <w:marRight w:val="0"/>
      <w:marTop w:val="0"/>
      <w:marBottom w:val="0"/>
      <w:divBdr>
        <w:top w:val="none" w:sz="0" w:space="0" w:color="auto"/>
        <w:left w:val="none" w:sz="0" w:space="0" w:color="auto"/>
        <w:bottom w:val="none" w:sz="0" w:space="0" w:color="auto"/>
        <w:right w:val="none" w:sz="0" w:space="0" w:color="auto"/>
      </w:divBdr>
    </w:div>
    <w:div w:id="1353336529">
      <w:bodyDiv w:val="1"/>
      <w:marLeft w:val="0"/>
      <w:marRight w:val="0"/>
      <w:marTop w:val="0"/>
      <w:marBottom w:val="0"/>
      <w:divBdr>
        <w:top w:val="none" w:sz="0" w:space="0" w:color="auto"/>
        <w:left w:val="none" w:sz="0" w:space="0" w:color="auto"/>
        <w:bottom w:val="none" w:sz="0" w:space="0" w:color="auto"/>
        <w:right w:val="none" w:sz="0" w:space="0" w:color="auto"/>
      </w:divBdr>
    </w:div>
    <w:div w:id="1371690889">
      <w:bodyDiv w:val="1"/>
      <w:marLeft w:val="0"/>
      <w:marRight w:val="0"/>
      <w:marTop w:val="0"/>
      <w:marBottom w:val="0"/>
      <w:divBdr>
        <w:top w:val="none" w:sz="0" w:space="0" w:color="auto"/>
        <w:left w:val="none" w:sz="0" w:space="0" w:color="auto"/>
        <w:bottom w:val="none" w:sz="0" w:space="0" w:color="auto"/>
        <w:right w:val="none" w:sz="0" w:space="0" w:color="auto"/>
      </w:divBdr>
    </w:div>
    <w:div w:id="1372027310">
      <w:bodyDiv w:val="1"/>
      <w:marLeft w:val="0"/>
      <w:marRight w:val="0"/>
      <w:marTop w:val="0"/>
      <w:marBottom w:val="0"/>
      <w:divBdr>
        <w:top w:val="none" w:sz="0" w:space="0" w:color="auto"/>
        <w:left w:val="none" w:sz="0" w:space="0" w:color="auto"/>
        <w:bottom w:val="none" w:sz="0" w:space="0" w:color="auto"/>
        <w:right w:val="none" w:sz="0" w:space="0" w:color="auto"/>
      </w:divBdr>
    </w:div>
    <w:div w:id="1374421719">
      <w:bodyDiv w:val="1"/>
      <w:marLeft w:val="0"/>
      <w:marRight w:val="0"/>
      <w:marTop w:val="0"/>
      <w:marBottom w:val="0"/>
      <w:divBdr>
        <w:top w:val="none" w:sz="0" w:space="0" w:color="auto"/>
        <w:left w:val="none" w:sz="0" w:space="0" w:color="auto"/>
        <w:bottom w:val="none" w:sz="0" w:space="0" w:color="auto"/>
        <w:right w:val="none" w:sz="0" w:space="0" w:color="auto"/>
      </w:divBdr>
      <w:divsChild>
        <w:div w:id="1295604674">
          <w:marLeft w:val="0"/>
          <w:marRight w:val="0"/>
          <w:marTop w:val="0"/>
          <w:marBottom w:val="0"/>
          <w:divBdr>
            <w:top w:val="none" w:sz="0" w:space="0" w:color="auto"/>
            <w:left w:val="none" w:sz="0" w:space="0" w:color="auto"/>
            <w:bottom w:val="none" w:sz="0" w:space="0" w:color="auto"/>
            <w:right w:val="none" w:sz="0" w:space="0" w:color="auto"/>
          </w:divBdr>
        </w:div>
      </w:divsChild>
    </w:div>
    <w:div w:id="1381634597">
      <w:bodyDiv w:val="1"/>
      <w:marLeft w:val="0"/>
      <w:marRight w:val="0"/>
      <w:marTop w:val="0"/>
      <w:marBottom w:val="0"/>
      <w:divBdr>
        <w:top w:val="none" w:sz="0" w:space="0" w:color="auto"/>
        <w:left w:val="none" w:sz="0" w:space="0" w:color="auto"/>
        <w:bottom w:val="none" w:sz="0" w:space="0" w:color="auto"/>
        <w:right w:val="none" w:sz="0" w:space="0" w:color="auto"/>
      </w:divBdr>
    </w:div>
    <w:div w:id="1383822040">
      <w:bodyDiv w:val="1"/>
      <w:marLeft w:val="0"/>
      <w:marRight w:val="0"/>
      <w:marTop w:val="0"/>
      <w:marBottom w:val="0"/>
      <w:divBdr>
        <w:top w:val="none" w:sz="0" w:space="0" w:color="auto"/>
        <w:left w:val="none" w:sz="0" w:space="0" w:color="auto"/>
        <w:bottom w:val="none" w:sz="0" w:space="0" w:color="auto"/>
        <w:right w:val="none" w:sz="0" w:space="0" w:color="auto"/>
      </w:divBdr>
      <w:divsChild>
        <w:div w:id="2126071034">
          <w:marLeft w:val="0"/>
          <w:marRight w:val="0"/>
          <w:marTop w:val="0"/>
          <w:marBottom w:val="0"/>
          <w:divBdr>
            <w:top w:val="none" w:sz="0" w:space="0" w:color="auto"/>
            <w:left w:val="none" w:sz="0" w:space="0" w:color="auto"/>
            <w:bottom w:val="none" w:sz="0" w:space="0" w:color="auto"/>
            <w:right w:val="none" w:sz="0" w:space="0" w:color="auto"/>
          </w:divBdr>
        </w:div>
      </w:divsChild>
    </w:div>
    <w:div w:id="1384913918">
      <w:bodyDiv w:val="1"/>
      <w:marLeft w:val="0"/>
      <w:marRight w:val="0"/>
      <w:marTop w:val="0"/>
      <w:marBottom w:val="0"/>
      <w:divBdr>
        <w:top w:val="none" w:sz="0" w:space="0" w:color="auto"/>
        <w:left w:val="none" w:sz="0" w:space="0" w:color="auto"/>
        <w:bottom w:val="none" w:sz="0" w:space="0" w:color="auto"/>
        <w:right w:val="none" w:sz="0" w:space="0" w:color="auto"/>
      </w:divBdr>
    </w:div>
    <w:div w:id="1393112390">
      <w:bodyDiv w:val="1"/>
      <w:marLeft w:val="0"/>
      <w:marRight w:val="0"/>
      <w:marTop w:val="0"/>
      <w:marBottom w:val="0"/>
      <w:divBdr>
        <w:top w:val="none" w:sz="0" w:space="0" w:color="auto"/>
        <w:left w:val="none" w:sz="0" w:space="0" w:color="auto"/>
        <w:bottom w:val="none" w:sz="0" w:space="0" w:color="auto"/>
        <w:right w:val="none" w:sz="0" w:space="0" w:color="auto"/>
      </w:divBdr>
      <w:divsChild>
        <w:div w:id="1611814697">
          <w:marLeft w:val="0"/>
          <w:marRight w:val="0"/>
          <w:marTop w:val="0"/>
          <w:marBottom w:val="0"/>
          <w:divBdr>
            <w:top w:val="none" w:sz="0" w:space="0" w:color="auto"/>
            <w:left w:val="none" w:sz="0" w:space="0" w:color="auto"/>
            <w:bottom w:val="none" w:sz="0" w:space="0" w:color="auto"/>
            <w:right w:val="none" w:sz="0" w:space="0" w:color="auto"/>
          </w:divBdr>
          <w:divsChild>
            <w:div w:id="2020621496">
              <w:marLeft w:val="0"/>
              <w:marRight w:val="0"/>
              <w:marTop w:val="0"/>
              <w:marBottom w:val="0"/>
              <w:divBdr>
                <w:top w:val="none" w:sz="0" w:space="0" w:color="auto"/>
                <w:left w:val="none" w:sz="0" w:space="0" w:color="auto"/>
                <w:bottom w:val="none" w:sz="0" w:space="0" w:color="auto"/>
                <w:right w:val="none" w:sz="0" w:space="0" w:color="auto"/>
              </w:divBdr>
            </w:div>
            <w:div w:id="1783843785">
              <w:marLeft w:val="0"/>
              <w:marRight w:val="0"/>
              <w:marTop w:val="0"/>
              <w:marBottom w:val="0"/>
              <w:divBdr>
                <w:top w:val="none" w:sz="0" w:space="0" w:color="auto"/>
                <w:left w:val="none" w:sz="0" w:space="0" w:color="auto"/>
                <w:bottom w:val="none" w:sz="0" w:space="0" w:color="auto"/>
                <w:right w:val="none" w:sz="0" w:space="0" w:color="auto"/>
              </w:divBdr>
            </w:div>
            <w:div w:id="118376023">
              <w:marLeft w:val="0"/>
              <w:marRight w:val="0"/>
              <w:marTop w:val="0"/>
              <w:marBottom w:val="0"/>
              <w:divBdr>
                <w:top w:val="none" w:sz="0" w:space="0" w:color="auto"/>
                <w:left w:val="none" w:sz="0" w:space="0" w:color="auto"/>
                <w:bottom w:val="none" w:sz="0" w:space="0" w:color="auto"/>
                <w:right w:val="none" w:sz="0" w:space="0" w:color="auto"/>
              </w:divBdr>
            </w:div>
            <w:div w:id="136382286">
              <w:marLeft w:val="0"/>
              <w:marRight w:val="0"/>
              <w:marTop w:val="0"/>
              <w:marBottom w:val="0"/>
              <w:divBdr>
                <w:top w:val="none" w:sz="0" w:space="0" w:color="auto"/>
                <w:left w:val="none" w:sz="0" w:space="0" w:color="auto"/>
                <w:bottom w:val="none" w:sz="0" w:space="0" w:color="auto"/>
                <w:right w:val="none" w:sz="0" w:space="0" w:color="auto"/>
              </w:divBdr>
            </w:div>
            <w:div w:id="1190878455">
              <w:marLeft w:val="0"/>
              <w:marRight w:val="0"/>
              <w:marTop w:val="0"/>
              <w:marBottom w:val="0"/>
              <w:divBdr>
                <w:top w:val="none" w:sz="0" w:space="0" w:color="auto"/>
                <w:left w:val="none" w:sz="0" w:space="0" w:color="auto"/>
                <w:bottom w:val="none" w:sz="0" w:space="0" w:color="auto"/>
                <w:right w:val="none" w:sz="0" w:space="0" w:color="auto"/>
              </w:divBdr>
            </w:div>
            <w:div w:id="487208630">
              <w:marLeft w:val="0"/>
              <w:marRight w:val="0"/>
              <w:marTop w:val="0"/>
              <w:marBottom w:val="0"/>
              <w:divBdr>
                <w:top w:val="none" w:sz="0" w:space="0" w:color="auto"/>
                <w:left w:val="none" w:sz="0" w:space="0" w:color="auto"/>
                <w:bottom w:val="none" w:sz="0" w:space="0" w:color="auto"/>
                <w:right w:val="none" w:sz="0" w:space="0" w:color="auto"/>
              </w:divBdr>
            </w:div>
            <w:div w:id="1177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88966">
      <w:bodyDiv w:val="1"/>
      <w:marLeft w:val="0"/>
      <w:marRight w:val="0"/>
      <w:marTop w:val="0"/>
      <w:marBottom w:val="0"/>
      <w:divBdr>
        <w:top w:val="none" w:sz="0" w:space="0" w:color="auto"/>
        <w:left w:val="none" w:sz="0" w:space="0" w:color="auto"/>
        <w:bottom w:val="none" w:sz="0" w:space="0" w:color="auto"/>
        <w:right w:val="none" w:sz="0" w:space="0" w:color="auto"/>
      </w:divBdr>
    </w:div>
    <w:div w:id="1402560444">
      <w:bodyDiv w:val="1"/>
      <w:marLeft w:val="0"/>
      <w:marRight w:val="0"/>
      <w:marTop w:val="0"/>
      <w:marBottom w:val="0"/>
      <w:divBdr>
        <w:top w:val="none" w:sz="0" w:space="0" w:color="auto"/>
        <w:left w:val="none" w:sz="0" w:space="0" w:color="auto"/>
        <w:bottom w:val="none" w:sz="0" w:space="0" w:color="auto"/>
        <w:right w:val="none" w:sz="0" w:space="0" w:color="auto"/>
      </w:divBdr>
      <w:divsChild>
        <w:div w:id="95295245">
          <w:marLeft w:val="0"/>
          <w:marRight w:val="0"/>
          <w:marTop w:val="0"/>
          <w:marBottom w:val="0"/>
          <w:divBdr>
            <w:top w:val="none" w:sz="0" w:space="0" w:color="auto"/>
            <w:left w:val="none" w:sz="0" w:space="0" w:color="auto"/>
            <w:bottom w:val="none" w:sz="0" w:space="0" w:color="auto"/>
            <w:right w:val="none" w:sz="0" w:space="0" w:color="auto"/>
          </w:divBdr>
          <w:divsChild>
            <w:div w:id="15076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79911">
      <w:bodyDiv w:val="1"/>
      <w:marLeft w:val="0"/>
      <w:marRight w:val="0"/>
      <w:marTop w:val="0"/>
      <w:marBottom w:val="0"/>
      <w:divBdr>
        <w:top w:val="none" w:sz="0" w:space="0" w:color="auto"/>
        <w:left w:val="none" w:sz="0" w:space="0" w:color="auto"/>
        <w:bottom w:val="none" w:sz="0" w:space="0" w:color="auto"/>
        <w:right w:val="none" w:sz="0" w:space="0" w:color="auto"/>
      </w:divBdr>
    </w:div>
    <w:div w:id="1426801590">
      <w:bodyDiv w:val="1"/>
      <w:marLeft w:val="0"/>
      <w:marRight w:val="0"/>
      <w:marTop w:val="0"/>
      <w:marBottom w:val="0"/>
      <w:divBdr>
        <w:top w:val="none" w:sz="0" w:space="0" w:color="auto"/>
        <w:left w:val="none" w:sz="0" w:space="0" w:color="auto"/>
        <w:bottom w:val="none" w:sz="0" w:space="0" w:color="auto"/>
        <w:right w:val="none" w:sz="0" w:space="0" w:color="auto"/>
      </w:divBdr>
    </w:div>
    <w:div w:id="1429227712">
      <w:bodyDiv w:val="1"/>
      <w:marLeft w:val="0"/>
      <w:marRight w:val="0"/>
      <w:marTop w:val="0"/>
      <w:marBottom w:val="0"/>
      <w:divBdr>
        <w:top w:val="none" w:sz="0" w:space="0" w:color="auto"/>
        <w:left w:val="none" w:sz="0" w:space="0" w:color="auto"/>
        <w:bottom w:val="none" w:sz="0" w:space="0" w:color="auto"/>
        <w:right w:val="none" w:sz="0" w:space="0" w:color="auto"/>
      </w:divBdr>
    </w:div>
    <w:div w:id="1442410165">
      <w:bodyDiv w:val="1"/>
      <w:marLeft w:val="0"/>
      <w:marRight w:val="0"/>
      <w:marTop w:val="0"/>
      <w:marBottom w:val="0"/>
      <w:divBdr>
        <w:top w:val="none" w:sz="0" w:space="0" w:color="auto"/>
        <w:left w:val="none" w:sz="0" w:space="0" w:color="auto"/>
        <w:bottom w:val="none" w:sz="0" w:space="0" w:color="auto"/>
        <w:right w:val="none" w:sz="0" w:space="0" w:color="auto"/>
      </w:divBdr>
    </w:div>
    <w:div w:id="1443458005">
      <w:bodyDiv w:val="1"/>
      <w:marLeft w:val="0"/>
      <w:marRight w:val="0"/>
      <w:marTop w:val="0"/>
      <w:marBottom w:val="0"/>
      <w:divBdr>
        <w:top w:val="none" w:sz="0" w:space="0" w:color="auto"/>
        <w:left w:val="none" w:sz="0" w:space="0" w:color="auto"/>
        <w:bottom w:val="none" w:sz="0" w:space="0" w:color="auto"/>
        <w:right w:val="none" w:sz="0" w:space="0" w:color="auto"/>
      </w:divBdr>
      <w:divsChild>
        <w:div w:id="326442228">
          <w:marLeft w:val="0"/>
          <w:marRight w:val="0"/>
          <w:marTop w:val="0"/>
          <w:marBottom w:val="0"/>
          <w:divBdr>
            <w:top w:val="none" w:sz="0" w:space="0" w:color="auto"/>
            <w:left w:val="none" w:sz="0" w:space="0" w:color="auto"/>
            <w:bottom w:val="none" w:sz="0" w:space="0" w:color="auto"/>
            <w:right w:val="none" w:sz="0" w:space="0" w:color="auto"/>
          </w:divBdr>
          <w:divsChild>
            <w:div w:id="153793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20782">
      <w:bodyDiv w:val="1"/>
      <w:marLeft w:val="0"/>
      <w:marRight w:val="0"/>
      <w:marTop w:val="0"/>
      <w:marBottom w:val="0"/>
      <w:divBdr>
        <w:top w:val="none" w:sz="0" w:space="0" w:color="auto"/>
        <w:left w:val="none" w:sz="0" w:space="0" w:color="auto"/>
        <w:bottom w:val="none" w:sz="0" w:space="0" w:color="auto"/>
        <w:right w:val="none" w:sz="0" w:space="0" w:color="auto"/>
      </w:divBdr>
      <w:divsChild>
        <w:div w:id="865100979">
          <w:marLeft w:val="0"/>
          <w:marRight w:val="0"/>
          <w:marTop w:val="0"/>
          <w:marBottom w:val="0"/>
          <w:divBdr>
            <w:top w:val="none" w:sz="0" w:space="0" w:color="auto"/>
            <w:left w:val="none" w:sz="0" w:space="0" w:color="auto"/>
            <w:bottom w:val="none" w:sz="0" w:space="0" w:color="auto"/>
            <w:right w:val="none" w:sz="0" w:space="0" w:color="auto"/>
          </w:divBdr>
          <w:divsChild>
            <w:div w:id="172552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63740">
      <w:bodyDiv w:val="1"/>
      <w:marLeft w:val="0"/>
      <w:marRight w:val="0"/>
      <w:marTop w:val="0"/>
      <w:marBottom w:val="0"/>
      <w:divBdr>
        <w:top w:val="none" w:sz="0" w:space="0" w:color="auto"/>
        <w:left w:val="none" w:sz="0" w:space="0" w:color="auto"/>
        <w:bottom w:val="none" w:sz="0" w:space="0" w:color="auto"/>
        <w:right w:val="none" w:sz="0" w:space="0" w:color="auto"/>
      </w:divBdr>
    </w:div>
    <w:div w:id="1451972128">
      <w:bodyDiv w:val="1"/>
      <w:marLeft w:val="0"/>
      <w:marRight w:val="0"/>
      <w:marTop w:val="0"/>
      <w:marBottom w:val="0"/>
      <w:divBdr>
        <w:top w:val="none" w:sz="0" w:space="0" w:color="auto"/>
        <w:left w:val="none" w:sz="0" w:space="0" w:color="auto"/>
        <w:bottom w:val="none" w:sz="0" w:space="0" w:color="auto"/>
        <w:right w:val="none" w:sz="0" w:space="0" w:color="auto"/>
      </w:divBdr>
    </w:div>
    <w:div w:id="1454254889">
      <w:bodyDiv w:val="1"/>
      <w:marLeft w:val="0"/>
      <w:marRight w:val="0"/>
      <w:marTop w:val="0"/>
      <w:marBottom w:val="0"/>
      <w:divBdr>
        <w:top w:val="none" w:sz="0" w:space="0" w:color="auto"/>
        <w:left w:val="none" w:sz="0" w:space="0" w:color="auto"/>
        <w:bottom w:val="none" w:sz="0" w:space="0" w:color="auto"/>
        <w:right w:val="none" w:sz="0" w:space="0" w:color="auto"/>
      </w:divBdr>
    </w:div>
    <w:div w:id="1455904469">
      <w:bodyDiv w:val="1"/>
      <w:marLeft w:val="0"/>
      <w:marRight w:val="0"/>
      <w:marTop w:val="0"/>
      <w:marBottom w:val="0"/>
      <w:divBdr>
        <w:top w:val="none" w:sz="0" w:space="0" w:color="auto"/>
        <w:left w:val="none" w:sz="0" w:space="0" w:color="auto"/>
        <w:bottom w:val="none" w:sz="0" w:space="0" w:color="auto"/>
        <w:right w:val="none" w:sz="0" w:space="0" w:color="auto"/>
      </w:divBdr>
    </w:div>
    <w:div w:id="1462843208">
      <w:bodyDiv w:val="1"/>
      <w:marLeft w:val="0"/>
      <w:marRight w:val="0"/>
      <w:marTop w:val="0"/>
      <w:marBottom w:val="0"/>
      <w:divBdr>
        <w:top w:val="none" w:sz="0" w:space="0" w:color="auto"/>
        <w:left w:val="none" w:sz="0" w:space="0" w:color="auto"/>
        <w:bottom w:val="none" w:sz="0" w:space="0" w:color="auto"/>
        <w:right w:val="none" w:sz="0" w:space="0" w:color="auto"/>
      </w:divBdr>
    </w:div>
    <w:div w:id="1464344993">
      <w:bodyDiv w:val="1"/>
      <w:marLeft w:val="0"/>
      <w:marRight w:val="0"/>
      <w:marTop w:val="0"/>
      <w:marBottom w:val="0"/>
      <w:divBdr>
        <w:top w:val="none" w:sz="0" w:space="0" w:color="auto"/>
        <w:left w:val="none" w:sz="0" w:space="0" w:color="auto"/>
        <w:bottom w:val="none" w:sz="0" w:space="0" w:color="auto"/>
        <w:right w:val="none" w:sz="0" w:space="0" w:color="auto"/>
      </w:divBdr>
    </w:div>
    <w:div w:id="1464696539">
      <w:bodyDiv w:val="1"/>
      <w:marLeft w:val="0"/>
      <w:marRight w:val="0"/>
      <w:marTop w:val="0"/>
      <w:marBottom w:val="0"/>
      <w:divBdr>
        <w:top w:val="none" w:sz="0" w:space="0" w:color="auto"/>
        <w:left w:val="none" w:sz="0" w:space="0" w:color="auto"/>
        <w:bottom w:val="none" w:sz="0" w:space="0" w:color="auto"/>
        <w:right w:val="none" w:sz="0" w:space="0" w:color="auto"/>
      </w:divBdr>
    </w:div>
    <w:div w:id="1465191773">
      <w:bodyDiv w:val="1"/>
      <w:marLeft w:val="0"/>
      <w:marRight w:val="0"/>
      <w:marTop w:val="0"/>
      <w:marBottom w:val="0"/>
      <w:divBdr>
        <w:top w:val="none" w:sz="0" w:space="0" w:color="auto"/>
        <w:left w:val="none" w:sz="0" w:space="0" w:color="auto"/>
        <w:bottom w:val="none" w:sz="0" w:space="0" w:color="auto"/>
        <w:right w:val="none" w:sz="0" w:space="0" w:color="auto"/>
      </w:divBdr>
    </w:div>
    <w:div w:id="1484197064">
      <w:bodyDiv w:val="1"/>
      <w:marLeft w:val="0"/>
      <w:marRight w:val="0"/>
      <w:marTop w:val="0"/>
      <w:marBottom w:val="0"/>
      <w:divBdr>
        <w:top w:val="none" w:sz="0" w:space="0" w:color="auto"/>
        <w:left w:val="none" w:sz="0" w:space="0" w:color="auto"/>
        <w:bottom w:val="none" w:sz="0" w:space="0" w:color="auto"/>
        <w:right w:val="none" w:sz="0" w:space="0" w:color="auto"/>
      </w:divBdr>
    </w:div>
    <w:div w:id="1489789966">
      <w:bodyDiv w:val="1"/>
      <w:marLeft w:val="0"/>
      <w:marRight w:val="0"/>
      <w:marTop w:val="0"/>
      <w:marBottom w:val="0"/>
      <w:divBdr>
        <w:top w:val="none" w:sz="0" w:space="0" w:color="auto"/>
        <w:left w:val="none" w:sz="0" w:space="0" w:color="auto"/>
        <w:bottom w:val="none" w:sz="0" w:space="0" w:color="auto"/>
        <w:right w:val="none" w:sz="0" w:space="0" w:color="auto"/>
      </w:divBdr>
      <w:divsChild>
        <w:div w:id="5181180">
          <w:marLeft w:val="0"/>
          <w:marRight w:val="0"/>
          <w:marTop w:val="0"/>
          <w:marBottom w:val="0"/>
          <w:divBdr>
            <w:top w:val="none" w:sz="0" w:space="0" w:color="auto"/>
            <w:left w:val="none" w:sz="0" w:space="0" w:color="auto"/>
            <w:bottom w:val="none" w:sz="0" w:space="0" w:color="auto"/>
            <w:right w:val="none" w:sz="0" w:space="0" w:color="auto"/>
          </w:divBdr>
          <w:divsChild>
            <w:div w:id="209154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80122">
      <w:bodyDiv w:val="1"/>
      <w:marLeft w:val="0"/>
      <w:marRight w:val="0"/>
      <w:marTop w:val="0"/>
      <w:marBottom w:val="0"/>
      <w:divBdr>
        <w:top w:val="none" w:sz="0" w:space="0" w:color="auto"/>
        <w:left w:val="none" w:sz="0" w:space="0" w:color="auto"/>
        <w:bottom w:val="none" w:sz="0" w:space="0" w:color="auto"/>
        <w:right w:val="none" w:sz="0" w:space="0" w:color="auto"/>
      </w:divBdr>
    </w:div>
    <w:div w:id="1496797973">
      <w:bodyDiv w:val="1"/>
      <w:marLeft w:val="0"/>
      <w:marRight w:val="0"/>
      <w:marTop w:val="0"/>
      <w:marBottom w:val="0"/>
      <w:divBdr>
        <w:top w:val="none" w:sz="0" w:space="0" w:color="auto"/>
        <w:left w:val="none" w:sz="0" w:space="0" w:color="auto"/>
        <w:bottom w:val="none" w:sz="0" w:space="0" w:color="auto"/>
        <w:right w:val="none" w:sz="0" w:space="0" w:color="auto"/>
      </w:divBdr>
    </w:div>
    <w:div w:id="1508910871">
      <w:bodyDiv w:val="1"/>
      <w:marLeft w:val="0"/>
      <w:marRight w:val="0"/>
      <w:marTop w:val="0"/>
      <w:marBottom w:val="0"/>
      <w:divBdr>
        <w:top w:val="none" w:sz="0" w:space="0" w:color="auto"/>
        <w:left w:val="none" w:sz="0" w:space="0" w:color="auto"/>
        <w:bottom w:val="none" w:sz="0" w:space="0" w:color="auto"/>
        <w:right w:val="none" w:sz="0" w:space="0" w:color="auto"/>
      </w:divBdr>
    </w:div>
    <w:div w:id="1516453926">
      <w:bodyDiv w:val="1"/>
      <w:marLeft w:val="0"/>
      <w:marRight w:val="0"/>
      <w:marTop w:val="0"/>
      <w:marBottom w:val="0"/>
      <w:divBdr>
        <w:top w:val="none" w:sz="0" w:space="0" w:color="auto"/>
        <w:left w:val="none" w:sz="0" w:space="0" w:color="auto"/>
        <w:bottom w:val="none" w:sz="0" w:space="0" w:color="auto"/>
        <w:right w:val="none" w:sz="0" w:space="0" w:color="auto"/>
      </w:divBdr>
    </w:div>
    <w:div w:id="1529023256">
      <w:bodyDiv w:val="1"/>
      <w:marLeft w:val="0"/>
      <w:marRight w:val="0"/>
      <w:marTop w:val="0"/>
      <w:marBottom w:val="0"/>
      <w:divBdr>
        <w:top w:val="none" w:sz="0" w:space="0" w:color="auto"/>
        <w:left w:val="none" w:sz="0" w:space="0" w:color="auto"/>
        <w:bottom w:val="none" w:sz="0" w:space="0" w:color="auto"/>
        <w:right w:val="none" w:sz="0" w:space="0" w:color="auto"/>
      </w:divBdr>
    </w:div>
    <w:div w:id="1533112206">
      <w:bodyDiv w:val="1"/>
      <w:marLeft w:val="0"/>
      <w:marRight w:val="0"/>
      <w:marTop w:val="0"/>
      <w:marBottom w:val="0"/>
      <w:divBdr>
        <w:top w:val="none" w:sz="0" w:space="0" w:color="auto"/>
        <w:left w:val="none" w:sz="0" w:space="0" w:color="auto"/>
        <w:bottom w:val="none" w:sz="0" w:space="0" w:color="auto"/>
        <w:right w:val="none" w:sz="0" w:space="0" w:color="auto"/>
      </w:divBdr>
    </w:div>
    <w:div w:id="1535655378">
      <w:bodyDiv w:val="1"/>
      <w:marLeft w:val="0"/>
      <w:marRight w:val="0"/>
      <w:marTop w:val="0"/>
      <w:marBottom w:val="0"/>
      <w:divBdr>
        <w:top w:val="none" w:sz="0" w:space="0" w:color="auto"/>
        <w:left w:val="none" w:sz="0" w:space="0" w:color="auto"/>
        <w:bottom w:val="none" w:sz="0" w:space="0" w:color="auto"/>
        <w:right w:val="none" w:sz="0" w:space="0" w:color="auto"/>
      </w:divBdr>
    </w:div>
    <w:div w:id="1537038095">
      <w:bodyDiv w:val="1"/>
      <w:marLeft w:val="0"/>
      <w:marRight w:val="0"/>
      <w:marTop w:val="0"/>
      <w:marBottom w:val="0"/>
      <w:divBdr>
        <w:top w:val="none" w:sz="0" w:space="0" w:color="auto"/>
        <w:left w:val="none" w:sz="0" w:space="0" w:color="auto"/>
        <w:bottom w:val="none" w:sz="0" w:space="0" w:color="auto"/>
        <w:right w:val="none" w:sz="0" w:space="0" w:color="auto"/>
      </w:divBdr>
    </w:div>
    <w:div w:id="1537279370">
      <w:bodyDiv w:val="1"/>
      <w:marLeft w:val="0"/>
      <w:marRight w:val="0"/>
      <w:marTop w:val="0"/>
      <w:marBottom w:val="0"/>
      <w:divBdr>
        <w:top w:val="none" w:sz="0" w:space="0" w:color="auto"/>
        <w:left w:val="none" w:sz="0" w:space="0" w:color="auto"/>
        <w:bottom w:val="none" w:sz="0" w:space="0" w:color="auto"/>
        <w:right w:val="none" w:sz="0" w:space="0" w:color="auto"/>
      </w:divBdr>
      <w:divsChild>
        <w:div w:id="1711302559">
          <w:marLeft w:val="0"/>
          <w:marRight w:val="0"/>
          <w:marTop w:val="0"/>
          <w:marBottom w:val="0"/>
          <w:divBdr>
            <w:top w:val="none" w:sz="0" w:space="0" w:color="auto"/>
            <w:left w:val="none" w:sz="0" w:space="0" w:color="auto"/>
            <w:bottom w:val="none" w:sz="0" w:space="0" w:color="auto"/>
            <w:right w:val="none" w:sz="0" w:space="0" w:color="auto"/>
          </w:divBdr>
          <w:divsChild>
            <w:div w:id="156409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6027">
      <w:bodyDiv w:val="1"/>
      <w:marLeft w:val="0"/>
      <w:marRight w:val="0"/>
      <w:marTop w:val="0"/>
      <w:marBottom w:val="0"/>
      <w:divBdr>
        <w:top w:val="none" w:sz="0" w:space="0" w:color="auto"/>
        <w:left w:val="none" w:sz="0" w:space="0" w:color="auto"/>
        <w:bottom w:val="none" w:sz="0" w:space="0" w:color="auto"/>
        <w:right w:val="none" w:sz="0" w:space="0" w:color="auto"/>
      </w:divBdr>
    </w:div>
    <w:div w:id="1546331126">
      <w:bodyDiv w:val="1"/>
      <w:marLeft w:val="0"/>
      <w:marRight w:val="0"/>
      <w:marTop w:val="0"/>
      <w:marBottom w:val="0"/>
      <w:divBdr>
        <w:top w:val="none" w:sz="0" w:space="0" w:color="auto"/>
        <w:left w:val="none" w:sz="0" w:space="0" w:color="auto"/>
        <w:bottom w:val="none" w:sz="0" w:space="0" w:color="auto"/>
        <w:right w:val="none" w:sz="0" w:space="0" w:color="auto"/>
      </w:divBdr>
    </w:div>
    <w:div w:id="1548956121">
      <w:bodyDiv w:val="1"/>
      <w:marLeft w:val="0"/>
      <w:marRight w:val="0"/>
      <w:marTop w:val="0"/>
      <w:marBottom w:val="0"/>
      <w:divBdr>
        <w:top w:val="none" w:sz="0" w:space="0" w:color="auto"/>
        <w:left w:val="none" w:sz="0" w:space="0" w:color="auto"/>
        <w:bottom w:val="none" w:sz="0" w:space="0" w:color="auto"/>
        <w:right w:val="none" w:sz="0" w:space="0" w:color="auto"/>
      </w:divBdr>
    </w:div>
    <w:div w:id="1549490544">
      <w:bodyDiv w:val="1"/>
      <w:marLeft w:val="0"/>
      <w:marRight w:val="0"/>
      <w:marTop w:val="0"/>
      <w:marBottom w:val="0"/>
      <w:divBdr>
        <w:top w:val="none" w:sz="0" w:space="0" w:color="auto"/>
        <w:left w:val="none" w:sz="0" w:space="0" w:color="auto"/>
        <w:bottom w:val="none" w:sz="0" w:space="0" w:color="auto"/>
        <w:right w:val="none" w:sz="0" w:space="0" w:color="auto"/>
      </w:divBdr>
    </w:div>
    <w:div w:id="1552619790">
      <w:bodyDiv w:val="1"/>
      <w:marLeft w:val="0"/>
      <w:marRight w:val="0"/>
      <w:marTop w:val="0"/>
      <w:marBottom w:val="0"/>
      <w:divBdr>
        <w:top w:val="none" w:sz="0" w:space="0" w:color="auto"/>
        <w:left w:val="none" w:sz="0" w:space="0" w:color="auto"/>
        <w:bottom w:val="none" w:sz="0" w:space="0" w:color="auto"/>
        <w:right w:val="none" w:sz="0" w:space="0" w:color="auto"/>
      </w:divBdr>
      <w:divsChild>
        <w:div w:id="2065255028">
          <w:marLeft w:val="0"/>
          <w:marRight w:val="0"/>
          <w:marTop w:val="0"/>
          <w:marBottom w:val="0"/>
          <w:divBdr>
            <w:top w:val="none" w:sz="0" w:space="0" w:color="auto"/>
            <w:left w:val="none" w:sz="0" w:space="0" w:color="auto"/>
            <w:bottom w:val="none" w:sz="0" w:space="0" w:color="auto"/>
            <w:right w:val="none" w:sz="0" w:space="0" w:color="auto"/>
          </w:divBdr>
          <w:divsChild>
            <w:div w:id="16231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958143">
      <w:bodyDiv w:val="1"/>
      <w:marLeft w:val="0"/>
      <w:marRight w:val="0"/>
      <w:marTop w:val="0"/>
      <w:marBottom w:val="0"/>
      <w:divBdr>
        <w:top w:val="none" w:sz="0" w:space="0" w:color="auto"/>
        <w:left w:val="none" w:sz="0" w:space="0" w:color="auto"/>
        <w:bottom w:val="none" w:sz="0" w:space="0" w:color="auto"/>
        <w:right w:val="none" w:sz="0" w:space="0" w:color="auto"/>
      </w:divBdr>
    </w:div>
    <w:div w:id="1558936895">
      <w:bodyDiv w:val="1"/>
      <w:marLeft w:val="0"/>
      <w:marRight w:val="0"/>
      <w:marTop w:val="0"/>
      <w:marBottom w:val="0"/>
      <w:divBdr>
        <w:top w:val="none" w:sz="0" w:space="0" w:color="auto"/>
        <w:left w:val="none" w:sz="0" w:space="0" w:color="auto"/>
        <w:bottom w:val="none" w:sz="0" w:space="0" w:color="auto"/>
        <w:right w:val="none" w:sz="0" w:space="0" w:color="auto"/>
      </w:divBdr>
    </w:div>
    <w:div w:id="1560827862">
      <w:bodyDiv w:val="1"/>
      <w:marLeft w:val="0"/>
      <w:marRight w:val="0"/>
      <w:marTop w:val="0"/>
      <w:marBottom w:val="0"/>
      <w:divBdr>
        <w:top w:val="none" w:sz="0" w:space="0" w:color="auto"/>
        <w:left w:val="none" w:sz="0" w:space="0" w:color="auto"/>
        <w:bottom w:val="none" w:sz="0" w:space="0" w:color="auto"/>
        <w:right w:val="none" w:sz="0" w:space="0" w:color="auto"/>
      </w:divBdr>
    </w:div>
    <w:div w:id="1571039039">
      <w:bodyDiv w:val="1"/>
      <w:marLeft w:val="0"/>
      <w:marRight w:val="0"/>
      <w:marTop w:val="0"/>
      <w:marBottom w:val="0"/>
      <w:divBdr>
        <w:top w:val="none" w:sz="0" w:space="0" w:color="auto"/>
        <w:left w:val="none" w:sz="0" w:space="0" w:color="auto"/>
        <w:bottom w:val="none" w:sz="0" w:space="0" w:color="auto"/>
        <w:right w:val="none" w:sz="0" w:space="0" w:color="auto"/>
      </w:divBdr>
      <w:divsChild>
        <w:div w:id="1073815136">
          <w:marLeft w:val="0"/>
          <w:marRight w:val="0"/>
          <w:marTop w:val="0"/>
          <w:marBottom w:val="0"/>
          <w:divBdr>
            <w:top w:val="none" w:sz="0" w:space="0" w:color="auto"/>
            <w:left w:val="none" w:sz="0" w:space="0" w:color="auto"/>
            <w:bottom w:val="none" w:sz="0" w:space="0" w:color="auto"/>
            <w:right w:val="none" w:sz="0" w:space="0" w:color="auto"/>
          </w:divBdr>
          <w:divsChild>
            <w:div w:id="208405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48817">
      <w:bodyDiv w:val="1"/>
      <w:marLeft w:val="0"/>
      <w:marRight w:val="0"/>
      <w:marTop w:val="0"/>
      <w:marBottom w:val="0"/>
      <w:divBdr>
        <w:top w:val="none" w:sz="0" w:space="0" w:color="auto"/>
        <w:left w:val="none" w:sz="0" w:space="0" w:color="auto"/>
        <w:bottom w:val="none" w:sz="0" w:space="0" w:color="auto"/>
        <w:right w:val="none" w:sz="0" w:space="0" w:color="auto"/>
      </w:divBdr>
      <w:divsChild>
        <w:div w:id="884828503">
          <w:marLeft w:val="0"/>
          <w:marRight w:val="0"/>
          <w:marTop w:val="0"/>
          <w:marBottom w:val="0"/>
          <w:divBdr>
            <w:top w:val="none" w:sz="0" w:space="0" w:color="auto"/>
            <w:left w:val="none" w:sz="0" w:space="0" w:color="auto"/>
            <w:bottom w:val="none" w:sz="0" w:space="0" w:color="auto"/>
            <w:right w:val="none" w:sz="0" w:space="0" w:color="auto"/>
          </w:divBdr>
          <w:divsChild>
            <w:div w:id="103161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735173">
      <w:bodyDiv w:val="1"/>
      <w:marLeft w:val="0"/>
      <w:marRight w:val="0"/>
      <w:marTop w:val="0"/>
      <w:marBottom w:val="0"/>
      <w:divBdr>
        <w:top w:val="none" w:sz="0" w:space="0" w:color="auto"/>
        <w:left w:val="none" w:sz="0" w:space="0" w:color="auto"/>
        <w:bottom w:val="none" w:sz="0" w:space="0" w:color="auto"/>
        <w:right w:val="none" w:sz="0" w:space="0" w:color="auto"/>
      </w:divBdr>
    </w:div>
    <w:div w:id="1575318167">
      <w:bodyDiv w:val="1"/>
      <w:marLeft w:val="0"/>
      <w:marRight w:val="0"/>
      <w:marTop w:val="0"/>
      <w:marBottom w:val="0"/>
      <w:divBdr>
        <w:top w:val="none" w:sz="0" w:space="0" w:color="auto"/>
        <w:left w:val="none" w:sz="0" w:space="0" w:color="auto"/>
        <w:bottom w:val="none" w:sz="0" w:space="0" w:color="auto"/>
        <w:right w:val="none" w:sz="0" w:space="0" w:color="auto"/>
      </w:divBdr>
    </w:div>
    <w:div w:id="1581796008">
      <w:bodyDiv w:val="1"/>
      <w:marLeft w:val="0"/>
      <w:marRight w:val="0"/>
      <w:marTop w:val="0"/>
      <w:marBottom w:val="0"/>
      <w:divBdr>
        <w:top w:val="none" w:sz="0" w:space="0" w:color="auto"/>
        <w:left w:val="none" w:sz="0" w:space="0" w:color="auto"/>
        <w:bottom w:val="none" w:sz="0" w:space="0" w:color="auto"/>
        <w:right w:val="none" w:sz="0" w:space="0" w:color="auto"/>
      </w:divBdr>
    </w:div>
    <w:div w:id="1582762402">
      <w:bodyDiv w:val="1"/>
      <w:marLeft w:val="0"/>
      <w:marRight w:val="0"/>
      <w:marTop w:val="0"/>
      <w:marBottom w:val="0"/>
      <w:divBdr>
        <w:top w:val="none" w:sz="0" w:space="0" w:color="auto"/>
        <w:left w:val="none" w:sz="0" w:space="0" w:color="auto"/>
        <w:bottom w:val="none" w:sz="0" w:space="0" w:color="auto"/>
        <w:right w:val="none" w:sz="0" w:space="0" w:color="auto"/>
      </w:divBdr>
      <w:divsChild>
        <w:div w:id="1000743070">
          <w:marLeft w:val="0"/>
          <w:marRight w:val="0"/>
          <w:marTop w:val="0"/>
          <w:marBottom w:val="0"/>
          <w:divBdr>
            <w:top w:val="none" w:sz="0" w:space="0" w:color="auto"/>
            <w:left w:val="none" w:sz="0" w:space="0" w:color="auto"/>
            <w:bottom w:val="none" w:sz="0" w:space="0" w:color="auto"/>
            <w:right w:val="none" w:sz="0" w:space="0" w:color="auto"/>
          </w:divBdr>
          <w:divsChild>
            <w:div w:id="70393327">
              <w:marLeft w:val="0"/>
              <w:marRight w:val="0"/>
              <w:marTop w:val="0"/>
              <w:marBottom w:val="0"/>
              <w:divBdr>
                <w:top w:val="none" w:sz="0" w:space="0" w:color="auto"/>
                <w:left w:val="none" w:sz="0" w:space="0" w:color="auto"/>
                <w:bottom w:val="none" w:sz="0" w:space="0" w:color="auto"/>
                <w:right w:val="none" w:sz="0" w:space="0" w:color="auto"/>
              </w:divBdr>
            </w:div>
            <w:div w:id="195389812">
              <w:marLeft w:val="0"/>
              <w:marRight w:val="0"/>
              <w:marTop w:val="0"/>
              <w:marBottom w:val="0"/>
              <w:divBdr>
                <w:top w:val="none" w:sz="0" w:space="0" w:color="auto"/>
                <w:left w:val="none" w:sz="0" w:space="0" w:color="auto"/>
                <w:bottom w:val="none" w:sz="0" w:space="0" w:color="auto"/>
                <w:right w:val="none" w:sz="0" w:space="0" w:color="auto"/>
              </w:divBdr>
            </w:div>
            <w:div w:id="240406084">
              <w:marLeft w:val="0"/>
              <w:marRight w:val="0"/>
              <w:marTop w:val="0"/>
              <w:marBottom w:val="0"/>
              <w:divBdr>
                <w:top w:val="none" w:sz="0" w:space="0" w:color="auto"/>
                <w:left w:val="none" w:sz="0" w:space="0" w:color="auto"/>
                <w:bottom w:val="none" w:sz="0" w:space="0" w:color="auto"/>
                <w:right w:val="none" w:sz="0" w:space="0" w:color="auto"/>
              </w:divBdr>
            </w:div>
            <w:div w:id="280263576">
              <w:marLeft w:val="0"/>
              <w:marRight w:val="0"/>
              <w:marTop w:val="0"/>
              <w:marBottom w:val="0"/>
              <w:divBdr>
                <w:top w:val="none" w:sz="0" w:space="0" w:color="auto"/>
                <w:left w:val="none" w:sz="0" w:space="0" w:color="auto"/>
                <w:bottom w:val="none" w:sz="0" w:space="0" w:color="auto"/>
                <w:right w:val="none" w:sz="0" w:space="0" w:color="auto"/>
              </w:divBdr>
            </w:div>
            <w:div w:id="284704809">
              <w:marLeft w:val="0"/>
              <w:marRight w:val="0"/>
              <w:marTop w:val="0"/>
              <w:marBottom w:val="0"/>
              <w:divBdr>
                <w:top w:val="none" w:sz="0" w:space="0" w:color="auto"/>
                <w:left w:val="none" w:sz="0" w:space="0" w:color="auto"/>
                <w:bottom w:val="none" w:sz="0" w:space="0" w:color="auto"/>
                <w:right w:val="none" w:sz="0" w:space="0" w:color="auto"/>
              </w:divBdr>
            </w:div>
            <w:div w:id="290940989">
              <w:marLeft w:val="0"/>
              <w:marRight w:val="0"/>
              <w:marTop w:val="0"/>
              <w:marBottom w:val="0"/>
              <w:divBdr>
                <w:top w:val="none" w:sz="0" w:space="0" w:color="auto"/>
                <w:left w:val="none" w:sz="0" w:space="0" w:color="auto"/>
                <w:bottom w:val="none" w:sz="0" w:space="0" w:color="auto"/>
                <w:right w:val="none" w:sz="0" w:space="0" w:color="auto"/>
              </w:divBdr>
            </w:div>
            <w:div w:id="504519694">
              <w:marLeft w:val="0"/>
              <w:marRight w:val="0"/>
              <w:marTop w:val="0"/>
              <w:marBottom w:val="0"/>
              <w:divBdr>
                <w:top w:val="none" w:sz="0" w:space="0" w:color="auto"/>
                <w:left w:val="none" w:sz="0" w:space="0" w:color="auto"/>
                <w:bottom w:val="none" w:sz="0" w:space="0" w:color="auto"/>
                <w:right w:val="none" w:sz="0" w:space="0" w:color="auto"/>
              </w:divBdr>
            </w:div>
            <w:div w:id="535848553">
              <w:marLeft w:val="0"/>
              <w:marRight w:val="0"/>
              <w:marTop w:val="0"/>
              <w:marBottom w:val="0"/>
              <w:divBdr>
                <w:top w:val="none" w:sz="0" w:space="0" w:color="auto"/>
                <w:left w:val="none" w:sz="0" w:space="0" w:color="auto"/>
                <w:bottom w:val="none" w:sz="0" w:space="0" w:color="auto"/>
                <w:right w:val="none" w:sz="0" w:space="0" w:color="auto"/>
              </w:divBdr>
            </w:div>
            <w:div w:id="562914718">
              <w:marLeft w:val="0"/>
              <w:marRight w:val="0"/>
              <w:marTop w:val="0"/>
              <w:marBottom w:val="0"/>
              <w:divBdr>
                <w:top w:val="none" w:sz="0" w:space="0" w:color="auto"/>
                <w:left w:val="none" w:sz="0" w:space="0" w:color="auto"/>
                <w:bottom w:val="none" w:sz="0" w:space="0" w:color="auto"/>
                <w:right w:val="none" w:sz="0" w:space="0" w:color="auto"/>
              </w:divBdr>
            </w:div>
            <w:div w:id="780220196">
              <w:marLeft w:val="0"/>
              <w:marRight w:val="0"/>
              <w:marTop w:val="0"/>
              <w:marBottom w:val="0"/>
              <w:divBdr>
                <w:top w:val="none" w:sz="0" w:space="0" w:color="auto"/>
                <w:left w:val="none" w:sz="0" w:space="0" w:color="auto"/>
                <w:bottom w:val="none" w:sz="0" w:space="0" w:color="auto"/>
                <w:right w:val="none" w:sz="0" w:space="0" w:color="auto"/>
              </w:divBdr>
            </w:div>
            <w:div w:id="882592246">
              <w:marLeft w:val="0"/>
              <w:marRight w:val="0"/>
              <w:marTop w:val="0"/>
              <w:marBottom w:val="0"/>
              <w:divBdr>
                <w:top w:val="none" w:sz="0" w:space="0" w:color="auto"/>
                <w:left w:val="none" w:sz="0" w:space="0" w:color="auto"/>
                <w:bottom w:val="none" w:sz="0" w:space="0" w:color="auto"/>
                <w:right w:val="none" w:sz="0" w:space="0" w:color="auto"/>
              </w:divBdr>
            </w:div>
            <w:div w:id="1214848836">
              <w:marLeft w:val="0"/>
              <w:marRight w:val="0"/>
              <w:marTop w:val="0"/>
              <w:marBottom w:val="0"/>
              <w:divBdr>
                <w:top w:val="none" w:sz="0" w:space="0" w:color="auto"/>
                <w:left w:val="none" w:sz="0" w:space="0" w:color="auto"/>
                <w:bottom w:val="none" w:sz="0" w:space="0" w:color="auto"/>
                <w:right w:val="none" w:sz="0" w:space="0" w:color="auto"/>
              </w:divBdr>
            </w:div>
            <w:div w:id="1504929741">
              <w:marLeft w:val="0"/>
              <w:marRight w:val="0"/>
              <w:marTop w:val="0"/>
              <w:marBottom w:val="0"/>
              <w:divBdr>
                <w:top w:val="none" w:sz="0" w:space="0" w:color="auto"/>
                <w:left w:val="none" w:sz="0" w:space="0" w:color="auto"/>
                <w:bottom w:val="none" w:sz="0" w:space="0" w:color="auto"/>
                <w:right w:val="none" w:sz="0" w:space="0" w:color="auto"/>
              </w:divBdr>
            </w:div>
            <w:div w:id="1507669193">
              <w:marLeft w:val="0"/>
              <w:marRight w:val="0"/>
              <w:marTop w:val="0"/>
              <w:marBottom w:val="0"/>
              <w:divBdr>
                <w:top w:val="none" w:sz="0" w:space="0" w:color="auto"/>
                <w:left w:val="none" w:sz="0" w:space="0" w:color="auto"/>
                <w:bottom w:val="none" w:sz="0" w:space="0" w:color="auto"/>
                <w:right w:val="none" w:sz="0" w:space="0" w:color="auto"/>
              </w:divBdr>
            </w:div>
            <w:div w:id="1575243485">
              <w:marLeft w:val="0"/>
              <w:marRight w:val="0"/>
              <w:marTop w:val="0"/>
              <w:marBottom w:val="0"/>
              <w:divBdr>
                <w:top w:val="none" w:sz="0" w:space="0" w:color="auto"/>
                <w:left w:val="none" w:sz="0" w:space="0" w:color="auto"/>
                <w:bottom w:val="none" w:sz="0" w:space="0" w:color="auto"/>
                <w:right w:val="none" w:sz="0" w:space="0" w:color="auto"/>
              </w:divBdr>
            </w:div>
            <w:div w:id="1688435321">
              <w:marLeft w:val="0"/>
              <w:marRight w:val="0"/>
              <w:marTop w:val="0"/>
              <w:marBottom w:val="0"/>
              <w:divBdr>
                <w:top w:val="none" w:sz="0" w:space="0" w:color="auto"/>
                <w:left w:val="none" w:sz="0" w:space="0" w:color="auto"/>
                <w:bottom w:val="none" w:sz="0" w:space="0" w:color="auto"/>
                <w:right w:val="none" w:sz="0" w:space="0" w:color="auto"/>
              </w:divBdr>
            </w:div>
            <w:div w:id="1713918297">
              <w:marLeft w:val="0"/>
              <w:marRight w:val="0"/>
              <w:marTop w:val="0"/>
              <w:marBottom w:val="0"/>
              <w:divBdr>
                <w:top w:val="none" w:sz="0" w:space="0" w:color="auto"/>
                <w:left w:val="none" w:sz="0" w:space="0" w:color="auto"/>
                <w:bottom w:val="none" w:sz="0" w:space="0" w:color="auto"/>
                <w:right w:val="none" w:sz="0" w:space="0" w:color="auto"/>
              </w:divBdr>
            </w:div>
            <w:div w:id="1735152958">
              <w:marLeft w:val="0"/>
              <w:marRight w:val="0"/>
              <w:marTop w:val="0"/>
              <w:marBottom w:val="0"/>
              <w:divBdr>
                <w:top w:val="none" w:sz="0" w:space="0" w:color="auto"/>
                <w:left w:val="none" w:sz="0" w:space="0" w:color="auto"/>
                <w:bottom w:val="none" w:sz="0" w:space="0" w:color="auto"/>
                <w:right w:val="none" w:sz="0" w:space="0" w:color="auto"/>
              </w:divBdr>
            </w:div>
            <w:div w:id="1832677162">
              <w:marLeft w:val="0"/>
              <w:marRight w:val="0"/>
              <w:marTop w:val="0"/>
              <w:marBottom w:val="0"/>
              <w:divBdr>
                <w:top w:val="none" w:sz="0" w:space="0" w:color="auto"/>
                <w:left w:val="none" w:sz="0" w:space="0" w:color="auto"/>
                <w:bottom w:val="none" w:sz="0" w:space="0" w:color="auto"/>
                <w:right w:val="none" w:sz="0" w:space="0" w:color="auto"/>
              </w:divBdr>
            </w:div>
            <w:div w:id="1838690010">
              <w:marLeft w:val="0"/>
              <w:marRight w:val="0"/>
              <w:marTop w:val="0"/>
              <w:marBottom w:val="0"/>
              <w:divBdr>
                <w:top w:val="none" w:sz="0" w:space="0" w:color="auto"/>
                <w:left w:val="none" w:sz="0" w:space="0" w:color="auto"/>
                <w:bottom w:val="none" w:sz="0" w:space="0" w:color="auto"/>
                <w:right w:val="none" w:sz="0" w:space="0" w:color="auto"/>
              </w:divBdr>
            </w:div>
            <w:div w:id="201571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84960">
      <w:bodyDiv w:val="1"/>
      <w:marLeft w:val="0"/>
      <w:marRight w:val="0"/>
      <w:marTop w:val="0"/>
      <w:marBottom w:val="0"/>
      <w:divBdr>
        <w:top w:val="none" w:sz="0" w:space="0" w:color="auto"/>
        <w:left w:val="none" w:sz="0" w:space="0" w:color="auto"/>
        <w:bottom w:val="none" w:sz="0" w:space="0" w:color="auto"/>
        <w:right w:val="none" w:sz="0" w:space="0" w:color="auto"/>
      </w:divBdr>
    </w:div>
    <w:div w:id="1585412978">
      <w:bodyDiv w:val="1"/>
      <w:marLeft w:val="0"/>
      <w:marRight w:val="0"/>
      <w:marTop w:val="0"/>
      <w:marBottom w:val="0"/>
      <w:divBdr>
        <w:top w:val="none" w:sz="0" w:space="0" w:color="auto"/>
        <w:left w:val="none" w:sz="0" w:space="0" w:color="auto"/>
        <w:bottom w:val="none" w:sz="0" w:space="0" w:color="auto"/>
        <w:right w:val="none" w:sz="0" w:space="0" w:color="auto"/>
      </w:divBdr>
      <w:divsChild>
        <w:div w:id="713188762">
          <w:marLeft w:val="0"/>
          <w:marRight w:val="0"/>
          <w:marTop w:val="0"/>
          <w:marBottom w:val="0"/>
          <w:divBdr>
            <w:top w:val="none" w:sz="0" w:space="0" w:color="auto"/>
            <w:left w:val="none" w:sz="0" w:space="0" w:color="auto"/>
            <w:bottom w:val="none" w:sz="0" w:space="0" w:color="auto"/>
            <w:right w:val="none" w:sz="0" w:space="0" w:color="auto"/>
          </w:divBdr>
        </w:div>
      </w:divsChild>
    </w:div>
    <w:div w:id="1587689418">
      <w:bodyDiv w:val="1"/>
      <w:marLeft w:val="0"/>
      <w:marRight w:val="0"/>
      <w:marTop w:val="0"/>
      <w:marBottom w:val="0"/>
      <w:divBdr>
        <w:top w:val="none" w:sz="0" w:space="0" w:color="auto"/>
        <w:left w:val="none" w:sz="0" w:space="0" w:color="auto"/>
        <w:bottom w:val="none" w:sz="0" w:space="0" w:color="auto"/>
        <w:right w:val="none" w:sz="0" w:space="0" w:color="auto"/>
      </w:divBdr>
    </w:div>
    <w:div w:id="1598639148">
      <w:bodyDiv w:val="1"/>
      <w:marLeft w:val="0"/>
      <w:marRight w:val="0"/>
      <w:marTop w:val="0"/>
      <w:marBottom w:val="0"/>
      <w:divBdr>
        <w:top w:val="none" w:sz="0" w:space="0" w:color="auto"/>
        <w:left w:val="none" w:sz="0" w:space="0" w:color="auto"/>
        <w:bottom w:val="none" w:sz="0" w:space="0" w:color="auto"/>
        <w:right w:val="none" w:sz="0" w:space="0" w:color="auto"/>
      </w:divBdr>
    </w:div>
    <w:div w:id="1608388138">
      <w:bodyDiv w:val="1"/>
      <w:marLeft w:val="0"/>
      <w:marRight w:val="0"/>
      <w:marTop w:val="0"/>
      <w:marBottom w:val="0"/>
      <w:divBdr>
        <w:top w:val="none" w:sz="0" w:space="0" w:color="auto"/>
        <w:left w:val="none" w:sz="0" w:space="0" w:color="auto"/>
        <w:bottom w:val="none" w:sz="0" w:space="0" w:color="auto"/>
        <w:right w:val="none" w:sz="0" w:space="0" w:color="auto"/>
      </w:divBdr>
      <w:divsChild>
        <w:div w:id="836458204">
          <w:marLeft w:val="0"/>
          <w:marRight w:val="0"/>
          <w:marTop w:val="0"/>
          <w:marBottom w:val="0"/>
          <w:divBdr>
            <w:top w:val="none" w:sz="0" w:space="0" w:color="auto"/>
            <w:left w:val="none" w:sz="0" w:space="0" w:color="auto"/>
            <w:bottom w:val="none" w:sz="0" w:space="0" w:color="auto"/>
            <w:right w:val="none" w:sz="0" w:space="0" w:color="auto"/>
          </w:divBdr>
          <w:divsChild>
            <w:div w:id="92715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82686">
      <w:bodyDiv w:val="1"/>
      <w:marLeft w:val="0"/>
      <w:marRight w:val="0"/>
      <w:marTop w:val="0"/>
      <w:marBottom w:val="0"/>
      <w:divBdr>
        <w:top w:val="none" w:sz="0" w:space="0" w:color="auto"/>
        <w:left w:val="none" w:sz="0" w:space="0" w:color="auto"/>
        <w:bottom w:val="none" w:sz="0" w:space="0" w:color="auto"/>
        <w:right w:val="none" w:sz="0" w:space="0" w:color="auto"/>
      </w:divBdr>
    </w:div>
    <w:div w:id="1614436862">
      <w:bodyDiv w:val="1"/>
      <w:marLeft w:val="0"/>
      <w:marRight w:val="0"/>
      <w:marTop w:val="0"/>
      <w:marBottom w:val="0"/>
      <w:divBdr>
        <w:top w:val="none" w:sz="0" w:space="0" w:color="auto"/>
        <w:left w:val="none" w:sz="0" w:space="0" w:color="auto"/>
        <w:bottom w:val="none" w:sz="0" w:space="0" w:color="auto"/>
        <w:right w:val="none" w:sz="0" w:space="0" w:color="auto"/>
      </w:divBdr>
      <w:divsChild>
        <w:div w:id="223567754">
          <w:marLeft w:val="0"/>
          <w:marRight w:val="0"/>
          <w:marTop w:val="0"/>
          <w:marBottom w:val="0"/>
          <w:divBdr>
            <w:top w:val="none" w:sz="0" w:space="0" w:color="auto"/>
            <w:left w:val="none" w:sz="0" w:space="0" w:color="auto"/>
            <w:bottom w:val="none" w:sz="0" w:space="0" w:color="auto"/>
            <w:right w:val="none" w:sz="0" w:space="0" w:color="auto"/>
          </w:divBdr>
          <w:divsChild>
            <w:div w:id="829444132">
              <w:marLeft w:val="0"/>
              <w:marRight w:val="0"/>
              <w:marTop w:val="0"/>
              <w:marBottom w:val="0"/>
              <w:divBdr>
                <w:top w:val="none" w:sz="0" w:space="0" w:color="auto"/>
                <w:left w:val="none" w:sz="0" w:space="0" w:color="auto"/>
                <w:bottom w:val="none" w:sz="0" w:space="0" w:color="auto"/>
                <w:right w:val="none" w:sz="0" w:space="0" w:color="auto"/>
              </w:divBdr>
            </w:div>
            <w:div w:id="10776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48317">
      <w:bodyDiv w:val="1"/>
      <w:marLeft w:val="0"/>
      <w:marRight w:val="0"/>
      <w:marTop w:val="0"/>
      <w:marBottom w:val="0"/>
      <w:divBdr>
        <w:top w:val="none" w:sz="0" w:space="0" w:color="auto"/>
        <w:left w:val="none" w:sz="0" w:space="0" w:color="auto"/>
        <w:bottom w:val="none" w:sz="0" w:space="0" w:color="auto"/>
        <w:right w:val="none" w:sz="0" w:space="0" w:color="auto"/>
      </w:divBdr>
      <w:divsChild>
        <w:div w:id="2107311617">
          <w:marLeft w:val="0"/>
          <w:marRight w:val="0"/>
          <w:marTop w:val="0"/>
          <w:marBottom w:val="0"/>
          <w:divBdr>
            <w:top w:val="none" w:sz="0" w:space="0" w:color="auto"/>
            <w:left w:val="none" w:sz="0" w:space="0" w:color="auto"/>
            <w:bottom w:val="none" w:sz="0" w:space="0" w:color="auto"/>
            <w:right w:val="none" w:sz="0" w:space="0" w:color="auto"/>
          </w:divBdr>
          <w:divsChild>
            <w:div w:id="61149822">
              <w:marLeft w:val="0"/>
              <w:marRight w:val="0"/>
              <w:marTop w:val="0"/>
              <w:marBottom w:val="0"/>
              <w:divBdr>
                <w:top w:val="none" w:sz="0" w:space="0" w:color="auto"/>
                <w:left w:val="none" w:sz="0" w:space="0" w:color="auto"/>
                <w:bottom w:val="none" w:sz="0" w:space="0" w:color="auto"/>
                <w:right w:val="none" w:sz="0" w:space="0" w:color="auto"/>
              </w:divBdr>
            </w:div>
            <w:div w:id="201748104">
              <w:marLeft w:val="0"/>
              <w:marRight w:val="0"/>
              <w:marTop w:val="0"/>
              <w:marBottom w:val="0"/>
              <w:divBdr>
                <w:top w:val="none" w:sz="0" w:space="0" w:color="auto"/>
                <w:left w:val="none" w:sz="0" w:space="0" w:color="auto"/>
                <w:bottom w:val="none" w:sz="0" w:space="0" w:color="auto"/>
                <w:right w:val="none" w:sz="0" w:space="0" w:color="auto"/>
              </w:divBdr>
            </w:div>
            <w:div w:id="209194631">
              <w:marLeft w:val="0"/>
              <w:marRight w:val="0"/>
              <w:marTop w:val="0"/>
              <w:marBottom w:val="0"/>
              <w:divBdr>
                <w:top w:val="none" w:sz="0" w:space="0" w:color="auto"/>
                <w:left w:val="none" w:sz="0" w:space="0" w:color="auto"/>
                <w:bottom w:val="none" w:sz="0" w:space="0" w:color="auto"/>
                <w:right w:val="none" w:sz="0" w:space="0" w:color="auto"/>
              </w:divBdr>
            </w:div>
            <w:div w:id="241767777">
              <w:marLeft w:val="0"/>
              <w:marRight w:val="0"/>
              <w:marTop w:val="0"/>
              <w:marBottom w:val="0"/>
              <w:divBdr>
                <w:top w:val="none" w:sz="0" w:space="0" w:color="auto"/>
                <w:left w:val="none" w:sz="0" w:space="0" w:color="auto"/>
                <w:bottom w:val="none" w:sz="0" w:space="0" w:color="auto"/>
                <w:right w:val="none" w:sz="0" w:space="0" w:color="auto"/>
              </w:divBdr>
            </w:div>
            <w:div w:id="296767305">
              <w:marLeft w:val="0"/>
              <w:marRight w:val="0"/>
              <w:marTop w:val="0"/>
              <w:marBottom w:val="0"/>
              <w:divBdr>
                <w:top w:val="none" w:sz="0" w:space="0" w:color="auto"/>
                <w:left w:val="none" w:sz="0" w:space="0" w:color="auto"/>
                <w:bottom w:val="none" w:sz="0" w:space="0" w:color="auto"/>
                <w:right w:val="none" w:sz="0" w:space="0" w:color="auto"/>
              </w:divBdr>
            </w:div>
            <w:div w:id="331488912">
              <w:marLeft w:val="0"/>
              <w:marRight w:val="0"/>
              <w:marTop w:val="0"/>
              <w:marBottom w:val="0"/>
              <w:divBdr>
                <w:top w:val="none" w:sz="0" w:space="0" w:color="auto"/>
                <w:left w:val="none" w:sz="0" w:space="0" w:color="auto"/>
                <w:bottom w:val="none" w:sz="0" w:space="0" w:color="auto"/>
                <w:right w:val="none" w:sz="0" w:space="0" w:color="auto"/>
              </w:divBdr>
            </w:div>
            <w:div w:id="994526083">
              <w:marLeft w:val="0"/>
              <w:marRight w:val="0"/>
              <w:marTop w:val="0"/>
              <w:marBottom w:val="0"/>
              <w:divBdr>
                <w:top w:val="none" w:sz="0" w:space="0" w:color="auto"/>
                <w:left w:val="none" w:sz="0" w:space="0" w:color="auto"/>
                <w:bottom w:val="none" w:sz="0" w:space="0" w:color="auto"/>
                <w:right w:val="none" w:sz="0" w:space="0" w:color="auto"/>
              </w:divBdr>
            </w:div>
            <w:div w:id="1016422212">
              <w:marLeft w:val="0"/>
              <w:marRight w:val="0"/>
              <w:marTop w:val="0"/>
              <w:marBottom w:val="0"/>
              <w:divBdr>
                <w:top w:val="none" w:sz="0" w:space="0" w:color="auto"/>
                <w:left w:val="none" w:sz="0" w:space="0" w:color="auto"/>
                <w:bottom w:val="none" w:sz="0" w:space="0" w:color="auto"/>
                <w:right w:val="none" w:sz="0" w:space="0" w:color="auto"/>
              </w:divBdr>
            </w:div>
            <w:div w:id="1281448496">
              <w:marLeft w:val="0"/>
              <w:marRight w:val="0"/>
              <w:marTop w:val="0"/>
              <w:marBottom w:val="0"/>
              <w:divBdr>
                <w:top w:val="none" w:sz="0" w:space="0" w:color="auto"/>
                <w:left w:val="none" w:sz="0" w:space="0" w:color="auto"/>
                <w:bottom w:val="none" w:sz="0" w:space="0" w:color="auto"/>
                <w:right w:val="none" w:sz="0" w:space="0" w:color="auto"/>
              </w:divBdr>
            </w:div>
            <w:div w:id="1298954804">
              <w:marLeft w:val="0"/>
              <w:marRight w:val="0"/>
              <w:marTop w:val="0"/>
              <w:marBottom w:val="0"/>
              <w:divBdr>
                <w:top w:val="none" w:sz="0" w:space="0" w:color="auto"/>
                <w:left w:val="none" w:sz="0" w:space="0" w:color="auto"/>
                <w:bottom w:val="none" w:sz="0" w:space="0" w:color="auto"/>
                <w:right w:val="none" w:sz="0" w:space="0" w:color="auto"/>
              </w:divBdr>
            </w:div>
            <w:div w:id="1347441537">
              <w:marLeft w:val="0"/>
              <w:marRight w:val="0"/>
              <w:marTop w:val="0"/>
              <w:marBottom w:val="0"/>
              <w:divBdr>
                <w:top w:val="none" w:sz="0" w:space="0" w:color="auto"/>
                <w:left w:val="none" w:sz="0" w:space="0" w:color="auto"/>
                <w:bottom w:val="none" w:sz="0" w:space="0" w:color="auto"/>
                <w:right w:val="none" w:sz="0" w:space="0" w:color="auto"/>
              </w:divBdr>
            </w:div>
            <w:div w:id="1359701176">
              <w:marLeft w:val="0"/>
              <w:marRight w:val="0"/>
              <w:marTop w:val="0"/>
              <w:marBottom w:val="0"/>
              <w:divBdr>
                <w:top w:val="none" w:sz="0" w:space="0" w:color="auto"/>
                <w:left w:val="none" w:sz="0" w:space="0" w:color="auto"/>
                <w:bottom w:val="none" w:sz="0" w:space="0" w:color="auto"/>
                <w:right w:val="none" w:sz="0" w:space="0" w:color="auto"/>
              </w:divBdr>
            </w:div>
            <w:div w:id="1390684682">
              <w:marLeft w:val="0"/>
              <w:marRight w:val="0"/>
              <w:marTop w:val="0"/>
              <w:marBottom w:val="0"/>
              <w:divBdr>
                <w:top w:val="none" w:sz="0" w:space="0" w:color="auto"/>
                <w:left w:val="none" w:sz="0" w:space="0" w:color="auto"/>
                <w:bottom w:val="none" w:sz="0" w:space="0" w:color="auto"/>
                <w:right w:val="none" w:sz="0" w:space="0" w:color="auto"/>
              </w:divBdr>
            </w:div>
            <w:div w:id="170416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11204">
      <w:bodyDiv w:val="1"/>
      <w:marLeft w:val="0"/>
      <w:marRight w:val="0"/>
      <w:marTop w:val="0"/>
      <w:marBottom w:val="0"/>
      <w:divBdr>
        <w:top w:val="none" w:sz="0" w:space="0" w:color="auto"/>
        <w:left w:val="none" w:sz="0" w:space="0" w:color="auto"/>
        <w:bottom w:val="none" w:sz="0" w:space="0" w:color="auto"/>
        <w:right w:val="none" w:sz="0" w:space="0" w:color="auto"/>
      </w:divBdr>
    </w:div>
    <w:div w:id="1622762281">
      <w:bodyDiv w:val="1"/>
      <w:marLeft w:val="0"/>
      <w:marRight w:val="0"/>
      <w:marTop w:val="0"/>
      <w:marBottom w:val="0"/>
      <w:divBdr>
        <w:top w:val="none" w:sz="0" w:space="0" w:color="auto"/>
        <w:left w:val="none" w:sz="0" w:space="0" w:color="auto"/>
        <w:bottom w:val="none" w:sz="0" w:space="0" w:color="auto"/>
        <w:right w:val="none" w:sz="0" w:space="0" w:color="auto"/>
      </w:divBdr>
    </w:div>
    <w:div w:id="1624115253">
      <w:bodyDiv w:val="1"/>
      <w:marLeft w:val="0"/>
      <w:marRight w:val="0"/>
      <w:marTop w:val="0"/>
      <w:marBottom w:val="0"/>
      <w:divBdr>
        <w:top w:val="none" w:sz="0" w:space="0" w:color="auto"/>
        <w:left w:val="none" w:sz="0" w:space="0" w:color="auto"/>
        <w:bottom w:val="none" w:sz="0" w:space="0" w:color="auto"/>
        <w:right w:val="none" w:sz="0" w:space="0" w:color="auto"/>
      </w:divBdr>
    </w:div>
    <w:div w:id="1624269370">
      <w:bodyDiv w:val="1"/>
      <w:marLeft w:val="0"/>
      <w:marRight w:val="0"/>
      <w:marTop w:val="0"/>
      <w:marBottom w:val="0"/>
      <w:divBdr>
        <w:top w:val="none" w:sz="0" w:space="0" w:color="auto"/>
        <w:left w:val="none" w:sz="0" w:space="0" w:color="auto"/>
        <w:bottom w:val="none" w:sz="0" w:space="0" w:color="auto"/>
        <w:right w:val="none" w:sz="0" w:space="0" w:color="auto"/>
      </w:divBdr>
      <w:divsChild>
        <w:div w:id="1267152001">
          <w:marLeft w:val="0"/>
          <w:marRight w:val="0"/>
          <w:marTop w:val="0"/>
          <w:marBottom w:val="0"/>
          <w:divBdr>
            <w:top w:val="none" w:sz="0" w:space="0" w:color="auto"/>
            <w:left w:val="none" w:sz="0" w:space="0" w:color="auto"/>
            <w:bottom w:val="none" w:sz="0" w:space="0" w:color="auto"/>
            <w:right w:val="none" w:sz="0" w:space="0" w:color="auto"/>
          </w:divBdr>
          <w:divsChild>
            <w:div w:id="55588689">
              <w:marLeft w:val="0"/>
              <w:marRight w:val="0"/>
              <w:marTop w:val="0"/>
              <w:marBottom w:val="0"/>
              <w:divBdr>
                <w:top w:val="none" w:sz="0" w:space="0" w:color="auto"/>
                <w:left w:val="none" w:sz="0" w:space="0" w:color="auto"/>
                <w:bottom w:val="none" w:sz="0" w:space="0" w:color="auto"/>
                <w:right w:val="none" w:sz="0" w:space="0" w:color="auto"/>
              </w:divBdr>
            </w:div>
            <w:div w:id="55857224">
              <w:marLeft w:val="0"/>
              <w:marRight w:val="0"/>
              <w:marTop w:val="0"/>
              <w:marBottom w:val="0"/>
              <w:divBdr>
                <w:top w:val="none" w:sz="0" w:space="0" w:color="auto"/>
                <w:left w:val="none" w:sz="0" w:space="0" w:color="auto"/>
                <w:bottom w:val="none" w:sz="0" w:space="0" w:color="auto"/>
                <w:right w:val="none" w:sz="0" w:space="0" w:color="auto"/>
              </w:divBdr>
            </w:div>
            <w:div w:id="63919566">
              <w:marLeft w:val="0"/>
              <w:marRight w:val="0"/>
              <w:marTop w:val="0"/>
              <w:marBottom w:val="0"/>
              <w:divBdr>
                <w:top w:val="none" w:sz="0" w:space="0" w:color="auto"/>
                <w:left w:val="none" w:sz="0" w:space="0" w:color="auto"/>
                <w:bottom w:val="none" w:sz="0" w:space="0" w:color="auto"/>
                <w:right w:val="none" w:sz="0" w:space="0" w:color="auto"/>
              </w:divBdr>
            </w:div>
            <w:div w:id="70663071">
              <w:marLeft w:val="0"/>
              <w:marRight w:val="0"/>
              <w:marTop w:val="0"/>
              <w:marBottom w:val="0"/>
              <w:divBdr>
                <w:top w:val="none" w:sz="0" w:space="0" w:color="auto"/>
                <w:left w:val="none" w:sz="0" w:space="0" w:color="auto"/>
                <w:bottom w:val="none" w:sz="0" w:space="0" w:color="auto"/>
                <w:right w:val="none" w:sz="0" w:space="0" w:color="auto"/>
              </w:divBdr>
            </w:div>
            <w:div w:id="73401280">
              <w:marLeft w:val="0"/>
              <w:marRight w:val="0"/>
              <w:marTop w:val="0"/>
              <w:marBottom w:val="0"/>
              <w:divBdr>
                <w:top w:val="none" w:sz="0" w:space="0" w:color="auto"/>
                <w:left w:val="none" w:sz="0" w:space="0" w:color="auto"/>
                <w:bottom w:val="none" w:sz="0" w:space="0" w:color="auto"/>
                <w:right w:val="none" w:sz="0" w:space="0" w:color="auto"/>
              </w:divBdr>
            </w:div>
            <w:div w:id="76098995">
              <w:marLeft w:val="0"/>
              <w:marRight w:val="0"/>
              <w:marTop w:val="0"/>
              <w:marBottom w:val="0"/>
              <w:divBdr>
                <w:top w:val="none" w:sz="0" w:space="0" w:color="auto"/>
                <w:left w:val="none" w:sz="0" w:space="0" w:color="auto"/>
                <w:bottom w:val="none" w:sz="0" w:space="0" w:color="auto"/>
                <w:right w:val="none" w:sz="0" w:space="0" w:color="auto"/>
              </w:divBdr>
            </w:div>
            <w:div w:id="104232007">
              <w:marLeft w:val="0"/>
              <w:marRight w:val="0"/>
              <w:marTop w:val="0"/>
              <w:marBottom w:val="0"/>
              <w:divBdr>
                <w:top w:val="none" w:sz="0" w:space="0" w:color="auto"/>
                <w:left w:val="none" w:sz="0" w:space="0" w:color="auto"/>
                <w:bottom w:val="none" w:sz="0" w:space="0" w:color="auto"/>
                <w:right w:val="none" w:sz="0" w:space="0" w:color="auto"/>
              </w:divBdr>
            </w:div>
            <w:div w:id="123156106">
              <w:marLeft w:val="0"/>
              <w:marRight w:val="0"/>
              <w:marTop w:val="0"/>
              <w:marBottom w:val="0"/>
              <w:divBdr>
                <w:top w:val="none" w:sz="0" w:space="0" w:color="auto"/>
                <w:left w:val="none" w:sz="0" w:space="0" w:color="auto"/>
                <w:bottom w:val="none" w:sz="0" w:space="0" w:color="auto"/>
                <w:right w:val="none" w:sz="0" w:space="0" w:color="auto"/>
              </w:divBdr>
            </w:div>
            <w:div w:id="135755996">
              <w:marLeft w:val="0"/>
              <w:marRight w:val="0"/>
              <w:marTop w:val="0"/>
              <w:marBottom w:val="0"/>
              <w:divBdr>
                <w:top w:val="none" w:sz="0" w:space="0" w:color="auto"/>
                <w:left w:val="none" w:sz="0" w:space="0" w:color="auto"/>
                <w:bottom w:val="none" w:sz="0" w:space="0" w:color="auto"/>
                <w:right w:val="none" w:sz="0" w:space="0" w:color="auto"/>
              </w:divBdr>
            </w:div>
            <w:div w:id="138231686">
              <w:marLeft w:val="0"/>
              <w:marRight w:val="0"/>
              <w:marTop w:val="0"/>
              <w:marBottom w:val="0"/>
              <w:divBdr>
                <w:top w:val="none" w:sz="0" w:space="0" w:color="auto"/>
                <w:left w:val="none" w:sz="0" w:space="0" w:color="auto"/>
                <w:bottom w:val="none" w:sz="0" w:space="0" w:color="auto"/>
                <w:right w:val="none" w:sz="0" w:space="0" w:color="auto"/>
              </w:divBdr>
            </w:div>
            <w:div w:id="161094866">
              <w:marLeft w:val="0"/>
              <w:marRight w:val="0"/>
              <w:marTop w:val="0"/>
              <w:marBottom w:val="0"/>
              <w:divBdr>
                <w:top w:val="none" w:sz="0" w:space="0" w:color="auto"/>
                <w:left w:val="none" w:sz="0" w:space="0" w:color="auto"/>
                <w:bottom w:val="none" w:sz="0" w:space="0" w:color="auto"/>
                <w:right w:val="none" w:sz="0" w:space="0" w:color="auto"/>
              </w:divBdr>
            </w:div>
            <w:div w:id="163135987">
              <w:marLeft w:val="0"/>
              <w:marRight w:val="0"/>
              <w:marTop w:val="0"/>
              <w:marBottom w:val="0"/>
              <w:divBdr>
                <w:top w:val="none" w:sz="0" w:space="0" w:color="auto"/>
                <w:left w:val="none" w:sz="0" w:space="0" w:color="auto"/>
                <w:bottom w:val="none" w:sz="0" w:space="0" w:color="auto"/>
                <w:right w:val="none" w:sz="0" w:space="0" w:color="auto"/>
              </w:divBdr>
            </w:div>
            <w:div w:id="168377273">
              <w:marLeft w:val="0"/>
              <w:marRight w:val="0"/>
              <w:marTop w:val="0"/>
              <w:marBottom w:val="0"/>
              <w:divBdr>
                <w:top w:val="none" w:sz="0" w:space="0" w:color="auto"/>
                <w:left w:val="none" w:sz="0" w:space="0" w:color="auto"/>
                <w:bottom w:val="none" w:sz="0" w:space="0" w:color="auto"/>
                <w:right w:val="none" w:sz="0" w:space="0" w:color="auto"/>
              </w:divBdr>
            </w:div>
            <w:div w:id="173611388">
              <w:marLeft w:val="0"/>
              <w:marRight w:val="0"/>
              <w:marTop w:val="0"/>
              <w:marBottom w:val="0"/>
              <w:divBdr>
                <w:top w:val="none" w:sz="0" w:space="0" w:color="auto"/>
                <w:left w:val="none" w:sz="0" w:space="0" w:color="auto"/>
                <w:bottom w:val="none" w:sz="0" w:space="0" w:color="auto"/>
                <w:right w:val="none" w:sz="0" w:space="0" w:color="auto"/>
              </w:divBdr>
            </w:div>
            <w:div w:id="203101786">
              <w:marLeft w:val="0"/>
              <w:marRight w:val="0"/>
              <w:marTop w:val="0"/>
              <w:marBottom w:val="0"/>
              <w:divBdr>
                <w:top w:val="none" w:sz="0" w:space="0" w:color="auto"/>
                <w:left w:val="none" w:sz="0" w:space="0" w:color="auto"/>
                <w:bottom w:val="none" w:sz="0" w:space="0" w:color="auto"/>
                <w:right w:val="none" w:sz="0" w:space="0" w:color="auto"/>
              </w:divBdr>
            </w:div>
            <w:div w:id="264464064">
              <w:marLeft w:val="0"/>
              <w:marRight w:val="0"/>
              <w:marTop w:val="0"/>
              <w:marBottom w:val="0"/>
              <w:divBdr>
                <w:top w:val="none" w:sz="0" w:space="0" w:color="auto"/>
                <w:left w:val="none" w:sz="0" w:space="0" w:color="auto"/>
                <w:bottom w:val="none" w:sz="0" w:space="0" w:color="auto"/>
                <w:right w:val="none" w:sz="0" w:space="0" w:color="auto"/>
              </w:divBdr>
            </w:div>
            <w:div w:id="272514348">
              <w:marLeft w:val="0"/>
              <w:marRight w:val="0"/>
              <w:marTop w:val="0"/>
              <w:marBottom w:val="0"/>
              <w:divBdr>
                <w:top w:val="none" w:sz="0" w:space="0" w:color="auto"/>
                <w:left w:val="none" w:sz="0" w:space="0" w:color="auto"/>
                <w:bottom w:val="none" w:sz="0" w:space="0" w:color="auto"/>
                <w:right w:val="none" w:sz="0" w:space="0" w:color="auto"/>
              </w:divBdr>
            </w:div>
            <w:div w:id="288242424">
              <w:marLeft w:val="0"/>
              <w:marRight w:val="0"/>
              <w:marTop w:val="0"/>
              <w:marBottom w:val="0"/>
              <w:divBdr>
                <w:top w:val="none" w:sz="0" w:space="0" w:color="auto"/>
                <w:left w:val="none" w:sz="0" w:space="0" w:color="auto"/>
                <w:bottom w:val="none" w:sz="0" w:space="0" w:color="auto"/>
                <w:right w:val="none" w:sz="0" w:space="0" w:color="auto"/>
              </w:divBdr>
            </w:div>
            <w:div w:id="299044381">
              <w:marLeft w:val="0"/>
              <w:marRight w:val="0"/>
              <w:marTop w:val="0"/>
              <w:marBottom w:val="0"/>
              <w:divBdr>
                <w:top w:val="none" w:sz="0" w:space="0" w:color="auto"/>
                <w:left w:val="none" w:sz="0" w:space="0" w:color="auto"/>
                <w:bottom w:val="none" w:sz="0" w:space="0" w:color="auto"/>
                <w:right w:val="none" w:sz="0" w:space="0" w:color="auto"/>
              </w:divBdr>
            </w:div>
            <w:div w:id="302077458">
              <w:marLeft w:val="0"/>
              <w:marRight w:val="0"/>
              <w:marTop w:val="0"/>
              <w:marBottom w:val="0"/>
              <w:divBdr>
                <w:top w:val="none" w:sz="0" w:space="0" w:color="auto"/>
                <w:left w:val="none" w:sz="0" w:space="0" w:color="auto"/>
                <w:bottom w:val="none" w:sz="0" w:space="0" w:color="auto"/>
                <w:right w:val="none" w:sz="0" w:space="0" w:color="auto"/>
              </w:divBdr>
            </w:div>
            <w:div w:id="376004247">
              <w:marLeft w:val="0"/>
              <w:marRight w:val="0"/>
              <w:marTop w:val="0"/>
              <w:marBottom w:val="0"/>
              <w:divBdr>
                <w:top w:val="none" w:sz="0" w:space="0" w:color="auto"/>
                <w:left w:val="none" w:sz="0" w:space="0" w:color="auto"/>
                <w:bottom w:val="none" w:sz="0" w:space="0" w:color="auto"/>
                <w:right w:val="none" w:sz="0" w:space="0" w:color="auto"/>
              </w:divBdr>
            </w:div>
            <w:div w:id="392198865">
              <w:marLeft w:val="0"/>
              <w:marRight w:val="0"/>
              <w:marTop w:val="0"/>
              <w:marBottom w:val="0"/>
              <w:divBdr>
                <w:top w:val="none" w:sz="0" w:space="0" w:color="auto"/>
                <w:left w:val="none" w:sz="0" w:space="0" w:color="auto"/>
                <w:bottom w:val="none" w:sz="0" w:space="0" w:color="auto"/>
                <w:right w:val="none" w:sz="0" w:space="0" w:color="auto"/>
              </w:divBdr>
            </w:div>
            <w:div w:id="436027891">
              <w:marLeft w:val="0"/>
              <w:marRight w:val="0"/>
              <w:marTop w:val="0"/>
              <w:marBottom w:val="0"/>
              <w:divBdr>
                <w:top w:val="none" w:sz="0" w:space="0" w:color="auto"/>
                <w:left w:val="none" w:sz="0" w:space="0" w:color="auto"/>
                <w:bottom w:val="none" w:sz="0" w:space="0" w:color="auto"/>
                <w:right w:val="none" w:sz="0" w:space="0" w:color="auto"/>
              </w:divBdr>
            </w:div>
            <w:div w:id="455637492">
              <w:marLeft w:val="0"/>
              <w:marRight w:val="0"/>
              <w:marTop w:val="0"/>
              <w:marBottom w:val="0"/>
              <w:divBdr>
                <w:top w:val="none" w:sz="0" w:space="0" w:color="auto"/>
                <w:left w:val="none" w:sz="0" w:space="0" w:color="auto"/>
                <w:bottom w:val="none" w:sz="0" w:space="0" w:color="auto"/>
                <w:right w:val="none" w:sz="0" w:space="0" w:color="auto"/>
              </w:divBdr>
            </w:div>
            <w:div w:id="459111815">
              <w:marLeft w:val="0"/>
              <w:marRight w:val="0"/>
              <w:marTop w:val="0"/>
              <w:marBottom w:val="0"/>
              <w:divBdr>
                <w:top w:val="none" w:sz="0" w:space="0" w:color="auto"/>
                <w:left w:val="none" w:sz="0" w:space="0" w:color="auto"/>
                <w:bottom w:val="none" w:sz="0" w:space="0" w:color="auto"/>
                <w:right w:val="none" w:sz="0" w:space="0" w:color="auto"/>
              </w:divBdr>
            </w:div>
            <w:div w:id="494108069">
              <w:marLeft w:val="0"/>
              <w:marRight w:val="0"/>
              <w:marTop w:val="0"/>
              <w:marBottom w:val="0"/>
              <w:divBdr>
                <w:top w:val="none" w:sz="0" w:space="0" w:color="auto"/>
                <w:left w:val="none" w:sz="0" w:space="0" w:color="auto"/>
                <w:bottom w:val="none" w:sz="0" w:space="0" w:color="auto"/>
                <w:right w:val="none" w:sz="0" w:space="0" w:color="auto"/>
              </w:divBdr>
            </w:div>
            <w:div w:id="494686599">
              <w:marLeft w:val="0"/>
              <w:marRight w:val="0"/>
              <w:marTop w:val="0"/>
              <w:marBottom w:val="0"/>
              <w:divBdr>
                <w:top w:val="none" w:sz="0" w:space="0" w:color="auto"/>
                <w:left w:val="none" w:sz="0" w:space="0" w:color="auto"/>
                <w:bottom w:val="none" w:sz="0" w:space="0" w:color="auto"/>
                <w:right w:val="none" w:sz="0" w:space="0" w:color="auto"/>
              </w:divBdr>
            </w:div>
            <w:div w:id="495270409">
              <w:marLeft w:val="0"/>
              <w:marRight w:val="0"/>
              <w:marTop w:val="0"/>
              <w:marBottom w:val="0"/>
              <w:divBdr>
                <w:top w:val="none" w:sz="0" w:space="0" w:color="auto"/>
                <w:left w:val="none" w:sz="0" w:space="0" w:color="auto"/>
                <w:bottom w:val="none" w:sz="0" w:space="0" w:color="auto"/>
                <w:right w:val="none" w:sz="0" w:space="0" w:color="auto"/>
              </w:divBdr>
            </w:div>
            <w:div w:id="498928245">
              <w:marLeft w:val="0"/>
              <w:marRight w:val="0"/>
              <w:marTop w:val="0"/>
              <w:marBottom w:val="0"/>
              <w:divBdr>
                <w:top w:val="none" w:sz="0" w:space="0" w:color="auto"/>
                <w:left w:val="none" w:sz="0" w:space="0" w:color="auto"/>
                <w:bottom w:val="none" w:sz="0" w:space="0" w:color="auto"/>
                <w:right w:val="none" w:sz="0" w:space="0" w:color="auto"/>
              </w:divBdr>
            </w:div>
            <w:div w:id="518784985">
              <w:marLeft w:val="0"/>
              <w:marRight w:val="0"/>
              <w:marTop w:val="0"/>
              <w:marBottom w:val="0"/>
              <w:divBdr>
                <w:top w:val="none" w:sz="0" w:space="0" w:color="auto"/>
                <w:left w:val="none" w:sz="0" w:space="0" w:color="auto"/>
                <w:bottom w:val="none" w:sz="0" w:space="0" w:color="auto"/>
                <w:right w:val="none" w:sz="0" w:space="0" w:color="auto"/>
              </w:divBdr>
            </w:div>
            <w:div w:id="530804308">
              <w:marLeft w:val="0"/>
              <w:marRight w:val="0"/>
              <w:marTop w:val="0"/>
              <w:marBottom w:val="0"/>
              <w:divBdr>
                <w:top w:val="none" w:sz="0" w:space="0" w:color="auto"/>
                <w:left w:val="none" w:sz="0" w:space="0" w:color="auto"/>
                <w:bottom w:val="none" w:sz="0" w:space="0" w:color="auto"/>
                <w:right w:val="none" w:sz="0" w:space="0" w:color="auto"/>
              </w:divBdr>
            </w:div>
            <w:div w:id="531918047">
              <w:marLeft w:val="0"/>
              <w:marRight w:val="0"/>
              <w:marTop w:val="0"/>
              <w:marBottom w:val="0"/>
              <w:divBdr>
                <w:top w:val="none" w:sz="0" w:space="0" w:color="auto"/>
                <w:left w:val="none" w:sz="0" w:space="0" w:color="auto"/>
                <w:bottom w:val="none" w:sz="0" w:space="0" w:color="auto"/>
                <w:right w:val="none" w:sz="0" w:space="0" w:color="auto"/>
              </w:divBdr>
            </w:div>
            <w:div w:id="533425002">
              <w:marLeft w:val="0"/>
              <w:marRight w:val="0"/>
              <w:marTop w:val="0"/>
              <w:marBottom w:val="0"/>
              <w:divBdr>
                <w:top w:val="none" w:sz="0" w:space="0" w:color="auto"/>
                <w:left w:val="none" w:sz="0" w:space="0" w:color="auto"/>
                <w:bottom w:val="none" w:sz="0" w:space="0" w:color="auto"/>
                <w:right w:val="none" w:sz="0" w:space="0" w:color="auto"/>
              </w:divBdr>
            </w:div>
            <w:div w:id="555048397">
              <w:marLeft w:val="0"/>
              <w:marRight w:val="0"/>
              <w:marTop w:val="0"/>
              <w:marBottom w:val="0"/>
              <w:divBdr>
                <w:top w:val="none" w:sz="0" w:space="0" w:color="auto"/>
                <w:left w:val="none" w:sz="0" w:space="0" w:color="auto"/>
                <w:bottom w:val="none" w:sz="0" w:space="0" w:color="auto"/>
                <w:right w:val="none" w:sz="0" w:space="0" w:color="auto"/>
              </w:divBdr>
            </w:div>
            <w:div w:id="571501466">
              <w:marLeft w:val="0"/>
              <w:marRight w:val="0"/>
              <w:marTop w:val="0"/>
              <w:marBottom w:val="0"/>
              <w:divBdr>
                <w:top w:val="none" w:sz="0" w:space="0" w:color="auto"/>
                <w:left w:val="none" w:sz="0" w:space="0" w:color="auto"/>
                <w:bottom w:val="none" w:sz="0" w:space="0" w:color="auto"/>
                <w:right w:val="none" w:sz="0" w:space="0" w:color="auto"/>
              </w:divBdr>
            </w:div>
            <w:div w:id="580673642">
              <w:marLeft w:val="0"/>
              <w:marRight w:val="0"/>
              <w:marTop w:val="0"/>
              <w:marBottom w:val="0"/>
              <w:divBdr>
                <w:top w:val="none" w:sz="0" w:space="0" w:color="auto"/>
                <w:left w:val="none" w:sz="0" w:space="0" w:color="auto"/>
                <w:bottom w:val="none" w:sz="0" w:space="0" w:color="auto"/>
                <w:right w:val="none" w:sz="0" w:space="0" w:color="auto"/>
              </w:divBdr>
            </w:div>
            <w:div w:id="598101941">
              <w:marLeft w:val="0"/>
              <w:marRight w:val="0"/>
              <w:marTop w:val="0"/>
              <w:marBottom w:val="0"/>
              <w:divBdr>
                <w:top w:val="none" w:sz="0" w:space="0" w:color="auto"/>
                <w:left w:val="none" w:sz="0" w:space="0" w:color="auto"/>
                <w:bottom w:val="none" w:sz="0" w:space="0" w:color="auto"/>
                <w:right w:val="none" w:sz="0" w:space="0" w:color="auto"/>
              </w:divBdr>
            </w:div>
            <w:div w:id="621352029">
              <w:marLeft w:val="0"/>
              <w:marRight w:val="0"/>
              <w:marTop w:val="0"/>
              <w:marBottom w:val="0"/>
              <w:divBdr>
                <w:top w:val="none" w:sz="0" w:space="0" w:color="auto"/>
                <w:left w:val="none" w:sz="0" w:space="0" w:color="auto"/>
                <w:bottom w:val="none" w:sz="0" w:space="0" w:color="auto"/>
                <w:right w:val="none" w:sz="0" w:space="0" w:color="auto"/>
              </w:divBdr>
            </w:div>
            <w:div w:id="641426838">
              <w:marLeft w:val="0"/>
              <w:marRight w:val="0"/>
              <w:marTop w:val="0"/>
              <w:marBottom w:val="0"/>
              <w:divBdr>
                <w:top w:val="none" w:sz="0" w:space="0" w:color="auto"/>
                <w:left w:val="none" w:sz="0" w:space="0" w:color="auto"/>
                <w:bottom w:val="none" w:sz="0" w:space="0" w:color="auto"/>
                <w:right w:val="none" w:sz="0" w:space="0" w:color="auto"/>
              </w:divBdr>
            </w:div>
            <w:div w:id="664404165">
              <w:marLeft w:val="0"/>
              <w:marRight w:val="0"/>
              <w:marTop w:val="0"/>
              <w:marBottom w:val="0"/>
              <w:divBdr>
                <w:top w:val="none" w:sz="0" w:space="0" w:color="auto"/>
                <w:left w:val="none" w:sz="0" w:space="0" w:color="auto"/>
                <w:bottom w:val="none" w:sz="0" w:space="0" w:color="auto"/>
                <w:right w:val="none" w:sz="0" w:space="0" w:color="auto"/>
              </w:divBdr>
            </w:div>
            <w:div w:id="677969959">
              <w:marLeft w:val="0"/>
              <w:marRight w:val="0"/>
              <w:marTop w:val="0"/>
              <w:marBottom w:val="0"/>
              <w:divBdr>
                <w:top w:val="none" w:sz="0" w:space="0" w:color="auto"/>
                <w:left w:val="none" w:sz="0" w:space="0" w:color="auto"/>
                <w:bottom w:val="none" w:sz="0" w:space="0" w:color="auto"/>
                <w:right w:val="none" w:sz="0" w:space="0" w:color="auto"/>
              </w:divBdr>
            </w:div>
            <w:div w:id="689994788">
              <w:marLeft w:val="0"/>
              <w:marRight w:val="0"/>
              <w:marTop w:val="0"/>
              <w:marBottom w:val="0"/>
              <w:divBdr>
                <w:top w:val="none" w:sz="0" w:space="0" w:color="auto"/>
                <w:left w:val="none" w:sz="0" w:space="0" w:color="auto"/>
                <w:bottom w:val="none" w:sz="0" w:space="0" w:color="auto"/>
                <w:right w:val="none" w:sz="0" w:space="0" w:color="auto"/>
              </w:divBdr>
            </w:div>
            <w:div w:id="725878187">
              <w:marLeft w:val="0"/>
              <w:marRight w:val="0"/>
              <w:marTop w:val="0"/>
              <w:marBottom w:val="0"/>
              <w:divBdr>
                <w:top w:val="none" w:sz="0" w:space="0" w:color="auto"/>
                <w:left w:val="none" w:sz="0" w:space="0" w:color="auto"/>
                <w:bottom w:val="none" w:sz="0" w:space="0" w:color="auto"/>
                <w:right w:val="none" w:sz="0" w:space="0" w:color="auto"/>
              </w:divBdr>
            </w:div>
            <w:div w:id="726028272">
              <w:marLeft w:val="0"/>
              <w:marRight w:val="0"/>
              <w:marTop w:val="0"/>
              <w:marBottom w:val="0"/>
              <w:divBdr>
                <w:top w:val="none" w:sz="0" w:space="0" w:color="auto"/>
                <w:left w:val="none" w:sz="0" w:space="0" w:color="auto"/>
                <w:bottom w:val="none" w:sz="0" w:space="0" w:color="auto"/>
                <w:right w:val="none" w:sz="0" w:space="0" w:color="auto"/>
              </w:divBdr>
            </w:div>
            <w:div w:id="751507117">
              <w:marLeft w:val="0"/>
              <w:marRight w:val="0"/>
              <w:marTop w:val="0"/>
              <w:marBottom w:val="0"/>
              <w:divBdr>
                <w:top w:val="none" w:sz="0" w:space="0" w:color="auto"/>
                <w:left w:val="none" w:sz="0" w:space="0" w:color="auto"/>
                <w:bottom w:val="none" w:sz="0" w:space="0" w:color="auto"/>
                <w:right w:val="none" w:sz="0" w:space="0" w:color="auto"/>
              </w:divBdr>
            </w:div>
            <w:div w:id="769198807">
              <w:marLeft w:val="0"/>
              <w:marRight w:val="0"/>
              <w:marTop w:val="0"/>
              <w:marBottom w:val="0"/>
              <w:divBdr>
                <w:top w:val="none" w:sz="0" w:space="0" w:color="auto"/>
                <w:left w:val="none" w:sz="0" w:space="0" w:color="auto"/>
                <w:bottom w:val="none" w:sz="0" w:space="0" w:color="auto"/>
                <w:right w:val="none" w:sz="0" w:space="0" w:color="auto"/>
              </w:divBdr>
            </w:div>
            <w:div w:id="785081469">
              <w:marLeft w:val="0"/>
              <w:marRight w:val="0"/>
              <w:marTop w:val="0"/>
              <w:marBottom w:val="0"/>
              <w:divBdr>
                <w:top w:val="none" w:sz="0" w:space="0" w:color="auto"/>
                <w:left w:val="none" w:sz="0" w:space="0" w:color="auto"/>
                <w:bottom w:val="none" w:sz="0" w:space="0" w:color="auto"/>
                <w:right w:val="none" w:sz="0" w:space="0" w:color="auto"/>
              </w:divBdr>
            </w:div>
            <w:div w:id="824779009">
              <w:marLeft w:val="0"/>
              <w:marRight w:val="0"/>
              <w:marTop w:val="0"/>
              <w:marBottom w:val="0"/>
              <w:divBdr>
                <w:top w:val="none" w:sz="0" w:space="0" w:color="auto"/>
                <w:left w:val="none" w:sz="0" w:space="0" w:color="auto"/>
                <w:bottom w:val="none" w:sz="0" w:space="0" w:color="auto"/>
                <w:right w:val="none" w:sz="0" w:space="0" w:color="auto"/>
              </w:divBdr>
            </w:div>
            <w:div w:id="825903905">
              <w:marLeft w:val="0"/>
              <w:marRight w:val="0"/>
              <w:marTop w:val="0"/>
              <w:marBottom w:val="0"/>
              <w:divBdr>
                <w:top w:val="none" w:sz="0" w:space="0" w:color="auto"/>
                <w:left w:val="none" w:sz="0" w:space="0" w:color="auto"/>
                <w:bottom w:val="none" w:sz="0" w:space="0" w:color="auto"/>
                <w:right w:val="none" w:sz="0" w:space="0" w:color="auto"/>
              </w:divBdr>
            </w:div>
            <w:div w:id="832181264">
              <w:marLeft w:val="0"/>
              <w:marRight w:val="0"/>
              <w:marTop w:val="0"/>
              <w:marBottom w:val="0"/>
              <w:divBdr>
                <w:top w:val="none" w:sz="0" w:space="0" w:color="auto"/>
                <w:left w:val="none" w:sz="0" w:space="0" w:color="auto"/>
                <w:bottom w:val="none" w:sz="0" w:space="0" w:color="auto"/>
                <w:right w:val="none" w:sz="0" w:space="0" w:color="auto"/>
              </w:divBdr>
            </w:div>
            <w:div w:id="849182043">
              <w:marLeft w:val="0"/>
              <w:marRight w:val="0"/>
              <w:marTop w:val="0"/>
              <w:marBottom w:val="0"/>
              <w:divBdr>
                <w:top w:val="none" w:sz="0" w:space="0" w:color="auto"/>
                <w:left w:val="none" w:sz="0" w:space="0" w:color="auto"/>
                <w:bottom w:val="none" w:sz="0" w:space="0" w:color="auto"/>
                <w:right w:val="none" w:sz="0" w:space="0" w:color="auto"/>
              </w:divBdr>
            </w:div>
            <w:div w:id="862590450">
              <w:marLeft w:val="0"/>
              <w:marRight w:val="0"/>
              <w:marTop w:val="0"/>
              <w:marBottom w:val="0"/>
              <w:divBdr>
                <w:top w:val="none" w:sz="0" w:space="0" w:color="auto"/>
                <w:left w:val="none" w:sz="0" w:space="0" w:color="auto"/>
                <w:bottom w:val="none" w:sz="0" w:space="0" w:color="auto"/>
                <w:right w:val="none" w:sz="0" w:space="0" w:color="auto"/>
              </w:divBdr>
            </w:div>
            <w:div w:id="883911688">
              <w:marLeft w:val="0"/>
              <w:marRight w:val="0"/>
              <w:marTop w:val="0"/>
              <w:marBottom w:val="0"/>
              <w:divBdr>
                <w:top w:val="none" w:sz="0" w:space="0" w:color="auto"/>
                <w:left w:val="none" w:sz="0" w:space="0" w:color="auto"/>
                <w:bottom w:val="none" w:sz="0" w:space="0" w:color="auto"/>
                <w:right w:val="none" w:sz="0" w:space="0" w:color="auto"/>
              </w:divBdr>
            </w:div>
            <w:div w:id="887837079">
              <w:marLeft w:val="0"/>
              <w:marRight w:val="0"/>
              <w:marTop w:val="0"/>
              <w:marBottom w:val="0"/>
              <w:divBdr>
                <w:top w:val="none" w:sz="0" w:space="0" w:color="auto"/>
                <w:left w:val="none" w:sz="0" w:space="0" w:color="auto"/>
                <w:bottom w:val="none" w:sz="0" w:space="0" w:color="auto"/>
                <w:right w:val="none" w:sz="0" w:space="0" w:color="auto"/>
              </w:divBdr>
            </w:div>
            <w:div w:id="935869865">
              <w:marLeft w:val="0"/>
              <w:marRight w:val="0"/>
              <w:marTop w:val="0"/>
              <w:marBottom w:val="0"/>
              <w:divBdr>
                <w:top w:val="none" w:sz="0" w:space="0" w:color="auto"/>
                <w:left w:val="none" w:sz="0" w:space="0" w:color="auto"/>
                <w:bottom w:val="none" w:sz="0" w:space="0" w:color="auto"/>
                <w:right w:val="none" w:sz="0" w:space="0" w:color="auto"/>
              </w:divBdr>
            </w:div>
            <w:div w:id="956181936">
              <w:marLeft w:val="0"/>
              <w:marRight w:val="0"/>
              <w:marTop w:val="0"/>
              <w:marBottom w:val="0"/>
              <w:divBdr>
                <w:top w:val="none" w:sz="0" w:space="0" w:color="auto"/>
                <w:left w:val="none" w:sz="0" w:space="0" w:color="auto"/>
                <w:bottom w:val="none" w:sz="0" w:space="0" w:color="auto"/>
                <w:right w:val="none" w:sz="0" w:space="0" w:color="auto"/>
              </w:divBdr>
            </w:div>
            <w:div w:id="983007163">
              <w:marLeft w:val="0"/>
              <w:marRight w:val="0"/>
              <w:marTop w:val="0"/>
              <w:marBottom w:val="0"/>
              <w:divBdr>
                <w:top w:val="none" w:sz="0" w:space="0" w:color="auto"/>
                <w:left w:val="none" w:sz="0" w:space="0" w:color="auto"/>
                <w:bottom w:val="none" w:sz="0" w:space="0" w:color="auto"/>
                <w:right w:val="none" w:sz="0" w:space="0" w:color="auto"/>
              </w:divBdr>
            </w:div>
            <w:div w:id="1011836358">
              <w:marLeft w:val="0"/>
              <w:marRight w:val="0"/>
              <w:marTop w:val="0"/>
              <w:marBottom w:val="0"/>
              <w:divBdr>
                <w:top w:val="none" w:sz="0" w:space="0" w:color="auto"/>
                <w:left w:val="none" w:sz="0" w:space="0" w:color="auto"/>
                <w:bottom w:val="none" w:sz="0" w:space="0" w:color="auto"/>
                <w:right w:val="none" w:sz="0" w:space="0" w:color="auto"/>
              </w:divBdr>
            </w:div>
            <w:div w:id="1035235714">
              <w:marLeft w:val="0"/>
              <w:marRight w:val="0"/>
              <w:marTop w:val="0"/>
              <w:marBottom w:val="0"/>
              <w:divBdr>
                <w:top w:val="none" w:sz="0" w:space="0" w:color="auto"/>
                <w:left w:val="none" w:sz="0" w:space="0" w:color="auto"/>
                <w:bottom w:val="none" w:sz="0" w:space="0" w:color="auto"/>
                <w:right w:val="none" w:sz="0" w:space="0" w:color="auto"/>
              </w:divBdr>
            </w:div>
            <w:div w:id="1036201091">
              <w:marLeft w:val="0"/>
              <w:marRight w:val="0"/>
              <w:marTop w:val="0"/>
              <w:marBottom w:val="0"/>
              <w:divBdr>
                <w:top w:val="none" w:sz="0" w:space="0" w:color="auto"/>
                <w:left w:val="none" w:sz="0" w:space="0" w:color="auto"/>
                <w:bottom w:val="none" w:sz="0" w:space="0" w:color="auto"/>
                <w:right w:val="none" w:sz="0" w:space="0" w:color="auto"/>
              </w:divBdr>
            </w:div>
            <w:div w:id="1036347669">
              <w:marLeft w:val="0"/>
              <w:marRight w:val="0"/>
              <w:marTop w:val="0"/>
              <w:marBottom w:val="0"/>
              <w:divBdr>
                <w:top w:val="none" w:sz="0" w:space="0" w:color="auto"/>
                <w:left w:val="none" w:sz="0" w:space="0" w:color="auto"/>
                <w:bottom w:val="none" w:sz="0" w:space="0" w:color="auto"/>
                <w:right w:val="none" w:sz="0" w:space="0" w:color="auto"/>
              </w:divBdr>
            </w:div>
            <w:div w:id="1043870886">
              <w:marLeft w:val="0"/>
              <w:marRight w:val="0"/>
              <w:marTop w:val="0"/>
              <w:marBottom w:val="0"/>
              <w:divBdr>
                <w:top w:val="none" w:sz="0" w:space="0" w:color="auto"/>
                <w:left w:val="none" w:sz="0" w:space="0" w:color="auto"/>
                <w:bottom w:val="none" w:sz="0" w:space="0" w:color="auto"/>
                <w:right w:val="none" w:sz="0" w:space="0" w:color="auto"/>
              </w:divBdr>
            </w:div>
            <w:div w:id="1045059068">
              <w:marLeft w:val="0"/>
              <w:marRight w:val="0"/>
              <w:marTop w:val="0"/>
              <w:marBottom w:val="0"/>
              <w:divBdr>
                <w:top w:val="none" w:sz="0" w:space="0" w:color="auto"/>
                <w:left w:val="none" w:sz="0" w:space="0" w:color="auto"/>
                <w:bottom w:val="none" w:sz="0" w:space="0" w:color="auto"/>
                <w:right w:val="none" w:sz="0" w:space="0" w:color="auto"/>
              </w:divBdr>
            </w:div>
            <w:div w:id="1049257136">
              <w:marLeft w:val="0"/>
              <w:marRight w:val="0"/>
              <w:marTop w:val="0"/>
              <w:marBottom w:val="0"/>
              <w:divBdr>
                <w:top w:val="none" w:sz="0" w:space="0" w:color="auto"/>
                <w:left w:val="none" w:sz="0" w:space="0" w:color="auto"/>
                <w:bottom w:val="none" w:sz="0" w:space="0" w:color="auto"/>
                <w:right w:val="none" w:sz="0" w:space="0" w:color="auto"/>
              </w:divBdr>
            </w:div>
            <w:div w:id="1086926200">
              <w:marLeft w:val="0"/>
              <w:marRight w:val="0"/>
              <w:marTop w:val="0"/>
              <w:marBottom w:val="0"/>
              <w:divBdr>
                <w:top w:val="none" w:sz="0" w:space="0" w:color="auto"/>
                <w:left w:val="none" w:sz="0" w:space="0" w:color="auto"/>
                <w:bottom w:val="none" w:sz="0" w:space="0" w:color="auto"/>
                <w:right w:val="none" w:sz="0" w:space="0" w:color="auto"/>
              </w:divBdr>
            </w:div>
            <w:div w:id="1090349594">
              <w:marLeft w:val="0"/>
              <w:marRight w:val="0"/>
              <w:marTop w:val="0"/>
              <w:marBottom w:val="0"/>
              <w:divBdr>
                <w:top w:val="none" w:sz="0" w:space="0" w:color="auto"/>
                <w:left w:val="none" w:sz="0" w:space="0" w:color="auto"/>
                <w:bottom w:val="none" w:sz="0" w:space="0" w:color="auto"/>
                <w:right w:val="none" w:sz="0" w:space="0" w:color="auto"/>
              </w:divBdr>
            </w:div>
            <w:div w:id="1096903892">
              <w:marLeft w:val="0"/>
              <w:marRight w:val="0"/>
              <w:marTop w:val="0"/>
              <w:marBottom w:val="0"/>
              <w:divBdr>
                <w:top w:val="none" w:sz="0" w:space="0" w:color="auto"/>
                <w:left w:val="none" w:sz="0" w:space="0" w:color="auto"/>
                <w:bottom w:val="none" w:sz="0" w:space="0" w:color="auto"/>
                <w:right w:val="none" w:sz="0" w:space="0" w:color="auto"/>
              </w:divBdr>
            </w:div>
            <w:div w:id="1110206132">
              <w:marLeft w:val="0"/>
              <w:marRight w:val="0"/>
              <w:marTop w:val="0"/>
              <w:marBottom w:val="0"/>
              <w:divBdr>
                <w:top w:val="none" w:sz="0" w:space="0" w:color="auto"/>
                <w:left w:val="none" w:sz="0" w:space="0" w:color="auto"/>
                <w:bottom w:val="none" w:sz="0" w:space="0" w:color="auto"/>
                <w:right w:val="none" w:sz="0" w:space="0" w:color="auto"/>
              </w:divBdr>
            </w:div>
            <w:div w:id="1114515164">
              <w:marLeft w:val="0"/>
              <w:marRight w:val="0"/>
              <w:marTop w:val="0"/>
              <w:marBottom w:val="0"/>
              <w:divBdr>
                <w:top w:val="none" w:sz="0" w:space="0" w:color="auto"/>
                <w:left w:val="none" w:sz="0" w:space="0" w:color="auto"/>
                <w:bottom w:val="none" w:sz="0" w:space="0" w:color="auto"/>
                <w:right w:val="none" w:sz="0" w:space="0" w:color="auto"/>
              </w:divBdr>
            </w:div>
            <w:div w:id="1141265112">
              <w:marLeft w:val="0"/>
              <w:marRight w:val="0"/>
              <w:marTop w:val="0"/>
              <w:marBottom w:val="0"/>
              <w:divBdr>
                <w:top w:val="none" w:sz="0" w:space="0" w:color="auto"/>
                <w:left w:val="none" w:sz="0" w:space="0" w:color="auto"/>
                <w:bottom w:val="none" w:sz="0" w:space="0" w:color="auto"/>
                <w:right w:val="none" w:sz="0" w:space="0" w:color="auto"/>
              </w:divBdr>
            </w:div>
            <w:div w:id="1153983112">
              <w:marLeft w:val="0"/>
              <w:marRight w:val="0"/>
              <w:marTop w:val="0"/>
              <w:marBottom w:val="0"/>
              <w:divBdr>
                <w:top w:val="none" w:sz="0" w:space="0" w:color="auto"/>
                <w:left w:val="none" w:sz="0" w:space="0" w:color="auto"/>
                <w:bottom w:val="none" w:sz="0" w:space="0" w:color="auto"/>
                <w:right w:val="none" w:sz="0" w:space="0" w:color="auto"/>
              </w:divBdr>
            </w:div>
            <w:div w:id="1162164855">
              <w:marLeft w:val="0"/>
              <w:marRight w:val="0"/>
              <w:marTop w:val="0"/>
              <w:marBottom w:val="0"/>
              <w:divBdr>
                <w:top w:val="none" w:sz="0" w:space="0" w:color="auto"/>
                <w:left w:val="none" w:sz="0" w:space="0" w:color="auto"/>
                <w:bottom w:val="none" w:sz="0" w:space="0" w:color="auto"/>
                <w:right w:val="none" w:sz="0" w:space="0" w:color="auto"/>
              </w:divBdr>
            </w:div>
            <w:div w:id="1184248185">
              <w:marLeft w:val="0"/>
              <w:marRight w:val="0"/>
              <w:marTop w:val="0"/>
              <w:marBottom w:val="0"/>
              <w:divBdr>
                <w:top w:val="none" w:sz="0" w:space="0" w:color="auto"/>
                <w:left w:val="none" w:sz="0" w:space="0" w:color="auto"/>
                <w:bottom w:val="none" w:sz="0" w:space="0" w:color="auto"/>
                <w:right w:val="none" w:sz="0" w:space="0" w:color="auto"/>
              </w:divBdr>
            </w:div>
            <w:div w:id="1189026375">
              <w:marLeft w:val="0"/>
              <w:marRight w:val="0"/>
              <w:marTop w:val="0"/>
              <w:marBottom w:val="0"/>
              <w:divBdr>
                <w:top w:val="none" w:sz="0" w:space="0" w:color="auto"/>
                <w:left w:val="none" w:sz="0" w:space="0" w:color="auto"/>
                <w:bottom w:val="none" w:sz="0" w:space="0" w:color="auto"/>
                <w:right w:val="none" w:sz="0" w:space="0" w:color="auto"/>
              </w:divBdr>
            </w:div>
            <w:div w:id="1202745672">
              <w:marLeft w:val="0"/>
              <w:marRight w:val="0"/>
              <w:marTop w:val="0"/>
              <w:marBottom w:val="0"/>
              <w:divBdr>
                <w:top w:val="none" w:sz="0" w:space="0" w:color="auto"/>
                <w:left w:val="none" w:sz="0" w:space="0" w:color="auto"/>
                <w:bottom w:val="none" w:sz="0" w:space="0" w:color="auto"/>
                <w:right w:val="none" w:sz="0" w:space="0" w:color="auto"/>
              </w:divBdr>
            </w:div>
            <w:div w:id="1208374303">
              <w:marLeft w:val="0"/>
              <w:marRight w:val="0"/>
              <w:marTop w:val="0"/>
              <w:marBottom w:val="0"/>
              <w:divBdr>
                <w:top w:val="none" w:sz="0" w:space="0" w:color="auto"/>
                <w:left w:val="none" w:sz="0" w:space="0" w:color="auto"/>
                <w:bottom w:val="none" w:sz="0" w:space="0" w:color="auto"/>
                <w:right w:val="none" w:sz="0" w:space="0" w:color="auto"/>
              </w:divBdr>
            </w:div>
            <w:div w:id="1219317311">
              <w:marLeft w:val="0"/>
              <w:marRight w:val="0"/>
              <w:marTop w:val="0"/>
              <w:marBottom w:val="0"/>
              <w:divBdr>
                <w:top w:val="none" w:sz="0" w:space="0" w:color="auto"/>
                <w:left w:val="none" w:sz="0" w:space="0" w:color="auto"/>
                <w:bottom w:val="none" w:sz="0" w:space="0" w:color="auto"/>
                <w:right w:val="none" w:sz="0" w:space="0" w:color="auto"/>
              </w:divBdr>
            </w:div>
            <w:div w:id="1226573839">
              <w:marLeft w:val="0"/>
              <w:marRight w:val="0"/>
              <w:marTop w:val="0"/>
              <w:marBottom w:val="0"/>
              <w:divBdr>
                <w:top w:val="none" w:sz="0" w:space="0" w:color="auto"/>
                <w:left w:val="none" w:sz="0" w:space="0" w:color="auto"/>
                <w:bottom w:val="none" w:sz="0" w:space="0" w:color="auto"/>
                <w:right w:val="none" w:sz="0" w:space="0" w:color="auto"/>
              </w:divBdr>
            </w:div>
            <w:div w:id="1231427183">
              <w:marLeft w:val="0"/>
              <w:marRight w:val="0"/>
              <w:marTop w:val="0"/>
              <w:marBottom w:val="0"/>
              <w:divBdr>
                <w:top w:val="none" w:sz="0" w:space="0" w:color="auto"/>
                <w:left w:val="none" w:sz="0" w:space="0" w:color="auto"/>
                <w:bottom w:val="none" w:sz="0" w:space="0" w:color="auto"/>
                <w:right w:val="none" w:sz="0" w:space="0" w:color="auto"/>
              </w:divBdr>
            </w:div>
            <w:div w:id="1280574321">
              <w:marLeft w:val="0"/>
              <w:marRight w:val="0"/>
              <w:marTop w:val="0"/>
              <w:marBottom w:val="0"/>
              <w:divBdr>
                <w:top w:val="none" w:sz="0" w:space="0" w:color="auto"/>
                <w:left w:val="none" w:sz="0" w:space="0" w:color="auto"/>
                <w:bottom w:val="none" w:sz="0" w:space="0" w:color="auto"/>
                <w:right w:val="none" w:sz="0" w:space="0" w:color="auto"/>
              </w:divBdr>
            </w:div>
            <w:div w:id="1296522458">
              <w:marLeft w:val="0"/>
              <w:marRight w:val="0"/>
              <w:marTop w:val="0"/>
              <w:marBottom w:val="0"/>
              <w:divBdr>
                <w:top w:val="none" w:sz="0" w:space="0" w:color="auto"/>
                <w:left w:val="none" w:sz="0" w:space="0" w:color="auto"/>
                <w:bottom w:val="none" w:sz="0" w:space="0" w:color="auto"/>
                <w:right w:val="none" w:sz="0" w:space="0" w:color="auto"/>
              </w:divBdr>
            </w:div>
            <w:div w:id="1298610170">
              <w:marLeft w:val="0"/>
              <w:marRight w:val="0"/>
              <w:marTop w:val="0"/>
              <w:marBottom w:val="0"/>
              <w:divBdr>
                <w:top w:val="none" w:sz="0" w:space="0" w:color="auto"/>
                <w:left w:val="none" w:sz="0" w:space="0" w:color="auto"/>
                <w:bottom w:val="none" w:sz="0" w:space="0" w:color="auto"/>
                <w:right w:val="none" w:sz="0" w:space="0" w:color="auto"/>
              </w:divBdr>
            </w:div>
            <w:div w:id="1306471303">
              <w:marLeft w:val="0"/>
              <w:marRight w:val="0"/>
              <w:marTop w:val="0"/>
              <w:marBottom w:val="0"/>
              <w:divBdr>
                <w:top w:val="none" w:sz="0" w:space="0" w:color="auto"/>
                <w:left w:val="none" w:sz="0" w:space="0" w:color="auto"/>
                <w:bottom w:val="none" w:sz="0" w:space="0" w:color="auto"/>
                <w:right w:val="none" w:sz="0" w:space="0" w:color="auto"/>
              </w:divBdr>
            </w:div>
            <w:div w:id="1308634601">
              <w:marLeft w:val="0"/>
              <w:marRight w:val="0"/>
              <w:marTop w:val="0"/>
              <w:marBottom w:val="0"/>
              <w:divBdr>
                <w:top w:val="none" w:sz="0" w:space="0" w:color="auto"/>
                <w:left w:val="none" w:sz="0" w:space="0" w:color="auto"/>
                <w:bottom w:val="none" w:sz="0" w:space="0" w:color="auto"/>
                <w:right w:val="none" w:sz="0" w:space="0" w:color="auto"/>
              </w:divBdr>
            </w:div>
            <w:div w:id="1313950828">
              <w:marLeft w:val="0"/>
              <w:marRight w:val="0"/>
              <w:marTop w:val="0"/>
              <w:marBottom w:val="0"/>
              <w:divBdr>
                <w:top w:val="none" w:sz="0" w:space="0" w:color="auto"/>
                <w:left w:val="none" w:sz="0" w:space="0" w:color="auto"/>
                <w:bottom w:val="none" w:sz="0" w:space="0" w:color="auto"/>
                <w:right w:val="none" w:sz="0" w:space="0" w:color="auto"/>
              </w:divBdr>
            </w:div>
            <w:div w:id="1331329760">
              <w:marLeft w:val="0"/>
              <w:marRight w:val="0"/>
              <w:marTop w:val="0"/>
              <w:marBottom w:val="0"/>
              <w:divBdr>
                <w:top w:val="none" w:sz="0" w:space="0" w:color="auto"/>
                <w:left w:val="none" w:sz="0" w:space="0" w:color="auto"/>
                <w:bottom w:val="none" w:sz="0" w:space="0" w:color="auto"/>
                <w:right w:val="none" w:sz="0" w:space="0" w:color="auto"/>
              </w:divBdr>
            </w:div>
            <w:div w:id="1377315850">
              <w:marLeft w:val="0"/>
              <w:marRight w:val="0"/>
              <w:marTop w:val="0"/>
              <w:marBottom w:val="0"/>
              <w:divBdr>
                <w:top w:val="none" w:sz="0" w:space="0" w:color="auto"/>
                <w:left w:val="none" w:sz="0" w:space="0" w:color="auto"/>
                <w:bottom w:val="none" w:sz="0" w:space="0" w:color="auto"/>
                <w:right w:val="none" w:sz="0" w:space="0" w:color="auto"/>
              </w:divBdr>
            </w:div>
            <w:div w:id="1406607601">
              <w:marLeft w:val="0"/>
              <w:marRight w:val="0"/>
              <w:marTop w:val="0"/>
              <w:marBottom w:val="0"/>
              <w:divBdr>
                <w:top w:val="none" w:sz="0" w:space="0" w:color="auto"/>
                <w:left w:val="none" w:sz="0" w:space="0" w:color="auto"/>
                <w:bottom w:val="none" w:sz="0" w:space="0" w:color="auto"/>
                <w:right w:val="none" w:sz="0" w:space="0" w:color="auto"/>
              </w:divBdr>
            </w:div>
            <w:div w:id="1432165387">
              <w:marLeft w:val="0"/>
              <w:marRight w:val="0"/>
              <w:marTop w:val="0"/>
              <w:marBottom w:val="0"/>
              <w:divBdr>
                <w:top w:val="none" w:sz="0" w:space="0" w:color="auto"/>
                <w:left w:val="none" w:sz="0" w:space="0" w:color="auto"/>
                <w:bottom w:val="none" w:sz="0" w:space="0" w:color="auto"/>
                <w:right w:val="none" w:sz="0" w:space="0" w:color="auto"/>
              </w:divBdr>
            </w:div>
            <w:div w:id="1444880565">
              <w:marLeft w:val="0"/>
              <w:marRight w:val="0"/>
              <w:marTop w:val="0"/>
              <w:marBottom w:val="0"/>
              <w:divBdr>
                <w:top w:val="none" w:sz="0" w:space="0" w:color="auto"/>
                <w:left w:val="none" w:sz="0" w:space="0" w:color="auto"/>
                <w:bottom w:val="none" w:sz="0" w:space="0" w:color="auto"/>
                <w:right w:val="none" w:sz="0" w:space="0" w:color="auto"/>
              </w:divBdr>
            </w:div>
            <w:div w:id="1454130926">
              <w:marLeft w:val="0"/>
              <w:marRight w:val="0"/>
              <w:marTop w:val="0"/>
              <w:marBottom w:val="0"/>
              <w:divBdr>
                <w:top w:val="none" w:sz="0" w:space="0" w:color="auto"/>
                <w:left w:val="none" w:sz="0" w:space="0" w:color="auto"/>
                <w:bottom w:val="none" w:sz="0" w:space="0" w:color="auto"/>
                <w:right w:val="none" w:sz="0" w:space="0" w:color="auto"/>
              </w:divBdr>
            </w:div>
            <w:div w:id="1459304095">
              <w:marLeft w:val="0"/>
              <w:marRight w:val="0"/>
              <w:marTop w:val="0"/>
              <w:marBottom w:val="0"/>
              <w:divBdr>
                <w:top w:val="none" w:sz="0" w:space="0" w:color="auto"/>
                <w:left w:val="none" w:sz="0" w:space="0" w:color="auto"/>
                <w:bottom w:val="none" w:sz="0" w:space="0" w:color="auto"/>
                <w:right w:val="none" w:sz="0" w:space="0" w:color="auto"/>
              </w:divBdr>
            </w:div>
            <w:div w:id="1472477436">
              <w:marLeft w:val="0"/>
              <w:marRight w:val="0"/>
              <w:marTop w:val="0"/>
              <w:marBottom w:val="0"/>
              <w:divBdr>
                <w:top w:val="none" w:sz="0" w:space="0" w:color="auto"/>
                <w:left w:val="none" w:sz="0" w:space="0" w:color="auto"/>
                <w:bottom w:val="none" w:sz="0" w:space="0" w:color="auto"/>
                <w:right w:val="none" w:sz="0" w:space="0" w:color="auto"/>
              </w:divBdr>
            </w:div>
            <w:div w:id="1473451028">
              <w:marLeft w:val="0"/>
              <w:marRight w:val="0"/>
              <w:marTop w:val="0"/>
              <w:marBottom w:val="0"/>
              <w:divBdr>
                <w:top w:val="none" w:sz="0" w:space="0" w:color="auto"/>
                <w:left w:val="none" w:sz="0" w:space="0" w:color="auto"/>
                <w:bottom w:val="none" w:sz="0" w:space="0" w:color="auto"/>
                <w:right w:val="none" w:sz="0" w:space="0" w:color="auto"/>
              </w:divBdr>
            </w:div>
            <w:div w:id="1488474818">
              <w:marLeft w:val="0"/>
              <w:marRight w:val="0"/>
              <w:marTop w:val="0"/>
              <w:marBottom w:val="0"/>
              <w:divBdr>
                <w:top w:val="none" w:sz="0" w:space="0" w:color="auto"/>
                <w:left w:val="none" w:sz="0" w:space="0" w:color="auto"/>
                <w:bottom w:val="none" w:sz="0" w:space="0" w:color="auto"/>
                <w:right w:val="none" w:sz="0" w:space="0" w:color="auto"/>
              </w:divBdr>
            </w:div>
            <w:div w:id="1494492175">
              <w:marLeft w:val="0"/>
              <w:marRight w:val="0"/>
              <w:marTop w:val="0"/>
              <w:marBottom w:val="0"/>
              <w:divBdr>
                <w:top w:val="none" w:sz="0" w:space="0" w:color="auto"/>
                <w:left w:val="none" w:sz="0" w:space="0" w:color="auto"/>
                <w:bottom w:val="none" w:sz="0" w:space="0" w:color="auto"/>
                <w:right w:val="none" w:sz="0" w:space="0" w:color="auto"/>
              </w:divBdr>
            </w:div>
            <w:div w:id="1511486092">
              <w:marLeft w:val="0"/>
              <w:marRight w:val="0"/>
              <w:marTop w:val="0"/>
              <w:marBottom w:val="0"/>
              <w:divBdr>
                <w:top w:val="none" w:sz="0" w:space="0" w:color="auto"/>
                <w:left w:val="none" w:sz="0" w:space="0" w:color="auto"/>
                <w:bottom w:val="none" w:sz="0" w:space="0" w:color="auto"/>
                <w:right w:val="none" w:sz="0" w:space="0" w:color="auto"/>
              </w:divBdr>
            </w:div>
            <w:div w:id="1553544618">
              <w:marLeft w:val="0"/>
              <w:marRight w:val="0"/>
              <w:marTop w:val="0"/>
              <w:marBottom w:val="0"/>
              <w:divBdr>
                <w:top w:val="none" w:sz="0" w:space="0" w:color="auto"/>
                <w:left w:val="none" w:sz="0" w:space="0" w:color="auto"/>
                <w:bottom w:val="none" w:sz="0" w:space="0" w:color="auto"/>
                <w:right w:val="none" w:sz="0" w:space="0" w:color="auto"/>
              </w:divBdr>
            </w:div>
            <w:div w:id="1562325899">
              <w:marLeft w:val="0"/>
              <w:marRight w:val="0"/>
              <w:marTop w:val="0"/>
              <w:marBottom w:val="0"/>
              <w:divBdr>
                <w:top w:val="none" w:sz="0" w:space="0" w:color="auto"/>
                <w:left w:val="none" w:sz="0" w:space="0" w:color="auto"/>
                <w:bottom w:val="none" w:sz="0" w:space="0" w:color="auto"/>
                <w:right w:val="none" w:sz="0" w:space="0" w:color="auto"/>
              </w:divBdr>
            </w:div>
            <w:div w:id="1589539630">
              <w:marLeft w:val="0"/>
              <w:marRight w:val="0"/>
              <w:marTop w:val="0"/>
              <w:marBottom w:val="0"/>
              <w:divBdr>
                <w:top w:val="none" w:sz="0" w:space="0" w:color="auto"/>
                <w:left w:val="none" w:sz="0" w:space="0" w:color="auto"/>
                <w:bottom w:val="none" w:sz="0" w:space="0" w:color="auto"/>
                <w:right w:val="none" w:sz="0" w:space="0" w:color="auto"/>
              </w:divBdr>
            </w:div>
            <w:div w:id="1615139351">
              <w:marLeft w:val="0"/>
              <w:marRight w:val="0"/>
              <w:marTop w:val="0"/>
              <w:marBottom w:val="0"/>
              <w:divBdr>
                <w:top w:val="none" w:sz="0" w:space="0" w:color="auto"/>
                <w:left w:val="none" w:sz="0" w:space="0" w:color="auto"/>
                <w:bottom w:val="none" w:sz="0" w:space="0" w:color="auto"/>
                <w:right w:val="none" w:sz="0" w:space="0" w:color="auto"/>
              </w:divBdr>
            </w:div>
            <w:div w:id="1617718391">
              <w:marLeft w:val="0"/>
              <w:marRight w:val="0"/>
              <w:marTop w:val="0"/>
              <w:marBottom w:val="0"/>
              <w:divBdr>
                <w:top w:val="none" w:sz="0" w:space="0" w:color="auto"/>
                <w:left w:val="none" w:sz="0" w:space="0" w:color="auto"/>
                <w:bottom w:val="none" w:sz="0" w:space="0" w:color="auto"/>
                <w:right w:val="none" w:sz="0" w:space="0" w:color="auto"/>
              </w:divBdr>
            </w:div>
            <w:div w:id="1623270088">
              <w:marLeft w:val="0"/>
              <w:marRight w:val="0"/>
              <w:marTop w:val="0"/>
              <w:marBottom w:val="0"/>
              <w:divBdr>
                <w:top w:val="none" w:sz="0" w:space="0" w:color="auto"/>
                <w:left w:val="none" w:sz="0" w:space="0" w:color="auto"/>
                <w:bottom w:val="none" w:sz="0" w:space="0" w:color="auto"/>
                <w:right w:val="none" w:sz="0" w:space="0" w:color="auto"/>
              </w:divBdr>
            </w:div>
            <w:div w:id="1689021835">
              <w:marLeft w:val="0"/>
              <w:marRight w:val="0"/>
              <w:marTop w:val="0"/>
              <w:marBottom w:val="0"/>
              <w:divBdr>
                <w:top w:val="none" w:sz="0" w:space="0" w:color="auto"/>
                <w:left w:val="none" w:sz="0" w:space="0" w:color="auto"/>
                <w:bottom w:val="none" w:sz="0" w:space="0" w:color="auto"/>
                <w:right w:val="none" w:sz="0" w:space="0" w:color="auto"/>
              </w:divBdr>
            </w:div>
            <w:div w:id="1699164067">
              <w:marLeft w:val="0"/>
              <w:marRight w:val="0"/>
              <w:marTop w:val="0"/>
              <w:marBottom w:val="0"/>
              <w:divBdr>
                <w:top w:val="none" w:sz="0" w:space="0" w:color="auto"/>
                <w:left w:val="none" w:sz="0" w:space="0" w:color="auto"/>
                <w:bottom w:val="none" w:sz="0" w:space="0" w:color="auto"/>
                <w:right w:val="none" w:sz="0" w:space="0" w:color="auto"/>
              </w:divBdr>
            </w:div>
            <w:div w:id="1699697106">
              <w:marLeft w:val="0"/>
              <w:marRight w:val="0"/>
              <w:marTop w:val="0"/>
              <w:marBottom w:val="0"/>
              <w:divBdr>
                <w:top w:val="none" w:sz="0" w:space="0" w:color="auto"/>
                <w:left w:val="none" w:sz="0" w:space="0" w:color="auto"/>
                <w:bottom w:val="none" w:sz="0" w:space="0" w:color="auto"/>
                <w:right w:val="none" w:sz="0" w:space="0" w:color="auto"/>
              </w:divBdr>
            </w:div>
            <w:div w:id="1735472543">
              <w:marLeft w:val="0"/>
              <w:marRight w:val="0"/>
              <w:marTop w:val="0"/>
              <w:marBottom w:val="0"/>
              <w:divBdr>
                <w:top w:val="none" w:sz="0" w:space="0" w:color="auto"/>
                <w:left w:val="none" w:sz="0" w:space="0" w:color="auto"/>
                <w:bottom w:val="none" w:sz="0" w:space="0" w:color="auto"/>
                <w:right w:val="none" w:sz="0" w:space="0" w:color="auto"/>
              </w:divBdr>
            </w:div>
            <w:div w:id="1738940626">
              <w:marLeft w:val="0"/>
              <w:marRight w:val="0"/>
              <w:marTop w:val="0"/>
              <w:marBottom w:val="0"/>
              <w:divBdr>
                <w:top w:val="none" w:sz="0" w:space="0" w:color="auto"/>
                <w:left w:val="none" w:sz="0" w:space="0" w:color="auto"/>
                <w:bottom w:val="none" w:sz="0" w:space="0" w:color="auto"/>
                <w:right w:val="none" w:sz="0" w:space="0" w:color="auto"/>
              </w:divBdr>
            </w:div>
            <w:div w:id="1771119967">
              <w:marLeft w:val="0"/>
              <w:marRight w:val="0"/>
              <w:marTop w:val="0"/>
              <w:marBottom w:val="0"/>
              <w:divBdr>
                <w:top w:val="none" w:sz="0" w:space="0" w:color="auto"/>
                <w:left w:val="none" w:sz="0" w:space="0" w:color="auto"/>
                <w:bottom w:val="none" w:sz="0" w:space="0" w:color="auto"/>
                <w:right w:val="none" w:sz="0" w:space="0" w:color="auto"/>
              </w:divBdr>
            </w:div>
            <w:div w:id="1800106910">
              <w:marLeft w:val="0"/>
              <w:marRight w:val="0"/>
              <w:marTop w:val="0"/>
              <w:marBottom w:val="0"/>
              <w:divBdr>
                <w:top w:val="none" w:sz="0" w:space="0" w:color="auto"/>
                <w:left w:val="none" w:sz="0" w:space="0" w:color="auto"/>
                <w:bottom w:val="none" w:sz="0" w:space="0" w:color="auto"/>
                <w:right w:val="none" w:sz="0" w:space="0" w:color="auto"/>
              </w:divBdr>
            </w:div>
            <w:div w:id="1817602544">
              <w:marLeft w:val="0"/>
              <w:marRight w:val="0"/>
              <w:marTop w:val="0"/>
              <w:marBottom w:val="0"/>
              <w:divBdr>
                <w:top w:val="none" w:sz="0" w:space="0" w:color="auto"/>
                <w:left w:val="none" w:sz="0" w:space="0" w:color="auto"/>
                <w:bottom w:val="none" w:sz="0" w:space="0" w:color="auto"/>
                <w:right w:val="none" w:sz="0" w:space="0" w:color="auto"/>
              </w:divBdr>
            </w:div>
            <w:div w:id="1848717141">
              <w:marLeft w:val="0"/>
              <w:marRight w:val="0"/>
              <w:marTop w:val="0"/>
              <w:marBottom w:val="0"/>
              <w:divBdr>
                <w:top w:val="none" w:sz="0" w:space="0" w:color="auto"/>
                <w:left w:val="none" w:sz="0" w:space="0" w:color="auto"/>
                <w:bottom w:val="none" w:sz="0" w:space="0" w:color="auto"/>
                <w:right w:val="none" w:sz="0" w:space="0" w:color="auto"/>
              </w:divBdr>
            </w:div>
            <w:div w:id="1859418477">
              <w:marLeft w:val="0"/>
              <w:marRight w:val="0"/>
              <w:marTop w:val="0"/>
              <w:marBottom w:val="0"/>
              <w:divBdr>
                <w:top w:val="none" w:sz="0" w:space="0" w:color="auto"/>
                <w:left w:val="none" w:sz="0" w:space="0" w:color="auto"/>
                <w:bottom w:val="none" w:sz="0" w:space="0" w:color="auto"/>
                <w:right w:val="none" w:sz="0" w:space="0" w:color="auto"/>
              </w:divBdr>
            </w:div>
            <w:div w:id="1862624678">
              <w:marLeft w:val="0"/>
              <w:marRight w:val="0"/>
              <w:marTop w:val="0"/>
              <w:marBottom w:val="0"/>
              <w:divBdr>
                <w:top w:val="none" w:sz="0" w:space="0" w:color="auto"/>
                <w:left w:val="none" w:sz="0" w:space="0" w:color="auto"/>
                <w:bottom w:val="none" w:sz="0" w:space="0" w:color="auto"/>
                <w:right w:val="none" w:sz="0" w:space="0" w:color="auto"/>
              </w:divBdr>
            </w:div>
            <w:div w:id="1876771653">
              <w:marLeft w:val="0"/>
              <w:marRight w:val="0"/>
              <w:marTop w:val="0"/>
              <w:marBottom w:val="0"/>
              <w:divBdr>
                <w:top w:val="none" w:sz="0" w:space="0" w:color="auto"/>
                <w:left w:val="none" w:sz="0" w:space="0" w:color="auto"/>
                <w:bottom w:val="none" w:sz="0" w:space="0" w:color="auto"/>
                <w:right w:val="none" w:sz="0" w:space="0" w:color="auto"/>
              </w:divBdr>
            </w:div>
            <w:div w:id="1888687333">
              <w:marLeft w:val="0"/>
              <w:marRight w:val="0"/>
              <w:marTop w:val="0"/>
              <w:marBottom w:val="0"/>
              <w:divBdr>
                <w:top w:val="none" w:sz="0" w:space="0" w:color="auto"/>
                <w:left w:val="none" w:sz="0" w:space="0" w:color="auto"/>
                <w:bottom w:val="none" w:sz="0" w:space="0" w:color="auto"/>
                <w:right w:val="none" w:sz="0" w:space="0" w:color="auto"/>
              </w:divBdr>
            </w:div>
            <w:div w:id="1897157280">
              <w:marLeft w:val="0"/>
              <w:marRight w:val="0"/>
              <w:marTop w:val="0"/>
              <w:marBottom w:val="0"/>
              <w:divBdr>
                <w:top w:val="none" w:sz="0" w:space="0" w:color="auto"/>
                <w:left w:val="none" w:sz="0" w:space="0" w:color="auto"/>
                <w:bottom w:val="none" w:sz="0" w:space="0" w:color="auto"/>
                <w:right w:val="none" w:sz="0" w:space="0" w:color="auto"/>
              </w:divBdr>
            </w:div>
            <w:div w:id="1898395431">
              <w:marLeft w:val="0"/>
              <w:marRight w:val="0"/>
              <w:marTop w:val="0"/>
              <w:marBottom w:val="0"/>
              <w:divBdr>
                <w:top w:val="none" w:sz="0" w:space="0" w:color="auto"/>
                <w:left w:val="none" w:sz="0" w:space="0" w:color="auto"/>
                <w:bottom w:val="none" w:sz="0" w:space="0" w:color="auto"/>
                <w:right w:val="none" w:sz="0" w:space="0" w:color="auto"/>
              </w:divBdr>
            </w:div>
            <w:div w:id="1904366231">
              <w:marLeft w:val="0"/>
              <w:marRight w:val="0"/>
              <w:marTop w:val="0"/>
              <w:marBottom w:val="0"/>
              <w:divBdr>
                <w:top w:val="none" w:sz="0" w:space="0" w:color="auto"/>
                <w:left w:val="none" w:sz="0" w:space="0" w:color="auto"/>
                <w:bottom w:val="none" w:sz="0" w:space="0" w:color="auto"/>
                <w:right w:val="none" w:sz="0" w:space="0" w:color="auto"/>
              </w:divBdr>
            </w:div>
            <w:div w:id="1914584190">
              <w:marLeft w:val="0"/>
              <w:marRight w:val="0"/>
              <w:marTop w:val="0"/>
              <w:marBottom w:val="0"/>
              <w:divBdr>
                <w:top w:val="none" w:sz="0" w:space="0" w:color="auto"/>
                <w:left w:val="none" w:sz="0" w:space="0" w:color="auto"/>
                <w:bottom w:val="none" w:sz="0" w:space="0" w:color="auto"/>
                <w:right w:val="none" w:sz="0" w:space="0" w:color="auto"/>
              </w:divBdr>
            </w:div>
            <w:div w:id="1917468558">
              <w:marLeft w:val="0"/>
              <w:marRight w:val="0"/>
              <w:marTop w:val="0"/>
              <w:marBottom w:val="0"/>
              <w:divBdr>
                <w:top w:val="none" w:sz="0" w:space="0" w:color="auto"/>
                <w:left w:val="none" w:sz="0" w:space="0" w:color="auto"/>
                <w:bottom w:val="none" w:sz="0" w:space="0" w:color="auto"/>
                <w:right w:val="none" w:sz="0" w:space="0" w:color="auto"/>
              </w:divBdr>
            </w:div>
            <w:div w:id="1921870005">
              <w:marLeft w:val="0"/>
              <w:marRight w:val="0"/>
              <w:marTop w:val="0"/>
              <w:marBottom w:val="0"/>
              <w:divBdr>
                <w:top w:val="none" w:sz="0" w:space="0" w:color="auto"/>
                <w:left w:val="none" w:sz="0" w:space="0" w:color="auto"/>
                <w:bottom w:val="none" w:sz="0" w:space="0" w:color="auto"/>
                <w:right w:val="none" w:sz="0" w:space="0" w:color="auto"/>
              </w:divBdr>
            </w:div>
            <w:div w:id="1938974454">
              <w:marLeft w:val="0"/>
              <w:marRight w:val="0"/>
              <w:marTop w:val="0"/>
              <w:marBottom w:val="0"/>
              <w:divBdr>
                <w:top w:val="none" w:sz="0" w:space="0" w:color="auto"/>
                <w:left w:val="none" w:sz="0" w:space="0" w:color="auto"/>
                <w:bottom w:val="none" w:sz="0" w:space="0" w:color="auto"/>
                <w:right w:val="none" w:sz="0" w:space="0" w:color="auto"/>
              </w:divBdr>
            </w:div>
            <w:div w:id="1967932331">
              <w:marLeft w:val="0"/>
              <w:marRight w:val="0"/>
              <w:marTop w:val="0"/>
              <w:marBottom w:val="0"/>
              <w:divBdr>
                <w:top w:val="none" w:sz="0" w:space="0" w:color="auto"/>
                <w:left w:val="none" w:sz="0" w:space="0" w:color="auto"/>
                <w:bottom w:val="none" w:sz="0" w:space="0" w:color="auto"/>
                <w:right w:val="none" w:sz="0" w:space="0" w:color="auto"/>
              </w:divBdr>
            </w:div>
            <w:div w:id="2007126000">
              <w:marLeft w:val="0"/>
              <w:marRight w:val="0"/>
              <w:marTop w:val="0"/>
              <w:marBottom w:val="0"/>
              <w:divBdr>
                <w:top w:val="none" w:sz="0" w:space="0" w:color="auto"/>
                <w:left w:val="none" w:sz="0" w:space="0" w:color="auto"/>
                <w:bottom w:val="none" w:sz="0" w:space="0" w:color="auto"/>
                <w:right w:val="none" w:sz="0" w:space="0" w:color="auto"/>
              </w:divBdr>
            </w:div>
            <w:div w:id="2010866270">
              <w:marLeft w:val="0"/>
              <w:marRight w:val="0"/>
              <w:marTop w:val="0"/>
              <w:marBottom w:val="0"/>
              <w:divBdr>
                <w:top w:val="none" w:sz="0" w:space="0" w:color="auto"/>
                <w:left w:val="none" w:sz="0" w:space="0" w:color="auto"/>
                <w:bottom w:val="none" w:sz="0" w:space="0" w:color="auto"/>
                <w:right w:val="none" w:sz="0" w:space="0" w:color="auto"/>
              </w:divBdr>
            </w:div>
            <w:div w:id="209095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12129">
      <w:bodyDiv w:val="1"/>
      <w:marLeft w:val="0"/>
      <w:marRight w:val="0"/>
      <w:marTop w:val="0"/>
      <w:marBottom w:val="0"/>
      <w:divBdr>
        <w:top w:val="none" w:sz="0" w:space="0" w:color="auto"/>
        <w:left w:val="none" w:sz="0" w:space="0" w:color="auto"/>
        <w:bottom w:val="none" w:sz="0" w:space="0" w:color="auto"/>
        <w:right w:val="none" w:sz="0" w:space="0" w:color="auto"/>
      </w:divBdr>
      <w:divsChild>
        <w:div w:id="314376862">
          <w:marLeft w:val="0"/>
          <w:marRight w:val="0"/>
          <w:marTop w:val="0"/>
          <w:marBottom w:val="0"/>
          <w:divBdr>
            <w:top w:val="none" w:sz="0" w:space="0" w:color="auto"/>
            <w:left w:val="none" w:sz="0" w:space="0" w:color="auto"/>
            <w:bottom w:val="none" w:sz="0" w:space="0" w:color="auto"/>
            <w:right w:val="none" w:sz="0" w:space="0" w:color="auto"/>
          </w:divBdr>
          <w:divsChild>
            <w:div w:id="9915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52907">
      <w:bodyDiv w:val="1"/>
      <w:marLeft w:val="0"/>
      <w:marRight w:val="0"/>
      <w:marTop w:val="0"/>
      <w:marBottom w:val="0"/>
      <w:divBdr>
        <w:top w:val="none" w:sz="0" w:space="0" w:color="auto"/>
        <w:left w:val="none" w:sz="0" w:space="0" w:color="auto"/>
        <w:bottom w:val="none" w:sz="0" w:space="0" w:color="auto"/>
        <w:right w:val="none" w:sz="0" w:space="0" w:color="auto"/>
      </w:divBdr>
      <w:divsChild>
        <w:div w:id="319233892">
          <w:marLeft w:val="0"/>
          <w:marRight w:val="0"/>
          <w:marTop w:val="0"/>
          <w:marBottom w:val="0"/>
          <w:divBdr>
            <w:top w:val="none" w:sz="0" w:space="0" w:color="auto"/>
            <w:left w:val="none" w:sz="0" w:space="0" w:color="auto"/>
            <w:bottom w:val="none" w:sz="0" w:space="0" w:color="auto"/>
            <w:right w:val="none" w:sz="0" w:space="0" w:color="auto"/>
          </w:divBdr>
          <w:divsChild>
            <w:div w:id="144992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1937">
      <w:bodyDiv w:val="1"/>
      <w:marLeft w:val="0"/>
      <w:marRight w:val="0"/>
      <w:marTop w:val="0"/>
      <w:marBottom w:val="0"/>
      <w:divBdr>
        <w:top w:val="none" w:sz="0" w:space="0" w:color="auto"/>
        <w:left w:val="none" w:sz="0" w:space="0" w:color="auto"/>
        <w:bottom w:val="none" w:sz="0" w:space="0" w:color="auto"/>
        <w:right w:val="none" w:sz="0" w:space="0" w:color="auto"/>
      </w:divBdr>
    </w:div>
    <w:div w:id="1660691570">
      <w:bodyDiv w:val="1"/>
      <w:marLeft w:val="0"/>
      <w:marRight w:val="0"/>
      <w:marTop w:val="0"/>
      <w:marBottom w:val="0"/>
      <w:divBdr>
        <w:top w:val="none" w:sz="0" w:space="0" w:color="auto"/>
        <w:left w:val="none" w:sz="0" w:space="0" w:color="auto"/>
        <w:bottom w:val="none" w:sz="0" w:space="0" w:color="auto"/>
        <w:right w:val="none" w:sz="0" w:space="0" w:color="auto"/>
      </w:divBdr>
    </w:div>
    <w:div w:id="1677146943">
      <w:bodyDiv w:val="1"/>
      <w:marLeft w:val="0"/>
      <w:marRight w:val="0"/>
      <w:marTop w:val="0"/>
      <w:marBottom w:val="0"/>
      <w:divBdr>
        <w:top w:val="none" w:sz="0" w:space="0" w:color="auto"/>
        <w:left w:val="none" w:sz="0" w:space="0" w:color="auto"/>
        <w:bottom w:val="none" w:sz="0" w:space="0" w:color="auto"/>
        <w:right w:val="none" w:sz="0" w:space="0" w:color="auto"/>
      </w:divBdr>
    </w:div>
    <w:div w:id="1677533223">
      <w:bodyDiv w:val="1"/>
      <w:marLeft w:val="0"/>
      <w:marRight w:val="0"/>
      <w:marTop w:val="0"/>
      <w:marBottom w:val="0"/>
      <w:divBdr>
        <w:top w:val="none" w:sz="0" w:space="0" w:color="auto"/>
        <w:left w:val="none" w:sz="0" w:space="0" w:color="auto"/>
        <w:bottom w:val="none" w:sz="0" w:space="0" w:color="auto"/>
        <w:right w:val="none" w:sz="0" w:space="0" w:color="auto"/>
      </w:divBdr>
      <w:divsChild>
        <w:div w:id="2039503784">
          <w:marLeft w:val="0"/>
          <w:marRight w:val="0"/>
          <w:marTop w:val="0"/>
          <w:marBottom w:val="0"/>
          <w:divBdr>
            <w:top w:val="none" w:sz="0" w:space="0" w:color="auto"/>
            <w:left w:val="none" w:sz="0" w:space="0" w:color="auto"/>
            <w:bottom w:val="none" w:sz="0" w:space="0" w:color="auto"/>
            <w:right w:val="none" w:sz="0" w:space="0" w:color="auto"/>
          </w:divBdr>
          <w:divsChild>
            <w:div w:id="159693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17041">
      <w:bodyDiv w:val="1"/>
      <w:marLeft w:val="0"/>
      <w:marRight w:val="0"/>
      <w:marTop w:val="0"/>
      <w:marBottom w:val="0"/>
      <w:divBdr>
        <w:top w:val="none" w:sz="0" w:space="0" w:color="auto"/>
        <w:left w:val="none" w:sz="0" w:space="0" w:color="auto"/>
        <w:bottom w:val="none" w:sz="0" w:space="0" w:color="auto"/>
        <w:right w:val="none" w:sz="0" w:space="0" w:color="auto"/>
      </w:divBdr>
      <w:divsChild>
        <w:div w:id="1556315234">
          <w:marLeft w:val="0"/>
          <w:marRight w:val="0"/>
          <w:marTop w:val="0"/>
          <w:marBottom w:val="0"/>
          <w:divBdr>
            <w:top w:val="none" w:sz="0" w:space="0" w:color="auto"/>
            <w:left w:val="none" w:sz="0" w:space="0" w:color="auto"/>
            <w:bottom w:val="none" w:sz="0" w:space="0" w:color="auto"/>
            <w:right w:val="none" w:sz="0" w:space="0" w:color="auto"/>
          </w:divBdr>
          <w:divsChild>
            <w:div w:id="416439688">
              <w:marLeft w:val="0"/>
              <w:marRight w:val="0"/>
              <w:marTop w:val="0"/>
              <w:marBottom w:val="0"/>
              <w:divBdr>
                <w:top w:val="none" w:sz="0" w:space="0" w:color="auto"/>
                <w:left w:val="none" w:sz="0" w:space="0" w:color="auto"/>
                <w:bottom w:val="none" w:sz="0" w:space="0" w:color="auto"/>
                <w:right w:val="none" w:sz="0" w:space="0" w:color="auto"/>
              </w:divBdr>
            </w:div>
            <w:div w:id="435369780">
              <w:marLeft w:val="0"/>
              <w:marRight w:val="0"/>
              <w:marTop w:val="0"/>
              <w:marBottom w:val="0"/>
              <w:divBdr>
                <w:top w:val="none" w:sz="0" w:space="0" w:color="auto"/>
                <w:left w:val="none" w:sz="0" w:space="0" w:color="auto"/>
                <w:bottom w:val="none" w:sz="0" w:space="0" w:color="auto"/>
                <w:right w:val="none" w:sz="0" w:space="0" w:color="auto"/>
              </w:divBdr>
            </w:div>
            <w:div w:id="609703886">
              <w:marLeft w:val="0"/>
              <w:marRight w:val="0"/>
              <w:marTop w:val="0"/>
              <w:marBottom w:val="0"/>
              <w:divBdr>
                <w:top w:val="none" w:sz="0" w:space="0" w:color="auto"/>
                <w:left w:val="none" w:sz="0" w:space="0" w:color="auto"/>
                <w:bottom w:val="none" w:sz="0" w:space="0" w:color="auto"/>
                <w:right w:val="none" w:sz="0" w:space="0" w:color="auto"/>
              </w:divBdr>
            </w:div>
            <w:div w:id="1144152994">
              <w:marLeft w:val="0"/>
              <w:marRight w:val="0"/>
              <w:marTop w:val="0"/>
              <w:marBottom w:val="0"/>
              <w:divBdr>
                <w:top w:val="none" w:sz="0" w:space="0" w:color="auto"/>
                <w:left w:val="none" w:sz="0" w:space="0" w:color="auto"/>
                <w:bottom w:val="none" w:sz="0" w:space="0" w:color="auto"/>
                <w:right w:val="none" w:sz="0" w:space="0" w:color="auto"/>
              </w:divBdr>
            </w:div>
            <w:div w:id="1799641445">
              <w:marLeft w:val="0"/>
              <w:marRight w:val="0"/>
              <w:marTop w:val="0"/>
              <w:marBottom w:val="0"/>
              <w:divBdr>
                <w:top w:val="none" w:sz="0" w:space="0" w:color="auto"/>
                <w:left w:val="none" w:sz="0" w:space="0" w:color="auto"/>
                <w:bottom w:val="none" w:sz="0" w:space="0" w:color="auto"/>
                <w:right w:val="none" w:sz="0" w:space="0" w:color="auto"/>
              </w:divBdr>
            </w:div>
            <w:div w:id="197343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65504">
      <w:bodyDiv w:val="1"/>
      <w:marLeft w:val="0"/>
      <w:marRight w:val="0"/>
      <w:marTop w:val="0"/>
      <w:marBottom w:val="0"/>
      <w:divBdr>
        <w:top w:val="none" w:sz="0" w:space="0" w:color="auto"/>
        <w:left w:val="none" w:sz="0" w:space="0" w:color="auto"/>
        <w:bottom w:val="none" w:sz="0" w:space="0" w:color="auto"/>
        <w:right w:val="none" w:sz="0" w:space="0" w:color="auto"/>
      </w:divBdr>
    </w:div>
    <w:div w:id="1690256471">
      <w:bodyDiv w:val="1"/>
      <w:marLeft w:val="0"/>
      <w:marRight w:val="0"/>
      <w:marTop w:val="0"/>
      <w:marBottom w:val="0"/>
      <w:divBdr>
        <w:top w:val="none" w:sz="0" w:space="0" w:color="auto"/>
        <w:left w:val="none" w:sz="0" w:space="0" w:color="auto"/>
        <w:bottom w:val="none" w:sz="0" w:space="0" w:color="auto"/>
        <w:right w:val="none" w:sz="0" w:space="0" w:color="auto"/>
      </w:divBdr>
    </w:div>
    <w:div w:id="1698657227">
      <w:bodyDiv w:val="1"/>
      <w:marLeft w:val="0"/>
      <w:marRight w:val="0"/>
      <w:marTop w:val="0"/>
      <w:marBottom w:val="0"/>
      <w:divBdr>
        <w:top w:val="none" w:sz="0" w:space="0" w:color="auto"/>
        <w:left w:val="none" w:sz="0" w:space="0" w:color="auto"/>
        <w:bottom w:val="none" w:sz="0" w:space="0" w:color="auto"/>
        <w:right w:val="none" w:sz="0" w:space="0" w:color="auto"/>
      </w:divBdr>
    </w:div>
    <w:div w:id="1710571163">
      <w:bodyDiv w:val="1"/>
      <w:marLeft w:val="0"/>
      <w:marRight w:val="0"/>
      <w:marTop w:val="0"/>
      <w:marBottom w:val="0"/>
      <w:divBdr>
        <w:top w:val="none" w:sz="0" w:space="0" w:color="auto"/>
        <w:left w:val="none" w:sz="0" w:space="0" w:color="auto"/>
        <w:bottom w:val="none" w:sz="0" w:space="0" w:color="auto"/>
        <w:right w:val="none" w:sz="0" w:space="0" w:color="auto"/>
      </w:divBdr>
    </w:div>
    <w:div w:id="1711373602">
      <w:bodyDiv w:val="1"/>
      <w:marLeft w:val="0"/>
      <w:marRight w:val="0"/>
      <w:marTop w:val="0"/>
      <w:marBottom w:val="0"/>
      <w:divBdr>
        <w:top w:val="none" w:sz="0" w:space="0" w:color="auto"/>
        <w:left w:val="none" w:sz="0" w:space="0" w:color="auto"/>
        <w:bottom w:val="none" w:sz="0" w:space="0" w:color="auto"/>
        <w:right w:val="none" w:sz="0" w:space="0" w:color="auto"/>
      </w:divBdr>
    </w:div>
    <w:div w:id="1716470706">
      <w:bodyDiv w:val="1"/>
      <w:marLeft w:val="0"/>
      <w:marRight w:val="0"/>
      <w:marTop w:val="0"/>
      <w:marBottom w:val="0"/>
      <w:divBdr>
        <w:top w:val="none" w:sz="0" w:space="0" w:color="auto"/>
        <w:left w:val="none" w:sz="0" w:space="0" w:color="auto"/>
        <w:bottom w:val="none" w:sz="0" w:space="0" w:color="auto"/>
        <w:right w:val="none" w:sz="0" w:space="0" w:color="auto"/>
      </w:divBdr>
    </w:div>
    <w:div w:id="1719430572">
      <w:bodyDiv w:val="1"/>
      <w:marLeft w:val="0"/>
      <w:marRight w:val="0"/>
      <w:marTop w:val="0"/>
      <w:marBottom w:val="0"/>
      <w:divBdr>
        <w:top w:val="none" w:sz="0" w:space="0" w:color="auto"/>
        <w:left w:val="none" w:sz="0" w:space="0" w:color="auto"/>
        <w:bottom w:val="none" w:sz="0" w:space="0" w:color="auto"/>
        <w:right w:val="none" w:sz="0" w:space="0" w:color="auto"/>
      </w:divBdr>
    </w:div>
    <w:div w:id="1740707296">
      <w:bodyDiv w:val="1"/>
      <w:marLeft w:val="0"/>
      <w:marRight w:val="0"/>
      <w:marTop w:val="0"/>
      <w:marBottom w:val="0"/>
      <w:divBdr>
        <w:top w:val="none" w:sz="0" w:space="0" w:color="auto"/>
        <w:left w:val="none" w:sz="0" w:space="0" w:color="auto"/>
        <w:bottom w:val="none" w:sz="0" w:space="0" w:color="auto"/>
        <w:right w:val="none" w:sz="0" w:space="0" w:color="auto"/>
      </w:divBdr>
    </w:div>
    <w:div w:id="1741364709">
      <w:bodyDiv w:val="1"/>
      <w:marLeft w:val="0"/>
      <w:marRight w:val="0"/>
      <w:marTop w:val="0"/>
      <w:marBottom w:val="0"/>
      <w:divBdr>
        <w:top w:val="none" w:sz="0" w:space="0" w:color="auto"/>
        <w:left w:val="none" w:sz="0" w:space="0" w:color="auto"/>
        <w:bottom w:val="none" w:sz="0" w:space="0" w:color="auto"/>
        <w:right w:val="none" w:sz="0" w:space="0" w:color="auto"/>
      </w:divBdr>
    </w:div>
    <w:div w:id="1744138818">
      <w:bodyDiv w:val="1"/>
      <w:marLeft w:val="0"/>
      <w:marRight w:val="0"/>
      <w:marTop w:val="0"/>
      <w:marBottom w:val="0"/>
      <w:divBdr>
        <w:top w:val="none" w:sz="0" w:space="0" w:color="auto"/>
        <w:left w:val="none" w:sz="0" w:space="0" w:color="auto"/>
        <w:bottom w:val="none" w:sz="0" w:space="0" w:color="auto"/>
        <w:right w:val="none" w:sz="0" w:space="0" w:color="auto"/>
      </w:divBdr>
    </w:div>
    <w:div w:id="1748725905">
      <w:bodyDiv w:val="1"/>
      <w:marLeft w:val="0"/>
      <w:marRight w:val="0"/>
      <w:marTop w:val="0"/>
      <w:marBottom w:val="0"/>
      <w:divBdr>
        <w:top w:val="none" w:sz="0" w:space="0" w:color="auto"/>
        <w:left w:val="none" w:sz="0" w:space="0" w:color="auto"/>
        <w:bottom w:val="none" w:sz="0" w:space="0" w:color="auto"/>
        <w:right w:val="none" w:sz="0" w:space="0" w:color="auto"/>
      </w:divBdr>
    </w:div>
    <w:div w:id="1755855893">
      <w:bodyDiv w:val="1"/>
      <w:marLeft w:val="0"/>
      <w:marRight w:val="0"/>
      <w:marTop w:val="0"/>
      <w:marBottom w:val="0"/>
      <w:divBdr>
        <w:top w:val="none" w:sz="0" w:space="0" w:color="auto"/>
        <w:left w:val="none" w:sz="0" w:space="0" w:color="auto"/>
        <w:bottom w:val="none" w:sz="0" w:space="0" w:color="auto"/>
        <w:right w:val="none" w:sz="0" w:space="0" w:color="auto"/>
      </w:divBdr>
    </w:div>
    <w:div w:id="1773476677">
      <w:bodyDiv w:val="1"/>
      <w:marLeft w:val="0"/>
      <w:marRight w:val="0"/>
      <w:marTop w:val="0"/>
      <w:marBottom w:val="0"/>
      <w:divBdr>
        <w:top w:val="none" w:sz="0" w:space="0" w:color="auto"/>
        <w:left w:val="none" w:sz="0" w:space="0" w:color="auto"/>
        <w:bottom w:val="none" w:sz="0" w:space="0" w:color="auto"/>
        <w:right w:val="none" w:sz="0" w:space="0" w:color="auto"/>
      </w:divBdr>
    </w:div>
    <w:div w:id="1782645380">
      <w:bodyDiv w:val="1"/>
      <w:marLeft w:val="0"/>
      <w:marRight w:val="0"/>
      <w:marTop w:val="0"/>
      <w:marBottom w:val="0"/>
      <w:divBdr>
        <w:top w:val="none" w:sz="0" w:space="0" w:color="auto"/>
        <w:left w:val="none" w:sz="0" w:space="0" w:color="auto"/>
        <w:bottom w:val="none" w:sz="0" w:space="0" w:color="auto"/>
        <w:right w:val="none" w:sz="0" w:space="0" w:color="auto"/>
      </w:divBdr>
    </w:div>
    <w:div w:id="1787311976">
      <w:bodyDiv w:val="1"/>
      <w:marLeft w:val="0"/>
      <w:marRight w:val="0"/>
      <w:marTop w:val="0"/>
      <w:marBottom w:val="0"/>
      <w:divBdr>
        <w:top w:val="none" w:sz="0" w:space="0" w:color="auto"/>
        <w:left w:val="none" w:sz="0" w:space="0" w:color="auto"/>
        <w:bottom w:val="none" w:sz="0" w:space="0" w:color="auto"/>
        <w:right w:val="none" w:sz="0" w:space="0" w:color="auto"/>
      </w:divBdr>
    </w:div>
    <w:div w:id="1792161212">
      <w:bodyDiv w:val="1"/>
      <w:marLeft w:val="0"/>
      <w:marRight w:val="0"/>
      <w:marTop w:val="0"/>
      <w:marBottom w:val="0"/>
      <w:divBdr>
        <w:top w:val="none" w:sz="0" w:space="0" w:color="auto"/>
        <w:left w:val="none" w:sz="0" w:space="0" w:color="auto"/>
        <w:bottom w:val="none" w:sz="0" w:space="0" w:color="auto"/>
        <w:right w:val="none" w:sz="0" w:space="0" w:color="auto"/>
      </w:divBdr>
    </w:div>
    <w:div w:id="1800413100">
      <w:bodyDiv w:val="1"/>
      <w:marLeft w:val="0"/>
      <w:marRight w:val="0"/>
      <w:marTop w:val="0"/>
      <w:marBottom w:val="0"/>
      <w:divBdr>
        <w:top w:val="none" w:sz="0" w:space="0" w:color="auto"/>
        <w:left w:val="none" w:sz="0" w:space="0" w:color="auto"/>
        <w:bottom w:val="none" w:sz="0" w:space="0" w:color="auto"/>
        <w:right w:val="none" w:sz="0" w:space="0" w:color="auto"/>
      </w:divBdr>
    </w:div>
    <w:div w:id="1802259795">
      <w:bodyDiv w:val="1"/>
      <w:marLeft w:val="0"/>
      <w:marRight w:val="0"/>
      <w:marTop w:val="0"/>
      <w:marBottom w:val="0"/>
      <w:divBdr>
        <w:top w:val="none" w:sz="0" w:space="0" w:color="auto"/>
        <w:left w:val="none" w:sz="0" w:space="0" w:color="auto"/>
        <w:bottom w:val="none" w:sz="0" w:space="0" w:color="auto"/>
        <w:right w:val="none" w:sz="0" w:space="0" w:color="auto"/>
      </w:divBdr>
      <w:divsChild>
        <w:div w:id="1990132892">
          <w:marLeft w:val="0"/>
          <w:marRight w:val="0"/>
          <w:marTop w:val="0"/>
          <w:marBottom w:val="0"/>
          <w:divBdr>
            <w:top w:val="none" w:sz="0" w:space="0" w:color="auto"/>
            <w:left w:val="none" w:sz="0" w:space="0" w:color="auto"/>
            <w:bottom w:val="none" w:sz="0" w:space="0" w:color="auto"/>
            <w:right w:val="none" w:sz="0" w:space="0" w:color="auto"/>
          </w:divBdr>
          <w:divsChild>
            <w:div w:id="635306091">
              <w:marLeft w:val="0"/>
              <w:marRight w:val="0"/>
              <w:marTop w:val="0"/>
              <w:marBottom w:val="0"/>
              <w:divBdr>
                <w:top w:val="none" w:sz="0" w:space="0" w:color="auto"/>
                <w:left w:val="none" w:sz="0" w:space="0" w:color="auto"/>
                <w:bottom w:val="none" w:sz="0" w:space="0" w:color="auto"/>
                <w:right w:val="none" w:sz="0" w:space="0" w:color="auto"/>
              </w:divBdr>
            </w:div>
            <w:div w:id="370150500">
              <w:marLeft w:val="0"/>
              <w:marRight w:val="0"/>
              <w:marTop w:val="0"/>
              <w:marBottom w:val="0"/>
              <w:divBdr>
                <w:top w:val="none" w:sz="0" w:space="0" w:color="auto"/>
                <w:left w:val="none" w:sz="0" w:space="0" w:color="auto"/>
                <w:bottom w:val="none" w:sz="0" w:space="0" w:color="auto"/>
                <w:right w:val="none" w:sz="0" w:space="0" w:color="auto"/>
              </w:divBdr>
            </w:div>
            <w:div w:id="1829903875">
              <w:marLeft w:val="0"/>
              <w:marRight w:val="0"/>
              <w:marTop w:val="0"/>
              <w:marBottom w:val="0"/>
              <w:divBdr>
                <w:top w:val="none" w:sz="0" w:space="0" w:color="auto"/>
                <w:left w:val="none" w:sz="0" w:space="0" w:color="auto"/>
                <w:bottom w:val="none" w:sz="0" w:space="0" w:color="auto"/>
                <w:right w:val="none" w:sz="0" w:space="0" w:color="auto"/>
              </w:divBdr>
            </w:div>
            <w:div w:id="1732460222">
              <w:marLeft w:val="0"/>
              <w:marRight w:val="0"/>
              <w:marTop w:val="0"/>
              <w:marBottom w:val="0"/>
              <w:divBdr>
                <w:top w:val="none" w:sz="0" w:space="0" w:color="auto"/>
                <w:left w:val="none" w:sz="0" w:space="0" w:color="auto"/>
                <w:bottom w:val="none" w:sz="0" w:space="0" w:color="auto"/>
                <w:right w:val="none" w:sz="0" w:space="0" w:color="auto"/>
              </w:divBdr>
            </w:div>
            <w:div w:id="362826346">
              <w:marLeft w:val="0"/>
              <w:marRight w:val="0"/>
              <w:marTop w:val="0"/>
              <w:marBottom w:val="0"/>
              <w:divBdr>
                <w:top w:val="none" w:sz="0" w:space="0" w:color="auto"/>
                <w:left w:val="none" w:sz="0" w:space="0" w:color="auto"/>
                <w:bottom w:val="none" w:sz="0" w:space="0" w:color="auto"/>
                <w:right w:val="none" w:sz="0" w:space="0" w:color="auto"/>
              </w:divBdr>
            </w:div>
            <w:div w:id="1674603082">
              <w:marLeft w:val="0"/>
              <w:marRight w:val="0"/>
              <w:marTop w:val="0"/>
              <w:marBottom w:val="0"/>
              <w:divBdr>
                <w:top w:val="none" w:sz="0" w:space="0" w:color="auto"/>
                <w:left w:val="none" w:sz="0" w:space="0" w:color="auto"/>
                <w:bottom w:val="none" w:sz="0" w:space="0" w:color="auto"/>
                <w:right w:val="none" w:sz="0" w:space="0" w:color="auto"/>
              </w:divBdr>
            </w:div>
            <w:div w:id="102829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30614">
      <w:bodyDiv w:val="1"/>
      <w:marLeft w:val="0"/>
      <w:marRight w:val="0"/>
      <w:marTop w:val="0"/>
      <w:marBottom w:val="0"/>
      <w:divBdr>
        <w:top w:val="none" w:sz="0" w:space="0" w:color="auto"/>
        <w:left w:val="none" w:sz="0" w:space="0" w:color="auto"/>
        <w:bottom w:val="none" w:sz="0" w:space="0" w:color="auto"/>
        <w:right w:val="none" w:sz="0" w:space="0" w:color="auto"/>
      </w:divBdr>
    </w:div>
    <w:div w:id="1806659573">
      <w:bodyDiv w:val="1"/>
      <w:marLeft w:val="0"/>
      <w:marRight w:val="0"/>
      <w:marTop w:val="0"/>
      <w:marBottom w:val="0"/>
      <w:divBdr>
        <w:top w:val="none" w:sz="0" w:space="0" w:color="auto"/>
        <w:left w:val="none" w:sz="0" w:space="0" w:color="auto"/>
        <w:bottom w:val="none" w:sz="0" w:space="0" w:color="auto"/>
        <w:right w:val="none" w:sz="0" w:space="0" w:color="auto"/>
      </w:divBdr>
      <w:divsChild>
        <w:div w:id="745107109">
          <w:marLeft w:val="0"/>
          <w:marRight w:val="0"/>
          <w:marTop w:val="0"/>
          <w:marBottom w:val="0"/>
          <w:divBdr>
            <w:top w:val="none" w:sz="0" w:space="0" w:color="auto"/>
            <w:left w:val="none" w:sz="0" w:space="0" w:color="auto"/>
            <w:bottom w:val="none" w:sz="0" w:space="0" w:color="auto"/>
            <w:right w:val="none" w:sz="0" w:space="0" w:color="auto"/>
          </w:divBdr>
        </w:div>
      </w:divsChild>
    </w:div>
    <w:div w:id="1809132360">
      <w:bodyDiv w:val="1"/>
      <w:marLeft w:val="0"/>
      <w:marRight w:val="0"/>
      <w:marTop w:val="0"/>
      <w:marBottom w:val="0"/>
      <w:divBdr>
        <w:top w:val="none" w:sz="0" w:space="0" w:color="auto"/>
        <w:left w:val="none" w:sz="0" w:space="0" w:color="auto"/>
        <w:bottom w:val="none" w:sz="0" w:space="0" w:color="auto"/>
        <w:right w:val="none" w:sz="0" w:space="0" w:color="auto"/>
      </w:divBdr>
      <w:divsChild>
        <w:div w:id="1555237728">
          <w:marLeft w:val="0"/>
          <w:marRight w:val="0"/>
          <w:marTop w:val="0"/>
          <w:marBottom w:val="0"/>
          <w:divBdr>
            <w:top w:val="none" w:sz="0" w:space="0" w:color="auto"/>
            <w:left w:val="none" w:sz="0" w:space="0" w:color="auto"/>
            <w:bottom w:val="none" w:sz="0" w:space="0" w:color="auto"/>
            <w:right w:val="none" w:sz="0" w:space="0" w:color="auto"/>
          </w:divBdr>
        </w:div>
      </w:divsChild>
    </w:div>
    <w:div w:id="1813332495">
      <w:bodyDiv w:val="1"/>
      <w:marLeft w:val="0"/>
      <w:marRight w:val="0"/>
      <w:marTop w:val="0"/>
      <w:marBottom w:val="0"/>
      <w:divBdr>
        <w:top w:val="none" w:sz="0" w:space="0" w:color="auto"/>
        <w:left w:val="none" w:sz="0" w:space="0" w:color="auto"/>
        <w:bottom w:val="none" w:sz="0" w:space="0" w:color="auto"/>
        <w:right w:val="none" w:sz="0" w:space="0" w:color="auto"/>
      </w:divBdr>
    </w:div>
    <w:div w:id="1813450354">
      <w:bodyDiv w:val="1"/>
      <w:marLeft w:val="0"/>
      <w:marRight w:val="0"/>
      <w:marTop w:val="0"/>
      <w:marBottom w:val="0"/>
      <w:divBdr>
        <w:top w:val="none" w:sz="0" w:space="0" w:color="auto"/>
        <w:left w:val="none" w:sz="0" w:space="0" w:color="auto"/>
        <w:bottom w:val="none" w:sz="0" w:space="0" w:color="auto"/>
        <w:right w:val="none" w:sz="0" w:space="0" w:color="auto"/>
      </w:divBdr>
    </w:div>
    <w:div w:id="1819954341">
      <w:bodyDiv w:val="1"/>
      <w:marLeft w:val="0"/>
      <w:marRight w:val="0"/>
      <w:marTop w:val="0"/>
      <w:marBottom w:val="0"/>
      <w:divBdr>
        <w:top w:val="none" w:sz="0" w:space="0" w:color="auto"/>
        <w:left w:val="none" w:sz="0" w:space="0" w:color="auto"/>
        <w:bottom w:val="none" w:sz="0" w:space="0" w:color="auto"/>
        <w:right w:val="none" w:sz="0" w:space="0" w:color="auto"/>
      </w:divBdr>
      <w:divsChild>
        <w:div w:id="1823422207">
          <w:marLeft w:val="0"/>
          <w:marRight w:val="0"/>
          <w:marTop w:val="0"/>
          <w:marBottom w:val="0"/>
          <w:divBdr>
            <w:top w:val="none" w:sz="0" w:space="0" w:color="auto"/>
            <w:left w:val="none" w:sz="0" w:space="0" w:color="auto"/>
            <w:bottom w:val="none" w:sz="0" w:space="0" w:color="auto"/>
            <w:right w:val="none" w:sz="0" w:space="0" w:color="auto"/>
          </w:divBdr>
          <w:divsChild>
            <w:div w:id="440877321">
              <w:marLeft w:val="0"/>
              <w:marRight w:val="0"/>
              <w:marTop w:val="0"/>
              <w:marBottom w:val="0"/>
              <w:divBdr>
                <w:top w:val="none" w:sz="0" w:space="0" w:color="auto"/>
                <w:left w:val="none" w:sz="0" w:space="0" w:color="auto"/>
                <w:bottom w:val="none" w:sz="0" w:space="0" w:color="auto"/>
                <w:right w:val="none" w:sz="0" w:space="0" w:color="auto"/>
              </w:divBdr>
            </w:div>
            <w:div w:id="192110457">
              <w:marLeft w:val="0"/>
              <w:marRight w:val="0"/>
              <w:marTop w:val="0"/>
              <w:marBottom w:val="0"/>
              <w:divBdr>
                <w:top w:val="none" w:sz="0" w:space="0" w:color="auto"/>
                <w:left w:val="none" w:sz="0" w:space="0" w:color="auto"/>
                <w:bottom w:val="none" w:sz="0" w:space="0" w:color="auto"/>
                <w:right w:val="none" w:sz="0" w:space="0" w:color="auto"/>
              </w:divBdr>
            </w:div>
            <w:div w:id="1138112238">
              <w:marLeft w:val="0"/>
              <w:marRight w:val="0"/>
              <w:marTop w:val="0"/>
              <w:marBottom w:val="0"/>
              <w:divBdr>
                <w:top w:val="none" w:sz="0" w:space="0" w:color="auto"/>
                <w:left w:val="none" w:sz="0" w:space="0" w:color="auto"/>
                <w:bottom w:val="none" w:sz="0" w:space="0" w:color="auto"/>
                <w:right w:val="none" w:sz="0" w:space="0" w:color="auto"/>
              </w:divBdr>
            </w:div>
            <w:div w:id="1886211288">
              <w:marLeft w:val="0"/>
              <w:marRight w:val="0"/>
              <w:marTop w:val="0"/>
              <w:marBottom w:val="0"/>
              <w:divBdr>
                <w:top w:val="none" w:sz="0" w:space="0" w:color="auto"/>
                <w:left w:val="none" w:sz="0" w:space="0" w:color="auto"/>
                <w:bottom w:val="none" w:sz="0" w:space="0" w:color="auto"/>
                <w:right w:val="none" w:sz="0" w:space="0" w:color="auto"/>
              </w:divBdr>
            </w:div>
            <w:div w:id="189808347">
              <w:marLeft w:val="0"/>
              <w:marRight w:val="0"/>
              <w:marTop w:val="0"/>
              <w:marBottom w:val="0"/>
              <w:divBdr>
                <w:top w:val="none" w:sz="0" w:space="0" w:color="auto"/>
                <w:left w:val="none" w:sz="0" w:space="0" w:color="auto"/>
                <w:bottom w:val="none" w:sz="0" w:space="0" w:color="auto"/>
                <w:right w:val="none" w:sz="0" w:space="0" w:color="auto"/>
              </w:divBdr>
            </w:div>
            <w:div w:id="1826625332">
              <w:marLeft w:val="0"/>
              <w:marRight w:val="0"/>
              <w:marTop w:val="0"/>
              <w:marBottom w:val="0"/>
              <w:divBdr>
                <w:top w:val="none" w:sz="0" w:space="0" w:color="auto"/>
                <w:left w:val="none" w:sz="0" w:space="0" w:color="auto"/>
                <w:bottom w:val="none" w:sz="0" w:space="0" w:color="auto"/>
                <w:right w:val="none" w:sz="0" w:space="0" w:color="auto"/>
              </w:divBdr>
            </w:div>
            <w:div w:id="11019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54942">
      <w:bodyDiv w:val="1"/>
      <w:marLeft w:val="0"/>
      <w:marRight w:val="0"/>
      <w:marTop w:val="0"/>
      <w:marBottom w:val="0"/>
      <w:divBdr>
        <w:top w:val="none" w:sz="0" w:space="0" w:color="auto"/>
        <w:left w:val="none" w:sz="0" w:space="0" w:color="auto"/>
        <w:bottom w:val="none" w:sz="0" w:space="0" w:color="auto"/>
        <w:right w:val="none" w:sz="0" w:space="0" w:color="auto"/>
      </w:divBdr>
    </w:div>
    <w:div w:id="1834880683">
      <w:bodyDiv w:val="1"/>
      <w:marLeft w:val="0"/>
      <w:marRight w:val="0"/>
      <w:marTop w:val="0"/>
      <w:marBottom w:val="0"/>
      <w:divBdr>
        <w:top w:val="none" w:sz="0" w:space="0" w:color="auto"/>
        <w:left w:val="none" w:sz="0" w:space="0" w:color="auto"/>
        <w:bottom w:val="none" w:sz="0" w:space="0" w:color="auto"/>
        <w:right w:val="none" w:sz="0" w:space="0" w:color="auto"/>
      </w:divBdr>
    </w:div>
    <w:div w:id="1842574564">
      <w:bodyDiv w:val="1"/>
      <w:marLeft w:val="0"/>
      <w:marRight w:val="0"/>
      <w:marTop w:val="0"/>
      <w:marBottom w:val="0"/>
      <w:divBdr>
        <w:top w:val="none" w:sz="0" w:space="0" w:color="auto"/>
        <w:left w:val="none" w:sz="0" w:space="0" w:color="auto"/>
        <w:bottom w:val="none" w:sz="0" w:space="0" w:color="auto"/>
        <w:right w:val="none" w:sz="0" w:space="0" w:color="auto"/>
      </w:divBdr>
      <w:divsChild>
        <w:div w:id="500661239">
          <w:marLeft w:val="0"/>
          <w:marRight w:val="0"/>
          <w:marTop w:val="0"/>
          <w:marBottom w:val="0"/>
          <w:divBdr>
            <w:top w:val="none" w:sz="0" w:space="0" w:color="auto"/>
            <w:left w:val="none" w:sz="0" w:space="0" w:color="auto"/>
            <w:bottom w:val="none" w:sz="0" w:space="0" w:color="auto"/>
            <w:right w:val="none" w:sz="0" w:space="0" w:color="auto"/>
          </w:divBdr>
          <w:divsChild>
            <w:div w:id="356734166">
              <w:marLeft w:val="0"/>
              <w:marRight w:val="0"/>
              <w:marTop w:val="0"/>
              <w:marBottom w:val="0"/>
              <w:divBdr>
                <w:top w:val="none" w:sz="0" w:space="0" w:color="auto"/>
                <w:left w:val="none" w:sz="0" w:space="0" w:color="auto"/>
                <w:bottom w:val="none" w:sz="0" w:space="0" w:color="auto"/>
                <w:right w:val="none" w:sz="0" w:space="0" w:color="auto"/>
              </w:divBdr>
            </w:div>
            <w:div w:id="97656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69697">
      <w:bodyDiv w:val="1"/>
      <w:marLeft w:val="0"/>
      <w:marRight w:val="0"/>
      <w:marTop w:val="0"/>
      <w:marBottom w:val="0"/>
      <w:divBdr>
        <w:top w:val="none" w:sz="0" w:space="0" w:color="auto"/>
        <w:left w:val="none" w:sz="0" w:space="0" w:color="auto"/>
        <w:bottom w:val="none" w:sz="0" w:space="0" w:color="auto"/>
        <w:right w:val="none" w:sz="0" w:space="0" w:color="auto"/>
      </w:divBdr>
    </w:div>
    <w:div w:id="1849634645">
      <w:bodyDiv w:val="1"/>
      <w:marLeft w:val="0"/>
      <w:marRight w:val="0"/>
      <w:marTop w:val="0"/>
      <w:marBottom w:val="0"/>
      <w:divBdr>
        <w:top w:val="none" w:sz="0" w:space="0" w:color="auto"/>
        <w:left w:val="none" w:sz="0" w:space="0" w:color="auto"/>
        <w:bottom w:val="none" w:sz="0" w:space="0" w:color="auto"/>
        <w:right w:val="none" w:sz="0" w:space="0" w:color="auto"/>
      </w:divBdr>
    </w:div>
    <w:div w:id="1854877029">
      <w:bodyDiv w:val="1"/>
      <w:marLeft w:val="0"/>
      <w:marRight w:val="0"/>
      <w:marTop w:val="0"/>
      <w:marBottom w:val="0"/>
      <w:divBdr>
        <w:top w:val="none" w:sz="0" w:space="0" w:color="auto"/>
        <w:left w:val="none" w:sz="0" w:space="0" w:color="auto"/>
        <w:bottom w:val="none" w:sz="0" w:space="0" w:color="auto"/>
        <w:right w:val="none" w:sz="0" w:space="0" w:color="auto"/>
      </w:divBdr>
    </w:div>
    <w:div w:id="1856267190">
      <w:bodyDiv w:val="1"/>
      <w:marLeft w:val="0"/>
      <w:marRight w:val="0"/>
      <w:marTop w:val="0"/>
      <w:marBottom w:val="0"/>
      <w:divBdr>
        <w:top w:val="none" w:sz="0" w:space="0" w:color="auto"/>
        <w:left w:val="none" w:sz="0" w:space="0" w:color="auto"/>
        <w:bottom w:val="none" w:sz="0" w:space="0" w:color="auto"/>
        <w:right w:val="none" w:sz="0" w:space="0" w:color="auto"/>
      </w:divBdr>
    </w:div>
    <w:div w:id="1859470084">
      <w:bodyDiv w:val="1"/>
      <w:marLeft w:val="0"/>
      <w:marRight w:val="0"/>
      <w:marTop w:val="0"/>
      <w:marBottom w:val="0"/>
      <w:divBdr>
        <w:top w:val="none" w:sz="0" w:space="0" w:color="auto"/>
        <w:left w:val="none" w:sz="0" w:space="0" w:color="auto"/>
        <w:bottom w:val="none" w:sz="0" w:space="0" w:color="auto"/>
        <w:right w:val="none" w:sz="0" w:space="0" w:color="auto"/>
      </w:divBdr>
      <w:divsChild>
        <w:div w:id="1297298705">
          <w:marLeft w:val="0"/>
          <w:marRight w:val="0"/>
          <w:marTop w:val="0"/>
          <w:marBottom w:val="0"/>
          <w:divBdr>
            <w:top w:val="none" w:sz="0" w:space="0" w:color="auto"/>
            <w:left w:val="none" w:sz="0" w:space="0" w:color="auto"/>
            <w:bottom w:val="none" w:sz="0" w:space="0" w:color="auto"/>
            <w:right w:val="none" w:sz="0" w:space="0" w:color="auto"/>
          </w:divBdr>
          <w:divsChild>
            <w:div w:id="102147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01187">
      <w:bodyDiv w:val="1"/>
      <w:marLeft w:val="0"/>
      <w:marRight w:val="0"/>
      <w:marTop w:val="0"/>
      <w:marBottom w:val="0"/>
      <w:divBdr>
        <w:top w:val="none" w:sz="0" w:space="0" w:color="auto"/>
        <w:left w:val="none" w:sz="0" w:space="0" w:color="auto"/>
        <w:bottom w:val="none" w:sz="0" w:space="0" w:color="auto"/>
        <w:right w:val="none" w:sz="0" w:space="0" w:color="auto"/>
      </w:divBdr>
    </w:div>
    <w:div w:id="1871412094">
      <w:bodyDiv w:val="1"/>
      <w:marLeft w:val="0"/>
      <w:marRight w:val="0"/>
      <w:marTop w:val="0"/>
      <w:marBottom w:val="0"/>
      <w:divBdr>
        <w:top w:val="none" w:sz="0" w:space="0" w:color="auto"/>
        <w:left w:val="none" w:sz="0" w:space="0" w:color="auto"/>
        <w:bottom w:val="none" w:sz="0" w:space="0" w:color="auto"/>
        <w:right w:val="none" w:sz="0" w:space="0" w:color="auto"/>
      </w:divBdr>
      <w:divsChild>
        <w:div w:id="1731733323">
          <w:marLeft w:val="0"/>
          <w:marRight w:val="0"/>
          <w:marTop w:val="0"/>
          <w:marBottom w:val="0"/>
          <w:divBdr>
            <w:top w:val="none" w:sz="0" w:space="0" w:color="auto"/>
            <w:left w:val="none" w:sz="0" w:space="0" w:color="auto"/>
            <w:bottom w:val="none" w:sz="0" w:space="0" w:color="auto"/>
            <w:right w:val="none" w:sz="0" w:space="0" w:color="auto"/>
          </w:divBdr>
          <w:divsChild>
            <w:div w:id="747965112">
              <w:marLeft w:val="0"/>
              <w:marRight w:val="0"/>
              <w:marTop w:val="0"/>
              <w:marBottom w:val="0"/>
              <w:divBdr>
                <w:top w:val="none" w:sz="0" w:space="0" w:color="auto"/>
                <w:left w:val="none" w:sz="0" w:space="0" w:color="auto"/>
                <w:bottom w:val="none" w:sz="0" w:space="0" w:color="auto"/>
                <w:right w:val="none" w:sz="0" w:space="0" w:color="auto"/>
              </w:divBdr>
            </w:div>
            <w:div w:id="1139613687">
              <w:marLeft w:val="0"/>
              <w:marRight w:val="0"/>
              <w:marTop w:val="0"/>
              <w:marBottom w:val="0"/>
              <w:divBdr>
                <w:top w:val="none" w:sz="0" w:space="0" w:color="auto"/>
                <w:left w:val="none" w:sz="0" w:space="0" w:color="auto"/>
                <w:bottom w:val="none" w:sz="0" w:space="0" w:color="auto"/>
                <w:right w:val="none" w:sz="0" w:space="0" w:color="auto"/>
              </w:divBdr>
            </w:div>
            <w:div w:id="1596133291">
              <w:marLeft w:val="0"/>
              <w:marRight w:val="0"/>
              <w:marTop w:val="0"/>
              <w:marBottom w:val="0"/>
              <w:divBdr>
                <w:top w:val="none" w:sz="0" w:space="0" w:color="auto"/>
                <w:left w:val="none" w:sz="0" w:space="0" w:color="auto"/>
                <w:bottom w:val="none" w:sz="0" w:space="0" w:color="auto"/>
                <w:right w:val="none" w:sz="0" w:space="0" w:color="auto"/>
              </w:divBdr>
            </w:div>
            <w:div w:id="338043557">
              <w:marLeft w:val="0"/>
              <w:marRight w:val="0"/>
              <w:marTop w:val="0"/>
              <w:marBottom w:val="0"/>
              <w:divBdr>
                <w:top w:val="none" w:sz="0" w:space="0" w:color="auto"/>
                <w:left w:val="none" w:sz="0" w:space="0" w:color="auto"/>
                <w:bottom w:val="none" w:sz="0" w:space="0" w:color="auto"/>
                <w:right w:val="none" w:sz="0" w:space="0" w:color="auto"/>
              </w:divBdr>
            </w:div>
            <w:div w:id="558830099">
              <w:marLeft w:val="0"/>
              <w:marRight w:val="0"/>
              <w:marTop w:val="0"/>
              <w:marBottom w:val="0"/>
              <w:divBdr>
                <w:top w:val="none" w:sz="0" w:space="0" w:color="auto"/>
                <w:left w:val="none" w:sz="0" w:space="0" w:color="auto"/>
                <w:bottom w:val="none" w:sz="0" w:space="0" w:color="auto"/>
                <w:right w:val="none" w:sz="0" w:space="0" w:color="auto"/>
              </w:divBdr>
            </w:div>
            <w:div w:id="1588733451">
              <w:marLeft w:val="0"/>
              <w:marRight w:val="0"/>
              <w:marTop w:val="0"/>
              <w:marBottom w:val="0"/>
              <w:divBdr>
                <w:top w:val="none" w:sz="0" w:space="0" w:color="auto"/>
                <w:left w:val="none" w:sz="0" w:space="0" w:color="auto"/>
                <w:bottom w:val="none" w:sz="0" w:space="0" w:color="auto"/>
                <w:right w:val="none" w:sz="0" w:space="0" w:color="auto"/>
              </w:divBdr>
            </w:div>
            <w:div w:id="408890118">
              <w:marLeft w:val="0"/>
              <w:marRight w:val="0"/>
              <w:marTop w:val="0"/>
              <w:marBottom w:val="0"/>
              <w:divBdr>
                <w:top w:val="none" w:sz="0" w:space="0" w:color="auto"/>
                <w:left w:val="none" w:sz="0" w:space="0" w:color="auto"/>
                <w:bottom w:val="none" w:sz="0" w:space="0" w:color="auto"/>
                <w:right w:val="none" w:sz="0" w:space="0" w:color="auto"/>
              </w:divBdr>
            </w:div>
            <w:div w:id="493423378">
              <w:marLeft w:val="0"/>
              <w:marRight w:val="0"/>
              <w:marTop w:val="0"/>
              <w:marBottom w:val="0"/>
              <w:divBdr>
                <w:top w:val="none" w:sz="0" w:space="0" w:color="auto"/>
                <w:left w:val="none" w:sz="0" w:space="0" w:color="auto"/>
                <w:bottom w:val="none" w:sz="0" w:space="0" w:color="auto"/>
                <w:right w:val="none" w:sz="0" w:space="0" w:color="auto"/>
              </w:divBdr>
            </w:div>
            <w:div w:id="707410932">
              <w:marLeft w:val="0"/>
              <w:marRight w:val="0"/>
              <w:marTop w:val="0"/>
              <w:marBottom w:val="0"/>
              <w:divBdr>
                <w:top w:val="none" w:sz="0" w:space="0" w:color="auto"/>
                <w:left w:val="none" w:sz="0" w:space="0" w:color="auto"/>
                <w:bottom w:val="none" w:sz="0" w:space="0" w:color="auto"/>
                <w:right w:val="none" w:sz="0" w:space="0" w:color="auto"/>
              </w:divBdr>
            </w:div>
            <w:div w:id="400056676">
              <w:marLeft w:val="0"/>
              <w:marRight w:val="0"/>
              <w:marTop w:val="0"/>
              <w:marBottom w:val="0"/>
              <w:divBdr>
                <w:top w:val="none" w:sz="0" w:space="0" w:color="auto"/>
                <w:left w:val="none" w:sz="0" w:space="0" w:color="auto"/>
                <w:bottom w:val="none" w:sz="0" w:space="0" w:color="auto"/>
                <w:right w:val="none" w:sz="0" w:space="0" w:color="auto"/>
              </w:divBdr>
            </w:div>
            <w:div w:id="1437746792">
              <w:marLeft w:val="0"/>
              <w:marRight w:val="0"/>
              <w:marTop w:val="0"/>
              <w:marBottom w:val="0"/>
              <w:divBdr>
                <w:top w:val="none" w:sz="0" w:space="0" w:color="auto"/>
                <w:left w:val="none" w:sz="0" w:space="0" w:color="auto"/>
                <w:bottom w:val="none" w:sz="0" w:space="0" w:color="auto"/>
                <w:right w:val="none" w:sz="0" w:space="0" w:color="auto"/>
              </w:divBdr>
            </w:div>
            <w:div w:id="592251862">
              <w:marLeft w:val="0"/>
              <w:marRight w:val="0"/>
              <w:marTop w:val="0"/>
              <w:marBottom w:val="0"/>
              <w:divBdr>
                <w:top w:val="none" w:sz="0" w:space="0" w:color="auto"/>
                <w:left w:val="none" w:sz="0" w:space="0" w:color="auto"/>
                <w:bottom w:val="none" w:sz="0" w:space="0" w:color="auto"/>
                <w:right w:val="none" w:sz="0" w:space="0" w:color="auto"/>
              </w:divBdr>
            </w:div>
            <w:div w:id="20259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54838">
      <w:bodyDiv w:val="1"/>
      <w:marLeft w:val="0"/>
      <w:marRight w:val="0"/>
      <w:marTop w:val="0"/>
      <w:marBottom w:val="0"/>
      <w:divBdr>
        <w:top w:val="none" w:sz="0" w:space="0" w:color="auto"/>
        <w:left w:val="none" w:sz="0" w:space="0" w:color="auto"/>
        <w:bottom w:val="none" w:sz="0" w:space="0" w:color="auto"/>
        <w:right w:val="none" w:sz="0" w:space="0" w:color="auto"/>
      </w:divBdr>
      <w:divsChild>
        <w:div w:id="1969890022">
          <w:marLeft w:val="0"/>
          <w:marRight w:val="0"/>
          <w:marTop w:val="0"/>
          <w:marBottom w:val="0"/>
          <w:divBdr>
            <w:top w:val="none" w:sz="0" w:space="0" w:color="auto"/>
            <w:left w:val="none" w:sz="0" w:space="0" w:color="auto"/>
            <w:bottom w:val="none" w:sz="0" w:space="0" w:color="auto"/>
            <w:right w:val="none" w:sz="0" w:space="0" w:color="auto"/>
          </w:divBdr>
          <w:divsChild>
            <w:div w:id="747993401">
              <w:marLeft w:val="0"/>
              <w:marRight w:val="0"/>
              <w:marTop w:val="0"/>
              <w:marBottom w:val="0"/>
              <w:divBdr>
                <w:top w:val="none" w:sz="0" w:space="0" w:color="auto"/>
                <w:left w:val="none" w:sz="0" w:space="0" w:color="auto"/>
                <w:bottom w:val="none" w:sz="0" w:space="0" w:color="auto"/>
                <w:right w:val="none" w:sz="0" w:space="0" w:color="auto"/>
              </w:divBdr>
            </w:div>
            <w:div w:id="422383419">
              <w:marLeft w:val="0"/>
              <w:marRight w:val="0"/>
              <w:marTop w:val="0"/>
              <w:marBottom w:val="0"/>
              <w:divBdr>
                <w:top w:val="none" w:sz="0" w:space="0" w:color="auto"/>
                <w:left w:val="none" w:sz="0" w:space="0" w:color="auto"/>
                <w:bottom w:val="none" w:sz="0" w:space="0" w:color="auto"/>
                <w:right w:val="none" w:sz="0" w:space="0" w:color="auto"/>
              </w:divBdr>
            </w:div>
            <w:div w:id="1325551576">
              <w:marLeft w:val="0"/>
              <w:marRight w:val="0"/>
              <w:marTop w:val="0"/>
              <w:marBottom w:val="0"/>
              <w:divBdr>
                <w:top w:val="none" w:sz="0" w:space="0" w:color="auto"/>
                <w:left w:val="none" w:sz="0" w:space="0" w:color="auto"/>
                <w:bottom w:val="none" w:sz="0" w:space="0" w:color="auto"/>
                <w:right w:val="none" w:sz="0" w:space="0" w:color="auto"/>
              </w:divBdr>
            </w:div>
            <w:div w:id="732386332">
              <w:marLeft w:val="0"/>
              <w:marRight w:val="0"/>
              <w:marTop w:val="0"/>
              <w:marBottom w:val="0"/>
              <w:divBdr>
                <w:top w:val="none" w:sz="0" w:space="0" w:color="auto"/>
                <w:left w:val="none" w:sz="0" w:space="0" w:color="auto"/>
                <w:bottom w:val="none" w:sz="0" w:space="0" w:color="auto"/>
                <w:right w:val="none" w:sz="0" w:space="0" w:color="auto"/>
              </w:divBdr>
            </w:div>
            <w:div w:id="1386100544">
              <w:marLeft w:val="0"/>
              <w:marRight w:val="0"/>
              <w:marTop w:val="0"/>
              <w:marBottom w:val="0"/>
              <w:divBdr>
                <w:top w:val="none" w:sz="0" w:space="0" w:color="auto"/>
                <w:left w:val="none" w:sz="0" w:space="0" w:color="auto"/>
                <w:bottom w:val="none" w:sz="0" w:space="0" w:color="auto"/>
                <w:right w:val="none" w:sz="0" w:space="0" w:color="auto"/>
              </w:divBdr>
            </w:div>
            <w:div w:id="535968111">
              <w:marLeft w:val="0"/>
              <w:marRight w:val="0"/>
              <w:marTop w:val="0"/>
              <w:marBottom w:val="0"/>
              <w:divBdr>
                <w:top w:val="none" w:sz="0" w:space="0" w:color="auto"/>
                <w:left w:val="none" w:sz="0" w:space="0" w:color="auto"/>
                <w:bottom w:val="none" w:sz="0" w:space="0" w:color="auto"/>
                <w:right w:val="none" w:sz="0" w:space="0" w:color="auto"/>
              </w:divBdr>
            </w:div>
            <w:div w:id="30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86344">
      <w:bodyDiv w:val="1"/>
      <w:marLeft w:val="0"/>
      <w:marRight w:val="0"/>
      <w:marTop w:val="0"/>
      <w:marBottom w:val="0"/>
      <w:divBdr>
        <w:top w:val="none" w:sz="0" w:space="0" w:color="auto"/>
        <w:left w:val="none" w:sz="0" w:space="0" w:color="auto"/>
        <w:bottom w:val="none" w:sz="0" w:space="0" w:color="auto"/>
        <w:right w:val="none" w:sz="0" w:space="0" w:color="auto"/>
      </w:divBdr>
    </w:div>
    <w:div w:id="1881086151">
      <w:bodyDiv w:val="1"/>
      <w:marLeft w:val="0"/>
      <w:marRight w:val="0"/>
      <w:marTop w:val="0"/>
      <w:marBottom w:val="0"/>
      <w:divBdr>
        <w:top w:val="none" w:sz="0" w:space="0" w:color="auto"/>
        <w:left w:val="none" w:sz="0" w:space="0" w:color="auto"/>
        <w:bottom w:val="none" w:sz="0" w:space="0" w:color="auto"/>
        <w:right w:val="none" w:sz="0" w:space="0" w:color="auto"/>
      </w:divBdr>
      <w:divsChild>
        <w:div w:id="93064493">
          <w:marLeft w:val="0"/>
          <w:marRight w:val="0"/>
          <w:marTop w:val="0"/>
          <w:marBottom w:val="0"/>
          <w:divBdr>
            <w:top w:val="none" w:sz="0" w:space="0" w:color="auto"/>
            <w:left w:val="none" w:sz="0" w:space="0" w:color="auto"/>
            <w:bottom w:val="none" w:sz="0" w:space="0" w:color="auto"/>
            <w:right w:val="none" w:sz="0" w:space="0" w:color="auto"/>
          </w:divBdr>
          <w:divsChild>
            <w:div w:id="108993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03877">
      <w:bodyDiv w:val="1"/>
      <w:marLeft w:val="0"/>
      <w:marRight w:val="0"/>
      <w:marTop w:val="0"/>
      <w:marBottom w:val="0"/>
      <w:divBdr>
        <w:top w:val="none" w:sz="0" w:space="0" w:color="auto"/>
        <w:left w:val="none" w:sz="0" w:space="0" w:color="auto"/>
        <w:bottom w:val="none" w:sz="0" w:space="0" w:color="auto"/>
        <w:right w:val="none" w:sz="0" w:space="0" w:color="auto"/>
      </w:divBdr>
    </w:div>
    <w:div w:id="1893343015">
      <w:bodyDiv w:val="1"/>
      <w:marLeft w:val="0"/>
      <w:marRight w:val="0"/>
      <w:marTop w:val="0"/>
      <w:marBottom w:val="0"/>
      <w:divBdr>
        <w:top w:val="none" w:sz="0" w:space="0" w:color="auto"/>
        <w:left w:val="none" w:sz="0" w:space="0" w:color="auto"/>
        <w:bottom w:val="none" w:sz="0" w:space="0" w:color="auto"/>
        <w:right w:val="none" w:sz="0" w:space="0" w:color="auto"/>
      </w:divBdr>
    </w:div>
    <w:div w:id="1895660309">
      <w:bodyDiv w:val="1"/>
      <w:marLeft w:val="0"/>
      <w:marRight w:val="0"/>
      <w:marTop w:val="0"/>
      <w:marBottom w:val="0"/>
      <w:divBdr>
        <w:top w:val="none" w:sz="0" w:space="0" w:color="auto"/>
        <w:left w:val="none" w:sz="0" w:space="0" w:color="auto"/>
        <w:bottom w:val="none" w:sz="0" w:space="0" w:color="auto"/>
        <w:right w:val="none" w:sz="0" w:space="0" w:color="auto"/>
      </w:divBdr>
    </w:div>
    <w:div w:id="1898972841">
      <w:bodyDiv w:val="1"/>
      <w:marLeft w:val="0"/>
      <w:marRight w:val="0"/>
      <w:marTop w:val="0"/>
      <w:marBottom w:val="0"/>
      <w:divBdr>
        <w:top w:val="none" w:sz="0" w:space="0" w:color="auto"/>
        <w:left w:val="none" w:sz="0" w:space="0" w:color="auto"/>
        <w:bottom w:val="none" w:sz="0" w:space="0" w:color="auto"/>
        <w:right w:val="none" w:sz="0" w:space="0" w:color="auto"/>
      </w:divBdr>
    </w:div>
    <w:div w:id="1907256491">
      <w:bodyDiv w:val="1"/>
      <w:marLeft w:val="0"/>
      <w:marRight w:val="0"/>
      <w:marTop w:val="0"/>
      <w:marBottom w:val="0"/>
      <w:divBdr>
        <w:top w:val="none" w:sz="0" w:space="0" w:color="auto"/>
        <w:left w:val="none" w:sz="0" w:space="0" w:color="auto"/>
        <w:bottom w:val="none" w:sz="0" w:space="0" w:color="auto"/>
        <w:right w:val="none" w:sz="0" w:space="0" w:color="auto"/>
      </w:divBdr>
    </w:div>
    <w:div w:id="1911648418">
      <w:bodyDiv w:val="1"/>
      <w:marLeft w:val="0"/>
      <w:marRight w:val="0"/>
      <w:marTop w:val="0"/>
      <w:marBottom w:val="0"/>
      <w:divBdr>
        <w:top w:val="none" w:sz="0" w:space="0" w:color="auto"/>
        <w:left w:val="none" w:sz="0" w:space="0" w:color="auto"/>
        <w:bottom w:val="none" w:sz="0" w:space="0" w:color="auto"/>
        <w:right w:val="none" w:sz="0" w:space="0" w:color="auto"/>
      </w:divBdr>
    </w:div>
    <w:div w:id="1911847531">
      <w:bodyDiv w:val="1"/>
      <w:marLeft w:val="0"/>
      <w:marRight w:val="0"/>
      <w:marTop w:val="0"/>
      <w:marBottom w:val="0"/>
      <w:divBdr>
        <w:top w:val="none" w:sz="0" w:space="0" w:color="auto"/>
        <w:left w:val="none" w:sz="0" w:space="0" w:color="auto"/>
        <w:bottom w:val="none" w:sz="0" w:space="0" w:color="auto"/>
        <w:right w:val="none" w:sz="0" w:space="0" w:color="auto"/>
      </w:divBdr>
    </w:div>
    <w:div w:id="1912419422">
      <w:bodyDiv w:val="1"/>
      <w:marLeft w:val="0"/>
      <w:marRight w:val="0"/>
      <w:marTop w:val="0"/>
      <w:marBottom w:val="0"/>
      <w:divBdr>
        <w:top w:val="none" w:sz="0" w:space="0" w:color="auto"/>
        <w:left w:val="none" w:sz="0" w:space="0" w:color="auto"/>
        <w:bottom w:val="none" w:sz="0" w:space="0" w:color="auto"/>
        <w:right w:val="none" w:sz="0" w:space="0" w:color="auto"/>
      </w:divBdr>
    </w:div>
    <w:div w:id="1920553943">
      <w:bodyDiv w:val="1"/>
      <w:marLeft w:val="0"/>
      <w:marRight w:val="0"/>
      <w:marTop w:val="0"/>
      <w:marBottom w:val="0"/>
      <w:divBdr>
        <w:top w:val="none" w:sz="0" w:space="0" w:color="auto"/>
        <w:left w:val="none" w:sz="0" w:space="0" w:color="auto"/>
        <w:bottom w:val="none" w:sz="0" w:space="0" w:color="auto"/>
        <w:right w:val="none" w:sz="0" w:space="0" w:color="auto"/>
      </w:divBdr>
    </w:div>
    <w:div w:id="1922791857">
      <w:bodyDiv w:val="1"/>
      <w:marLeft w:val="0"/>
      <w:marRight w:val="0"/>
      <w:marTop w:val="0"/>
      <w:marBottom w:val="0"/>
      <w:divBdr>
        <w:top w:val="none" w:sz="0" w:space="0" w:color="auto"/>
        <w:left w:val="none" w:sz="0" w:space="0" w:color="auto"/>
        <w:bottom w:val="none" w:sz="0" w:space="0" w:color="auto"/>
        <w:right w:val="none" w:sz="0" w:space="0" w:color="auto"/>
      </w:divBdr>
    </w:div>
    <w:div w:id="1925798778">
      <w:bodyDiv w:val="1"/>
      <w:marLeft w:val="0"/>
      <w:marRight w:val="0"/>
      <w:marTop w:val="0"/>
      <w:marBottom w:val="0"/>
      <w:divBdr>
        <w:top w:val="none" w:sz="0" w:space="0" w:color="auto"/>
        <w:left w:val="none" w:sz="0" w:space="0" w:color="auto"/>
        <w:bottom w:val="none" w:sz="0" w:space="0" w:color="auto"/>
        <w:right w:val="none" w:sz="0" w:space="0" w:color="auto"/>
      </w:divBdr>
      <w:divsChild>
        <w:div w:id="1257858745">
          <w:marLeft w:val="0"/>
          <w:marRight w:val="0"/>
          <w:marTop w:val="0"/>
          <w:marBottom w:val="0"/>
          <w:divBdr>
            <w:top w:val="none" w:sz="0" w:space="0" w:color="auto"/>
            <w:left w:val="none" w:sz="0" w:space="0" w:color="auto"/>
            <w:bottom w:val="none" w:sz="0" w:space="0" w:color="auto"/>
            <w:right w:val="none" w:sz="0" w:space="0" w:color="auto"/>
          </w:divBdr>
          <w:divsChild>
            <w:div w:id="1215774060">
              <w:marLeft w:val="0"/>
              <w:marRight w:val="0"/>
              <w:marTop w:val="0"/>
              <w:marBottom w:val="0"/>
              <w:divBdr>
                <w:top w:val="none" w:sz="0" w:space="0" w:color="auto"/>
                <w:left w:val="none" w:sz="0" w:space="0" w:color="auto"/>
                <w:bottom w:val="none" w:sz="0" w:space="0" w:color="auto"/>
                <w:right w:val="none" w:sz="0" w:space="0" w:color="auto"/>
              </w:divBdr>
            </w:div>
            <w:div w:id="2137479859">
              <w:marLeft w:val="0"/>
              <w:marRight w:val="0"/>
              <w:marTop w:val="0"/>
              <w:marBottom w:val="0"/>
              <w:divBdr>
                <w:top w:val="none" w:sz="0" w:space="0" w:color="auto"/>
                <w:left w:val="none" w:sz="0" w:space="0" w:color="auto"/>
                <w:bottom w:val="none" w:sz="0" w:space="0" w:color="auto"/>
                <w:right w:val="none" w:sz="0" w:space="0" w:color="auto"/>
              </w:divBdr>
            </w:div>
            <w:div w:id="885916796">
              <w:marLeft w:val="0"/>
              <w:marRight w:val="0"/>
              <w:marTop w:val="0"/>
              <w:marBottom w:val="0"/>
              <w:divBdr>
                <w:top w:val="none" w:sz="0" w:space="0" w:color="auto"/>
                <w:left w:val="none" w:sz="0" w:space="0" w:color="auto"/>
                <w:bottom w:val="none" w:sz="0" w:space="0" w:color="auto"/>
                <w:right w:val="none" w:sz="0" w:space="0" w:color="auto"/>
              </w:divBdr>
            </w:div>
            <w:div w:id="119882735">
              <w:marLeft w:val="0"/>
              <w:marRight w:val="0"/>
              <w:marTop w:val="0"/>
              <w:marBottom w:val="0"/>
              <w:divBdr>
                <w:top w:val="none" w:sz="0" w:space="0" w:color="auto"/>
                <w:left w:val="none" w:sz="0" w:space="0" w:color="auto"/>
                <w:bottom w:val="none" w:sz="0" w:space="0" w:color="auto"/>
                <w:right w:val="none" w:sz="0" w:space="0" w:color="auto"/>
              </w:divBdr>
            </w:div>
            <w:div w:id="1193032122">
              <w:marLeft w:val="0"/>
              <w:marRight w:val="0"/>
              <w:marTop w:val="0"/>
              <w:marBottom w:val="0"/>
              <w:divBdr>
                <w:top w:val="none" w:sz="0" w:space="0" w:color="auto"/>
                <w:left w:val="none" w:sz="0" w:space="0" w:color="auto"/>
                <w:bottom w:val="none" w:sz="0" w:space="0" w:color="auto"/>
                <w:right w:val="none" w:sz="0" w:space="0" w:color="auto"/>
              </w:divBdr>
            </w:div>
            <w:div w:id="880364907">
              <w:marLeft w:val="0"/>
              <w:marRight w:val="0"/>
              <w:marTop w:val="0"/>
              <w:marBottom w:val="0"/>
              <w:divBdr>
                <w:top w:val="none" w:sz="0" w:space="0" w:color="auto"/>
                <w:left w:val="none" w:sz="0" w:space="0" w:color="auto"/>
                <w:bottom w:val="none" w:sz="0" w:space="0" w:color="auto"/>
                <w:right w:val="none" w:sz="0" w:space="0" w:color="auto"/>
              </w:divBdr>
            </w:div>
            <w:div w:id="27841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69696">
      <w:bodyDiv w:val="1"/>
      <w:marLeft w:val="0"/>
      <w:marRight w:val="0"/>
      <w:marTop w:val="0"/>
      <w:marBottom w:val="0"/>
      <w:divBdr>
        <w:top w:val="none" w:sz="0" w:space="0" w:color="auto"/>
        <w:left w:val="none" w:sz="0" w:space="0" w:color="auto"/>
        <w:bottom w:val="none" w:sz="0" w:space="0" w:color="auto"/>
        <w:right w:val="none" w:sz="0" w:space="0" w:color="auto"/>
      </w:divBdr>
    </w:div>
    <w:div w:id="1939479495">
      <w:bodyDiv w:val="1"/>
      <w:marLeft w:val="0"/>
      <w:marRight w:val="0"/>
      <w:marTop w:val="0"/>
      <w:marBottom w:val="0"/>
      <w:divBdr>
        <w:top w:val="none" w:sz="0" w:space="0" w:color="auto"/>
        <w:left w:val="none" w:sz="0" w:space="0" w:color="auto"/>
        <w:bottom w:val="none" w:sz="0" w:space="0" w:color="auto"/>
        <w:right w:val="none" w:sz="0" w:space="0" w:color="auto"/>
      </w:divBdr>
    </w:div>
    <w:div w:id="1943878854">
      <w:bodyDiv w:val="1"/>
      <w:marLeft w:val="0"/>
      <w:marRight w:val="0"/>
      <w:marTop w:val="0"/>
      <w:marBottom w:val="0"/>
      <w:divBdr>
        <w:top w:val="none" w:sz="0" w:space="0" w:color="auto"/>
        <w:left w:val="none" w:sz="0" w:space="0" w:color="auto"/>
        <w:bottom w:val="none" w:sz="0" w:space="0" w:color="auto"/>
        <w:right w:val="none" w:sz="0" w:space="0" w:color="auto"/>
      </w:divBdr>
    </w:div>
    <w:div w:id="1944453791">
      <w:bodyDiv w:val="1"/>
      <w:marLeft w:val="0"/>
      <w:marRight w:val="0"/>
      <w:marTop w:val="0"/>
      <w:marBottom w:val="0"/>
      <w:divBdr>
        <w:top w:val="none" w:sz="0" w:space="0" w:color="auto"/>
        <w:left w:val="none" w:sz="0" w:space="0" w:color="auto"/>
        <w:bottom w:val="none" w:sz="0" w:space="0" w:color="auto"/>
        <w:right w:val="none" w:sz="0" w:space="0" w:color="auto"/>
      </w:divBdr>
    </w:div>
    <w:div w:id="1951276099">
      <w:bodyDiv w:val="1"/>
      <w:marLeft w:val="0"/>
      <w:marRight w:val="0"/>
      <w:marTop w:val="0"/>
      <w:marBottom w:val="0"/>
      <w:divBdr>
        <w:top w:val="none" w:sz="0" w:space="0" w:color="auto"/>
        <w:left w:val="none" w:sz="0" w:space="0" w:color="auto"/>
        <w:bottom w:val="none" w:sz="0" w:space="0" w:color="auto"/>
        <w:right w:val="none" w:sz="0" w:space="0" w:color="auto"/>
      </w:divBdr>
    </w:div>
    <w:div w:id="1959723976">
      <w:bodyDiv w:val="1"/>
      <w:marLeft w:val="0"/>
      <w:marRight w:val="0"/>
      <w:marTop w:val="0"/>
      <w:marBottom w:val="0"/>
      <w:divBdr>
        <w:top w:val="none" w:sz="0" w:space="0" w:color="auto"/>
        <w:left w:val="none" w:sz="0" w:space="0" w:color="auto"/>
        <w:bottom w:val="none" w:sz="0" w:space="0" w:color="auto"/>
        <w:right w:val="none" w:sz="0" w:space="0" w:color="auto"/>
      </w:divBdr>
    </w:div>
    <w:div w:id="1964725278">
      <w:bodyDiv w:val="1"/>
      <w:marLeft w:val="0"/>
      <w:marRight w:val="0"/>
      <w:marTop w:val="0"/>
      <w:marBottom w:val="0"/>
      <w:divBdr>
        <w:top w:val="none" w:sz="0" w:space="0" w:color="auto"/>
        <w:left w:val="none" w:sz="0" w:space="0" w:color="auto"/>
        <w:bottom w:val="none" w:sz="0" w:space="0" w:color="auto"/>
        <w:right w:val="none" w:sz="0" w:space="0" w:color="auto"/>
      </w:divBdr>
    </w:div>
    <w:div w:id="1966765468">
      <w:bodyDiv w:val="1"/>
      <w:marLeft w:val="0"/>
      <w:marRight w:val="0"/>
      <w:marTop w:val="0"/>
      <w:marBottom w:val="0"/>
      <w:divBdr>
        <w:top w:val="none" w:sz="0" w:space="0" w:color="auto"/>
        <w:left w:val="none" w:sz="0" w:space="0" w:color="auto"/>
        <w:bottom w:val="none" w:sz="0" w:space="0" w:color="auto"/>
        <w:right w:val="none" w:sz="0" w:space="0" w:color="auto"/>
      </w:divBdr>
      <w:divsChild>
        <w:div w:id="819276432">
          <w:marLeft w:val="0"/>
          <w:marRight w:val="0"/>
          <w:marTop w:val="0"/>
          <w:marBottom w:val="0"/>
          <w:divBdr>
            <w:top w:val="none" w:sz="0" w:space="0" w:color="auto"/>
            <w:left w:val="none" w:sz="0" w:space="0" w:color="auto"/>
            <w:bottom w:val="none" w:sz="0" w:space="0" w:color="auto"/>
            <w:right w:val="none" w:sz="0" w:space="0" w:color="auto"/>
          </w:divBdr>
          <w:divsChild>
            <w:div w:id="128977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4575">
      <w:bodyDiv w:val="1"/>
      <w:marLeft w:val="0"/>
      <w:marRight w:val="0"/>
      <w:marTop w:val="0"/>
      <w:marBottom w:val="0"/>
      <w:divBdr>
        <w:top w:val="none" w:sz="0" w:space="0" w:color="auto"/>
        <w:left w:val="none" w:sz="0" w:space="0" w:color="auto"/>
        <w:bottom w:val="none" w:sz="0" w:space="0" w:color="auto"/>
        <w:right w:val="none" w:sz="0" w:space="0" w:color="auto"/>
      </w:divBdr>
    </w:div>
    <w:div w:id="1978995761">
      <w:bodyDiv w:val="1"/>
      <w:marLeft w:val="0"/>
      <w:marRight w:val="0"/>
      <w:marTop w:val="0"/>
      <w:marBottom w:val="0"/>
      <w:divBdr>
        <w:top w:val="none" w:sz="0" w:space="0" w:color="auto"/>
        <w:left w:val="none" w:sz="0" w:space="0" w:color="auto"/>
        <w:bottom w:val="none" w:sz="0" w:space="0" w:color="auto"/>
        <w:right w:val="none" w:sz="0" w:space="0" w:color="auto"/>
      </w:divBdr>
    </w:div>
    <w:div w:id="1998027090">
      <w:bodyDiv w:val="1"/>
      <w:marLeft w:val="0"/>
      <w:marRight w:val="0"/>
      <w:marTop w:val="0"/>
      <w:marBottom w:val="0"/>
      <w:divBdr>
        <w:top w:val="none" w:sz="0" w:space="0" w:color="auto"/>
        <w:left w:val="none" w:sz="0" w:space="0" w:color="auto"/>
        <w:bottom w:val="none" w:sz="0" w:space="0" w:color="auto"/>
        <w:right w:val="none" w:sz="0" w:space="0" w:color="auto"/>
      </w:divBdr>
    </w:div>
    <w:div w:id="1998222781">
      <w:bodyDiv w:val="1"/>
      <w:marLeft w:val="0"/>
      <w:marRight w:val="0"/>
      <w:marTop w:val="0"/>
      <w:marBottom w:val="0"/>
      <w:divBdr>
        <w:top w:val="none" w:sz="0" w:space="0" w:color="auto"/>
        <w:left w:val="none" w:sz="0" w:space="0" w:color="auto"/>
        <w:bottom w:val="none" w:sz="0" w:space="0" w:color="auto"/>
        <w:right w:val="none" w:sz="0" w:space="0" w:color="auto"/>
      </w:divBdr>
    </w:div>
    <w:div w:id="2001150080">
      <w:bodyDiv w:val="1"/>
      <w:marLeft w:val="0"/>
      <w:marRight w:val="0"/>
      <w:marTop w:val="0"/>
      <w:marBottom w:val="0"/>
      <w:divBdr>
        <w:top w:val="none" w:sz="0" w:space="0" w:color="auto"/>
        <w:left w:val="none" w:sz="0" w:space="0" w:color="auto"/>
        <w:bottom w:val="none" w:sz="0" w:space="0" w:color="auto"/>
        <w:right w:val="none" w:sz="0" w:space="0" w:color="auto"/>
      </w:divBdr>
    </w:div>
    <w:div w:id="2004233476">
      <w:bodyDiv w:val="1"/>
      <w:marLeft w:val="0"/>
      <w:marRight w:val="0"/>
      <w:marTop w:val="0"/>
      <w:marBottom w:val="0"/>
      <w:divBdr>
        <w:top w:val="none" w:sz="0" w:space="0" w:color="auto"/>
        <w:left w:val="none" w:sz="0" w:space="0" w:color="auto"/>
        <w:bottom w:val="none" w:sz="0" w:space="0" w:color="auto"/>
        <w:right w:val="none" w:sz="0" w:space="0" w:color="auto"/>
      </w:divBdr>
    </w:div>
    <w:div w:id="2023432290">
      <w:bodyDiv w:val="1"/>
      <w:marLeft w:val="0"/>
      <w:marRight w:val="0"/>
      <w:marTop w:val="0"/>
      <w:marBottom w:val="0"/>
      <w:divBdr>
        <w:top w:val="none" w:sz="0" w:space="0" w:color="auto"/>
        <w:left w:val="none" w:sz="0" w:space="0" w:color="auto"/>
        <w:bottom w:val="none" w:sz="0" w:space="0" w:color="auto"/>
        <w:right w:val="none" w:sz="0" w:space="0" w:color="auto"/>
      </w:divBdr>
      <w:divsChild>
        <w:div w:id="2038769421">
          <w:marLeft w:val="0"/>
          <w:marRight w:val="0"/>
          <w:marTop w:val="0"/>
          <w:marBottom w:val="0"/>
          <w:divBdr>
            <w:top w:val="none" w:sz="0" w:space="0" w:color="auto"/>
            <w:left w:val="none" w:sz="0" w:space="0" w:color="auto"/>
            <w:bottom w:val="none" w:sz="0" w:space="0" w:color="auto"/>
            <w:right w:val="none" w:sz="0" w:space="0" w:color="auto"/>
          </w:divBdr>
          <w:divsChild>
            <w:div w:id="181544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83795">
      <w:bodyDiv w:val="1"/>
      <w:marLeft w:val="0"/>
      <w:marRight w:val="0"/>
      <w:marTop w:val="0"/>
      <w:marBottom w:val="0"/>
      <w:divBdr>
        <w:top w:val="none" w:sz="0" w:space="0" w:color="auto"/>
        <w:left w:val="none" w:sz="0" w:space="0" w:color="auto"/>
        <w:bottom w:val="none" w:sz="0" w:space="0" w:color="auto"/>
        <w:right w:val="none" w:sz="0" w:space="0" w:color="auto"/>
      </w:divBdr>
    </w:div>
    <w:div w:id="2025087934">
      <w:bodyDiv w:val="1"/>
      <w:marLeft w:val="0"/>
      <w:marRight w:val="0"/>
      <w:marTop w:val="0"/>
      <w:marBottom w:val="0"/>
      <w:divBdr>
        <w:top w:val="none" w:sz="0" w:space="0" w:color="auto"/>
        <w:left w:val="none" w:sz="0" w:space="0" w:color="auto"/>
        <w:bottom w:val="none" w:sz="0" w:space="0" w:color="auto"/>
        <w:right w:val="none" w:sz="0" w:space="0" w:color="auto"/>
      </w:divBdr>
    </w:div>
    <w:div w:id="2028017005">
      <w:bodyDiv w:val="1"/>
      <w:marLeft w:val="0"/>
      <w:marRight w:val="0"/>
      <w:marTop w:val="0"/>
      <w:marBottom w:val="0"/>
      <w:divBdr>
        <w:top w:val="none" w:sz="0" w:space="0" w:color="auto"/>
        <w:left w:val="none" w:sz="0" w:space="0" w:color="auto"/>
        <w:bottom w:val="none" w:sz="0" w:space="0" w:color="auto"/>
        <w:right w:val="none" w:sz="0" w:space="0" w:color="auto"/>
      </w:divBdr>
    </w:div>
    <w:div w:id="2029333163">
      <w:bodyDiv w:val="1"/>
      <w:marLeft w:val="0"/>
      <w:marRight w:val="0"/>
      <w:marTop w:val="0"/>
      <w:marBottom w:val="0"/>
      <w:divBdr>
        <w:top w:val="none" w:sz="0" w:space="0" w:color="auto"/>
        <w:left w:val="none" w:sz="0" w:space="0" w:color="auto"/>
        <w:bottom w:val="none" w:sz="0" w:space="0" w:color="auto"/>
        <w:right w:val="none" w:sz="0" w:space="0" w:color="auto"/>
      </w:divBdr>
      <w:divsChild>
        <w:div w:id="55248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912742">
      <w:bodyDiv w:val="1"/>
      <w:marLeft w:val="0"/>
      <w:marRight w:val="0"/>
      <w:marTop w:val="0"/>
      <w:marBottom w:val="0"/>
      <w:divBdr>
        <w:top w:val="none" w:sz="0" w:space="0" w:color="auto"/>
        <w:left w:val="none" w:sz="0" w:space="0" w:color="auto"/>
        <w:bottom w:val="none" w:sz="0" w:space="0" w:color="auto"/>
        <w:right w:val="none" w:sz="0" w:space="0" w:color="auto"/>
      </w:divBdr>
    </w:div>
    <w:div w:id="2047025035">
      <w:bodyDiv w:val="1"/>
      <w:marLeft w:val="0"/>
      <w:marRight w:val="0"/>
      <w:marTop w:val="0"/>
      <w:marBottom w:val="0"/>
      <w:divBdr>
        <w:top w:val="none" w:sz="0" w:space="0" w:color="auto"/>
        <w:left w:val="none" w:sz="0" w:space="0" w:color="auto"/>
        <w:bottom w:val="none" w:sz="0" w:space="0" w:color="auto"/>
        <w:right w:val="none" w:sz="0" w:space="0" w:color="auto"/>
      </w:divBdr>
      <w:divsChild>
        <w:div w:id="779103605">
          <w:marLeft w:val="0"/>
          <w:marRight w:val="0"/>
          <w:marTop w:val="0"/>
          <w:marBottom w:val="0"/>
          <w:divBdr>
            <w:top w:val="none" w:sz="0" w:space="0" w:color="auto"/>
            <w:left w:val="none" w:sz="0" w:space="0" w:color="auto"/>
            <w:bottom w:val="none" w:sz="0" w:space="0" w:color="auto"/>
            <w:right w:val="none" w:sz="0" w:space="0" w:color="auto"/>
          </w:divBdr>
          <w:divsChild>
            <w:div w:id="154152837">
              <w:marLeft w:val="0"/>
              <w:marRight w:val="0"/>
              <w:marTop w:val="0"/>
              <w:marBottom w:val="0"/>
              <w:divBdr>
                <w:top w:val="none" w:sz="0" w:space="0" w:color="auto"/>
                <w:left w:val="none" w:sz="0" w:space="0" w:color="auto"/>
                <w:bottom w:val="none" w:sz="0" w:space="0" w:color="auto"/>
                <w:right w:val="none" w:sz="0" w:space="0" w:color="auto"/>
              </w:divBdr>
            </w:div>
            <w:div w:id="208306138">
              <w:marLeft w:val="0"/>
              <w:marRight w:val="0"/>
              <w:marTop w:val="0"/>
              <w:marBottom w:val="0"/>
              <w:divBdr>
                <w:top w:val="none" w:sz="0" w:space="0" w:color="auto"/>
                <w:left w:val="none" w:sz="0" w:space="0" w:color="auto"/>
                <w:bottom w:val="none" w:sz="0" w:space="0" w:color="auto"/>
                <w:right w:val="none" w:sz="0" w:space="0" w:color="auto"/>
              </w:divBdr>
            </w:div>
            <w:div w:id="259149103">
              <w:marLeft w:val="0"/>
              <w:marRight w:val="0"/>
              <w:marTop w:val="0"/>
              <w:marBottom w:val="0"/>
              <w:divBdr>
                <w:top w:val="none" w:sz="0" w:space="0" w:color="auto"/>
                <w:left w:val="none" w:sz="0" w:space="0" w:color="auto"/>
                <w:bottom w:val="none" w:sz="0" w:space="0" w:color="auto"/>
                <w:right w:val="none" w:sz="0" w:space="0" w:color="auto"/>
              </w:divBdr>
            </w:div>
            <w:div w:id="334039837">
              <w:marLeft w:val="0"/>
              <w:marRight w:val="0"/>
              <w:marTop w:val="0"/>
              <w:marBottom w:val="0"/>
              <w:divBdr>
                <w:top w:val="none" w:sz="0" w:space="0" w:color="auto"/>
                <w:left w:val="none" w:sz="0" w:space="0" w:color="auto"/>
                <w:bottom w:val="none" w:sz="0" w:space="0" w:color="auto"/>
                <w:right w:val="none" w:sz="0" w:space="0" w:color="auto"/>
              </w:divBdr>
            </w:div>
            <w:div w:id="496460881">
              <w:marLeft w:val="0"/>
              <w:marRight w:val="0"/>
              <w:marTop w:val="0"/>
              <w:marBottom w:val="0"/>
              <w:divBdr>
                <w:top w:val="none" w:sz="0" w:space="0" w:color="auto"/>
                <w:left w:val="none" w:sz="0" w:space="0" w:color="auto"/>
                <w:bottom w:val="none" w:sz="0" w:space="0" w:color="auto"/>
                <w:right w:val="none" w:sz="0" w:space="0" w:color="auto"/>
              </w:divBdr>
            </w:div>
            <w:div w:id="564485274">
              <w:marLeft w:val="0"/>
              <w:marRight w:val="0"/>
              <w:marTop w:val="0"/>
              <w:marBottom w:val="0"/>
              <w:divBdr>
                <w:top w:val="none" w:sz="0" w:space="0" w:color="auto"/>
                <w:left w:val="none" w:sz="0" w:space="0" w:color="auto"/>
                <w:bottom w:val="none" w:sz="0" w:space="0" w:color="auto"/>
                <w:right w:val="none" w:sz="0" w:space="0" w:color="auto"/>
              </w:divBdr>
            </w:div>
            <w:div w:id="593393714">
              <w:marLeft w:val="0"/>
              <w:marRight w:val="0"/>
              <w:marTop w:val="0"/>
              <w:marBottom w:val="0"/>
              <w:divBdr>
                <w:top w:val="none" w:sz="0" w:space="0" w:color="auto"/>
                <w:left w:val="none" w:sz="0" w:space="0" w:color="auto"/>
                <w:bottom w:val="none" w:sz="0" w:space="0" w:color="auto"/>
                <w:right w:val="none" w:sz="0" w:space="0" w:color="auto"/>
              </w:divBdr>
            </w:div>
            <w:div w:id="656767438">
              <w:marLeft w:val="0"/>
              <w:marRight w:val="0"/>
              <w:marTop w:val="0"/>
              <w:marBottom w:val="0"/>
              <w:divBdr>
                <w:top w:val="none" w:sz="0" w:space="0" w:color="auto"/>
                <w:left w:val="none" w:sz="0" w:space="0" w:color="auto"/>
                <w:bottom w:val="none" w:sz="0" w:space="0" w:color="auto"/>
                <w:right w:val="none" w:sz="0" w:space="0" w:color="auto"/>
              </w:divBdr>
            </w:div>
            <w:div w:id="662470433">
              <w:marLeft w:val="0"/>
              <w:marRight w:val="0"/>
              <w:marTop w:val="0"/>
              <w:marBottom w:val="0"/>
              <w:divBdr>
                <w:top w:val="none" w:sz="0" w:space="0" w:color="auto"/>
                <w:left w:val="none" w:sz="0" w:space="0" w:color="auto"/>
                <w:bottom w:val="none" w:sz="0" w:space="0" w:color="auto"/>
                <w:right w:val="none" w:sz="0" w:space="0" w:color="auto"/>
              </w:divBdr>
            </w:div>
            <w:div w:id="683048943">
              <w:marLeft w:val="0"/>
              <w:marRight w:val="0"/>
              <w:marTop w:val="0"/>
              <w:marBottom w:val="0"/>
              <w:divBdr>
                <w:top w:val="none" w:sz="0" w:space="0" w:color="auto"/>
                <w:left w:val="none" w:sz="0" w:space="0" w:color="auto"/>
                <w:bottom w:val="none" w:sz="0" w:space="0" w:color="auto"/>
                <w:right w:val="none" w:sz="0" w:space="0" w:color="auto"/>
              </w:divBdr>
            </w:div>
            <w:div w:id="782766895">
              <w:marLeft w:val="0"/>
              <w:marRight w:val="0"/>
              <w:marTop w:val="0"/>
              <w:marBottom w:val="0"/>
              <w:divBdr>
                <w:top w:val="none" w:sz="0" w:space="0" w:color="auto"/>
                <w:left w:val="none" w:sz="0" w:space="0" w:color="auto"/>
                <w:bottom w:val="none" w:sz="0" w:space="0" w:color="auto"/>
                <w:right w:val="none" w:sz="0" w:space="0" w:color="auto"/>
              </w:divBdr>
            </w:div>
            <w:div w:id="839537966">
              <w:marLeft w:val="0"/>
              <w:marRight w:val="0"/>
              <w:marTop w:val="0"/>
              <w:marBottom w:val="0"/>
              <w:divBdr>
                <w:top w:val="none" w:sz="0" w:space="0" w:color="auto"/>
                <w:left w:val="none" w:sz="0" w:space="0" w:color="auto"/>
                <w:bottom w:val="none" w:sz="0" w:space="0" w:color="auto"/>
                <w:right w:val="none" w:sz="0" w:space="0" w:color="auto"/>
              </w:divBdr>
            </w:div>
            <w:div w:id="943616966">
              <w:marLeft w:val="0"/>
              <w:marRight w:val="0"/>
              <w:marTop w:val="0"/>
              <w:marBottom w:val="0"/>
              <w:divBdr>
                <w:top w:val="none" w:sz="0" w:space="0" w:color="auto"/>
                <w:left w:val="none" w:sz="0" w:space="0" w:color="auto"/>
                <w:bottom w:val="none" w:sz="0" w:space="0" w:color="auto"/>
                <w:right w:val="none" w:sz="0" w:space="0" w:color="auto"/>
              </w:divBdr>
            </w:div>
            <w:div w:id="962268375">
              <w:marLeft w:val="0"/>
              <w:marRight w:val="0"/>
              <w:marTop w:val="0"/>
              <w:marBottom w:val="0"/>
              <w:divBdr>
                <w:top w:val="none" w:sz="0" w:space="0" w:color="auto"/>
                <w:left w:val="none" w:sz="0" w:space="0" w:color="auto"/>
                <w:bottom w:val="none" w:sz="0" w:space="0" w:color="auto"/>
                <w:right w:val="none" w:sz="0" w:space="0" w:color="auto"/>
              </w:divBdr>
            </w:div>
            <w:div w:id="1145732075">
              <w:marLeft w:val="0"/>
              <w:marRight w:val="0"/>
              <w:marTop w:val="0"/>
              <w:marBottom w:val="0"/>
              <w:divBdr>
                <w:top w:val="none" w:sz="0" w:space="0" w:color="auto"/>
                <w:left w:val="none" w:sz="0" w:space="0" w:color="auto"/>
                <w:bottom w:val="none" w:sz="0" w:space="0" w:color="auto"/>
                <w:right w:val="none" w:sz="0" w:space="0" w:color="auto"/>
              </w:divBdr>
            </w:div>
            <w:div w:id="1214459727">
              <w:marLeft w:val="0"/>
              <w:marRight w:val="0"/>
              <w:marTop w:val="0"/>
              <w:marBottom w:val="0"/>
              <w:divBdr>
                <w:top w:val="none" w:sz="0" w:space="0" w:color="auto"/>
                <w:left w:val="none" w:sz="0" w:space="0" w:color="auto"/>
                <w:bottom w:val="none" w:sz="0" w:space="0" w:color="auto"/>
                <w:right w:val="none" w:sz="0" w:space="0" w:color="auto"/>
              </w:divBdr>
            </w:div>
            <w:div w:id="1729575124">
              <w:marLeft w:val="0"/>
              <w:marRight w:val="0"/>
              <w:marTop w:val="0"/>
              <w:marBottom w:val="0"/>
              <w:divBdr>
                <w:top w:val="none" w:sz="0" w:space="0" w:color="auto"/>
                <w:left w:val="none" w:sz="0" w:space="0" w:color="auto"/>
                <w:bottom w:val="none" w:sz="0" w:space="0" w:color="auto"/>
                <w:right w:val="none" w:sz="0" w:space="0" w:color="auto"/>
              </w:divBdr>
            </w:div>
            <w:div w:id="1855609913">
              <w:marLeft w:val="0"/>
              <w:marRight w:val="0"/>
              <w:marTop w:val="0"/>
              <w:marBottom w:val="0"/>
              <w:divBdr>
                <w:top w:val="none" w:sz="0" w:space="0" w:color="auto"/>
                <w:left w:val="none" w:sz="0" w:space="0" w:color="auto"/>
                <w:bottom w:val="none" w:sz="0" w:space="0" w:color="auto"/>
                <w:right w:val="none" w:sz="0" w:space="0" w:color="auto"/>
              </w:divBdr>
            </w:div>
            <w:div w:id="1873180208">
              <w:marLeft w:val="0"/>
              <w:marRight w:val="0"/>
              <w:marTop w:val="0"/>
              <w:marBottom w:val="0"/>
              <w:divBdr>
                <w:top w:val="none" w:sz="0" w:space="0" w:color="auto"/>
                <w:left w:val="none" w:sz="0" w:space="0" w:color="auto"/>
                <w:bottom w:val="none" w:sz="0" w:space="0" w:color="auto"/>
                <w:right w:val="none" w:sz="0" w:space="0" w:color="auto"/>
              </w:divBdr>
            </w:div>
            <w:div w:id="2000695139">
              <w:marLeft w:val="0"/>
              <w:marRight w:val="0"/>
              <w:marTop w:val="0"/>
              <w:marBottom w:val="0"/>
              <w:divBdr>
                <w:top w:val="none" w:sz="0" w:space="0" w:color="auto"/>
                <w:left w:val="none" w:sz="0" w:space="0" w:color="auto"/>
                <w:bottom w:val="none" w:sz="0" w:space="0" w:color="auto"/>
                <w:right w:val="none" w:sz="0" w:space="0" w:color="auto"/>
              </w:divBdr>
            </w:div>
            <w:div w:id="2027902635">
              <w:marLeft w:val="0"/>
              <w:marRight w:val="0"/>
              <w:marTop w:val="0"/>
              <w:marBottom w:val="0"/>
              <w:divBdr>
                <w:top w:val="none" w:sz="0" w:space="0" w:color="auto"/>
                <w:left w:val="none" w:sz="0" w:space="0" w:color="auto"/>
                <w:bottom w:val="none" w:sz="0" w:space="0" w:color="auto"/>
                <w:right w:val="none" w:sz="0" w:space="0" w:color="auto"/>
              </w:divBdr>
            </w:div>
            <w:div w:id="2032410061">
              <w:marLeft w:val="0"/>
              <w:marRight w:val="0"/>
              <w:marTop w:val="0"/>
              <w:marBottom w:val="0"/>
              <w:divBdr>
                <w:top w:val="none" w:sz="0" w:space="0" w:color="auto"/>
                <w:left w:val="none" w:sz="0" w:space="0" w:color="auto"/>
                <w:bottom w:val="none" w:sz="0" w:space="0" w:color="auto"/>
                <w:right w:val="none" w:sz="0" w:space="0" w:color="auto"/>
              </w:divBdr>
            </w:div>
            <w:div w:id="203930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869467">
      <w:bodyDiv w:val="1"/>
      <w:marLeft w:val="0"/>
      <w:marRight w:val="0"/>
      <w:marTop w:val="0"/>
      <w:marBottom w:val="0"/>
      <w:divBdr>
        <w:top w:val="none" w:sz="0" w:space="0" w:color="auto"/>
        <w:left w:val="none" w:sz="0" w:space="0" w:color="auto"/>
        <w:bottom w:val="none" w:sz="0" w:space="0" w:color="auto"/>
        <w:right w:val="none" w:sz="0" w:space="0" w:color="auto"/>
      </w:divBdr>
    </w:div>
    <w:div w:id="2050491030">
      <w:bodyDiv w:val="1"/>
      <w:marLeft w:val="0"/>
      <w:marRight w:val="0"/>
      <w:marTop w:val="0"/>
      <w:marBottom w:val="0"/>
      <w:divBdr>
        <w:top w:val="none" w:sz="0" w:space="0" w:color="auto"/>
        <w:left w:val="none" w:sz="0" w:space="0" w:color="auto"/>
        <w:bottom w:val="none" w:sz="0" w:space="0" w:color="auto"/>
        <w:right w:val="none" w:sz="0" w:space="0" w:color="auto"/>
      </w:divBdr>
    </w:div>
    <w:div w:id="2051950843">
      <w:bodyDiv w:val="1"/>
      <w:marLeft w:val="0"/>
      <w:marRight w:val="0"/>
      <w:marTop w:val="0"/>
      <w:marBottom w:val="0"/>
      <w:divBdr>
        <w:top w:val="none" w:sz="0" w:space="0" w:color="auto"/>
        <w:left w:val="none" w:sz="0" w:space="0" w:color="auto"/>
        <w:bottom w:val="none" w:sz="0" w:space="0" w:color="auto"/>
        <w:right w:val="none" w:sz="0" w:space="0" w:color="auto"/>
      </w:divBdr>
    </w:div>
    <w:div w:id="2058237886">
      <w:bodyDiv w:val="1"/>
      <w:marLeft w:val="0"/>
      <w:marRight w:val="0"/>
      <w:marTop w:val="0"/>
      <w:marBottom w:val="0"/>
      <w:divBdr>
        <w:top w:val="none" w:sz="0" w:space="0" w:color="auto"/>
        <w:left w:val="none" w:sz="0" w:space="0" w:color="auto"/>
        <w:bottom w:val="none" w:sz="0" w:space="0" w:color="auto"/>
        <w:right w:val="none" w:sz="0" w:space="0" w:color="auto"/>
      </w:divBdr>
    </w:div>
    <w:div w:id="2061125726">
      <w:bodyDiv w:val="1"/>
      <w:marLeft w:val="0"/>
      <w:marRight w:val="0"/>
      <w:marTop w:val="0"/>
      <w:marBottom w:val="0"/>
      <w:divBdr>
        <w:top w:val="none" w:sz="0" w:space="0" w:color="auto"/>
        <w:left w:val="none" w:sz="0" w:space="0" w:color="auto"/>
        <w:bottom w:val="none" w:sz="0" w:space="0" w:color="auto"/>
        <w:right w:val="none" w:sz="0" w:space="0" w:color="auto"/>
      </w:divBdr>
    </w:div>
    <w:div w:id="2061174256">
      <w:bodyDiv w:val="1"/>
      <w:marLeft w:val="0"/>
      <w:marRight w:val="0"/>
      <w:marTop w:val="0"/>
      <w:marBottom w:val="0"/>
      <w:divBdr>
        <w:top w:val="none" w:sz="0" w:space="0" w:color="auto"/>
        <w:left w:val="none" w:sz="0" w:space="0" w:color="auto"/>
        <w:bottom w:val="none" w:sz="0" w:space="0" w:color="auto"/>
        <w:right w:val="none" w:sz="0" w:space="0" w:color="auto"/>
      </w:divBdr>
    </w:div>
    <w:div w:id="2063550727">
      <w:bodyDiv w:val="1"/>
      <w:marLeft w:val="0"/>
      <w:marRight w:val="0"/>
      <w:marTop w:val="0"/>
      <w:marBottom w:val="0"/>
      <w:divBdr>
        <w:top w:val="none" w:sz="0" w:space="0" w:color="auto"/>
        <w:left w:val="none" w:sz="0" w:space="0" w:color="auto"/>
        <w:bottom w:val="none" w:sz="0" w:space="0" w:color="auto"/>
        <w:right w:val="none" w:sz="0" w:space="0" w:color="auto"/>
      </w:divBdr>
    </w:div>
    <w:div w:id="2066827409">
      <w:bodyDiv w:val="1"/>
      <w:marLeft w:val="0"/>
      <w:marRight w:val="0"/>
      <w:marTop w:val="0"/>
      <w:marBottom w:val="0"/>
      <w:divBdr>
        <w:top w:val="none" w:sz="0" w:space="0" w:color="auto"/>
        <w:left w:val="none" w:sz="0" w:space="0" w:color="auto"/>
        <w:bottom w:val="none" w:sz="0" w:space="0" w:color="auto"/>
        <w:right w:val="none" w:sz="0" w:space="0" w:color="auto"/>
      </w:divBdr>
    </w:div>
    <w:div w:id="2071536062">
      <w:bodyDiv w:val="1"/>
      <w:marLeft w:val="0"/>
      <w:marRight w:val="0"/>
      <w:marTop w:val="0"/>
      <w:marBottom w:val="0"/>
      <w:divBdr>
        <w:top w:val="none" w:sz="0" w:space="0" w:color="auto"/>
        <w:left w:val="none" w:sz="0" w:space="0" w:color="auto"/>
        <w:bottom w:val="none" w:sz="0" w:space="0" w:color="auto"/>
        <w:right w:val="none" w:sz="0" w:space="0" w:color="auto"/>
      </w:divBdr>
    </w:div>
    <w:div w:id="2073576572">
      <w:bodyDiv w:val="1"/>
      <w:marLeft w:val="0"/>
      <w:marRight w:val="0"/>
      <w:marTop w:val="0"/>
      <w:marBottom w:val="0"/>
      <w:divBdr>
        <w:top w:val="none" w:sz="0" w:space="0" w:color="auto"/>
        <w:left w:val="none" w:sz="0" w:space="0" w:color="auto"/>
        <w:bottom w:val="none" w:sz="0" w:space="0" w:color="auto"/>
        <w:right w:val="none" w:sz="0" w:space="0" w:color="auto"/>
      </w:divBdr>
    </w:div>
    <w:div w:id="2078283012">
      <w:bodyDiv w:val="1"/>
      <w:marLeft w:val="0"/>
      <w:marRight w:val="0"/>
      <w:marTop w:val="0"/>
      <w:marBottom w:val="0"/>
      <w:divBdr>
        <w:top w:val="none" w:sz="0" w:space="0" w:color="auto"/>
        <w:left w:val="none" w:sz="0" w:space="0" w:color="auto"/>
        <w:bottom w:val="none" w:sz="0" w:space="0" w:color="auto"/>
        <w:right w:val="none" w:sz="0" w:space="0" w:color="auto"/>
      </w:divBdr>
      <w:divsChild>
        <w:div w:id="762536730">
          <w:marLeft w:val="0"/>
          <w:marRight w:val="0"/>
          <w:marTop w:val="0"/>
          <w:marBottom w:val="0"/>
          <w:divBdr>
            <w:top w:val="none" w:sz="0" w:space="0" w:color="auto"/>
            <w:left w:val="none" w:sz="0" w:space="0" w:color="auto"/>
            <w:bottom w:val="none" w:sz="0" w:space="0" w:color="auto"/>
            <w:right w:val="none" w:sz="0" w:space="0" w:color="auto"/>
          </w:divBdr>
          <w:divsChild>
            <w:div w:id="81493125">
              <w:marLeft w:val="0"/>
              <w:marRight w:val="0"/>
              <w:marTop w:val="0"/>
              <w:marBottom w:val="0"/>
              <w:divBdr>
                <w:top w:val="none" w:sz="0" w:space="0" w:color="auto"/>
                <w:left w:val="none" w:sz="0" w:space="0" w:color="auto"/>
                <w:bottom w:val="none" w:sz="0" w:space="0" w:color="auto"/>
                <w:right w:val="none" w:sz="0" w:space="0" w:color="auto"/>
              </w:divBdr>
            </w:div>
            <w:div w:id="105321482">
              <w:marLeft w:val="0"/>
              <w:marRight w:val="0"/>
              <w:marTop w:val="0"/>
              <w:marBottom w:val="0"/>
              <w:divBdr>
                <w:top w:val="none" w:sz="0" w:space="0" w:color="auto"/>
                <w:left w:val="none" w:sz="0" w:space="0" w:color="auto"/>
                <w:bottom w:val="none" w:sz="0" w:space="0" w:color="auto"/>
                <w:right w:val="none" w:sz="0" w:space="0" w:color="auto"/>
              </w:divBdr>
            </w:div>
            <w:div w:id="546913699">
              <w:marLeft w:val="0"/>
              <w:marRight w:val="0"/>
              <w:marTop w:val="0"/>
              <w:marBottom w:val="0"/>
              <w:divBdr>
                <w:top w:val="none" w:sz="0" w:space="0" w:color="auto"/>
                <w:left w:val="none" w:sz="0" w:space="0" w:color="auto"/>
                <w:bottom w:val="none" w:sz="0" w:space="0" w:color="auto"/>
                <w:right w:val="none" w:sz="0" w:space="0" w:color="auto"/>
              </w:divBdr>
            </w:div>
            <w:div w:id="548879156">
              <w:marLeft w:val="0"/>
              <w:marRight w:val="0"/>
              <w:marTop w:val="0"/>
              <w:marBottom w:val="0"/>
              <w:divBdr>
                <w:top w:val="none" w:sz="0" w:space="0" w:color="auto"/>
                <w:left w:val="none" w:sz="0" w:space="0" w:color="auto"/>
                <w:bottom w:val="none" w:sz="0" w:space="0" w:color="auto"/>
                <w:right w:val="none" w:sz="0" w:space="0" w:color="auto"/>
              </w:divBdr>
            </w:div>
            <w:div w:id="559679676">
              <w:marLeft w:val="0"/>
              <w:marRight w:val="0"/>
              <w:marTop w:val="0"/>
              <w:marBottom w:val="0"/>
              <w:divBdr>
                <w:top w:val="none" w:sz="0" w:space="0" w:color="auto"/>
                <w:left w:val="none" w:sz="0" w:space="0" w:color="auto"/>
                <w:bottom w:val="none" w:sz="0" w:space="0" w:color="auto"/>
                <w:right w:val="none" w:sz="0" w:space="0" w:color="auto"/>
              </w:divBdr>
            </w:div>
            <w:div w:id="568150960">
              <w:marLeft w:val="0"/>
              <w:marRight w:val="0"/>
              <w:marTop w:val="0"/>
              <w:marBottom w:val="0"/>
              <w:divBdr>
                <w:top w:val="none" w:sz="0" w:space="0" w:color="auto"/>
                <w:left w:val="none" w:sz="0" w:space="0" w:color="auto"/>
                <w:bottom w:val="none" w:sz="0" w:space="0" w:color="auto"/>
                <w:right w:val="none" w:sz="0" w:space="0" w:color="auto"/>
              </w:divBdr>
            </w:div>
            <w:div w:id="703599260">
              <w:marLeft w:val="0"/>
              <w:marRight w:val="0"/>
              <w:marTop w:val="0"/>
              <w:marBottom w:val="0"/>
              <w:divBdr>
                <w:top w:val="none" w:sz="0" w:space="0" w:color="auto"/>
                <w:left w:val="none" w:sz="0" w:space="0" w:color="auto"/>
                <w:bottom w:val="none" w:sz="0" w:space="0" w:color="auto"/>
                <w:right w:val="none" w:sz="0" w:space="0" w:color="auto"/>
              </w:divBdr>
            </w:div>
            <w:div w:id="762921077">
              <w:marLeft w:val="0"/>
              <w:marRight w:val="0"/>
              <w:marTop w:val="0"/>
              <w:marBottom w:val="0"/>
              <w:divBdr>
                <w:top w:val="none" w:sz="0" w:space="0" w:color="auto"/>
                <w:left w:val="none" w:sz="0" w:space="0" w:color="auto"/>
                <w:bottom w:val="none" w:sz="0" w:space="0" w:color="auto"/>
                <w:right w:val="none" w:sz="0" w:space="0" w:color="auto"/>
              </w:divBdr>
            </w:div>
            <w:div w:id="859200645">
              <w:marLeft w:val="0"/>
              <w:marRight w:val="0"/>
              <w:marTop w:val="0"/>
              <w:marBottom w:val="0"/>
              <w:divBdr>
                <w:top w:val="none" w:sz="0" w:space="0" w:color="auto"/>
                <w:left w:val="none" w:sz="0" w:space="0" w:color="auto"/>
                <w:bottom w:val="none" w:sz="0" w:space="0" w:color="auto"/>
                <w:right w:val="none" w:sz="0" w:space="0" w:color="auto"/>
              </w:divBdr>
            </w:div>
            <w:div w:id="885335559">
              <w:marLeft w:val="0"/>
              <w:marRight w:val="0"/>
              <w:marTop w:val="0"/>
              <w:marBottom w:val="0"/>
              <w:divBdr>
                <w:top w:val="none" w:sz="0" w:space="0" w:color="auto"/>
                <w:left w:val="none" w:sz="0" w:space="0" w:color="auto"/>
                <w:bottom w:val="none" w:sz="0" w:space="0" w:color="auto"/>
                <w:right w:val="none" w:sz="0" w:space="0" w:color="auto"/>
              </w:divBdr>
            </w:div>
            <w:div w:id="1018121662">
              <w:marLeft w:val="0"/>
              <w:marRight w:val="0"/>
              <w:marTop w:val="0"/>
              <w:marBottom w:val="0"/>
              <w:divBdr>
                <w:top w:val="none" w:sz="0" w:space="0" w:color="auto"/>
                <w:left w:val="none" w:sz="0" w:space="0" w:color="auto"/>
                <w:bottom w:val="none" w:sz="0" w:space="0" w:color="auto"/>
                <w:right w:val="none" w:sz="0" w:space="0" w:color="auto"/>
              </w:divBdr>
            </w:div>
            <w:div w:id="1058477940">
              <w:marLeft w:val="0"/>
              <w:marRight w:val="0"/>
              <w:marTop w:val="0"/>
              <w:marBottom w:val="0"/>
              <w:divBdr>
                <w:top w:val="none" w:sz="0" w:space="0" w:color="auto"/>
                <w:left w:val="none" w:sz="0" w:space="0" w:color="auto"/>
                <w:bottom w:val="none" w:sz="0" w:space="0" w:color="auto"/>
                <w:right w:val="none" w:sz="0" w:space="0" w:color="auto"/>
              </w:divBdr>
            </w:div>
            <w:div w:id="1072699624">
              <w:marLeft w:val="0"/>
              <w:marRight w:val="0"/>
              <w:marTop w:val="0"/>
              <w:marBottom w:val="0"/>
              <w:divBdr>
                <w:top w:val="none" w:sz="0" w:space="0" w:color="auto"/>
                <w:left w:val="none" w:sz="0" w:space="0" w:color="auto"/>
                <w:bottom w:val="none" w:sz="0" w:space="0" w:color="auto"/>
                <w:right w:val="none" w:sz="0" w:space="0" w:color="auto"/>
              </w:divBdr>
            </w:div>
            <w:div w:id="1155492675">
              <w:marLeft w:val="0"/>
              <w:marRight w:val="0"/>
              <w:marTop w:val="0"/>
              <w:marBottom w:val="0"/>
              <w:divBdr>
                <w:top w:val="none" w:sz="0" w:space="0" w:color="auto"/>
                <w:left w:val="none" w:sz="0" w:space="0" w:color="auto"/>
                <w:bottom w:val="none" w:sz="0" w:space="0" w:color="auto"/>
                <w:right w:val="none" w:sz="0" w:space="0" w:color="auto"/>
              </w:divBdr>
            </w:div>
            <w:div w:id="1176069775">
              <w:marLeft w:val="0"/>
              <w:marRight w:val="0"/>
              <w:marTop w:val="0"/>
              <w:marBottom w:val="0"/>
              <w:divBdr>
                <w:top w:val="none" w:sz="0" w:space="0" w:color="auto"/>
                <w:left w:val="none" w:sz="0" w:space="0" w:color="auto"/>
                <w:bottom w:val="none" w:sz="0" w:space="0" w:color="auto"/>
                <w:right w:val="none" w:sz="0" w:space="0" w:color="auto"/>
              </w:divBdr>
            </w:div>
            <w:div w:id="1237936641">
              <w:marLeft w:val="0"/>
              <w:marRight w:val="0"/>
              <w:marTop w:val="0"/>
              <w:marBottom w:val="0"/>
              <w:divBdr>
                <w:top w:val="none" w:sz="0" w:space="0" w:color="auto"/>
                <w:left w:val="none" w:sz="0" w:space="0" w:color="auto"/>
                <w:bottom w:val="none" w:sz="0" w:space="0" w:color="auto"/>
                <w:right w:val="none" w:sz="0" w:space="0" w:color="auto"/>
              </w:divBdr>
            </w:div>
            <w:div w:id="1679037448">
              <w:marLeft w:val="0"/>
              <w:marRight w:val="0"/>
              <w:marTop w:val="0"/>
              <w:marBottom w:val="0"/>
              <w:divBdr>
                <w:top w:val="none" w:sz="0" w:space="0" w:color="auto"/>
                <w:left w:val="none" w:sz="0" w:space="0" w:color="auto"/>
                <w:bottom w:val="none" w:sz="0" w:space="0" w:color="auto"/>
                <w:right w:val="none" w:sz="0" w:space="0" w:color="auto"/>
              </w:divBdr>
            </w:div>
            <w:div w:id="1679772689">
              <w:marLeft w:val="0"/>
              <w:marRight w:val="0"/>
              <w:marTop w:val="0"/>
              <w:marBottom w:val="0"/>
              <w:divBdr>
                <w:top w:val="none" w:sz="0" w:space="0" w:color="auto"/>
                <w:left w:val="none" w:sz="0" w:space="0" w:color="auto"/>
                <w:bottom w:val="none" w:sz="0" w:space="0" w:color="auto"/>
                <w:right w:val="none" w:sz="0" w:space="0" w:color="auto"/>
              </w:divBdr>
            </w:div>
            <w:div w:id="1843622481">
              <w:marLeft w:val="0"/>
              <w:marRight w:val="0"/>
              <w:marTop w:val="0"/>
              <w:marBottom w:val="0"/>
              <w:divBdr>
                <w:top w:val="none" w:sz="0" w:space="0" w:color="auto"/>
                <w:left w:val="none" w:sz="0" w:space="0" w:color="auto"/>
                <w:bottom w:val="none" w:sz="0" w:space="0" w:color="auto"/>
                <w:right w:val="none" w:sz="0" w:space="0" w:color="auto"/>
              </w:divBdr>
            </w:div>
            <w:div w:id="1843741796">
              <w:marLeft w:val="0"/>
              <w:marRight w:val="0"/>
              <w:marTop w:val="0"/>
              <w:marBottom w:val="0"/>
              <w:divBdr>
                <w:top w:val="none" w:sz="0" w:space="0" w:color="auto"/>
                <w:left w:val="none" w:sz="0" w:space="0" w:color="auto"/>
                <w:bottom w:val="none" w:sz="0" w:space="0" w:color="auto"/>
                <w:right w:val="none" w:sz="0" w:space="0" w:color="auto"/>
              </w:divBdr>
            </w:div>
            <w:div w:id="1928420618">
              <w:marLeft w:val="0"/>
              <w:marRight w:val="0"/>
              <w:marTop w:val="0"/>
              <w:marBottom w:val="0"/>
              <w:divBdr>
                <w:top w:val="none" w:sz="0" w:space="0" w:color="auto"/>
                <w:left w:val="none" w:sz="0" w:space="0" w:color="auto"/>
                <w:bottom w:val="none" w:sz="0" w:space="0" w:color="auto"/>
                <w:right w:val="none" w:sz="0" w:space="0" w:color="auto"/>
              </w:divBdr>
            </w:div>
            <w:div w:id="209951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5111">
      <w:bodyDiv w:val="1"/>
      <w:marLeft w:val="0"/>
      <w:marRight w:val="0"/>
      <w:marTop w:val="0"/>
      <w:marBottom w:val="0"/>
      <w:divBdr>
        <w:top w:val="none" w:sz="0" w:space="0" w:color="auto"/>
        <w:left w:val="none" w:sz="0" w:space="0" w:color="auto"/>
        <w:bottom w:val="none" w:sz="0" w:space="0" w:color="auto"/>
        <w:right w:val="none" w:sz="0" w:space="0" w:color="auto"/>
      </w:divBdr>
    </w:div>
    <w:div w:id="2092660030">
      <w:bodyDiv w:val="1"/>
      <w:marLeft w:val="0"/>
      <w:marRight w:val="0"/>
      <w:marTop w:val="0"/>
      <w:marBottom w:val="0"/>
      <w:divBdr>
        <w:top w:val="none" w:sz="0" w:space="0" w:color="auto"/>
        <w:left w:val="none" w:sz="0" w:space="0" w:color="auto"/>
        <w:bottom w:val="none" w:sz="0" w:space="0" w:color="auto"/>
        <w:right w:val="none" w:sz="0" w:space="0" w:color="auto"/>
      </w:divBdr>
    </w:div>
    <w:div w:id="2095471247">
      <w:bodyDiv w:val="1"/>
      <w:marLeft w:val="0"/>
      <w:marRight w:val="0"/>
      <w:marTop w:val="0"/>
      <w:marBottom w:val="0"/>
      <w:divBdr>
        <w:top w:val="none" w:sz="0" w:space="0" w:color="auto"/>
        <w:left w:val="none" w:sz="0" w:space="0" w:color="auto"/>
        <w:bottom w:val="none" w:sz="0" w:space="0" w:color="auto"/>
        <w:right w:val="none" w:sz="0" w:space="0" w:color="auto"/>
      </w:divBdr>
      <w:divsChild>
        <w:div w:id="119419814">
          <w:marLeft w:val="0"/>
          <w:marRight w:val="0"/>
          <w:marTop w:val="0"/>
          <w:marBottom w:val="0"/>
          <w:divBdr>
            <w:top w:val="none" w:sz="0" w:space="0" w:color="auto"/>
            <w:left w:val="none" w:sz="0" w:space="0" w:color="auto"/>
            <w:bottom w:val="none" w:sz="0" w:space="0" w:color="auto"/>
            <w:right w:val="none" w:sz="0" w:space="0" w:color="auto"/>
          </w:divBdr>
          <w:divsChild>
            <w:div w:id="200180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86150">
      <w:bodyDiv w:val="1"/>
      <w:marLeft w:val="0"/>
      <w:marRight w:val="0"/>
      <w:marTop w:val="0"/>
      <w:marBottom w:val="0"/>
      <w:divBdr>
        <w:top w:val="none" w:sz="0" w:space="0" w:color="auto"/>
        <w:left w:val="none" w:sz="0" w:space="0" w:color="auto"/>
        <w:bottom w:val="none" w:sz="0" w:space="0" w:color="auto"/>
        <w:right w:val="none" w:sz="0" w:space="0" w:color="auto"/>
      </w:divBdr>
    </w:div>
    <w:div w:id="2104302955">
      <w:bodyDiv w:val="1"/>
      <w:marLeft w:val="0"/>
      <w:marRight w:val="0"/>
      <w:marTop w:val="0"/>
      <w:marBottom w:val="0"/>
      <w:divBdr>
        <w:top w:val="none" w:sz="0" w:space="0" w:color="auto"/>
        <w:left w:val="none" w:sz="0" w:space="0" w:color="auto"/>
        <w:bottom w:val="none" w:sz="0" w:space="0" w:color="auto"/>
        <w:right w:val="none" w:sz="0" w:space="0" w:color="auto"/>
      </w:divBdr>
    </w:div>
    <w:div w:id="2105613843">
      <w:bodyDiv w:val="1"/>
      <w:marLeft w:val="0"/>
      <w:marRight w:val="0"/>
      <w:marTop w:val="0"/>
      <w:marBottom w:val="0"/>
      <w:divBdr>
        <w:top w:val="none" w:sz="0" w:space="0" w:color="auto"/>
        <w:left w:val="none" w:sz="0" w:space="0" w:color="auto"/>
        <w:bottom w:val="none" w:sz="0" w:space="0" w:color="auto"/>
        <w:right w:val="none" w:sz="0" w:space="0" w:color="auto"/>
      </w:divBdr>
    </w:div>
    <w:div w:id="2109155674">
      <w:bodyDiv w:val="1"/>
      <w:marLeft w:val="0"/>
      <w:marRight w:val="0"/>
      <w:marTop w:val="0"/>
      <w:marBottom w:val="0"/>
      <w:divBdr>
        <w:top w:val="none" w:sz="0" w:space="0" w:color="auto"/>
        <w:left w:val="none" w:sz="0" w:space="0" w:color="auto"/>
        <w:bottom w:val="none" w:sz="0" w:space="0" w:color="auto"/>
        <w:right w:val="none" w:sz="0" w:space="0" w:color="auto"/>
      </w:divBdr>
      <w:divsChild>
        <w:div w:id="1151362639">
          <w:marLeft w:val="0"/>
          <w:marRight w:val="0"/>
          <w:marTop w:val="0"/>
          <w:marBottom w:val="0"/>
          <w:divBdr>
            <w:top w:val="none" w:sz="0" w:space="0" w:color="auto"/>
            <w:left w:val="none" w:sz="0" w:space="0" w:color="auto"/>
            <w:bottom w:val="none" w:sz="0" w:space="0" w:color="auto"/>
            <w:right w:val="none" w:sz="0" w:space="0" w:color="auto"/>
          </w:divBdr>
          <w:divsChild>
            <w:div w:id="365646888">
              <w:marLeft w:val="0"/>
              <w:marRight w:val="0"/>
              <w:marTop w:val="0"/>
              <w:marBottom w:val="0"/>
              <w:divBdr>
                <w:top w:val="none" w:sz="0" w:space="0" w:color="auto"/>
                <w:left w:val="none" w:sz="0" w:space="0" w:color="auto"/>
                <w:bottom w:val="none" w:sz="0" w:space="0" w:color="auto"/>
                <w:right w:val="none" w:sz="0" w:space="0" w:color="auto"/>
              </w:divBdr>
            </w:div>
            <w:div w:id="829714378">
              <w:marLeft w:val="0"/>
              <w:marRight w:val="0"/>
              <w:marTop w:val="0"/>
              <w:marBottom w:val="0"/>
              <w:divBdr>
                <w:top w:val="none" w:sz="0" w:space="0" w:color="auto"/>
                <w:left w:val="none" w:sz="0" w:space="0" w:color="auto"/>
                <w:bottom w:val="none" w:sz="0" w:space="0" w:color="auto"/>
                <w:right w:val="none" w:sz="0" w:space="0" w:color="auto"/>
              </w:divBdr>
            </w:div>
            <w:div w:id="85492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84571">
      <w:bodyDiv w:val="1"/>
      <w:marLeft w:val="0"/>
      <w:marRight w:val="0"/>
      <w:marTop w:val="0"/>
      <w:marBottom w:val="0"/>
      <w:divBdr>
        <w:top w:val="none" w:sz="0" w:space="0" w:color="auto"/>
        <w:left w:val="none" w:sz="0" w:space="0" w:color="auto"/>
        <w:bottom w:val="none" w:sz="0" w:space="0" w:color="auto"/>
        <w:right w:val="none" w:sz="0" w:space="0" w:color="auto"/>
      </w:divBdr>
    </w:div>
    <w:div w:id="2118216142">
      <w:bodyDiv w:val="1"/>
      <w:marLeft w:val="0"/>
      <w:marRight w:val="0"/>
      <w:marTop w:val="0"/>
      <w:marBottom w:val="0"/>
      <w:divBdr>
        <w:top w:val="none" w:sz="0" w:space="0" w:color="auto"/>
        <w:left w:val="none" w:sz="0" w:space="0" w:color="auto"/>
        <w:bottom w:val="none" w:sz="0" w:space="0" w:color="auto"/>
        <w:right w:val="none" w:sz="0" w:space="0" w:color="auto"/>
      </w:divBdr>
    </w:div>
    <w:div w:id="2120761984">
      <w:bodyDiv w:val="1"/>
      <w:marLeft w:val="0"/>
      <w:marRight w:val="0"/>
      <w:marTop w:val="0"/>
      <w:marBottom w:val="0"/>
      <w:divBdr>
        <w:top w:val="none" w:sz="0" w:space="0" w:color="auto"/>
        <w:left w:val="none" w:sz="0" w:space="0" w:color="auto"/>
        <w:bottom w:val="none" w:sz="0" w:space="0" w:color="auto"/>
        <w:right w:val="none" w:sz="0" w:space="0" w:color="auto"/>
      </w:divBdr>
    </w:div>
    <w:div w:id="2126267380">
      <w:bodyDiv w:val="1"/>
      <w:marLeft w:val="0"/>
      <w:marRight w:val="0"/>
      <w:marTop w:val="0"/>
      <w:marBottom w:val="0"/>
      <w:divBdr>
        <w:top w:val="none" w:sz="0" w:space="0" w:color="auto"/>
        <w:left w:val="none" w:sz="0" w:space="0" w:color="auto"/>
        <w:bottom w:val="none" w:sz="0" w:space="0" w:color="auto"/>
        <w:right w:val="none" w:sz="0" w:space="0" w:color="auto"/>
      </w:divBdr>
      <w:divsChild>
        <w:div w:id="1566063073">
          <w:marLeft w:val="0"/>
          <w:marRight w:val="0"/>
          <w:marTop w:val="0"/>
          <w:marBottom w:val="0"/>
          <w:divBdr>
            <w:top w:val="none" w:sz="0" w:space="0" w:color="auto"/>
            <w:left w:val="none" w:sz="0" w:space="0" w:color="auto"/>
            <w:bottom w:val="none" w:sz="0" w:space="0" w:color="auto"/>
            <w:right w:val="none" w:sz="0" w:space="0" w:color="auto"/>
          </w:divBdr>
          <w:divsChild>
            <w:div w:id="12147846">
              <w:marLeft w:val="0"/>
              <w:marRight w:val="0"/>
              <w:marTop w:val="0"/>
              <w:marBottom w:val="0"/>
              <w:divBdr>
                <w:top w:val="none" w:sz="0" w:space="0" w:color="auto"/>
                <w:left w:val="none" w:sz="0" w:space="0" w:color="auto"/>
                <w:bottom w:val="none" w:sz="0" w:space="0" w:color="auto"/>
                <w:right w:val="none" w:sz="0" w:space="0" w:color="auto"/>
              </w:divBdr>
            </w:div>
            <w:div w:id="42680202">
              <w:marLeft w:val="0"/>
              <w:marRight w:val="0"/>
              <w:marTop w:val="0"/>
              <w:marBottom w:val="0"/>
              <w:divBdr>
                <w:top w:val="none" w:sz="0" w:space="0" w:color="auto"/>
                <w:left w:val="none" w:sz="0" w:space="0" w:color="auto"/>
                <w:bottom w:val="none" w:sz="0" w:space="0" w:color="auto"/>
                <w:right w:val="none" w:sz="0" w:space="0" w:color="auto"/>
              </w:divBdr>
            </w:div>
            <w:div w:id="43257072">
              <w:marLeft w:val="0"/>
              <w:marRight w:val="0"/>
              <w:marTop w:val="0"/>
              <w:marBottom w:val="0"/>
              <w:divBdr>
                <w:top w:val="none" w:sz="0" w:space="0" w:color="auto"/>
                <w:left w:val="none" w:sz="0" w:space="0" w:color="auto"/>
                <w:bottom w:val="none" w:sz="0" w:space="0" w:color="auto"/>
                <w:right w:val="none" w:sz="0" w:space="0" w:color="auto"/>
              </w:divBdr>
            </w:div>
            <w:div w:id="51782555">
              <w:marLeft w:val="0"/>
              <w:marRight w:val="0"/>
              <w:marTop w:val="0"/>
              <w:marBottom w:val="0"/>
              <w:divBdr>
                <w:top w:val="none" w:sz="0" w:space="0" w:color="auto"/>
                <w:left w:val="none" w:sz="0" w:space="0" w:color="auto"/>
                <w:bottom w:val="none" w:sz="0" w:space="0" w:color="auto"/>
                <w:right w:val="none" w:sz="0" w:space="0" w:color="auto"/>
              </w:divBdr>
            </w:div>
            <w:div w:id="68383219">
              <w:marLeft w:val="0"/>
              <w:marRight w:val="0"/>
              <w:marTop w:val="0"/>
              <w:marBottom w:val="0"/>
              <w:divBdr>
                <w:top w:val="none" w:sz="0" w:space="0" w:color="auto"/>
                <w:left w:val="none" w:sz="0" w:space="0" w:color="auto"/>
                <w:bottom w:val="none" w:sz="0" w:space="0" w:color="auto"/>
                <w:right w:val="none" w:sz="0" w:space="0" w:color="auto"/>
              </w:divBdr>
            </w:div>
            <w:div w:id="73942487">
              <w:marLeft w:val="0"/>
              <w:marRight w:val="0"/>
              <w:marTop w:val="0"/>
              <w:marBottom w:val="0"/>
              <w:divBdr>
                <w:top w:val="none" w:sz="0" w:space="0" w:color="auto"/>
                <w:left w:val="none" w:sz="0" w:space="0" w:color="auto"/>
                <w:bottom w:val="none" w:sz="0" w:space="0" w:color="auto"/>
                <w:right w:val="none" w:sz="0" w:space="0" w:color="auto"/>
              </w:divBdr>
            </w:div>
            <w:div w:id="75982174">
              <w:marLeft w:val="0"/>
              <w:marRight w:val="0"/>
              <w:marTop w:val="0"/>
              <w:marBottom w:val="0"/>
              <w:divBdr>
                <w:top w:val="none" w:sz="0" w:space="0" w:color="auto"/>
                <w:left w:val="none" w:sz="0" w:space="0" w:color="auto"/>
                <w:bottom w:val="none" w:sz="0" w:space="0" w:color="auto"/>
                <w:right w:val="none" w:sz="0" w:space="0" w:color="auto"/>
              </w:divBdr>
            </w:div>
            <w:div w:id="76289269">
              <w:marLeft w:val="0"/>
              <w:marRight w:val="0"/>
              <w:marTop w:val="0"/>
              <w:marBottom w:val="0"/>
              <w:divBdr>
                <w:top w:val="none" w:sz="0" w:space="0" w:color="auto"/>
                <w:left w:val="none" w:sz="0" w:space="0" w:color="auto"/>
                <w:bottom w:val="none" w:sz="0" w:space="0" w:color="auto"/>
                <w:right w:val="none" w:sz="0" w:space="0" w:color="auto"/>
              </w:divBdr>
            </w:div>
            <w:div w:id="123935429">
              <w:marLeft w:val="0"/>
              <w:marRight w:val="0"/>
              <w:marTop w:val="0"/>
              <w:marBottom w:val="0"/>
              <w:divBdr>
                <w:top w:val="none" w:sz="0" w:space="0" w:color="auto"/>
                <w:left w:val="none" w:sz="0" w:space="0" w:color="auto"/>
                <w:bottom w:val="none" w:sz="0" w:space="0" w:color="auto"/>
                <w:right w:val="none" w:sz="0" w:space="0" w:color="auto"/>
              </w:divBdr>
            </w:div>
            <w:div w:id="127939332">
              <w:marLeft w:val="0"/>
              <w:marRight w:val="0"/>
              <w:marTop w:val="0"/>
              <w:marBottom w:val="0"/>
              <w:divBdr>
                <w:top w:val="none" w:sz="0" w:space="0" w:color="auto"/>
                <w:left w:val="none" w:sz="0" w:space="0" w:color="auto"/>
                <w:bottom w:val="none" w:sz="0" w:space="0" w:color="auto"/>
                <w:right w:val="none" w:sz="0" w:space="0" w:color="auto"/>
              </w:divBdr>
            </w:div>
            <w:div w:id="179899695">
              <w:marLeft w:val="0"/>
              <w:marRight w:val="0"/>
              <w:marTop w:val="0"/>
              <w:marBottom w:val="0"/>
              <w:divBdr>
                <w:top w:val="none" w:sz="0" w:space="0" w:color="auto"/>
                <w:left w:val="none" w:sz="0" w:space="0" w:color="auto"/>
                <w:bottom w:val="none" w:sz="0" w:space="0" w:color="auto"/>
                <w:right w:val="none" w:sz="0" w:space="0" w:color="auto"/>
              </w:divBdr>
            </w:div>
            <w:div w:id="194316493">
              <w:marLeft w:val="0"/>
              <w:marRight w:val="0"/>
              <w:marTop w:val="0"/>
              <w:marBottom w:val="0"/>
              <w:divBdr>
                <w:top w:val="none" w:sz="0" w:space="0" w:color="auto"/>
                <w:left w:val="none" w:sz="0" w:space="0" w:color="auto"/>
                <w:bottom w:val="none" w:sz="0" w:space="0" w:color="auto"/>
                <w:right w:val="none" w:sz="0" w:space="0" w:color="auto"/>
              </w:divBdr>
            </w:div>
            <w:div w:id="195430884">
              <w:marLeft w:val="0"/>
              <w:marRight w:val="0"/>
              <w:marTop w:val="0"/>
              <w:marBottom w:val="0"/>
              <w:divBdr>
                <w:top w:val="none" w:sz="0" w:space="0" w:color="auto"/>
                <w:left w:val="none" w:sz="0" w:space="0" w:color="auto"/>
                <w:bottom w:val="none" w:sz="0" w:space="0" w:color="auto"/>
                <w:right w:val="none" w:sz="0" w:space="0" w:color="auto"/>
              </w:divBdr>
            </w:div>
            <w:div w:id="206457181">
              <w:marLeft w:val="0"/>
              <w:marRight w:val="0"/>
              <w:marTop w:val="0"/>
              <w:marBottom w:val="0"/>
              <w:divBdr>
                <w:top w:val="none" w:sz="0" w:space="0" w:color="auto"/>
                <w:left w:val="none" w:sz="0" w:space="0" w:color="auto"/>
                <w:bottom w:val="none" w:sz="0" w:space="0" w:color="auto"/>
                <w:right w:val="none" w:sz="0" w:space="0" w:color="auto"/>
              </w:divBdr>
            </w:div>
            <w:div w:id="214659332">
              <w:marLeft w:val="0"/>
              <w:marRight w:val="0"/>
              <w:marTop w:val="0"/>
              <w:marBottom w:val="0"/>
              <w:divBdr>
                <w:top w:val="none" w:sz="0" w:space="0" w:color="auto"/>
                <w:left w:val="none" w:sz="0" w:space="0" w:color="auto"/>
                <w:bottom w:val="none" w:sz="0" w:space="0" w:color="auto"/>
                <w:right w:val="none" w:sz="0" w:space="0" w:color="auto"/>
              </w:divBdr>
            </w:div>
            <w:div w:id="215288565">
              <w:marLeft w:val="0"/>
              <w:marRight w:val="0"/>
              <w:marTop w:val="0"/>
              <w:marBottom w:val="0"/>
              <w:divBdr>
                <w:top w:val="none" w:sz="0" w:space="0" w:color="auto"/>
                <w:left w:val="none" w:sz="0" w:space="0" w:color="auto"/>
                <w:bottom w:val="none" w:sz="0" w:space="0" w:color="auto"/>
                <w:right w:val="none" w:sz="0" w:space="0" w:color="auto"/>
              </w:divBdr>
            </w:div>
            <w:div w:id="222570611">
              <w:marLeft w:val="0"/>
              <w:marRight w:val="0"/>
              <w:marTop w:val="0"/>
              <w:marBottom w:val="0"/>
              <w:divBdr>
                <w:top w:val="none" w:sz="0" w:space="0" w:color="auto"/>
                <w:left w:val="none" w:sz="0" w:space="0" w:color="auto"/>
                <w:bottom w:val="none" w:sz="0" w:space="0" w:color="auto"/>
                <w:right w:val="none" w:sz="0" w:space="0" w:color="auto"/>
              </w:divBdr>
            </w:div>
            <w:div w:id="224679414">
              <w:marLeft w:val="0"/>
              <w:marRight w:val="0"/>
              <w:marTop w:val="0"/>
              <w:marBottom w:val="0"/>
              <w:divBdr>
                <w:top w:val="none" w:sz="0" w:space="0" w:color="auto"/>
                <w:left w:val="none" w:sz="0" w:space="0" w:color="auto"/>
                <w:bottom w:val="none" w:sz="0" w:space="0" w:color="auto"/>
                <w:right w:val="none" w:sz="0" w:space="0" w:color="auto"/>
              </w:divBdr>
            </w:div>
            <w:div w:id="238834792">
              <w:marLeft w:val="0"/>
              <w:marRight w:val="0"/>
              <w:marTop w:val="0"/>
              <w:marBottom w:val="0"/>
              <w:divBdr>
                <w:top w:val="none" w:sz="0" w:space="0" w:color="auto"/>
                <w:left w:val="none" w:sz="0" w:space="0" w:color="auto"/>
                <w:bottom w:val="none" w:sz="0" w:space="0" w:color="auto"/>
                <w:right w:val="none" w:sz="0" w:space="0" w:color="auto"/>
              </w:divBdr>
            </w:div>
            <w:div w:id="245383012">
              <w:marLeft w:val="0"/>
              <w:marRight w:val="0"/>
              <w:marTop w:val="0"/>
              <w:marBottom w:val="0"/>
              <w:divBdr>
                <w:top w:val="none" w:sz="0" w:space="0" w:color="auto"/>
                <w:left w:val="none" w:sz="0" w:space="0" w:color="auto"/>
                <w:bottom w:val="none" w:sz="0" w:space="0" w:color="auto"/>
                <w:right w:val="none" w:sz="0" w:space="0" w:color="auto"/>
              </w:divBdr>
            </w:div>
            <w:div w:id="253051663">
              <w:marLeft w:val="0"/>
              <w:marRight w:val="0"/>
              <w:marTop w:val="0"/>
              <w:marBottom w:val="0"/>
              <w:divBdr>
                <w:top w:val="none" w:sz="0" w:space="0" w:color="auto"/>
                <w:left w:val="none" w:sz="0" w:space="0" w:color="auto"/>
                <w:bottom w:val="none" w:sz="0" w:space="0" w:color="auto"/>
                <w:right w:val="none" w:sz="0" w:space="0" w:color="auto"/>
              </w:divBdr>
            </w:div>
            <w:div w:id="295962202">
              <w:marLeft w:val="0"/>
              <w:marRight w:val="0"/>
              <w:marTop w:val="0"/>
              <w:marBottom w:val="0"/>
              <w:divBdr>
                <w:top w:val="none" w:sz="0" w:space="0" w:color="auto"/>
                <w:left w:val="none" w:sz="0" w:space="0" w:color="auto"/>
                <w:bottom w:val="none" w:sz="0" w:space="0" w:color="auto"/>
                <w:right w:val="none" w:sz="0" w:space="0" w:color="auto"/>
              </w:divBdr>
            </w:div>
            <w:div w:id="305857144">
              <w:marLeft w:val="0"/>
              <w:marRight w:val="0"/>
              <w:marTop w:val="0"/>
              <w:marBottom w:val="0"/>
              <w:divBdr>
                <w:top w:val="none" w:sz="0" w:space="0" w:color="auto"/>
                <w:left w:val="none" w:sz="0" w:space="0" w:color="auto"/>
                <w:bottom w:val="none" w:sz="0" w:space="0" w:color="auto"/>
                <w:right w:val="none" w:sz="0" w:space="0" w:color="auto"/>
              </w:divBdr>
            </w:div>
            <w:div w:id="334184472">
              <w:marLeft w:val="0"/>
              <w:marRight w:val="0"/>
              <w:marTop w:val="0"/>
              <w:marBottom w:val="0"/>
              <w:divBdr>
                <w:top w:val="none" w:sz="0" w:space="0" w:color="auto"/>
                <w:left w:val="none" w:sz="0" w:space="0" w:color="auto"/>
                <w:bottom w:val="none" w:sz="0" w:space="0" w:color="auto"/>
                <w:right w:val="none" w:sz="0" w:space="0" w:color="auto"/>
              </w:divBdr>
            </w:div>
            <w:div w:id="338041097">
              <w:marLeft w:val="0"/>
              <w:marRight w:val="0"/>
              <w:marTop w:val="0"/>
              <w:marBottom w:val="0"/>
              <w:divBdr>
                <w:top w:val="none" w:sz="0" w:space="0" w:color="auto"/>
                <w:left w:val="none" w:sz="0" w:space="0" w:color="auto"/>
                <w:bottom w:val="none" w:sz="0" w:space="0" w:color="auto"/>
                <w:right w:val="none" w:sz="0" w:space="0" w:color="auto"/>
              </w:divBdr>
            </w:div>
            <w:div w:id="375738306">
              <w:marLeft w:val="0"/>
              <w:marRight w:val="0"/>
              <w:marTop w:val="0"/>
              <w:marBottom w:val="0"/>
              <w:divBdr>
                <w:top w:val="none" w:sz="0" w:space="0" w:color="auto"/>
                <w:left w:val="none" w:sz="0" w:space="0" w:color="auto"/>
                <w:bottom w:val="none" w:sz="0" w:space="0" w:color="auto"/>
                <w:right w:val="none" w:sz="0" w:space="0" w:color="auto"/>
              </w:divBdr>
            </w:div>
            <w:div w:id="384986976">
              <w:marLeft w:val="0"/>
              <w:marRight w:val="0"/>
              <w:marTop w:val="0"/>
              <w:marBottom w:val="0"/>
              <w:divBdr>
                <w:top w:val="none" w:sz="0" w:space="0" w:color="auto"/>
                <w:left w:val="none" w:sz="0" w:space="0" w:color="auto"/>
                <w:bottom w:val="none" w:sz="0" w:space="0" w:color="auto"/>
                <w:right w:val="none" w:sz="0" w:space="0" w:color="auto"/>
              </w:divBdr>
            </w:div>
            <w:div w:id="387536047">
              <w:marLeft w:val="0"/>
              <w:marRight w:val="0"/>
              <w:marTop w:val="0"/>
              <w:marBottom w:val="0"/>
              <w:divBdr>
                <w:top w:val="none" w:sz="0" w:space="0" w:color="auto"/>
                <w:left w:val="none" w:sz="0" w:space="0" w:color="auto"/>
                <w:bottom w:val="none" w:sz="0" w:space="0" w:color="auto"/>
                <w:right w:val="none" w:sz="0" w:space="0" w:color="auto"/>
              </w:divBdr>
            </w:div>
            <w:div w:id="388381269">
              <w:marLeft w:val="0"/>
              <w:marRight w:val="0"/>
              <w:marTop w:val="0"/>
              <w:marBottom w:val="0"/>
              <w:divBdr>
                <w:top w:val="none" w:sz="0" w:space="0" w:color="auto"/>
                <w:left w:val="none" w:sz="0" w:space="0" w:color="auto"/>
                <w:bottom w:val="none" w:sz="0" w:space="0" w:color="auto"/>
                <w:right w:val="none" w:sz="0" w:space="0" w:color="auto"/>
              </w:divBdr>
            </w:div>
            <w:div w:id="401828726">
              <w:marLeft w:val="0"/>
              <w:marRight w:val="0"/>
              <w:marTop w:val="0"/>
              <w:marBottom w:val="0"/>
              <w:divBdr>
                <w:top w:val="none" w:sz="0" w:space="0" w:color="auto"/>
                <w:left w:val="none" w:sz="0" w:space="0" w:color="auto"/>
                <w:bottom w:val="none" w:sz="0" w:space="0" w:color="auto"/>
                <w:right w:val="none" w:sz="0" w:space="0" w:color="auto"/>
              </w:divBdr>
            </w:div>
            <w:div w:id="430399969">
              <w:marLeft w:val="0"/>
              <w:marRight w:val="0"/>
              <w:marTop w:val="0"/>
              <w:marBottom w:val="0"/>
              <w:divBdr>
                <w:top w:val="none" w:sz="0" w:space="0" w:color="auto"/>
                <w:left w:val="none" w:sz="0" w:space="0" w:color="auto"/>
                <w:bottom w:val="none" w:sz="0" w:space="0" w:color="auto"/>
                <w:right w:val="none" w:sz="0" w:space="0" w:color="auto"/>
              </w:divBdr>
            </w:div>
            <w:div w:id="441190881">
              <w:marLeft w:val="0"/>
              <w:marRight w:val="0"/>
              <w:marTop w:val="0"/>
              <w:marBottom w:val="0"/>
              <w:divBdr>
                <w:top w:val="none" w:sz="0" w:space="0" w:color="auto"/>
                <w:left w:val="none" w:sz="0" w:space="0" w:color="auto"/>
                <w:bottom w:val="none" w:sz="0" w:space="0" w:color="auto"/>
                <w:right w:val="none" w:sz="0" w:space="0" w:color="auto"/>
              </w:divBdr>
            </w:div>
            <w:div w:id="441271316">
              <w:marLeft w:val="0"/>
              <w:marRight w:val="0"/>
              <w:marTop w:val="0"/>
              <w:marBottom w:val="0"/>
              <w:divBdr>
                <w:top w:val="none" w:sz="0" w:space="0" w:color="auto"/>
                <w:left w:val="none" w:sz="0" w:space="0" w:color="auto"/>
                <w:bottom w:val="none" w:sz="0" w:space="0" w:color="auto"/>
                <w:right w:val="none" w:sz="0" w:space="0" w:color="auto"/>
              </w:divBdr>
            </w:div>
            <w:div w:id="446657952">
              <w:marLeft w:val="0"/>
              <w:marRight w:val="0"/>
              <w:marTop w:val="0"/>
              <w:marBottom w:val="0"/>
              <w:divBdr>
                <w:top w:val="none" w:sz="0" w:space="0" w:color="auto"/>
                <w:left w:val="none" w:sz="0" w:space="0" w:color="auto"/>
                <w:bottom w:val="none" w:sz="0" w:space="0" w:color="auto"/>
                <w:right w:val="none" w:sz="0" w:space="0" w:color="auto"/>
              </w:divBdr>
            </w:div>
            <w:div w:id="455950862">
              <w:marLeft w:val="0"/>
              <w:marRight w:val="0"/>
              <w:marTop w:val="0"/>
              <w:marBottom w:val="0"/>
              <w:divBdr>
                <w:top w:val="none" w:sz="0" w:space="0" w:color="auto"/>
                <w:left w:val="none" w:sz="0" w:space="0" w:color="auto"/>
                <w:bottom w:val="none" w:sz="0" w:space="0" w:color="auto"/>
                <w:right w:val="none" w:sz="0" w:space="0" w:color="auto"/>
              </w:divBdr>
            </w:div>
            <w:div w:id="490216496">
              <w:marLeft w:val="0"/>
              <w:marRight w:val="0"/>
              <w:marTop w:val="0"/>
              <w:marBottom w:val="0"/>
              <w:divBdr>
                <w:top w:val="none" w:sz="0" w:space="0" w:color="auto"/>
                <w:left w:val="none" w:sz="0" w:space="0" w:color="auto"/>
                <w:bottom w:val="none" w:sz="0" w:space="0" w:color="auto"/>
                <w:right w:val="none" w:sz="0" w:space="0" w:color="auto"/>
              </w:divBdr>
            </w:div>
            <w:div w:id="510918771">
              <w:marLeft w:val="0"/>
              <w:marRight w:val="0"/>
              <w:marTop w:val="0"/>
              <w:marBottom w:val="0"/>
              <w:divBdr>
                <w:top w:val="none" w:sz="0" w:space="0" w:color="auto"/>
                <w:left w:val="none" w:sz="0" w:space="0" w:color="auto"/>
                <w:bottom w:val="none" w:sz="0" w:space="0" w:color="auto"/>
                <w:right w:val="none" w:sz="0" w:space="0" w:color="auto"/>
              </w:divBdr>
            </w:div>
            <w:div w:id="518587910">
              <w:marLeft w:val="0"/>
              <w:marRight w:val="0"/>
              <w:marTop w:val="0"/>
              <w:marBottom w:val="0"/>
              <w:divBdr>
                <w:top w:val="none" w:sz="0" w:space="0" w:color="auto"/>
                <w:left w:val="none" w:sz="0" w:space="0" w:color="auto"/>
                <w:bottom w:val="none" w:sz="0" w:space="0" w:color="auto"/>
                <w:right w:val="none" w:sz="0" w:space="0" w:color="auto"/>
              </w:divBdr>
            </w:div>
            <w:div w:id="528223809">
              <w:marLeft w:val="0"/>
              <w:marRight w:val="0"/>
              <w:marTop w:val="0"/>
              <w:marBottom w:val="0"/>
              <w:divBdr>
                <w:top w:val="none" w:sz="0" w:space="0" w:color="auto"/>
                <w:left w:val="none" w:sz="0" w:space="0" w:color="auto"/>
                <w:bottom w:val="none" w:sz="0" w:space="0" w:color="auto"/>
                <w:right w:val="none" w:sz="0" w:space="0" w:color="auto"/>
              </w:divBdr>
            </w:div>
            <w:div w:id="532504105">
              <w:marLeft w:val="0"/>
              <w:marRight w:val="0"/>
              <w:marTop w:val="0"/>
              <w:marBottom w:val="0"/>
              <w:divBdr>
                <w:top w:val="none" w:sz="0" w:space="0" w:color="auto"/>
                <w:left w:val="none" w:sz="0" w:space="0" w:color="auto"/>
                <w:bottom w:val="none" w:sz="0" w:space="0" w:color="auto"/>
                <w:right w:val="none" w:sz="0" w:space="0" w:color="auto"/>
              </w:divBdr>
            </w:div>
            <w:div w:id="557591210">
              <w:marLeft w:val="0"/>
              <w:marRight w:val="0"/>
              <w:marTop w:val="0"/>
              <w:marBottom w:val="0"/>
              <w:divBdr>
                <w:top w:val="none" w:sz="0" w:space="0" w:color="auto"/>
                <w:left w:val="none" w:sz="0" w:space="0" w:color="auto"/>
                <w:bottom w:val="none" w:sz="0" w:space="0" w:color="auto"/>
                <w:right w:val="none" w:sz="0" w:space="0" w:color="auto"/>
              </w:divBdr>
            </w:div>
            <w:div w:id="571933292">
              <w:marLeft w:val="0"/>
              <w:marRight w:val="0"/>
              <w:marTop w:val="0"/>
              <w:marBottom w:val="0"/>
              <w:divBdr>
                <w:top w:val="none" w:sz="0" w:space="0" w:color="auto"/>
                <w:left w:val="none" w:sz="0" w:space="0" w:color="auto"/>
                <w:bottom w:val="none" w:sz="0" w:space="0" w:color="auto"/>
                <w:right w:val="none" w:sz="0" w:space="0" w:color="auto"/>
              </w:divBdr>
            </w:div>
            <w:div w:id="588468134">
              <w:marLeft w:val="0"/>
              <w:marRight w:val="0"/>
              <w:marTop w:val="0"/>
              <w:marBottom w:val="0"/>
              <w:divBdr>
                <w:top w:val="none" w:sz="0" w:space="0" w:color="auto"/>
                <w:left w:val="none" w:sz="0" w:space="0" w:color="auto"/>
                <w:bottom w:val="none" w:sz="0" w:space="0" w:color="auto"/>
                <w:right w:val="none" w:sz="0" w:space="0" w:color="auto"/>
              </w:divBdr>
            </w:div>
            <w:div w:id="588735940">
              <w:marLeft w:val="0"/>
              <w:marRight w:val="0"/>
              <w:marTop w:val="0"/>
              <w:marBottom w:val="0"/>
              <w:divBdr>
                <w:top w:val="none" w:sz="0" w:space="0" w:color="auto"/>
                <w:left w:val="none" w:sz="0" w:space="0" w:color="auto"/>
                <w:bottom w:val="none" w:sz="0" w:space="0" w:color="auto"/>
                <w:right w:val="none" w:sz="0" w:space="0" w:color="auto"/>
              </w:divBdr>
            </w:div>
            <w:div w:id="592013101">
              <w:marLeft w:val="0"/>
              <w:marRight w:val="0"/>
              <w:marTop w:val="0"/>
              <w:marBottom w:val="0"/>
              <w:divBdr>
                <w:top w:val="none" w:sz="0" w:space="0" w:color="auto"/>
                <w:left w:val="none" w:sz="0" w:space="0" w:color="auto"/>
                <w:bottom w:val="none" w:sz="0" w:space="0" w:color="auto"/>
                <w:right w:val="none" w:sz="0" w:space="0" w:color="auto"/>
              </w:divBdr>
            </w:div>
            <w:div w:id="612706493">
              <w:marLeft w:val="0"/>
              <w:marRight w:val="0"/>
              <w:marTop w:val="0"/>
              <w:marBottom w:val="0"/>
              <w:divBdr>
                <w:top w:val="none" w:sz="0" w:space="0" w:color="auto"/>
                <w:left w:val="none" w:sz="0" w:space="0" w:color="auto"/>
                <w:bottom w:val="none" w:sz="0" w:space="0" w:color="auto"/>
                <w:right w:val="none" w:sz="0" w:space="0" w:color="auto"/>
              </w:divBdr>
            </w:div>
            <w:div w:id="619534647">
              <w:marLeft w:val="0"/>
              <w:marRight w:val="0"/>
              <w:marTop w:val="0"/>
              <w:marBottom w:val="0"/>
              <w:divBdr>
                <w:top w:val="none" w:sz="0" w:space="0" w:color="auto"/>
                <w:left w:val="none" w:sz="0" w:space="0" w:color="auto"/>
                <w:bottom w:val="none" w:sz="0" w:space="0" w:color="auto"/>
                <w:right w:val="none" w:sz="0" w:space="0" w:color="auto"/>
              </w:divBdr>
            </w:div>
            <w:div w:id="682164910">
              <w:marLeft w:val="0"/>
              <w:marRight w:val="0"/>
              <w:marTop w:val="0"/>
              <w:marBottom w:val="0"/>
              <w:divBdr>
                <w:top w:val="none" w:sz="0" w:space="0" w:color="auto"/>
                <w:left w:val="none" w:sz="0" w:space="0" w:color="auto"/>
                <w:bottom w:val="none" w:sz="0" w:space="0" w:color="auto"/>
                <w:right w:val="none" w:sz="0" w:space="0" w:color="auto"/>
              </w:divBdr>
            </w:div>
            <w:div w:id="691615315">
              <w:marLeft w:val="0"/>
              <w:marRight w:val="0"/>
              <w:marTop w:val="0"/>
              <w:marBottom w:val="0"/>
              <w:divBdr>
                <w:top w:val="none" w:sz="0" w:space="0" w:color="auto"/>
                <w:left w:val="none" w:sz="0" w:space="0" w:color="auto"/>
                <w:bottom w:val="none" w:sz="0" w:space="0" w:color="auto"/>
                <w:right w:val="none" w:sz="0" w:space="0" w:color="auto"/>
              </w:divBdr>
            </w:div>
            <w:div w:id="706101887">
              <w:marLeft w:val="0"/>
              <w:marRight w:val="0"/>
              <w:marTop w:val="0"/>
              <w:marBottom w:val="0"/>
              <w:divBdr>
                <w:top w:val="none" w:sz="0" w:space="0" w:color="auto"/>
                <w:left w:val="none" w:sz="0" w:space="0" w:color="auto"/>
                <w:bottom w:val="none" w:sz="0" w:space="0" w:color="auto"/>
                <w:right w:val="none" w:sz="0" w:space="0" w:color="auto"/>
              </w:divBdr>
            </w:div>
            <w:div w:id="707611738">
              <w:marLeft w:val="0"/>
              <w:marRight w:val="0"/>
              <w:marTop w:val="0"/>
              <w:marBottom w:val="0"/>
              <w:divBdr>
                <w:top w:val="none" w:sz="0" w:space="0" w:color="auto"/>
                <w:left w:val="none" w:sz="0" w:space="0" w:color="auto"/>
                <w:bottom w:val="none" w:sz="0" w:space="0" w:color="auto"/>
                <w:right w:val="none" w:sz="0" w:space="0" w:color="auto"/>
              </w:divBdr>
            </w:div>
            <w:div w:id="708336119">
              <w:marLeft w:val="0"/>
              <w:marRight w:val="0"/>
              <w:marTop w:val="0"/>
              <w:marBottom w:val="0"/>
              <w:divBdr>
                <w:top w:val="none" w:sz="0" w:space="0" w:color="auto"/>
                <w:left w:val="none" w:sz="0" w:space="0" w:color="auto"/>
                <w:bottom w:val="none" w:sz="0" w:space="0" w:color="auto"/>
                <w:right w:val="none" w:sz="0" w:space="0" w:color="auto"/>
              </w:divBdr>
            </w:div>
            <w:div w:id="712315217">
              <w:marLeft w:val="0"/>
              <w:marRight w:val="0"/>
              <w:marTop w:val="0"/>
              <w:marBottom w:val="0"/>
              <w:divBdr>
                <w:top w:val="none" w:sz="0" w:space="0" w:color="auto"/>
                <w:left w:val="none" w:sz="0" w:space="0" w:color="auto"/>
                <w:bottom w:val="none" w:sz="0" w:space="0" w:color="auto"/>
                <w:right w:val="none" w:sz="0" w:space="0" w:color="auto"/>
              </w:divBdr>
            </w:div>
            <w:div w:id="714505689">
              <w:marLeft w:val="0"/>
              <w:marRight w:val="0"/>
              <w:marTop w:val="0"/>
              <w:marBottom w:val="0"/>
              <w:divBdr>
                <w:top w:val="none" w:sz="0" w:space="0" w:color="auto"/>
                <w:left w:val="none" w:sz="0" w:space="0" w:color="auto"/>
                <w:bottom w:val="none" w:sz="0" w:space="0" w:color="auto"/>
                <w:right w:val="none" w:sz="0" w:space="0" w:color="auto"/>
              </w:divBdr>
            </w:div>
            <w:div w:id="744179825">
              <w:marLeft w:val="0"/>
              <w:marRight w:val="0"/>
              <w:marTop w:val="0"/>
              <w:marBottom w:val="0"/>
              <w:divBdr>
                <w:top w:val="none" w:sz="0" w:space="0" w:color="auto"/>
                <w:left w:val="none" w:sz="0" w:space="0" w:color="auto"/>
                <w:bottom w:val="none" w:sz="0" w:space="0" w:color="auto"/>
                <w:right w:val="none" w:sz="0" w:space="0" w:color="auto"/>
              </w:divBdr>
            </w:div>
            <w:div w:id="752118868">
              <w:marLeft w:val="0"/>
              <w:marRight w:val="0"/>
              <w:marTop w:val="0"/>
              <w:marBottom w:val="0"/>
              <w:divBdr>
                <w:top w:val="none" w:sz="0" w:space="0" w:color="auto"/>
                <w:left w:val="none" w:sz="0" w:space="0" w:color="auto"/>
                <w:bottom w:val="none" w:sz="0" w:space="0" w:color="auto"/>
                <w:right w:val="none" w:sz="0" w:space="0" w:color="auto"/>
              </w:divBdr>
            </w:div>
            <w:div w:id="785009127">
              <w:marLeft w:val="0"/>
              <w:marRight w:val="0"/>
              <w:marTop w:val="0"/>
              <w:marBottom w:val="0"/>
              <w:divBdr>
                <w:top w:val="none" w:sz="0" w:space="0" w:color="auto"/>
                <w:left w:val="none" w:sz="0" w:space="0" w:color="auto"/>
                <w:bottom w:val="none" w:sz="0" w:space="0" w:color="auto"/>
                <w:right w:val="none" w:sz="0" w:space="0" w:color="auto"/>
              </w:divBdr>
            </w:div>
            <w:div w:id="788083216">
              <w:marLeft w:val="0"/>
              <w:marRight w:val="0"/>
              <w:marTop w:val="0"/>
              <w:marBottom w:val="0"/>
              <w:divBdr>
                <w:top w:val="none" w:sz="0" w:space="0" w:color="auto"/>
                <w:left w:val="none" w:sz="0" w:space="0" w:color="auto"/>
                <w:bottom w:val="none" w:sz="0" w:space="0" w:color="auto"/>
                <w:right w:val="none" w:sz="0" w:space="0" w:color="auto"/>
              </w:divBdr>
            </w:div>
            <w:div w:id="850490333">
              <w:marLeft w:val="0"/>
              <w:marRight w:val="0"/>
              <w:marTop w:val="0"/>
              <w:marBottom w:val="0"/>
              <w:divBdr>
                <w:top w:val="none" w:sz="0" w:space="0" w:color="auto"/>
                <w:left w:val="none" w:sz="0" w:space="0" w:color="auto"/>
                <w:bottom w:val="none" w:sz="0" w:space="0" w:color="auto"/>
                <w:right w:val="none" w:sz="0" w:space="0" w:color="auto"/>
              </w:divBdr>
            </w:div>
            <w:div w:id="850726692">
              <w:marLeft w:val="0"/>
              <w:marRight w:val="0"/>
              <w:marTop w:val="0"/>
              <w:marBottom w:val="0"/>
              <w:divBdr>
                <w:top w:val="none" w:sz="0" w:space="0" w:color="auto"/>
                <w:left w:val="none" w:sz="0" w:space="0" w:color="auto"/>
                <w:bottom w:val="none" w:sz="0" w:space="0" w:color="auto"/>
                <w:right w:val="none" w:sz="0" w:space="0" w:color="auto"/>
              </w:divBdr>
            </w:div>
            <w:div w:id="851601455">
              <w:marLeft w:val="0"/>
              <w:marRight w:val="0"/>
              <w:marTop w:val="0"/>
              <w:marBottom w:val="0"/>
              <w:divBdr>
                <w:top w:val="none" w:sz="0" w:space="0" w:color="auto"/>
                <w:left w:val="none" w:sz="0" w:space="0" w:color="auto"/>
                <w:bottom w:val="none" w:sz="0" w:space="0" w:color="auto"/>
                <w:right w:val="none" w:sz="0" w:space="0" w:color="auto"/>
              </w:divBdr>
            </w:div>
            <w:div w:id="855535891">
              <w:marLeft w:val="0"/>
              <w:marRight w:val="0"/>
              <w:marTop w:val="0"/>
              <w:marBottom w:val="0"/>
              <w:divBdr>
                <w:top w:val="none" w:sz="0" w:space="0" w:color="auto"/>
                <w:left w:val="none" w:sz="0" w:space="0" w:color="auto"/>
                <w:bottom w:val="none" w:sz="0" w:space="0" w:color="auto"/>
                <w:right w:val="none" w:sz="0" w:space="0" w:color="auto"/>
              </w:divBdr>
            </w:div>
            <w:div w:id="868445925">
              <w:marLeft w:val="0"/>
              <w:marRight w:val="0"/>
              <w:marTop w:val="0"/>
              <w:marBottom w:val="0"/>
              <w:divBdr>
                <w:top w:val="none" w:sz="0" w:space="0" w:color="auto"/>
                <w:left w:val="none" w:sz="0" w:space="0" w:color="auto"/>
                <w:bottom w:val="none" w:sz="0" w:space="0" w:color="auto"/>
                <w:right w:val="none" w:sz="0" w:space="0" w:color="auto"/>
              </w:divBdr>
            </w:div>
            <w:div w:id="881016993">
              <w:marLeft w:val="0"/>
              <w:marRight w:val="0"/>
              <w:marTop w:val="0"/>
              <w:marBottom w:val="0"/>
              <w:divBdr>
                <w:top w:val="none" w:sz="0" w:space="0" w:color="auto"/>
                <w:left w:val="none" w:sz="0" w:space="0" w:color="auto"/>
                <w:bottom w:val="none" w:sz="0" w:space="0" w:color="auto"/>
                <w:right w:val="none" w:sz="0" w:space="0" w:color="auto"/>
              </w:divBdr>
            </w:div>
            <w:div w:id="891381679">
              <w:marLeft w:val="0"/>
              <w:marRight w:val="0"/>
              <w:marTop w:val="0"/>
              <w:marBottom w:val="0"/>
              <w:divBdr>
                <w:top w:val="none" w:sz="0" w:space="0" w:color="auto"/>
                <w:left w:val="none" w:sz="0" w:space="0" w:color="auto"/>
                <w:bottom w:val="none" w:sz="0" w:space="0" w:color="auto"/>
                <w:right w:val="none" w:sz="0" w:space="0" w:color="auto"/>
              </w:divBdr>
            </w:div>
            <w:div w:id="892155680">
              <w:marLeft w:val="0"/>
              <w:marRight w:val="0"/>
              <w:marTop w:val="0"/>
              <w:marBottom w:val="0"/>
              <w:divBdr>
                <w:top w:val="none" w:sz="0" w:space="0" w:color="auto"/>
                <w:left w:val="none" w:sz="0" w:space="0" w:color="auto"/>
                <w:bottom w:val="none" w:sz="0" w:space="0" w:color="auto"/>
                <w:right w:val="none" w:sz="0" w:space="0" w:color="auto"/>
              </w:divBdr>
            </w:div>
            <w:div w:id="901259716">
              <w:marLeft w:val="0"/>
              <w:marRight w:val="0"/>
              <w:marTop w:val="0"/>
              <w:marBottom w:val="0"/>
              <w:divBdr>
                <w:top w:val="none" w:sz="0" w:space="0" w:color="auto"/>
                <w:left w:val="none" w:sz="0" w:space="0" w:color="auto"/>
                <w:bottom w:val="none" w:sz="0" w:space="0" w:color="auto"/>
                <w:right w:val="none" w:sz="0" w:space="0" w:color="auto"/>
              </w:divBdr>
            </w:div>
            <w:div w:id="917835500">
              <w:marLeft w:val="0"/>
              <w:marRight w:val="0"/>
              <w:marTop w:val="0"/>
              <w:marBottom w:val="0"/>
              <w:divBdr>
                <w:top w:val="none" w:sz="0" w:space="0" w:color="auto"/>
                <w:left w:val="none" w:sz="0" w:space="0" w:color="auto"/>
                <w:bottom w:val="none" w:sz="0" w:space="0" w:color="auto"/>
                <w:right w:val="none" w:sz="0" w:space="0" w:color="auto"/>
              </w:divBdr>
            </w:div>
            <w:div w:id="926883081">
              <w:marLeft w:val="0"/>
              <w:marRight w:val="0"/>
              <w:marTop w:val="0"/>
              <w:marBottom w:val="0"/>
              <w:divBdr>
                <w:top w:val="none" w:sz="0" w:space="0" w:color="auto"/>
                <w:left w:val="none" w:sz="0" w:space="0" w:color="auto"/>
                <w:bottom w:val="none" w:sz="0" w:space="0" w:color="auto"/>
                <w:right w:val="none" w:sz="0" w:space="0" w:color="auto"/>
              </w:divBdr>
            </w:div>
            <w:div w:id="927349410">
              <w:marLeft w:val="0"/>
              <w:marRight w:val="0"/>
              <w:marTop w:val="0"/>
              <w:marBottom w:val="0"/>
              <w:divBdr>
                <w:top w:val="none" w:sz="0" w:space="0" w:color="auto"/>
                <w:left w:val="none" w:sz="0" w:space="0" w:color="auto"/>
                <w:bottom w:val="none" w:sz="0" w:space="0" w:color="auto"/>
                <w:right w:val="none" w:sz="0" w:space="0" w:color="auto"/>
              </w:divBdr>
            </w:div>
            <w:div w:id="943614892">
              <w:marLeft w:val="0"/>
              <w:marRight w:val="0"/>
              <w:marTop w:val="0"/>
              <w:marBottom w:val="0"/>
              <w:divBdr>
                <w:top w:val="none" w:sz="0" w:space="0" w:color="auto"/>
                <w:left w:val="none" w:sz="0" w:space="0" w:color="auto"/>
                <w:bottom w:val="none" w:sz="0" w:space="0" w:color="auto"/>
                <w:right w:val="none" w:sz="0" w:space="0" w:color="auto"/>
              </w:divBdr>
            </w:div>
            <w:div w:id="947854036">
              <w:marLeft w:val="0"/>
              <w:marRight w:val="0"/>
              <w:marTop w:val="0"/>
              <w:marBottom w:val="0"/>
              <w:divBdr>
                <w:top w:val="none" w:sz="0" w:space="0" w:color="auto"/>
                <w:left w:val="none" w:sz="0" w:space="0" w:color="auto"/>
                <w:bottom w:val="none" w:sz="0" w:space="0" w:color="auto"/>
                <w:right w:val="none" w:sz="0" w:space="0" w:color="auto"/>
              </w:divBdr>
            </w:div>
            <w:div w:id="953251495">
              <w:marLeft w:val="0"/>
              <w:marRight w:val="0"/>
              <w:marTop w:val="0"/>
              <w:marBottom w:val="0"/>
              <w:divBdr>
                <w:top w:val="none" w:sz="0" w:space="0" w:color="auto"/>
                <w:left w:val="none" w:sz="0" w:space="0" w:color="auto"/>
                <w:bottom w:val="none" w:sz="0" w:space="0" w:color="auto"/>
                <w:right w:val="none" w:sz="0" w:space="0" w:color="auto"/>
              </w:divBdr>
            </w:div>
            <w:div w:id="982076757">
              <w:marLeft w:val="0"/>
              <w:marRight w:val="0"/>
              <w:marTop w:val="0"/>
              <w:marBottom w:val="0"/>
              <w:divBdr>
                <w:top w:val="none" w:sz="0" w:space="0" w:color="auto"/>
                <w:left w:val="none" w:sz="0" w:space="0" w:color="auto"/>
                <w:bottom w:val="none" w:sz="0" w:space="0" w:color="auto"/>
                <w:right w:val="none" w:sz="0" w:space="0" w:color="auto"/>
              </w:divBdr>
            </w:div>
            <w:div w:id="992493157">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999889512">
              <w:marLeft w:val="0"/>
              <w:marRight w:val="0"/>
              <w:marTop w:val="0"/>
              <w:marBottom w:val="0"/>
              <w:divBdr>
                <w:top w:val="none" w:sz="0" w:space="0" w:color="auto"/>
                <w:left w:val="none" w:sz="0" w:space="0" w:color="auto"/>
                <w:bottom w:val="none" w:sz="0" w:space="0" w:color="auto"/>
                <w:right w:val="none" w:sz="0" w:space="0" w:color="auto"/>
              </w:divBdr>
            </w:div>
            <w:div w:id="1024095808">
              <w:marLeft w:val="0"/>
              <w:marRight w:val="0"/>
              <w:marTop w:val="0"/>
              <w:marBottom w:val="0"/>
              <w:divBdr>
                <w:top w:val="none" w:sz="0" w:space="0" w:color="auto"/>
                <w:left w:val="none" w:sz="0" w:space="0" w:color="auto"/>
                <w:bottom w:val="none" w:sz="0" w:space="0" w:color="auto"/>
                <w:right w:val="none" w:sz="0" w:space="0" w:color="auto"/>
              </w:divBdr>
            </w:div>
            <w:div w:id="1045181499">
              <w:marLeft w:val="0"/>
              <w:marRight w:val="0"/>
              <w:marTop w:val="0"/>
              <w:marBottom w:val="0"/>
              <w:divBdr>
                <w:top w:val="none" w:sz="0" w:space="0" w:color="auto"/>
                <w:left w:val="none" w:sz="0" w:space="0" w:color="auto"/>
                <w:bottom w:val="none" w:sz="0" w:space="0" w:color="auto"/>
                <w:right w:val="none" w:sz="0" w:space="0" w:color="auto"/>
              </w:divBdr>
            </w:div>
            <w:div w:id="1067455323">
              <w:marLeft w:val="0"/>
              <w:marRight w:val="0"/>
              <w:marTop w:val="0"/>
              <w:marBottom w:val="0"/>
              <w:divBdr>
                <w:top w:val="none" w:sz="0" w:space="0" w:color="auto"/>
                <w:left w:val="none" w:sz="0" w:space="0" w:color="auto"/>
                <w:bottom w:val="none" w:sz="0" w:space="0" w:color="auto"/>
                <w:right w:val="none" w:sz="0" w:space="0" w:color="auto"/>
              </w:divBdr>
            </w:div>
            <w:div w:id="1073889364">
              <w:marLeft w:val="0"/>
              <w:marRight w:val="0"/>
              <w:marTop w:val="0"/>
              <w:marBottom w:val="0"/>
              <w:divBdr>
                <w:top w:val="none" w:sz="0" w:space="0" w:color="auto"/>
                <w:left w:val="none" w:sz="0" w:space="0" w:color="auto"/>
                <w:bottom w:val="none" w:sz="0" w:space="0" w:color="auto"/>
                <w:right w:val="none" w:sz="0" w:space="0" w:color="auto"/>
              </w:divBdr>
            </w:div>
            <w:div w:id="1081022707">
              <w:marLeft w:val="0"/>
              <w:marRight w:val="0"/>
              <w:marTop w:val="0"/>
              <w:marBottom w:val="0"/>
              <w:divBdr>
                <w:top w:val="none" w:sz="0" w:space="0" w:color="auto"/>
                <w:left w:val="none" w:sz="0" w:space="0" w:color="auto"/>
                <w:bottom w:val="none" w:sz="0" w:space="0" w:color="auto"/>
                <w:right w:val="none" w:sz="0" w:space="0" w:color="auto"/>
              </w:divBdr>
            </w:div>
            <w:div w:id="1085105306">
              <w:marLeft w:val="0"/>
              <w:marRight w:val="0"/>
              <w:marTop w:val="0"/>
              <w:marBottom w:val="0"/>
              <w:divBdr>
                <w:top w:val="none" w:sz="0" w:space="0" w:color="auto"/>
                <w:left w:val="none" w:sz="0" w:space="0" w:color="auto"/>
                <w:bottom w:val="none" w:sz="0" w:space="0" w:color="auto"/>
                <w:right w:val="none" w:sz="0" w:space="0" w:color="auto"/>
              </w:divBdr>
            </w:div>
            <w:div w:id="1097024688">
              <w:marLeft w:val="0"/>
              <w:marRight w:val="0"/>
              <w:marTop w:val="0"/>
              <w:marBottom w:val="0"/>
              <w:divBdr>
                <w:top w:val="none" w:sz="0" w:space="0" w:color="auto"/>
                <w:left w:val="none" w:sz="0" w:space="0" w:color="auto"/>
                <w:bottom w:val="none" w:sz="0" w:space="0" w:color="auto"/>
                <w:right w:val="none" w:sz="0" w:space="0" w:color="auto"/>
              </w:divBdr>
            </w:div>
            <w:div w:id="1097798597">
              <w:marLeft w:val="0"/>
              <w:marRight w:val="0"/>
              <w:marTop w:val="0"/>
              <w:marBottom w:val="0"/>
              <w:divBdr>
                <w:top w:val="none" w:sz="0" w:space="0" w:color="auto"/>
                <w:left w:val="none" w:sz="0" w:space="0" w:color="auto"/>
                <w:bottom w:val="none" w:sz="0" w:space="0" w:color="auto"/>
                <w:right w:val="none" w:sz="0" w:space="0" w:color="auto"/>
              </w:divBdr>
            </w:div>
            <w:div w:id="1098872287">
              <w:marLeft w:val="0"/>
              <w:marRight w:val="0"/>
              <w:marTop w:val="0"/>
              <w:marBottom w:val="0"/>
              <w:divBdr>
                <w:top w:val="none" w:sz="0" w:space="0" w:color="auto"/>
                <w:left w:val="none" w:sz="0" w:space="0" w:color="auto"/>
                <w:bottom w:val="none" w:sz="0" w:space="0" w:color="auto"/>
                <w:right w:val="none" w:sz="0" w:space="0" w:color="auto"/>
              </w:divBdr>
            </w:div>
            <w:div w:id="1126847450">
              <w:marLeft w:val="0"/>
              <w:marRight w:val="0"/>
              <w:marTop w:val="0"/>
              <w:marBottom w:val="0"/>
              <w:divBdr>
                <w:top w:val="none" w:sz="0" w:space="0" w:color="auto"/>
                <w:left w:val="none" w:sz="0" w:space="0" w:color="auto"/>
                <w:bottom w:val="none" w:sz="0" w:space="0" w:color="auto"/>
                <w:right w:val="none" w:sz="0" w:space="0" w:color="auto"/>
              </w:divBdr>
            </w:div>
            <w:div w:id="1147823113">
              <w:marLeft w:val="0"/>
              <w:marRight w:val="0"/>
              <w:marTop w:val="0"/>
              <w:marBottom w:val="0"/>
              <w:divBdr>
                <w:top w:val="none" w:sz="0" w:space="0" w:color="auto"/>
                <w:left w:val="none" w:sz="0" w:space="0" w:color="auto"/>
                <w:bottom w:val="none" w:sz="0" w:space="0" w:color="auto"/>
                <w:right w:val="none" w:sz="0" w:space="0" w:color="auto"/>
              </w:divBdr>
            </w:div>
            <w:div w:id="1169518591">
              <w:marLeft w:val="0"/>
              <w:marRight w:val="0"/>
              <w:marTop w:val="0"/>
              <w:marBottom w:val="0"/>
              <w:divBdr>
                <w:top w:val="none" w:sz="0" w:space="0" w:color="auto"/>
                <w:left w:val="none" w:sz="0" w:space="0" w:color="auto"/>
                <w:bottom w:val="none" w:sz="0" w:space="0" w:color="auto"/>
                <w:right w:val="none" w:sz="0" w:space="0" w:color="auto"/>
              </w:divBdr>
            </w:div>
            <w:div w:id="1180773134">
              <w:marLeft w:val="0"/>
              <w:marRight w:val="0"/>
              <w:marTop w:val="0"/>
              <w:marBottom w:val="0"/>
              <w:divBdr>
                <w:top w:val="none" w:sz="0" w:space="0" w:color="auto"/>
                <w:left w:val="none" w:sz="0" w:space="0" w:color="auto"/>
                <w:bottom w:val="none" w:sz="0" w:space="0" w:color="auto"/>
                <w:right w:val="none" w:sz="0" w:space="0" w:color="auto"/>
              </w:divBdr>
            </w:div>
            <w:div w:id="1191070798">
              <w:marLeft w:val="0"/>
              <w:marRight w:val="0"/>
              <w:marTop w:val="0"/>
              <w:marBottom w:val="0"/>
              <w:divBdr>
                <w:top w:val="none" w:sz="0" w:space="0" w:color="auto"/>
                <w:left w:val="none" w:sz="0" w:space="0" w:color="auto"/>
                <w:bottom w:val="none" w:sz="0" w:space="0" w:color="auto"/>
                <w:right w:val="none" w:sz="0" w:space="0" w:color="auto"/>
              </w:divBdr>
            </w:div>
            <w:div w:id="1194423939">
              <w:marLeft w:val="0"/>
              <w:marRight w:val="0"/>
              <w:marTop w:val="0"/>
              <w:marBottom w:val="0"/>
              <w:divBdr>
                <w:top w:val="none" w:sz="0" w:space="0" w:color="auto"/>
                <w:left w:val="none" w:sz="0" w:space="0" w:color="auto"/>
                <w:bottom w:val="none" w:sz="0" w:space="0" w:color="auto"/>
                <w:right w:val="none" w:sz="0" w:space="0" w:color="auto"/>
              </w:divBdr>
            </w:div>
            <w:div w:id="1207454327">
              <w:marLeft w:val="0"/>
              <w:marRight w:val="0"/>
              <w:marTop w:val="0"/>
              <w:marBottom w:val="0"/>
              <w:divBdr>
                <w:top w:val="none" w:sz="0" w:space="0" w:color="auto"/>
                <w:left w:val="none" w:sz="0" w:space="0" w:color="auto"/>
                <w:bottom w:val="none" w:sz="0" w:space="0" w:color="auto"/>
                <w:right w:val="none" w:sz="0" w:space="0" w:color="auto"/>
              </w:divBdr>
            </w:div>
            <w:div w:id="1236360992">
              <w:marLeft w:val="0"/>
              <w:marRight w:val="0"/>
              <w:marTop w:val="0"/>
              <w:marBottom w:val="0"/>
              <w:divBdr>
                <w:top w:val="none" w:sz="0" w:space="0" w:color="auto"/>
                <w:left w:val="none" w:sz="0" w:space="0" w:color="auto"/>
                <w:bottom w:val="none" w:sz="0" w:space="0" w:color="auto"/>
                <w:right w:val="none" w:sz="0" w:space="0" w:color="auto"/>
              </w:divBdr>
            </w:div>
            <w:div w:id="1239828281">
              <w:marLeft w:val="0"/>
              <w:marRight w:val="0"/>
              <w:marTop w:val="0"/>
              <w:marBottom w:val="0"/>
              <w:divBdr>
                <w:top w:val="none" w:sz="0" w:space="0" w:color="auto"/>
                <w:left w:val="none" w:sz="0" w:space="0" w:color="auto"/>
                <w:bottom w:val="none" w:sz="0" w:space="0" w:color="auto"/>
                <w:right w:val="none" w:sz="0" w:space="0" w:color="auto"/>
              </w:divBdr>
            </w:div>
            <w:div w:id="1240483800">
              <w:marLeft w:val="0"/>
              <w:marRight w:val="0"/>
              <w:marTop w:val="0"/>
              <w:marBottom w:val="0"/>
              <w:divBdr>
                <w:top w:val="none" w:sz="0" w:space="0" w:color="auto"/>
                <w:left w:val="none" w:sz="0" w:space="0" w:color="auto"/>
                <w:bottom w:val="none" w:sz="0" w:space="0" w:color="auto"/>
                <w:right w:val="none" w:sz="0" w:space="0" w:color="auto"/>
              </w:divBdr>
            </w:div>
            <w:div w:id="1242906561">
              <w:marLeft w:val="0"/>
              <w:marRight w:val="0"/>
              <w:marTop w:val="0"/>
              <w:marBottom w:val="0"/>
              <w:divBdr>
                <w:top w:val="none" w:sz="0" w:space="0" w:color="auto"/>
                <w:left w:val="none" w:sz="0" w:space="0" w:color="auto"/>
                <w:bottom w:val="none" w:sz="0" w:space="0" w:color="auto"/>
                <w:right w:val="none" w:sz="0" w:space="0" w:color="auto"/>
              </w:divBdr>
            </w:div>
            <w:div w:id="1252085394">
              <w:marLeft w:val="0"/>
              <w:marRight w:val="0"/>
              <w:marTop w:val="0"/>
              <w:marBottom w:val="0"/>
              <w:divBdr>
                <w:top w:val="none" w:sz="0" w:space="0" w:color="auto"/>
                <w:left w:val="none" w:sz="0" w:space="0" w:color="auto"/>
                <w:bottom w:val="none" w:sz="0" w:space="0" w:color="auto"/>
                <w:right w:val="none" w:sz="0" w:space="0" w:color="auto"/>
              </w:divBdr>
            </w:div>
            <w:div w:id="1255474543">
              <w:marLeft w:val="0"/>
              <w:marRight w:val="0"/>
              <w:marTop w:val="0"/>
              <w:marBottom w:val="0"/>
              <w:divBdr>
                <w:top w:val="none" w:sz="0" w:space="0" w:color="auto"/>
                <w:left w:val="none" w:sz="0" w:space="0" w:color="auto"/>
                <w:bottom w:val="none" w:sz="0" w:space="0" w:color="auto"/>
                <w:right w:val="none" w:sz="0" w:space="0" w:color="auto"/>
              </w:divBdr>
            </w:div>
            <w:div w:id="1306544927">
              <w:marLeft w:val="0"/>
              <w:marRight w:val="0"/>
              <w:marTop w:val="0"/>
              <w:marBottom w:val="0"/>
              <w:divBdr>
                <w:top w:val="none" w:sz="0" w:space="0" w:color="auto"/>
                <w:left w:val="none" w:sz="0" w:space="0" w:color="auto"/>
                <w:bottom w:val="none" w:sz="0" w:space="0" w:color="auto"/>
                <w:right w:val="none" w:sz="0" w:space="0" w:color="auto"/>
              </w:divBdr>
            </w:div>
            <w:div w:id="1311057261">
              <w:marLeft w:val="0"/>
              <w:marRight w:val="0"/>
              <w:marTop w:val="0"/>
              <w:marBottom w:val="0"/>
              <w:divBdr>
                <w:top w:val="none" w:sz="0" w:space="0" w:color="auto"/>
                <w:left w:val="none" w:sz="0" w:space="0" w:color="auto"/>
                <w:bottom w:val="none" w:sz="0" w:space="0" w:color="auto"/>
                <w:right w:val="none" w:sz="0" w:space="0" w:color="auto"/>
              </w:divBdr>
            </w:div>
            <w:div w:id="1314219385">
              <w:marLeft w:val="0"/>
              <w:marRight w:val="0"/>
              <w:marTop w:val="0"/>
              <w:marBottom w:val="0"/>
              <w:divBdr>
                <w:top w:val="none" w:sz="0" w:space="0" w:color="auto"/>
                <w:left w:val="none" w:sz="0" w:space="0" w:color="auto"/>
                <w:bottom w:val="none" w:sz="0" w:space="0" w:color="auto"/>
                <w:right w:val="none" w:sz="0" w:space="0" w:color="auto"/>
              </w:divBdr>
            </w:div>
            <w:div w:id="1345935641">
              <w:marLeft w:val="0"/>
              <w:marRight w:val="0"/>
              <w:marTop w:val="0"/>
              <w:marBottom w:val="0"/>
              <w:divBdr>
                <w:top w:val="none" w:sz="0" w:space="0" w:color="auto"/>
                <w:left w:val="none" w:sz="0" w:space="0" w:color="auto"/>
                <w:bottom w:val="none" w:sz="0" w:space="0" w:color="auto"/>
                <w:right w:val="none" w:sz="0" w:space="0" w:color="auto"/>
              </w:divBdr>
            </w:div>
            <w:div w:id="1371802638">
              <w:marLeft w:val="0"/>
              <w:marRight w:val="0"/>
              <w:marTop w:val="0"/>
              <w:marBottom w:val="0"/>
              <w:divBdr>
                <w:top w:val="none" w:sz="0" w:space="0" w:color="auto"/>
                <w:left w:val="none" w:sz="0" w:space="0" w:color="auto"/>
                <w:bottom w:val="none" w:sz="0" w:space="0" w:color="auto"/>
                <w:right w:val="none" w:sz="0" w:space="0" w:color="auto"/>
              </w:divBdr>
            </w:div>
            <w:div w:id="1372608895">
              <w:marLeft w:val="0"/>
              <w:marRight w:val="0"/>
              <w:marTop w:val="0"/>
              <w:marBottom w:val="0"/>
              <w:divBdr>
                <w:top w:val="none" w:sz="0" w:space="0" w:color="auto"/>
                <w:left w:val="none" w:sz="0" w:space="0" w:color="auto"/>
                <w:bottom w:val="none" w:sz="0" w:space="0" w:color="auto"/>
                <w:right w:val="none" w:sz="0" w:space="0" w:color="auto"/>
              </w:divBdr>
            </w:div>
            <w:div w:id="1410544181">
              <w:marLeft w:val="0"/>
              <w:marRight w:val="0"/>
              <w:marTop w:val="0"/>
              <w:marBottom w:val="0"/>
              <w:divBdr>
                <w:top w:val="none" w:sz="0" w:space="0" w:color="auto"/>
                <w:left w:val="none" w:sz="0" w:space="0" w:color="auto"/>
                <w:bottom w:val="none" w:sz="0" w:space="0" w:color="auto"/>
                <w:right w:val="none" w:sz="0" w:space="0" w:color="auto"/>
              </w:divBdr>
            </w:div>
            <w:div w:id="1425610598">
              <w:marLeft w:val="0"/>
              <w:marRight w:val="0"/>
              <w:marTop w:val="0"/>
              <w:marBottom w:val="0"/>
              <w:divBdr>
                <w:top w:val="none" w:sz="0" w:space="0" w:color="auto"/>
                <w:left w:val="none" w:sz="0" w:space="0" w:color="auto"/>
                <w:bottom w:val="none" w:sz="0" w:space="0" w:color="auto"/>
                <w:right w:val="none" w:sz="0" w:space="0" w:color="auto"/>
              </w:divBdr>
            </w:div>
            <w:div w:id="1474133051">
              <w:marLeft w:val="0"/>
              <w:marRight w:val="0"/>
              <w:marTop w:val="0"/>
              <w:marBottom w:val="0"/>
              <w:divBdr>
                <w:top w:val="none" w:sz="0" w:space="0" w:color="auto"/>
                <w:left w:val="none" w:sz="0" w:space="0" w:color="auto"/>
                <w:bottom w:val="none" w:sz="0" w:space="0" w:color="auto"/>
                <w:right w:val="none" w:sz="0" w:space="0" w:color="auto"/>
              </w:divBdr>
            </w:div>
            <w:div w:id="1484851057">
              <w:marLeft w:val="0"/>
              <w:marRight w:val="0"/>
              <w:marTop w:val="0"/>
              <w:marBottom w:val="0"/>
              <w:divBdr>
                <w:top w:val="none" w:sz="0" w:space="0" w:color="auto"/>
                <w:left w:val="none" w:sz="0" w:space="0" w:color="auto"/>
                <w:bottom w:val="none" w:sz="0" w:space="0" w:color="auto"/>
                <w:right w:val="none" w:sz="0" w:space="0" w:color="auto"/>
              </w:divBdr>
            </w:div>
            <w:div w:id="1490363653">
              <w:marLeft w:val="0"/>
              <w:marRight w:val="0"/>
              <w:marTop w:val="0"/>
              <w:marBottom w:val="0"/>
              <w:divBdr>
                <w:top w:val="none" w:sz="0" w:space="0" w:color="auto"/>
                <w:left w:val="none" w:sz="0" w:space="0" w:color="auto"/>
                <w:bottom w:val="none" w:sz="0" w:space="0" w:color="auto"/>
                <w:right w:val="none" w:sz="0" w:space="0" w:color="auto"/>
              </w:divBdr>
            </w:div>
            <w:div w:id="1499879953">
              <w:marLeft w:val="0"/>
              <w:marRight w:val="0"/>
              <w:marTop w:val="0"/>
              <w:marBottom w:val="0"/>
              <w:divBdr>
                <w:top w:val="none" w:sz="0" w:space="0" w:color="auto"/>
                <w:left w:val="none" w:sz="0" w:space="0" w:color="auto"/>
                <w:bottom w:val="none" w:sz="0" w:space="0" w:color="auto"/>
                <w:right w:val="none" w:sz="0" w:space="0" w:color="auto"/>
              </w:divBdr>
            </w:div>
            <w:div w:id="1501462127">
              <w:marLeft w:val="0"/>
              <w:marRight w:val="0"/>
              <w:marTop w:val="0"/>
              <w:marBottom w:val="0"/>
              <w:divBdr>
                <w:top w:val="none" w:sz="0" w:space="0" w:color="auto"/>
                <w:left w:val="none" w:sz="0" w:space="0" w:color="auto"/>
                <w:bottom w:val="none" w:sz="0" w:space="0" w:color="auto"/>
                <w:right w:val="none" w:sz="0" w:space="0" w:color="auto"/>
              </w:divBdr>
            </w:div>
            <w:div w:id="1508905923">
              <w:marLeft w:val="0"/>
              <w:marRight w:val="0"/>
              <w:marTop w:val="0"/>
              <w:marBottom w:val="0"/>
              <w:divBdr>
                <w:top w:val="none" w:sz="0" w:space="0" w:color="auto"/>
                <w:left w:val="none" w:sz="0" w:space="0" w:color="auto"/>
                <w:bottom w:val="none" w:sz="0" w:space="0" w:color="auto"/>
                <w:right w:val="none" w:sz="0" w:space="0" w:color="auto"/>
              </w:divBdr>
            </w:div>
            <w:div w:id="1535341922">
              <w:marLeft w:val="0"/>
              <w:marRight w:val="0"/>
              <w:marTop w:val="0"/>
              <w:marBottom w:val="0"/>
              <w:divBdr>
                <w:top w:val="none" w:sz="0" w:space="0" w:color="auto"/>
                <w:left w:val="none" w:sz="0" w:space="0" w:color="auto"/>
                <w:bottom w:val="none" w:sz="0" w:space="0" w:color="auto"/>
                <w:right w:val="none" w:sz="0" w:space="0" w:color="auto"/>
              </w:divBdr>
            </w:div>
            <w:div w:id="1539274853">
              <w:marLeft w:val="0"/>
              <w:marRight w:val="0"/>
              <w:marTop w:val="0"/>
              <w:marBottom w:val="0"/>
              <w:divBdr>
                <w:top w:val="none" w:sz="0" w:space="0" w:color="auto"/>
                <w:left w:val="none" w:sz="0" w:space="0" w:color="auto"/>
                <w:bottom w:val="none" w:sz="0" w:space="0" w:color="auto"/>
                <w:right w:val="none" w:sz="0" w:space="0" w:color="auto"/>
              </w:divBdr>
            </w:div>
            <w:div w:id="1541438473">
              <w:marLeft w:val="0"/>
              <w:marRight w:val="0"/>
              <w:marTop w:val="0"/>
              <w:marBottom w:val="0"/>
              <w:divBdr>
                <w:top w:val="none" w:sz="0" w:space="0" w:color="auto"/>
                <w:left w:val="none" w:sz="0" w:space="0" w:color="auto"/>
                <w:bottom w:val="none" w:sz="0" w:space="0" w:color="auto"/>
                <w:right w:val="none" w:sz="0" w:space="0" w:color="auto"/>
              </w:divBdr>
            </w:div>
            <w:div w:id="1550454282">
              <w:marLeft w:val="0"/>
              <w:marRight w:val="0"/>
              <w:marTop w:val="0"/>
              <w:marBottom w:val="0"/>
              <w:divBdr>
                <w:top w:val="none" w:sz="0" w:space="0" w:color="auto"/>
                <w:left w:val="none" w:sz="0" w:space="0" w:color="auto"/>
                <w:bottom w:val="none" w:sz="0" w:space="0" w:color="auto"/>
                <w:right w:val="none" w:sz="0" w:space="0" w:color="auto"/>
              </w:divBdr>
            </w:div>
            <w:div w:id="1550915122">
              <w:marLeft w:val="0"/>
              <w:marRight w:val="0"/>
              <w:marTop w:val="0"/>
              <w:marBottom w:val="0"/>
              <w:divBdr>
                <w:top w:val="none" w:sz="0" w:space="0" w:color="auto"/>
                <w:left w:val="none" w:sz="0" w:space="0" w:color="auto"/>
                <w:bottom w:val="none" w:sz="0" w:space="0" w:color="auto"/>
                <w:right w:val="none" w:sz="0" w:space="0" w:color="auto"/>
              </w:divBdr>
            </w:div>
            <w:div w:id="1551067484">
              <w:marLeft w:val="0"/>
              <w:marRight w:val="0"/>
              <w:marTop w:val="0"/>
              <w:marBottom w:val="0"/>
              <w:divBdr>
                <w:top w:val="none" w:sz="0" w:space="0" w:color="auto"/>
                <w:left w:val="none" w:sz="0" w:space="0" w:color="auto"/>
                <w:bottom w:val="none" w:sz="0" w:space="0" w:color="auto"/>
                <w:right w:val="none" w:sz="0" w:space="0" w:color="auto"/>
              </w:divBdr>
            </w:div>
            <w:div w:id="1589725807">
              <w:marLeft w:val="0"/>
              <w:marRight w:val="0"/>
              <w:marTop w:val="0"/>
              <w:marBottom w:val="0"/>
              <w:divBdr>
                <w:top w:val="none" w:sz="0" w:space="0" w:color="auto"/>
                <w:left w:val="none" w:sz="0" w:space="0" w:color="auto"/>
                <w:bottom w:val="none" w:sz="0" w:space="0" w:color="auto"/>
                <w:right w:val="none" w:sz="0" w:space="0" w:color="auto"/>
              </w:divBdr>
            </w:div>
            <w:div w:id="1596017410">
              <w:marLeft w:val="0"/>
              <w:marRight w:val="0"/>
              <w:marTop w:val="0"/>
              <w:marBottom w:val="0"/>
              <w:divBdr>
                <w:top w:val="none" w:sz="0" w:space="0" w:color="auto"/>
                <w:left w:val="none" w:sz="0" w:space="0" w:color="auto"/>
                <w:bottom w:val="none" w:sz="0" w:space="0" w:color="auto"/>
                <w:right w:val="none" w:sz="0" w:space="0" w:color="auto"/>
              </w:divBdr>
            </w:div>
            <w:div w:id="1600487088">
              <w:marLeft w:val="0"/>
              <w:marRight w:val="0"/>
              <w:marTop w:val="0"/>
              <w:marBottom w:val="0"/>
              <w:divBdr>
                <w:top w:val="none" w:sz="0" w:space="0" w:color="auto"/>
                <w:left w:val="none" w:sz="0" w:space="0" w:color="auto"/>
                <w:bottom w:val="none" w:sz="0" w:space="0" w:color="auto"/>
                <w:right w:val="none" w:sz="0" w:space="0" w:color="auto"/>
              </w:divBdr>
            </w:div>
            <w:div w:id="1603295416">
              <w:marLeft w:val="0"/>
              <w:marRight w:val="0"/>
              <w:marTop w:val="0"/>
              <w:marBottom w:val="0"/>
              <w:divBdr>
                <w:top w:val="none" w:sz="0" w:space="0" w:color="auto"/>
                <w:left w:val="none" w:sz="0" w:space="0" w:color="auto"/>
                <w:bottom w:val="none" w:sz="0" w:space="0" w:color="auto"/>
                <w:right w:val="none" w:sz="0" w:space="0" w:color="auto"/>
              </w:divBdr>
            </w:div>
            <w:div w:id="1608662060">
              <w:marLeft w:val="0"/>
              <w:marRight w:val="0"/>
              <w:marTop w:val="0"/>
              <w:marBottom w:val="0"/>
              <w:divBdr>
                <w:top w:val="none" w:sz="0" w:space="0" w:color="auto"/>
                <w:left w:val="none" w:sz="0" w:space="0" w:color="auto"/>
                <w:bottom w:val="none" w:sz="0" w:space="0" w:color="auto"/>
                <w:right w:val="none" w:sz="0" w:space="0" w:color="auto"/>
              </w:divBdr>
            </w:div>
            <w:div w:id="1610896243">
              <w:marLeft w:val="0"/>
              <w:marRight w:val="0"/>
              <w:marTop w:val="0"/>
              <w:marBottom w:val="0"/>
              <w:divBdr>
                <w:top w:val="none" w:sz="0" w:space="0" w:color="auto"/>
                <w:left w:val="none" w:sz="0" w:space="0" w:color="auto"/>
                <w:bottom w:val="none" w:sz="0" w:space="0" w:color="auto"/>
                <w:right w:val="none" w:sz="0" w:space="0" w:color="auto"/>
              </w:divBdr>
            </w:div>
            <w:div w:id="1613440579">
              <w:marLeft w:val="0"/>
              <w:marRight w:val="0"/>
              <w:marTop w:val="0"/>
              <w:marBottom w:val="0"/>
              <w:divBdr>
                <w:top w:val="none" w:sz="0" w:space="0" w:color="auto"/>
                <w:left w:val="none" w:sz="0" w:space="0" w:color="auto"/>
                <w:bottom w:val="none" w:sz="0" w:space="0" w:color="auto"/>
                <w:right w:val="none" w:sz="0" w:space="0" w:color="auto"/>
              </w:divBdr>
            </w:div>
            <w:div w:id="1623074122">
              <w:marLeft w:val="0"/>
              <w:marRight w:val="0"/>
              <w:marTop w:val="0"/>
              <w:marBottom w:val="0"/>
              <w:divBdr>
                <w:top w:val="none" w:sz="0" w:space="0" w:color="auto"/>
                <w:left w:val="none" w:sz="0" w:space="0" w:color="auto"/>
                <w:bottom w:val="none" w:sz="0" w:space="0" w:color="auto"/>
                <w:right w:val="none" w:sz="0" w:space="0" w:color="auto"/>
              </w:divBdr>
            </w:div>
            <w:div w:id="1649672881">
              <w:marLeft w:val="0"/>
              <w:marRight w:val="0"/>
              <w:marTop w:val="0"/>
              <w:marBottom w:val="0"/>
              <w:divBdr>
                <w:top w:val="none" w:sz="0" w:space="0" w:color="auto"/>
                <w:left w:val="none" w:sz="0" w:space="0" w:color="auto"/>
                <w:bottom w:val="none" w:sz="0" w:space="0" w:color="auto"/>
                <w:right w:val="none" w:sz="0" w:space="0" w:color="auto"/>
              </w:divBdr>
            </w:div>
            <w:div w:id="1650860337">
              <w:marLeft w:val="0"/>
              <w:marRight w:val="0"/>
              <w:marTop w:val="0"/>
              <w:marBottom w:val="0"/>
              <w:divBdr>
                <w:top w:val="none" w:sz="0" w:space="0" w:color="auto"/>
                <w:left w:val="none" w:sz="0" w:space="0" w:color="auto"/>
                <w:bottom w:val="none" w:sz="0" w:space="0" w:color="auto"/>
                <w:right w:val="none" w:sz="0" w:space="0" w:color="auto"/>
              </w:divBdr>
            </w:div>
            <w:div w:id="1654093149">
              <w:marLeft w:val="0"/>
              <w:marRight w:val="0"/>
              <w:marTop w:val="0"/>
              <w:marBottom w:val="0"/>
              <w:divBdr>
                <w:top w:val="none" w:sz="0" w:space="0" w:color="auto"/>
                <w:left w:val="none" w:sz="0" w:space="0" w:color="auto"/>
                <w:bottom w:val="none" w:sz="0" w:space="0" w:color="auto"/>
                <w:right w:val="none" w:sz="0" w:space="0" w:color="auto"/>
              </w:divBdr>
            </w:div>
            <w:div w:id="1666515145">
              <w:marLeft w:val="0"/>
              <w:marRight w:val="0"/>
              <w:marTop w:val="0"/>
              <w:marBottom w:val="0"/>
              <w:divBdr>
                <w:top w:val="none" w:sz="0" w:space="0" w:color="auto"/>
                <w:left w:val="none" w:sz="0" w:space="0" w:color="auto"/>
                <w:bottom w:val="none" w:sz="0" w:space="0" w:color="auto"/>
                <w:right w:val="none" w:sz="0" w:space="0" w:color="auto"/>
              </w:divBdr>
            </w:div>
            <w:div w:id="1677077646">
              <w:marLeft w:val="0"/>
              <w:marRight w:val="0"/>
              <w:marTop w:val="0"/>
              <w:marBottom w:val="0"/>
              <w:divBdr>
                <w:top w:val="none" w:sz="0" w:space="0" w:color="auto"/>
                <w:left w:val="none" w:sz="0" w:space="0" w:color="auto"/>
                <w:bottom w:val="none" w:sz="0" w:space="0" w:color="auto"/>
                <w:right w:val="none" w:sz="0" w:space="0" w:color="auto"/>
              </w:divBdr>
            </w:div>
            <w:div w:id="1683125534">
              <w:marLeft w:val="0"/>
              <w:marRight w:val="0"/>
              <w:marTop w:val="0"/>
              <w:marBottom w:val="0"/>
              <w:divBdr>
                <w:top w:val="none" w:sz="0" w:space="0" w:color="auto"/>
                <w:left w:val="none" w:sz="0" w:space="0" w:color="auto"/>
                <w:bottom w:val="none" w:sz="0" w:space="0" w:color="auto"/>
                <w:right w:val="none" w:sz="0" w:space="0" w:color="auto"/>
              </w:divBdr>
            </w:div>
            <w:div w:id="1685666219">
              <w:marLeft w:val="0"/>
              <w:marRight w:val="0"/>
              <w:marTop w:val="0"/>
              <w:marBottom w:val="0"/>
              <w:divBdr>
                <w:top w:val="none" w:sz="0" w:space="0" w:color="auto"/>
                <w:left w:val="none" w:sz="0" w:space="0" w:color="auto"/>
                <w:bottom w:val="none" w:sz="0" w:space="0" w:color="auto"/>
                <w:right w:val="none" w:sz="0" w:space="0" w:color="auto"/>
              </w:divBdr>
            </w:div>
            <w:div w:id="1700859627">
              <w:marLeft w:val="0"/>
              <w:marRight w:val="0"/>
              <w:marTop w:val="0"/>
              <w:marBottom w:val="0"/>
              <w:divBdr>
                <w:top w:val="none" w:sz="0" w:space="0" w:color="auto"/>
                <w:left w:val="none" w:sz="0" w:space="0" w:color="auto"/>
                <w:bottom w:val="none" w:sz="0" w:space="0" w:color="auto"/>
                <w:right w:val="none" w:sz="0" w:space="0" w:color="auto"/>
              </w:divBdr>
            </w:div>
            <w:div w:id="1713459283">
              <w:marLeft w:val="0"/>
              <w:marRight w:val="0"/>
              <w:marTop w:val="0"/>
              <w:marBottom w:val="0"/>
              <w:divBdr>
                <w:top w:val="none" w:sz="0" w:space="0" w:color="auto"/>
                <w:left w:val="none" w:sz="0" w:space="0" w:color="auto"/>
                <w:bottom w:val="none" w:sz="0" w:space="0" w:color="auto"/>
                <w:right w:val="none" w:sz="0" w:space="0" w:color="auto"/>
              </w:divBdr>
            </w:div>
            <w:div w:id="1715502562">
              <w:marLeft w:val="0"/>
              <w:marRight w:val="0"/>
              <w:marTop w:val="0"/>
              <w:marBottom w:val="0"/>
              <w:divBdr>
                <w:top w:val="none" w:sz="0" w:space="0" w:color="auto"/>
                <w:left w:val="none" w:sz="0" w:space="0" w:color="auto"/>
                <w:bottom w:val="none" w:sz="0" w:space="0" w:color="auto"/>
                <w:right w:val="none" w:sz="0" w:space="0" w:color="auto"/>
              </w:divBdr>
            </w:div>
            <w:div w:id="1758164175">
              <w:marLeft w:val="0"/>
              <w:marRight w:val="0"/>
              <w:marTop w:val="0"/>
              <w:marBottom w:val="0"/>
              <w:divBdr>
                <w:top w:val="none" w:sz="0" w:space="0" w:color="auto"/>
                <w:left w:val="none" w:sz="0" w:space="0" w:color="auto"/>
                <w:bottom w:val="none" w:sz="0" w:space="0" w:color="auto"/>
                <w:right w:val="none" w:sz="0" w:space="0" w:color="auto"/>
              </w:divBdr>
            </w:div>
            <w:div w:id="1766269146">
              <w:marLeft w:val="0"/>
              <w:marRight w:val="0"/>
              <w:marTop w:val="0"/>
              <w:marBottom w:val="0"/>
              <w:divBdr>
                <w:top w:val="none" w:sz="0" w:space="0" w:color="auto"/>
                <w:left w:val="none" w:sz="0" w:space="0" w:color="auto"/>
                <w:bottom w:val="none" w:sz="0" w:space="0" w:color="auto"/>
                <w:right w:val="none" w:sz="0" w:space="0" w:color="auto"/>
              </w:divBdr>
            </w:div>
            <w:div w:id="1793864224">
              <w:marLeft w:val="0"/>
              <w:marRight w:val="0"/>
              <w:marTop w:val="0"/>
              <w:marBottom w:val="0"/>
              <w:divBdr>
                <w:top w:val="none" w:sz="0" w:space="0" w:color="auto"/>
                <w:left w:val="none" w:sz="0" w:space="0" w:color="auto"/>
                <w:bottom w:val="none" w:sz="0" w:space="0" w:color="auto"/>
                <w:right w:val="none" w:sz="0" w:space="0" w:color="auto"/>
              </w:divBdr>
            </w:div>
            <w:div w:id="1817143582">
              <w:marLeft w:val="0"/>
              <w:marRight w:val="0"/>
              <w:marTop w:val="0"/>
              <w:marBottom w:val="0"/>
              <w:divBdr>
                <w:top w:val="none" w:sz="0" w:space="0" w:color="auto"/>
                <w:left w:val="none" w:sz="0" w:space="0" w:color="auto"/>
                <w:bottom w:val="none" w:sz="0" w:space="0" w:color="auto"/>
                <w:right w:val="none" w:sz="0" w:space="0" w:color="auto"/>
              </w:divBdr>
            </w:div>
            <w:div w:id="1843858659">
              <w:marLeft w:val="0"/>
              <w:marRight w:val="0"/>
              <w:marTop w:val="0"/>
              <w:marBottom w:val="0"/>
              <w:divBdr>
                <w:top w:val="none" w:sz="0" w:space="0" w:color="auto"/>
                <w:left w:val="none" w:sz="0" w:space="0" w:color="auto"/>
                <w:bottom w:val="none" w:sz="0" w:space="0" w:color="auto"/>
                <w:right w:val="none" w:sz="0" w:space="0" w:color="auto"/>
              </w:divBdr>
            </w:div>
            <w:div w:id="1854611609">
              <w:marLeft w:val="0"/>
              <w:marRight w:val="0"/>
              <w:marTop w:val="0"/>
              <w:marBottom w:val="0"/>
              <w:divBdr>
                <w:top w:val="none" w:sz="0" w:space="0" w:color="auto"/>
                <w:left w:val="none" w:sz="0" w:space="0" w:color="auto"/>
                <w:bottom w:val="none" w:sz="0" w:space="0" w:color="auto"/>
                <w:right w:val="none" w:sz="0" w:space="0" w:color="auto"/>
              </w:divBdr>
            </w:div>
            <w:div w:id="1861240791">
              <w:marLeft w:val="0"/>
              <w:marRight w:val="0"/>
              <w:marTop w:val="0"/>
              <w:marBottom w:val="0"/>
              <w:divBdr>
                <w:top w:val="none" w:sz="0" w:space="0" w:color="auto"/>
                <w:left w:val="none" w:sz="0" w:space="0" w:color="auto"/>
                <w:bottom w:val="none" w:sz="0" w:space="0" w:color="auto"/>
                <w:right w:val="none" w:sz="0" w:space="0" w:color="auto"/>
              </w:divBdr>
            </w:div>
            <w:div w:id="1872063363">
              <w:marLeft w:val="0"/>
              <w:marRight w:val="0"/>
              <w:marTop w:val="0"/>
              <w:marBottom w:val="0"/>
              <w:divBdr>
                <w:top w:val="none" w:sz="0" w:space="0" w:color="auto"/>
                <w:left w:val="none" w:sz="0" w:space="0" w:color="auto"/>
                <w:bottom w:val="none" w:sz="0" w:space="0" w:color="auto"/>
                <w:right w:val="none" w:sz="0" w:space="0" w:color="auto"/>
              </w:divBdr>
            </w:div>
            <w:div w:id="1872380176">
              <w:marLeft w:val="0"/>
              <w:marRight w:val="0"/>
              <w:marTop w:val="0"/>
              <w:marBottom w:val="0"/>
              <w:divBdr>
                <w:top w:val="none" w:sz="0" w:space="0" w:color="auto"/>
                <w:left w:val="none" w:sz="0" w:space="0" w:color="auto"/>
                <w:bottom w:val="none" w:sz="0" w:space="0" w:color="auto"/>
                <w:right w:val="none" w:sz="0" w:space="0" w:color="auto"/>
              </w:divBdr>
            </w:div>
            <w:div w:id="1877430221">
              <w:marLeft w:val="0"/>
              <w:marRight w:val="0"/>
              <w:marTop w:val="0"/>
              <w:marBottom w:val="0"/>
              <w:divBdr>
                <w:top w:val="none" w:sz="0" w:space="0" w:color="auto"/>
                <w:left w:val="none" w:sz="0" w:space="0" w:color="auto"/>
                <w:bottom w:val="none" w:sz="0" w:space="0" w:color="auto"/>
                <w:right w:val="none" w:sz="0" w:space="0" w:color="auto"/>
              </w:divBdr>
            </w:div>
            <w:div w:id="1881623774">
              <w:marLeft w:val="0"/>
              <w:marRight w:val="0"/>
              <w:marTop w:val="0"/>
              <w:marBottom w:val="0"/>
              <w:divBdr>
                <w:top w:val="none" w:sz="0" w:space="0" w:color="auto"/>
                <w:left w:val="none" w:sz="0" w:space="0" w:color="auto"/>
                <w:bottom w:val="none" w:sz="0" w:space="0" w:color="auto"/>
                <w:right w:val="none" w:sz="0" w:space="0" w:color="auto"/>
              </w:divBdr>
            </w:div>
            <w:div w:id="1891529574">
              <w:marLeft w:val="0"/>
              <w:marRight w:val="0"/>
              <w:marTop w:val="0"/>
              <w:marBottom w:val="0"/>
              <w:divBdr>
                <w:top w:val="none" w:sz="0" w:space="0" w:color="auto"/>
                <w:left w:val="none" w:sz="0" w:space="0" w:color="auto"/>
                <w:bottom w:val="none" w:sz="0" w:space="0" w:color="auto"/>
                <w:right w:val="none" w:sz="0" w:space="0" w:color="auto"/>
              </w:divBdr>
            </w:div>
            <w:div w:id="1898741261">
              <w:marLeft w:val="0"/>
              <w:marRight w:val="0"/>
              <w:marTop w:val="0"/>
              <w:marBottom w:val="0"/>
              <w:divBdr>
                <w:top w:val="none" w:sz="0" w:space="0" w:color="auto"/>
                <w:left w:val="none" w:sz="0" w:space="0" w:color="auto"/>
                <w:bottom w:val="none" w:sz="0" w:space="0" w:color="auto"/>
                <w:right w:val="none" w:sz="0" w:space="0" w:color="auto"/>
              </w:divBdr>
            </w:div>
            <w:div w:id="1904441444">
              <w:marLeft w:val="0"/>
              <w:marRight w:val="0"/>
              <w:marTop w:val="0"/>
              <w:marBottom w:val="0"/>
              <w:divBdr>
                <w:top w:val="none" w:sz="0" w:space="0" w:color="auto"/>
                <w:left w:val="none" w:sz="0" w:space="0" w:color="auto"/>
                <w:bottom w:val="none" w:sz="0" w:space="0" w:color="auto"/>
                <w:right w:val="none" w:sz="0" w:space="0" w:color="auto"/>
              </w:divBdr>
            </w:div>
            <w:div w:id="1906137747">
              <w:marLeft w:val="0"/>
              <w:marRight w:val="0"/>
              <w:marTop w:val="0"/>
              <w:marBottom w:val="0"/>
              <w:divBdr>
                <w:top w:val="none" w:sz="0" w:space="0" w:color="auto"/>
                <w:left w:val="none" w:sz="0" w:space="0" w:color="auto"/>
                <w:bottom w:val="none" w:sz="0" w:space="0" w:color="auto"/>
                <w:right w:val="none" w:sz="0" w:space="0" w:color="auto"/>
              </w:divBdr>
            </w:div>
            <w:div w:id="1917547299">
              <w:marLeft w:val="0"/>
              <w:marRight w:val="0"/>
              <w:marTop w:val="0"/>
              <w:marBottom w:val="0"/>
              <w:divBdr>
                <w:top w:val="none" w:sz="0" w:space="0" w:color="auto"/>
                <w:left w:val="none" w:sz="0" w:space="0" w:color="auto"/>
                <w:bottom w:val="none" w:sz="0" w:space="0" w:color="auto"/>
                <w:right w:val="none" w:sz="0" w:space="0" w:color="auto"/>
              </w:divBdr>
            </w:div>
            <w:div w:id="1941183805">
              <w:marLeft w:val="0"/>
              <w:marRight w:val="0"/>
              <w:marTop w:val="0"/>
              <w:marBottom w:val="0"/>
              <w:divBdr>
                <w:top w:val="none" w:sz="0" w:space="0" w:color="auto"/>
                <w:left w:val="none" w:sz="0" w:space="0" w:color="auto"/>
                <w:bottom w:val="none" w:sz="0" w:space="0" w:color="auto"/>
                <w:right w:val="none" w:sz="0" w:space="0" w:color="auto"/>
              </w:divBdr>
            </w:div>
            <w:div w:id="1945767998">
              <w:marLeft w:val="0"/>
              <w:marRight w:val="0"/>
              <w:marTop w:val="0"/>
              <w:marBottom w:val="0"/>
              <w:divBdr>
                <w:top w:val="none" w:sz="0" w:space="0" w:color="auto"/>
                <w:left w:val="none" w:sz="0" w:space="0" w:color="auto"/>
                <w:bottom w:val="none" w:sz="0" w:space="0" w:color="auto"/>
                <w:right w:val="none" w:sz="0" w:space="0" w:color="auto"/>
              </w:divBdr>
            </w:div>
            <w:div w:id="1962955294">
              <w:marLeft w:val="0"/>
              <w:marRight w:val="0"/>
              <w:marTop w:val="0"/>
              <w:marBottom w:val="0"/>
              <w:divBdr>
                <w:top w:val="none" w:sz="0" w:space="0" w:color="auto"/>
                <w:left w:val="none" w:sz="0" w:space="0" w:color="auto"/>
                <w:bottom w:val="none" w:sz="0" w:space="0" w:color="auto"/>
                <w:right w:val="none" w:sz="0" w:space="0" w:color="auto"/>
              </w:divBdr>
            </w:div>
            <w:div w:id="1980374276">
              <w:marLeft w:val="0"/>
              <w:marRight w:val="0"/>
              <w:marTop w:val="0"/>
              <w:marBottom w:val="0"/>
              <w:divBdr>
                <w:top w:val="none" w:sz="0" w:space="0" w:color="auto"/>
                <w:left w:val="none" w:sz="0" w:space="0" w:color="auto"/>
                <w:bottom w:val="none" w:sz="0" w:space="0" w:color="auto"/>
                <w:right w:val="none" w:sz="0" w:space="0" w:color="auto"/>
              </w:divBdr>
            </w:div>
            <w:div w:id="2004625818">
              <w:marLeft w:val="0"/>
              <w:marRight w:val="0"/>
              <w:marTop w:val="0"/>
              <w:marBottom w:val="0"/>
              <w:divBdr>
                <w:top w:val="none" w:sz="0" w:space="0" w:color="auto"/>
                <w:left w:val="none" w:sz="0" w:space="0" w:color="auto"/>
                <w:bottom w:val="none" w:sz="0" w:space="0" w:color="auto"/>
                <w:right w:val="none" w:sz="0" w:space="0" w:color="auto"/>
              </w:divBdr>
            </w:div>
            <w:div w:id="2020810510">
              <w:marLeft w:val="0"/>
              <w:marRight w:val="0"/>
              <w:marTop w:val="0"/>
              <w:marBottom w:val="0"/>
              <w:divBdr>
                <w:top w:val="none" w:sz="0" w:space="0" w:color="auto"/>
                <w:left w:val="none" w:sz="0" w:space="0" w:color="auto"/>
                <w:bottom w:val="none" w:sz="0" w:space="0" w:color="auto"/>
                <w:right w:val="none" w:sz="0" w:space="0" w:color="auto"/>
              </w:divBdr>
            </w:div>
            <w:div w:id="2040008068">
              <w:marLeft w:val="0"/>
              <w:marRight w:val="0"/>
              <w:marTop w:val="0"/>
              <w:marBottom w:val="0"/>
              <w:divBdr>
                <w:top w:val="none" w:sz="0" w:space="0" w:color="auto"/>
                <w:left w:val="none" w:sz="0" w:space="0" w:color="auto"/>
                <w:bottom w:val="none" w:sz="0" w:space="0" w:color="auto"/>
                <w:right w:val="none" w:sz="0" w:space="0" w:color="auto"/>
              </w:divBdr>
            </w:div>
            <w:div w:id="2050915576">
              <w:marLeft w:val="0"/>
              <w:marRight w:val="0"/>
              <w:marTop w:val="0"/>
              <w:marBottom w:val="0"/>
              <w:divBdr>
                <w:top w:val="none" w:sz="0" w:space="0" w:color="auto"/>
                <w:left w:val="none" w:sz="0" w:space="0" w:color="auto"/>
                <w:bottom w:val="none" w:sz="0" w:space="0" w:color="auto"/>
                <w:right w:val="none" w:sz="0" w:space="0" w:color="auto"/>
              </w:divBdr>
            </w:div>
            <w:div w:id="2069722016">
              <w:marLeft w:val="0"/>
              <w:marRight w:val="0"/>
              <w:marTop w:val="0"/>
              <w:marBottom w:val="0"/>
              <w:divBdr>
                <w:top w:val="none" w:sz="0" w:space="0" w:color="auto"/>
                <w:left w:val="none" w:sz="0" w:space="0" w:color="auto"/>
                <w:bottom w:val="none" w:sz="0" w:space="0" w:color="auto"/>
                <w:right w:val="none" w:sz="0" w:space="0" w:color="auto"/>
              </w:divBdr>
            </w:div>
            <w:div w:id="2081058853">
              <w:marLeft w:val="0"/>
              <w:marRight w:val="0"/>
              <w:marTop w:val="0"/>
              <w:marBottom w:val="0"/>
              <w:divBdr>
                <w:top w:val="none" w:sz="0" w:space="0" w:color="auto"/>
                <w:left w:val="none" w:sz="0" w:space="0" w:color="auto"/>
                <w:bottom w:val="none" w:sz="0" w:space="0" w:color="auto"/>
                <w:right w:val="none" w:sz="0" w:space="0" w:color="auto"/>
              </w:divBdr>
            </w:div>
            <w:div w:id="2081979025">
              <w:marLeft w:val="0"/>
              <w:marRight w:val="0"/>
              <w:marTop w:val="0"/>
              <w:marBottom w:val="0"/>
              <w:divBdr>
                <w:top w:val="none" w:sz="0" w:space="0" w:color="auto"/>
                <w:left w:val="none" w:sz="0" w:space="0" w:color="auto"/>
                <w:bottom w:val="none" w:sz="0" w:space="0" w:color="auto"/>
                <w:right w:val="none" w:sz="0" w:space="0" w:color="auto"/>
              </w:divBdr>
            </w:div>
            <w:div w:id="2084910725">
              <w:marLeft w:val="0"/>
              <w:marRight w:val="0"/>
              <w:marTop w:val="0"/>
              <w:marBottom w:val="0"/>
              <w:divBdr>
                <w:top w:val="none" w:sz="0" w:space="0" w:color="auto"/>
                <w:left w:val="none" w:sz="0" w:space="0" w:color="auto"/>
                <w:bottom w:val="none" w:sz="0" w:space="0" w:color="auto"/>
                <w:right w:val="none" w:sz="0" w:space="0" w:color="auto"/>
              </w:divBdr>
            </w:div>
            <w:div w:id="2093773202">
              <w:marLeft w:val="0"/>
              <w:marRight w:val="0"/>
              <w:marTop w:val="0"/>
              <w:marBottom w:val="0"/>
              <w:divBdr>
                <w:top w:val="none" w:sz="0" w:space="0" w:color="auto"/>
                <w:left w:val="none" w:sz="0" w:space="0" w:color="auto"/>
                <w:bottom w:val="none" w:sz="0" w:space="0" w:color="auto"/>
                <w:right w:val="none" w:sz="0" w:space="0" w:color="auto"/>
              </w:divBdr>
            </w:div>
            <w:div w:id="2113283499">
              <w:marLeft w:val="0"/>
              <w:marRight w:val="0"/>
              <w:marTop w:val="0"/>
              <w:marBottom w:val="0"/>
              <w:divBdr>
                <w:top w:val="none" w:sz="0" w:space="0" w:color="auto"/>
                <w:left w:val="none" w:sz="0" w:space="0" w:color="auto"/>
                <w:bottom w:val="none" w:sz="0" w:space="0" w:color="auto"/>
                <w:right w:val="none" w:sz="0" w:space="0" w:color="auto"/>
              </w:divBdr>
            </w:div>
            <w:div w:id="2142337869">
              <w:marLeft w:val="0"/>
              <w:marRight w:val="0"/>
              <w:marTop w:val="0"/>
              <w:marBottom w:val="0"/>
              <w:divBdr>
                <w:top w:val="none" w:sz="0" w:space="0" w:color="auto"/>
                <w:left w:val="none" w:sz="0" w:space="0" w:color="auto"/>
                <w:bottom w:val="none" w:sz="0" w:space="0" w:color="auto"/>
                <w:right w:val="none" w:sz="0" w:space="0" w:color="auto"/>
              </w:divBdr>
            </w:div>
            <w:div w:id="214527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10080">
      <w:bodyDiv w:val="1"/>
      <w:marLeft w:val="0"/>
      <w:marRight w:val="0"/>
      <w:marTop w:val="0"/>
      <w:marBottom w:val="0"/>
      <w:divBdr>
        <w:top w:val="none" w:sz="0" w:space="0" w:color="auto"/>
        <w:left w:val="none" w:sz="0" w:space="0" w:color="auto"/>
        <w:bottom w:val="none" w:sz="0" w:space="0" w:color="auto"/>
        <w:right w:val="none" w:sz="0" w:space="0" w:color="auto"/>
      </w:divBdr>
    </w:div>
    <w:div w:id="212896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image" Target="media/image6.emf"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5.emf"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ntTable" Target="fontTable.xml" Id="rId24"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image" Target="media/image8.png" Id="rId23" /><Relationship Type="http://schemas.openxmlformats.org/officeDocument/2006/relationships/footnotes" Target="foot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footer" Target="footer2.xml" Id="rId22" /><Relationship Type="http://schemas.openxmlformats.org/officeDocument/2006/relationships/comments" Target="comments.xml" Id="Rcbbeab18bf024722" /><Relationship Type="http://schemas.microsoft.com/office/2011/relationships/people" Target="people.xml" Id="Rfe8c568fd6fd4eff" /><Relationship Type="http://schemas.microsoft.com/office/2011/relationships/commentsExtended" Target="commentsExtended.xml" Id="Reb187093b2494251" /><Relationship Type="http://schemas.microsoft.com/office/2016/09/relationships/commentsIds" Target="commentsIds.xml" Id="R2b5d5e46908343da" /><Relationship Type="http://schemas.microsoft.com/office/2018/08/relationships/commentsExtensible" Target="commentsExtensible.xml" Id="R03f13c80feb84bd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898D02AAF58274886DA34FAFAA814D6" ma:contentTypeVersion="17" ma:contentTypeDescription="Create a new document." ma:contentTypeScope="" ma:versionID="8d51625b92ddda1c90beeddc67f58e9f">
  <xsd:schema xmlns:xsd="http://www.w3.org/2001/XMLSchema" xmlns:xs="http://www.w3.org/2001/XMLSchema" xmlns:p="http://schemas.microsoft.com/office/2006/metadata/properties" xmlns:ns2="07495de5-0491-417c-aaf6-ff664a4e738c" xmlns:ns3="783b0542-9666-4046-a3cf-2edb5caf5721" targetNamespace="http://schemas.microsoft.com/office/2006/metadata/properties" ma:root="true" ma:fieldsID="809e7ed64de8516d2ef626e0f7d37cfd" ns2:_="" ns3:_="">
    <xsd:import namespace="07495de5-0491-417c-aaf6-ff664a4e738c"/>
    <xsd:import namespace="783b0542-9666-4046-a3cf-2edb5caf572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495de5-0491-417c-aaf6-ff664a4e73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c797bcc-1924-4bae-a760-e77579518f8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83b0542-9666-4046-a3cf-2edb5caf572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6cdb3115-25fd-45a7-b4f8-0405dde56d76}" ma:internalName="TaxCatchAll" ma:showField="CatchAllData" ma:web="783b0542-9666-4046-a3cf-2edb5caf57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495de5-0491-417c-aaf6-ff664a4e738c">
      <Terms xmlns="http://schemas.microsoft.com/office/infopath/2007/PartnerControls"/>
    </lcf76f155ced4ddcb4097134ff3c332f>
    <TaxCatchAll xmlns="783b0542-9666-4046-a3cf-2edb5caf572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F898D02AAF58274886DA34FAFAA814D6" ma:contentTypeVersion="17" ma:contentTypeDescription="Create a new document." ma:contentTypeScope="" ma:versionID="8d51625b92ddda1c90beeddc67f58e9f">
  <xsd:schema xmlns:xsd="http://www.w3.org/2001/XMLSchema" xmlns:xs="http://www.w3.org/2001/XMLSchema" xmlns:p="http://schemas.microsoft.com/office/2006/metadata/properties" xmlns:ns2="07495de5-0491-417c-aaf6-ff664a4e738c" xmlns:ns3="783b0542-9666-4046-a3cf-2edb5caf5721" targetNamespace="http://schemas.microsoft.com/office/2006/metadata/properties" ma:root="true" ma:fieldsID="809e7ed64de8516d2ef626e0f7d37cfd" ns2:_="" ns3:_="">
    <xsd:import namespace="07495de5-0491-417c-aaf6-ff664a4e738c"/>
    <xsd:import namespace="783b0542-9666-4046-a3cf-2edb5caf572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495de5-0491-417c-aaf6-ff664a4e73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c797bcc-1924-4bae-a760-e77579518f8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83b0542-9666-4046-a3cf-2edb5caf572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6cdb3115-25fd-45a7-b4f8-0405dde56d76}" ma:internalName="TaxCatchAll" ma:showField="CatchAllData" ma:web="783b0542-9666-4046-a3cf-2edb5caf57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40AFC4-9A9A-4E4C-BBA0-DD81E2C2B7F1}">
  <ds:schemaRefs>
    <ds:schemaRef ds:uri="http://schemas.microsoft.com/sharepoint/v3/contenttype/forms"/>
  </ds:schemaRefs>
</ds:datastoreItem>
</file>

<file path=customXml/itemProps2.xml><?xml version="1.0" encoding="utf-8"?>
<ds:datastoreItem xmlns:ds="http://schemas.openxmlformats.org/officeDocument/2006/customXml" ds:itemID="{30B6820A-5911-4AE1-862D-9731B9D883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495de5-0491-417c-aaf6-ff664a4e738c"/>
    <ds:schemaRef ds:uri="783b0542-9666-4046-a3cf-2edb5caf57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0C8E78-E510-433C-A96F-801069253CF9}">
  <ds:schemaRefs>
    <ds:schemaRef ds:uri="http://schemas.microsoft.com/office/2006/metadata/properties"/>
    <ds:schemaRef ds:uri="http://schemas.microsoft.com/office/infopath/2007/PartnerControls"/>
    <ds:schemaRef ds:uri="07495de5-0491-417c-aaf6-ff664a4e738c"/>
    <ds:schemaRef ds:uri="783b0542-9666-4046-a3cf-2edb5caf5721"/>
  </ds:schemaRefs>
</ds:datastoreItem>
</file>

<file path=customXml/itemProps4.xml><?xml version="1.0" encoding="utf-8"?>
<ds:datastoreItem xmlns:ds="http://schemas.openxmlformats.org/officeDocument/2006/customXml" ds:itemID="{4623B8E7-199F-413A-8375-85B02C4309FB}">
  <ds:schemaRefs>
    <ds:schemaRef ds:uri="http://schemas.openxmlformats.org/officeDocument/2006/bibliography"/>
  </ds:schemaRefs>
</ds:datastoreItem>
</file>

<file path=customXml/itemProps5.xml><?xml version="1.0" encoding="utf-8"?>
<ds:datastoreItem xmlns:ds="http://schemas.openxmlformats.org/officeDocument/2006/customXml" ds:itemID="{74D96949-BE85-4905-ABEC-5922826F03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495de5-0491-417c-aaf6-ff664a4e738c"/>
    <ds:schemaRef ds:uri="783b0542-9666-4046-a3cf-2edb5caf57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 Reeve;Laurence Reeve</dc:creator>
  <keywords/>
  <dc:description/>
  <lastModifiedBy>Muhammad Taaha Iqbal</lastModifiedBy>
  <revision>13</revision>
  <lastPrinted>2025-05-13T21:18:00.0000000Z</lastPrinted>
  <dcterms:created xsi:type="dcterms:W3CDTF">2025-07-02T07:29:00.0000000Z</dcterms:created>
  <dcterms:modified xsi:type="dcterms:W3CDTF">2025-11-26T07:17:53.6337320Z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0x010100F898D02AAF58274886DA34FAFAA814D6</vt:lpwstr>
  </property>
  <property fmtid="{D5CDD505-2E9C-101B-9397-08002B2CF9AE}" pid="3" name="MediaServiceImageTags">
    <vt:lpwstr/>
  </property>
</Properties>
</file>