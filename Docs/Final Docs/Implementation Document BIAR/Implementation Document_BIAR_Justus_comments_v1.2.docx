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2641109"/>
        <w:docPartObj>
          <w:docPartGallery w:val="Cover Pages"/>
          <w:docPartUnique/>
        </w:docPartObj>
      </w:sdtPr>
      <w:sdtContent>
        <w:p w14:paraId="77F1A534" w14:textId="4DB77000" w:rsidR="0032788D" w:rsidRDefault="0032788D" w:rsidP="00692196">
          <w:r w:rsidRPr="0032788D">
            <w:rPr>
              <w:noProof/>
            </w:rPr>
            <w:drawing>
              <wp:anchor distT="0" distB="0" distL="114300" distR="114300" simplePos="0" relativeHeight="251655680" behindDoc="1" locked="0" layoutInCell="1" allowOverlap="1" wp14:anchorId="3FE2014D" wp14:editId="06905451">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10;&#10;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10;&#10;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14:paraId="0562001D" w14:textId="667D3B78" w:rsidR="0032788D" w:rsidRDefault="0032788D" w:rsidP="00692196"/>
        <w:p w14:paraId="0B667DF0" w14:textId="2830705C" w:rsidR="002F4097" w:rsidRDefault="00000000" w:rsidP="00692196"/>
      </w:sdtContent>
    </w:sdt>
    <w:p w14:paraId="5052473A" w14:textId="5CAB0432" w:rsidR="0032788D" w:rsidRDefault="0032788D" w:rsidP="00692196"/>
    <w:p w14:paraId="6AB1F244" w14:textId="27CCE601" w:rsidR="0032788D" w:rsidRDefault="00BF1FB6" w:rsidP="00692196">
      <w:r>
        <w:rPr>
          <w:noProof/>
        </w:rPr>
        <w:drawing>
          <wp:anchor distT="0" distB="0" distL="114300" distR="114300" simplePos="0" relativeHeight="251657728" behindDoc="1" locked="0" layoutInCell="1" allowOverlap="1" wp14:anchorId="05999A45" wp14:editId="78A341C7">
            <wp:simplePos x="0" y="0"/>
            <wp:positionH relativeFrom="column">
              <wp:posOffset>1275929</wp:posOffset>
            </wp:positionH>
            <wp:positionV relativeFrom="page">
              <wp:posOffset>2670357</wp:posOffset>
            </wp:positionV>
            <wp:extent cx="3053715" cy="463550"/>
            <wp:effectExtent l="0" t="0" r="0" b="0"/>
            <wp:wrapTight wrapText="bothSides">
              <wp:wrapPolygon edited="0">
                <wp:start x="0" y="0"/>
                <wp:lineTo x="0" y="20416"/>
                <wp:lineTo x="21425" y="20416"/>
                <wp:lineTo x="21425" y="0"/>
                <wp:lineTo x="0" y="0"/>
              </wp:wrapPolygon>
            </wp:wrapTight>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C304E" w14:textId="25483316" w:rsidR="0032788D" w:rsidRDefault="0032788D" w:rsidP="00692196"/>
    <w:p w14:paraId="19B142DF" w14:textId="5F5EDEC2" w:rsidR="0032788D" w:rsidRDefault="0032788D" w:rsidP="00692196"/>
    <w:p w14:paraId="33C05FAB" w14:textId="67021A3C" w:rsidR="00EA2D82" w:rsidRDefault="00000000" w:rsidP="00D15B70">
      <w:pPr>
        <w:jc w:val="center"/>
        <w:rPr>
          <w:rStyle w:val="TitleChar"/>
          <w:b/>
          <w:bCs/>
        </w:rPr>
      </w:pPr>
      <w:sdt>
        <w:sdtPr>
          <w:rPr>
            <w:rStyle w:val="TitleChar"/>
            <w:b/>
            <w:bCs/>
          </w:rPr>
          <w:alias w:val="Title"/>
          <w:tag w:val=""/>
          <w:id w:val="-420563750"/>
          <w:placeholder>
            <w:docPart w:val="15F527994624406D8AAFFED1B7569829"/>
          </w:placeholder>
          <w:dataBinding w:prefixMappings="xmlns:ns0='http://purl.org/dc/elements/1.1/' xmlns:ns1='http://schemas.openxmlformats.org/package/2006/metadata/core-properties' " w:xpath="/ns1:coreProperties[1]/ns0:title[1]" w:storeItemID="{6C3C8BC8-F283-45AE-878A-BAB7291924A1}"/>
          <w:text/>
        </w:sdtPr>
        <w:sdtContent>
          <w:r w:rsidR="00C45A55">
            <w:rPr>
              <w:rStyle w:val="TitleChar"/>
              <w:b/>
              <w:bCs/>
            </w:rPr>
            <w:t>BIAR</w:t>
          </w:r>
        </w:sdtContent>
      </w:sdt>
    </w:p>
    <w:p w14:paraId="41C3CC42" w14:textId="65DA576E" w:rsidR="00826F04" w:rsidRPr="00D63315" w:rsidRDefault="00C45A55" w:rsidP="00826F04">
      <w:pPr>
        <w:jc w:val="center"/>
        <w:rPr>
          <w:rStyle w:val="TitleChar"/>
          <w:b/>
          <w:bCs/>
          <w:sz w:val="48"/>
          <w:szCs w:val="48"/>
        </w:rPr>
      </w:pPr>
      <w:r>
        <w:rPr>
          <w:rStyle w:val="TitleChar"/>
          <w:b/>
          <w:bCs/>
          <w:sz w:val="48"/>
          <w:szCs w:val="48"/>
        </w:rPr>
        <w:t>IMPLEMENTATION</w:t>
      </w:r>
      <w:r w:rsidR="00826F04" w:rsidRPr="00D63315">
        <w:rPr>
          <w:rStyle w:val="TitleChar"/>
          <w:b/>
          <w:bCs/>
          <w:sz w:val="48"/>
          <w:szCs w:val="48"/>
        </w:rPr>
        <w:t xml:space="preserve"> DOCUMENT</w:t>
      </w:r>
    </w:p>
    <w:p w14:paraId="37663A01" w14:textId="1E23ACA3" w:rsidR="00EA2D82" w:rsidRDefault="00EA2D82" w:rsidP="00692196">
      <w:pPr>
        <w:rPr>
          <w:rStyle w:val="TitleChar"/>
          <w:b/>
          <w:bCs/>
        </w:rPr>
      </w:pPr>
    </w:p>
    <w:p w14:paraId="18027F4C" w14:textId="10AE36F2" w:rsidR="004321BD" w:rsidRDefault="004321BD" w:rsidP="004321BD">
      <w:pPr>
        <w:pStyle w:val="NoSpacing"/>
        <w:rPr>
          <w:b/>
          <w:bCs/>
          <w:sz w:val="28"/>
          <w:szCs w:val="28"/>
        </w:rPr>
      </w:pPr>
    </w:p>
    <w:p w14:paraId="5636B786" w14:textId="7A3061BD" w:rsidR="004321BD" w:rsidRDefault="004321BD" w:rsidP="004321BD">
      <w:pPr>
        <w:pStyle w:val="NoSpacing"/>
        <w:rPr>
          <w:b/>
          <w:bCs/>
          <w:sz w:val="28"/>
          <w:szCs w:val="28"/>
        </w:rPr>
      </w:pPr>
    </w:p>
    <w:p w14:paraId="16A0296C" w14:textId="77777777" w:rsidR="00990944" w:rsidRDefault="00990944" w:rsidP="004321BD">
      <w:pPr>
        <w:pStyle w:val="NoSpacing"/>
        <w:rPr>
          <w:b/>
          <w:bCs/>
          <w:sz w:val="28"/>
          <w:szCs w:val="28"/>
        </w:rPr>
      </w:pPr>
    </w:p>
    <w:p w14:paraId="59F1E35D" w14:textId="77777777" w:rsidR="00990944" w:rsidRDefault="00990944" w:rsidP="004321BD">
      <w:pPr>
        <w:pStyle w:val="NoSpacing"/>
        <w:rPr>
          <w:b/>
          <w:bCs/>
          <w:sz w:val="28"/>
          <w:szCs w:val="28"/>
        </w:rPr>
      </w:pPr>
    </w:p>
    <w:p w14:paraId="775B70A3" w14:textId="77777777" w:rsidR="003F5D9F" w:rsidRDefault="003F5D9F" w:rsidP="008935C6">
      <w:pPr>
        <w:pStyle w:val="NoSpacing"/>
        <w:jc w:val="right"/>
        <w:rPr>
          <w:b/>
          <w:bCs/>
          <w:sz w:val="28"/>
          <w:szCs w:val="28"/>
        </w:rPr>
      </w:pPr>
    </w:p>
    <w:p w14:paraId="4AD20C7C" w14:textId="77777777" w:rsidR="003F5D9F" w:rsidRDefault="003F5D9F" w:rsidP="008935C6">
      <w:pPr>
        <w:pStyle w:val="NoSpacing"/>
        <w:jc w:val="right"/>
        <w:rPr>
          <w:b/>
          <w:bCs/>
          <w:sz w:val="28"/>
          <w:szCs w:val="28"/>
        </w:rPr>
      </w:pPr>
    </w:p>
    <w:p w14:paraId="665ED081" w14:textId="77777777" w:rsidR="003F5D9F" w:rsidRDefault="003F5D9F" w:rsidP="008935C6">
      <w:pPr>
        <w:pStyle w:val="NoSpacing"/>
        <w:jc w:val="right"/>
        <w:rPr>
          <w:b/>
          <w:bCs/>
          <w:sz w:val="28"/>
          <w:szCs w:val="28"/>
        </w:rPr>
      </w:pPr>
    </w:p>
    <w:p w14:paraId="03451CB4" w14:textId="77777777" w:rsidR="00826F04" w:rsidRDefault="00826F04" w:rsidP="008935C6">
      <w:pPr>
        <w:pStyle w:val="NoSpacing"/>
        <w:jc w:val="right"/>
        <w:rPr>
          <w:b/>
          <w:bCs/>
          <w:sz w:val="28"/>
          <w:szCs w:val="28"/>
        </w:rPr>
      </w:pPr>
    </w:p>
    <w:p w14:paraId="5E345A2C" w14:textId="7735CF4E" w:rsidR="00A3218E" w:rsidRPr="004321BD" w:rsidRDefault="00A3218E" w:rsidP="008935C6">
      <w:pPr>
        <w:pStyle w:val="NoSpacing"/>
        <w:jc w:val="right"/>
        <w:rPr>
          <w:b/>
          <w:bCs/>
          <w:sz w:val="28"/>
          <w:szCs w:val="28"/>
        </w:rPr>
      </w:pPr>
      <w:r w:rsidRPr="004321BD">
        <w:rPr>
          <w:b/>
          <w:bCs/>
          <w:sz w:val="28"/>
          <w:szCs w:val="28"/>
        </w:rPr>
        <w:t>Version 1.0</w:t>
      </w:r>
      <w:r w:rsidR="000A6B72" w:rsidRPr="000A6B72">
        <w:rPr>
          <w:noProof/>
          <w14:ligatures w14:val="standardContextual"/>
        </w:rPr>
        <w:t xml:space="preserve"> </w:t>
      </w:r>
    </w:p>
    <w:p w14:paraId="3722C946" w14:textId="1D70C3CA" w:rsidR="004321BD" w:rsidRPr="004321BD" w:rsidRDefault="00744DC3" w:rsidP="008935C6">
      <w:pPr>
        <w:pStyle w:val="NoSpacing"/>
        <w:jc w:val="right"/>
        <w:rPr>
          <w:b/>
          <w:bCs/>
          <w:sz w:val="28"/>
          <w:szCs w:val="28"/>
        </w:rPr>
      </w:pPr>
      <w:r>
        <w:rPr>
          <w:b/>
          <w:bCs/>
          <w:sz w:val="28"/>
          <w:szCs w:val="28"/>
        </w:rPr>
        <w:t>22</w:t>
      </w:r>
      <w:r w:rsidR="004321BD" w:rsidRPr="004321BD">
        <w:rPr>
          <w:b/>
          <w:bCs/>
          <w:sz w:val="28"/>
          <w:szCs w:val="28"/>
        </w:rPr>
        <w:t>.0</w:t>
      </w:r>
      <w:r w:rsidR="003F5D9F">
        <w:rPr>
          <w:b/>
          <w:bCs/>
          <w:sz w:val="28"/>
          <w:szCs w:val="28"/>
        </w:rPr>
        <w:t>4</w:t>
      </w:r>
      <w:r w:rsidR="004321BD" w:rsidRPr="004321BD">
        <w:rPr>
          <w:b/>
          <w:bCs/>
          <w:sz w:val="28"/>
          <w:szCs w:val="28"/>
        </w:rPr>
        <w:t>.202</w:t>
      </w:r>
      <w:r w:rsidR="003F5D9F">
        <w:rPr>
          <w:b/>
          <w:bCs/>
          <w:sz w:val="28"/>
          <w:szCs w:val="28"/>
        </w:rPr>
        <w:t>5</w:t>
      </w:r>
    </w:p>
    <w:p w14:paraId="453646B4" w14:textId="77777777" w:rsidR="00BE481C" w:rsidRDefault="00BE481C">
      <w:pPr>
        <w:jc w:val="left"/>
        <w:rPr>
          <w:rFonts w:eastAsiaTheme="minorEastAsia" w:cstheme="minorBidi"/>
          <w:b/>
          <w:bCs/>
          <w:sz w:val="22"/>
          <w:szCs w:val="24"/>
        </w:rPr>
      </w:pPr>
      <w:r>
        <w:rPr>
          <w:b/>
          <w:bCs/>
          <w:sz w:val="22"/>
          <w:szCs w:val="24"/>
        </w:rPr>
        <w:br w:type="page"/>
      </w:r>
    </w:p>
    <w:p w14:paraId="3BDBD864" w14:textId="1D6EF83F" w:rsidR="004F171C" w:rsidRPr="0099390E" w:rsidRDefault="004F171C" w:rsidP="0099390E">
      <w:pPr>
        <w:pStyle w:val="NoSpacing"/>
        <w:rPr>
          <w:b/>
          <w:bCs/>
          <w:sz w:val="22"/>
          <w:szCs w:val="24"/>
        </w:rPr>
      </w:pPr>
      <w:r w:rsidRPr="0099390E">
        <w:rPr>
          <w:b/>
          <w:bCs/>
          <w:sz w:val="22"/>
          <w:szCs w:val="24"/>
        </w:rPr>
        <w:lastRenderedPageBreak/>
        <w:t>Document Information</w:t>
      </w:r>
    </w:p>
    <w:tbl>
      <w:tblPr>
        <w:tblStyle w:val="TableGrid"/>
        <w:tblW w:w="0" w:type="auto"/>
        <w:tblLook w:val="04A0" w:firstRow="1" w:lastRow="0" w:firstColumn="1" w:lastColumn="0" w:noHBand="0" w:noVBand="1"/>
      </w:tblPr>
      <w:tblGrid>
        <w:gridCol w:w="2122"/>
        <w:gridCol w:w="6894"/>
      </w:tblGrid>
      <w:tr w:rsidR="00C83DDA" w14:paraId="4B9C9968" w14:textId="77777777" w:rsidTr="00BF1915">
        <w:tc>
          <w:tcPr>
            <w:tcW w:w="2122" w:type="dxa"/>
            <w:shd w:val="clear" w:color="auto" w:fill="00B050"/>
          </w:tcPr>
          <w:p w14:paraId="4D6AAEE3" w14:textId="4C772DFE" w:rsidR="00C83DDA" w:rsidRPr="006357A1" w:rsidRDefault="00C83DDA" w:rsidP="00C83DDA">
            <w:pPr>
              <w:pStyle w:val="NoSpacing"/>
              <w:rPr>
                <w:b/>
                <w:bCs/>
                <w:color w:val="FFFFFF" w:themeColor="background1"/>
              </w:rPr>
            </w:pPr>
            <w:r w:rsidRPr="006357A1">
              <w:rPr>
                <w:b/>
                <w:bCs/>
                <w:color w:val="FFFFFF" w:themeColor="background1"/>
              </w:rPr>
              <w:t>Project</w:t>
            </w:r>
          </w:p>
        </w:tc>
        <w:tc>
          <w:tcPr>
            <w:tcW w:w="6894" w:type="dxa"/>
          </w:tcPr>
          <w:p w14:paraId="10C40911" w14:textId="6B01EEE5" w:rsidR="00C83DDA" w:rsidRDefault="00744DC3" w:rsidP="009D647F">
            <w:pPr>
              <w:pStyle w:val="NoSpacing"/>
              <w:jc w:val="both"/>
            </w:pPr>
            <w:r>
              <w:t>TAZAMA DEVELOPMENT</w:t>
            </w:r>
          </w:p>
        </w:tc>
      </w:tr>
      <w:tr w:rsidR="00C83DDA" w14:paraId="53161307" w14:textId="77777777" w:rsidTr="00BF1915">
        <w:tc>
          <w:tcPr>
            <w:tcW w:w="2122" w:type="dxa"/>
            <w:shd w:val="clear" w:color="auto" w:fill="00B050"/>
          </w:tcPr>
          <w:p w14:paraId="51B60884" w14:textId="155F5F5A" w:rsidR="00C83DDA" w:rsidRPr="006357A1" w:rsidRDefault="00C83DDA" w:rsidP="00C83DDA">
            <w:pPr>
              <w:pStyle w:val="NoSpacing"/>
              <w:rPr>
                <w:b/>
                <w:bCs/>
                <w:color w:val="FFFFFF" w:themeColor="background1"/>
              </w:rPr>
            </w:pPr>
            <w:r w:rsidRPr="006357A1">
              <w:rPr>
                <w:b/>
                <w:bCs/>
                <w:color w:val="FFFFFF" w:themeColor="background1"/>
              </w:rPr>
              <w:t>Document Title</w:t>
            </w:r>
          </w:p>
        </w:tc>
        <w:sdt>
          <w:sdtPr>
            <w:alias w:val="Title"/>
            <w:tag w:val=""/>
            <w:id w:val="-81913570"/>
            <w:placeholder>
              <w:docPart w:val="CC123D961B884E29928A32E33E688D78"/>
            </w:placeholder>
            <w:dataBinding w:prefixMappings="xmlns:ns0='http://purl.org/dc/elements/1.1/' xmlns:ns1='http://schemas.openxmlformats.org/package/2006/metadata/core-properties' " w:xpath="/ns1:coreProperties[1]/ns0:title[1]" w:storeItemID="{6C3C8BC8-F283-45AE-878A-BAB7291924A1}"/>
            <w:text/>
          </w:sdtPr>
          <w:sdtContent>
            <w:tc>
              <w:tcPr>
                <w:tcW w:w="6894" w:type="dxa"/>
              </w:tcPr>
              <w:p w14:paraId="4F7192B5" w14:textId="077A19FD" w:rsidR="00C83DDA" w:rsidRDefault="00C45A55" w:rsidP="009D647F">
                <w:pPr>
                  <w:pStyle w:val="NoSpacing"/>
                  <w:jc w:val="both"/>
                </w:pPr>
                <w:r>
                  <w:t>BIAR</w:t>
                </w:r>
              </w:p>
            </w:tc>
          </w:sdtContent>
        </w:sdt>
      </w:tr>
      <w:tr w:rsidR="00C83DDA" w14:paraId="661A9756" w14:textId="77777777" w:rsidTr="00BF1915">
        <w:tc>
          <w:tcPr>
            <w:tcW w:w="2122" w:type="dxa"/>
            <w:shd w:val="clear" w:color="auto" w:fill="00B050"/>
          </w:tcPr>
          <w:p w14:paraId="10E4D541" w14:textId="58298E23" w:rsidR="00C83DDA" w:rsidRPr="006357A1" w:rsidRDefault="00C83DDA" w:rsidP="00C83DDA">
            <w:pPr>
              <w:pStyle w:val="NoSpacing"/>
              <w:rPr>
                <w:b/>
                <w:bCs/>
                <w:color w:val="FFFFFF" w:themeColor="background1"/>
              </w:rPr>
            </w:pPr>
            <w:r w:rsidRPr="006357A1">
              <w:rPr>
                <w:b/>
                <w:bCs/>
                <w:color w:val="FFFFFF" w:themeColor="background1"/>
              </w:rPr>
              <w:t>Prepared by</w:t>
            </w:r>
          </w:p>
        </w:tc>
        <w:tc>
          <w:tcPr>
            <w:tcW w:w="6894" w:type="dxa"/>
          </w:tcPr>
          <w:p w14:paraId="35D5CCB2" w14:textId="3C850051" w:rsidR="00C83DDA" w:rsidRDefault="00744DC3" w:rsidP="009D647F">
            <w:pPr>
              <w:pStyle w:val="NoSpacing"/>
              <w:jc w:val="both"/>
            </w:pPr>
            <w:r>
              <w:t>UME SAUDA GHANYANI – SENIOR BA @ PAYSYSLABS</w:t>
            </w:r>
          </w:p>
        </w:tc>
      </w:tr>
      <w:tr w:rsidR="00C83DDA" w14:paraId="348F81E9" w14:textId="77777777" w:rsidTr="00BF1915">
        <w:tc>
          <w:tcPr>
            <w:tcW w:w="2122" w:type="dxa"/>
            <w:shd w:val="clear" w:color="auto" w:fill="00B050"/>
          </w:tcPr>
          <w:p w14:paraId="252CB3CE" w14:textId="3EFCC0B1" w:rsidR="00C83DDA" w:rsidRPr="006357A1" w:rsidRDefault="00CB4620" w:rsidP="00C83DDA">
            <w:pPr>
              <w:pStyle w:val="NoSpacing"/>
              <w:rPr>
                <w:b/>
                <w:bCs/>
                <w:color w:val="FFFFFF" w:themeColor="background1"/>
              </w:rPr>
            </w:pPr>
            <w:r w:rsidRPr="006357A1">
              <w:rPr>
                <w:b/>
                <w:bCs/>
                <w:color w:val="FFFFFF" w:themeColor="background1"/>
              </w:rPr>
              <w:t>Version Number</w:t>
            </w:r>
          </w:p>
        </w:tc>
        <w:tc>
          <w:tcPr>
            <w:tcW w:w="6894" w:type="dxa"/>
          </w:tcPr>
          <w:p w14:paraId="3EFABF73" w14:textId="09FF3963" w:rsidR="00C83DDA" w:rsidRDefault="00744DC3" w:rsidP="009D647F">
            <w:pPr>
              <w:pStyle w:val="NoSpacing"/>
              <w:jc w:val="both"/>
            </w:pPr>
            <w:r>
              <w:t>1.0</w:t>
            </w:r>
          </w:p>
        </w:tc>
      </w:tr>
      <w:tr w:rsidR="00C83DDA" w14:paraId="5E66DFD4" w14:textId="77777777" w:rsidTr="00BF1915">
        <w:tc>
          <w:tcPr>
            <w:tcW w:w="2122" w:type="dxa"/>
            <w:shd w:val="clear" w:color="auto" w:fill="00B050"/>
          </w:tcPr>
          <w:p w14:paraId="0077870A" w14:textId="743EBA4A" w:rsidR="00C83DDA" w:rsidRPr="006357A1" w:rsidRDefault="00CB4620" w:rsidP="00C83DDA">
            <w:pPr>
              <w:pStyle w:val="NoSpacing"/>
              <w:rPr>
                <w:b/>
                <w:bCs/>
                <w:color w:val="FFFFFF" w:themeColor="background1"/>
              </w:rPr>
            </w:pPr>
            <w:r w:rsidRPr="006357A1">
              <w:rPr>
                <w:b/>
                <w:bCs/>
                <w:color w:val="FFFFFF" w:themeColor="background1"/>
              </w:rPr>
              <w:t>Version Date</w:t>
            </w:r>
          </w:p>
        </w:tc>
        <w:tc>
          <w:tcPr>
            <w:tcW w:w="6894" w:type="dxa"/>
          </w:tcPr>
          <w:p w14:paraId="04843160" w14:textId="404A0977" w:rsidR="00C83DDA" w:rsidRDefault="00C45A55" w:rsidP="009D647F">
            <w:pPr>
              <w:pStyle w:val="NoSpacing"/>
              <w:jc w:val="both"/>
            </w:pPr>
            <w:r>
              <w:t>14</w:t>
            </w:r>
            <w:r w:rsidR="00744DC3">
              <w:t>.</w:t>
            </w:r>
            <w:r>
              <w:t>10</w:t>
            </w:r>
            <w:r w:rsidR="00744DC3">
              <w:t>.2025</w:t>
            </w:r>
          </w:p>
        </w:tc>
      </w:tr>
    </w:tbl>
    <w:p w14:paraId="1A59AD29" w14:textId="769040FF" w:rsidR="009D647F" w:rsidRDefault="009D647F" w:rsidP="00692196"/>
    <w:p w14:paraId="6EC24CA1" w14:textId="42941460" w:rsidR="009D647F" w:rsidRPr="0099390E" w:rsidRDefault="009D647F" w:rsidP="0099390E">
      <w:pPr>
        <w:pStyle w:val="NoSpacing"/>
        <w:rPr>
          <w:b/>
          <w:bCs/>
          <w:sz w:val="22"/>
          <w:szCs w:val="24"/>
        </w:rPr>
      </w:pPr>
      <w:r w:rsidRPr="0099390E">
        <w:rPr>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AD1F97" w14:paraId="144FC556" w14:textId="77777777" w:rsidTr="00744DC3">
        <w:tc>
          <w:tcPr>
            <w:tcW w:w="1413" w:type="dxa"/>
            <w:shd w:val="clear" w:color="auto" w:fill="00B050"/>
            <w:vAlign w:val="center"/>
          </w:tcPr>
          <w:p w14:paraId="096AC033" w14:textId="5EEF608F" w:rsidR="00AD1F97" w:rsidRPr="00924F44" w:rsidRDefault="00AD1F97" w:rsidP="00AD1F97">
            <w:pPr>
              <w:pStyle w:val="NoSpacing"/>
              <w:jc w:val="center"/>
              <w:rPr>
                <w:b/>
                <w:bCs/>
                <w:color w:val="FFFFFF" w:themeColor="background1"/>
              </w:rPr>
            </w:pPr>
            <w:r w:rsidRPr="00924F44">
              <w:rPr>
                <w:b/>
                <w:bCs/>
                <w:color w:val="FFFFFF" w:themeColor="background1"/>
              </w:rPr>
              <w:t>Date</w:t>
            </w:r>
          </w:p>
        </w:tc>
        <w:tc>
          <w:tcPr>
            <w:tcW w:w="1372" w:type="dxa"/>
            <w:shd w:val="clear" w:color="auto" w:fill="00B050"/>
            <w:vAlign w:val="center"/>
          </w:tcPr>
          <w:p w14:paraId="5F5C15AE" w14:textId="045CC61A" w:rsidR="00AD1F97" w:rsidRPr="00924F44" w:rsidRDefault="00AD1F97" w:rsidP="00AD1F97">
            <w:pPr>
              <w:pStyle w:val="NoSpacing"/>
              <w:jc w:val="center"/>
              <w:rPr>
                <w:b/>
                <w:bCs/>
                <w:color w:val="FFFFFF" w:themeColor="background1"/>
              </w:rPr>
            </w:pPr>
            <w:r w:rsidRPr="00924F44">
              <w:rPr>
                <w:b/>
                <w:bCs/>
                <w:color w:val="FFFFFF" w:themeColor="background1"/>
              </w:rPr>
              <w:t>Author</w:t>
            </w:r>
          </w:p>
        </w:tc>
        <w:tc>
          <w:tcPr>
            <w:tcW w:w="1321" w:type="dxa"/>
            <w:shd w:val="clear" w:color="auto" w:fill="00B050"/>
            <w:vAlign w:val="center"/>
          </w:tcPr>
          <w:p w14:paraId="6AB8940B" w14:textId="5032A065" w:rsidR="00AD1F97" w:rsidRPr="00924F44" w:rsidRDefault="00AD1F97" w:rsidP="00AD1F97">
            <w:pPr>
              <w:pStyle w:val="NoSpacing"/>
              <w:jc w:val="center"/>
              <w:rPr>
                <w:b/>
                <w:bCs/>
                <w:color w:val="FFFFFF" w:themeColor="background1"/>
              </w:rPr>
            </w:pPr>
            <w:r w:rsidRPr="00924F44">
              <w:rPr>
                <w:b/>
                <w:bCs/>
                <w:color w:val="FFFFFF" w:themeColor="background1"/>
              </w:rPr>
              <w:t>Version</w:t>
            </w:r>
          </w:p>
        </w:tc>
        <w:tc>
          <w:tcPr>
            <w:tcW w:w="4910" w:type="dxa"/>
            <w:shd w:val="clear" w:color="auto" w:fill="00B050"/>
            <w:vAlign w:val="center"/>
          </w:tcPr>
          <w:p w14:paraId="4614500C" w14:textId="390EE197" w:rsidR="00AD1F97" w:rsidRPr="00924F44" w:rsidRDefault="00AD1F97" w:rsidP="00AD1F97">
            <w:pPr>
              <w:pStyle w:val="NoSpacing"/>
              <w:jc w:val="center"/>
              <w:rPr>
                <w:b/>
                <w:bCs/>
                <w:color w:val="FFFFFF" w:themeColor="background1"/>
              </w:rPr>
            </w:pPr>
            <w:r w:rsidRPr="00924F44">
              <w:rPr>
                <w:b/>
                <w:bCs/>
                <w:color w:val="FFFFFF" w:themeColor="background1"/>
              </w:rPr>
              <w:t>Change Reference</w:t>
            </w:r>
          </w:p>
        </w:tc>
      </w:tr>
      <w:tr w:rsidR="00AD1F97" w14:paraId="1F4FE153" w14:textId="77777777" w:rsidTr="00744DC3">
        <w:tc>
          <w:tcPr>
            <w:tcW w:w="1413" w:type="dxa"/>
            <w:vAlign w:val="center"/>
          </w:tcPr>
          <w:p w14:paraId="53523A13" w14:textId="698185A3" w:rsidR="00AD1F97" w:rsidRDefault="00C45A55" w:rsidP="00AD1F97">
            <w:pPr>
              <w:pStyle w:val="NoSpacing"/>
              <w:jc w:val="center"/>
            </w:pPr>
            <w:r>
              <w:t>14</w:t>
            </w:r>
            <w:r w:rsidR="00744DC3">
              <w:t>.</w:t>
            </w:r>
            <w:r>
              <w:t>10</w:t>
            </w:r>
            <w:r w:rsidR="00744DC3">
              <w:t>.2025</w:t>
            </w:r>
          </w:p>
        </w:tc>
        <w:tc>
          <w:tcPr>
            <w:tcW w:w="1372" w:type="dxa"/>
            <w:vAlign w:val="center"/>
          </w:tcPr>
          <w:p w14:paraId="148ACFD5" w14:textId="4643DD9C" w:rsidR="00AD1F97" w:rsidRDefault="00744DC3" w:rsidP="00AD1F97">
            <w:pPr>
              <w:pStyle w:val="NoSpacing"/>
            </w:pPr>
            <w:r>
              <w:t>UME SAUDA GHANYANI</w:t>
            </w:r>
          </w:p>
        </w:tc>
        <w:tc>
          <w:tcPr>
            <w:tcW w:w="1321" w:type="dxa"/>
            <w:vAlign w:val="center"/>
          </w:tcPr>
          <w:p w14:paraId="2C53EB8E" w14:textId="4A5F83D2" w:rsidR="00AD1F97" w:rsidRDefault="00744DC3" w:rsidP="00AD1F97">
            <w:pPr>
              <w:pStyle w:val="NoSpacing"/>
              <w:jc w:val="center"/>
            </w:pPr>
            <w:r>
              <w:t>1.0</w:t>
            </w:r>
          </w:p>
        </w:tc>
        <w:tc>
          <w:tcPr>
            <w:tcW w:w="4910" w:type="dxa"/>
            <w:vAlign w:val="center"/>
          </w:tcPr>
          <w:p w14:paraId="2A8083E0" w14:textId="62FC60DA" w:rsidR="00AD1F97" w:rsidRDefault="00744DC3" w:rsidP="00AD1F97">
            <w:pPr>
              <w:pStyle w:val="NoSpacing"/>
            </w:pPr>
            <w:r>
              <w:t>BASELINE VERSION SHARED WITH TAZAMA FOR REVIEW</w:t>
            </w:r>
          </w:p>
        </w:tc>
      </w:tr>
      <w:tr w:rsidR="00AD1F97" w14:paraId="6D13A9FE" w14:textId="77777777" w:rsidTr="00744DC3">
        <w:tc>
          <w:tcPr>
            <w:tcW w:w="1413" w:type="dxa"/>
            <w:vAlign w:val="center"/>
          </w:tcPr>
          <w:p w14:paraId="5683E26D" w14:textId="32CFDA61" w:rsidR="00AD1F97" w:rsidRDefault="00A642CF" w:rsidP="00AD1F97">
            <w:pPr>
              <w:pStyle w:val="NoSpacing"/>
              <w:jc w:val="center"/>
            </w:pPr>
            <w:ins w:id="0" w:author="Ume Sauda Ghanyani" w:date="2025-11-06T17:01:00Z" w16du:dateUtc="2025-11-06T12:01:00Z">
              <w:r>
                <w:t>11.6.2025</w:t>
              </w:r>
            </w:ins>
          </w:p>
        </w:tc>
        <w:tc>
          <w:tcPr>
            <w:tcW w:w="1372" w:type="dxa"/>
            <w:vAlign w:val="center"/>
          </w:tcPr>
          <w:p w14:paraId="1C924F0F" w14:textId="0AE3122F" w:rsidR="00AD1F97" w:rsidRDefault="00A642CF" w:rsidP="00AD1F97">
            <w:pPr>
              <w:pStyle w:val="NoSpacing"/>
            </w:pPr>
            <w:ins w:id="1" w:author="Ume Sauda Ghanyani" w:date="2025-11-06T17:01:00Z" w16du:dateUtc="2025-11-06T12:01:00Z">
              <w:r>
                <w:t>U</w:t>
              </w:r>
            </w:ins>
            <w:ins w:id="2" w:author="Ume Sauda Ghanyani" w:date="2025-11-06T17:02:00Z" w16du:dateUtc="2025-11-06T12:02:00Z">
              <w:r>
                <w:t>MESAUDA GHANYANI</w:t>
              </w:r>
            </w:ins>
          </w:p>
        </w:tc>
        <w:tc>
          <w:tcPr>
            <w:tcW w:w="1321" w:type="dxa"/>
            <w:vAlign w:val="center"/>
          </w:tcPr>
          <w:p w14:paraId="33EFB5A9" w14:textId="4665409B" w:rsidR="00AD1F97" w:rsidRDefault="00A642CF" w:rsidP="00AD1F97">
            <w:pPr>
              <w:pStyle w:val="NoSpacing"/>
              <w:jc w:val="center"/>
            </w:pPr>
            <w:ins w:id="3" w:author="Ume Sauda Ghanyani" w:date="2025-11-06T17:02:00Z" w16du:dateUtc="2025-11-06T12:02:00Z">
              <w:r>
                <w:t>1.1</w:t>
              </w:r>
            </w:ins>
          </w:p>
        </w:tc>
        <w:tc>
          <w:tcPr>
            <w:tcW w:w="4910" w:type="dxa"/>
            <w:vAlign w:val="center"/>
          </w:tcPr>
          <w:p w14:paraId="0E18EB9D" w14:textId="128C33B2" w:rsidR="00AD1F97" w:rsidRDefault="00A642CF" w:rsidP="00AD1F97">
            <w:pPr>
              <w:pStyle w:val="NoSpacing"/>
            </w:pPr>
            <w:ins w:id="4" w:author="Ume Sauda Ghanyani" w:date="2025-11-06T17:02:00Z" w16du:dateUtc="2025-11-06T12:02:00Z">
              <w:r>
                <w:t xml:space="preserve">ADDRESSED TAZAMA TEAM’S COMMENTS, </w:t>
              </w:r>
              <w:r w:rsidR="00E2523D">
                <w:t xml:space="preserve">ADDED ERD PROVIDED BY TAZAMA TEAM, TCS </w:t>
              </w:r>
            </w:ins>
            <w:ins w:id="5" w:author="Ume Sauda Ghanyani" w:date="2025-11-06T17:03:00Z" w16du:dateUtc="2025-11-06T12:03:00Z">
              <w:r w:rsidR="00E2523D">
                <w:t xml:space="preserve">DATA </w:t>
              </w:r>
            </w:ins>
          </w:p>
        </w:tc>
      </w:tr>
      <w:tr w:rsidR="00E7588A" w14:paraId="4D2C9D23" w14:textId="77777777" w:rsidTr="00744DC3">
        <w:tc>
          <w:tcPr>
            <w:tcW w:w="1413" w:type="dxa"/>
            <w:vAlign w:val="center"/>
          </w:tcPr>
          <w:p w14:paraId="23672998" w14:textId="77777777" w:rsidR="00E7588A" w:rsidRDefault="00E7588A" w:rsidP="00AD1F97">
            <w:pPr>
              <w:pStyle w:val="NoSpacing"/>
              <w:jc w:val="center"/>
            </w:pPr>
          </w:p>
        </w:tc>
        <w:tc>
          <w:tcPr>
            <w:tcW w:w="1372" w:type="dxa"/>
            <w:vAlign w:val="center"/>
          </w:tcPr>
          <w:p w14:paraId="47B366BD" w14:textId="77777777" w:rsidR="00E7588A" w:rsidRDefault="00E7588A" w:rsidP="00AD1F97">
            <w:pPr>
              <w:pStyle w:val="NoSpacing"/>
            </w:pPr>
          </w:p>
        </w:tc>
        <w:tc>
          <w:tcPr>
            <w:tcW w:w="1321" w:type="dxa"/>
            <w:vAlign w:val="center"/>
          </w:tcPr>
          <w:p w14:paraId="4879352E" w14:textId="77777777" w:rsidR="00E7588A" w:rsidRDefault="00E7588A" w:rsidP="00AD1F97">
            <w:pPr>
              <w:pStyle w:val="NoSpacing"/>
              <w:jc w:val="center"/>
            </w:pPr>
          </w:p>
        </w:tc>
        <w:tc>
          <w:tcPr>
            <w:tcW w:w="4910" w:type="dxa"/>
            <w:vAlign w:val="center"/>
          </w:tcPr>
          <w:p w14:paraId="6CF9FB5A" w14:textId="77777777" w:rsidR="00E7588A" w:rsidRDefault="00E7588A" w:rsidP="00AD1F97">
            <w:pPr>
              <w:pStyle w:val="NoSpacing"/>
            </w:pPr>
          </w:p>
        </w:tc>
      </w:tr>
      <w:tr w:rsidR="00E7588A" w14:paraId="00F925DF" w14:textId="77777777" w:rsidTr="00744DC3">
        <w:tc>
          <w:tcPr>
            <w:tcW w:w="1413" w:type="dxa"/>
            <w:vAlign w:val="center"/>
          </w:tcPr>
          <w:p w14:paraId="30D8331B" w14:textId="77777777" w:rsidR="00E7588A" w:rsidRDefault="00E7588A" w:rsidP="00AD1F97">
            <w:pPr>
              <w:pStyle w:val="NoSpacing"/>
              <w:jc w:val="center"/>
            </w:pPr>
          </w:p>
        </w:tc>
        <w:tc>
          <w:tcPr>
            <w:tcW w:w="1372" w:type="dxa"/>
            <w:vAlign w:val="center"/>
          </w:tcPr>
          <w:p w14:paraId="712D5917" w14:textId="77777777" w:rsidR="00E7588A" w:rsidRDefault="00E7588A" w:rsidP="00AD1F97">
            <w:pPr>
              <w:pStyle w:val="NoSpacing"/>
            </w:pPr>
          </w:p>
        </w:tc>
        <w:tc>
          <w:tcPr>
            <w:tcW w:w="1321" w:type="dxa"/>
            <w:vAlign w:val="center"/>
          </w:tcPr>
          <w:p w14:paraId="73BFAFBA" w14:textId="77777777" w:rsidR="00E7588A" w:rsidRDefault="00E7588A" w:rsidP="00AD1F97">
            <w:pPr>
              <w:pStyle w:val="NoSpacing"/>
              <w:jc w:val="center"/>
            </w:pPr>
          </w:p>
        </w:tc>
        <w:tc>
          <w:tcPr>
            <w:tcW w:w="4910" w:type="dxa"/>
            <w:vAlign w:val="center"/>
          </w:tcPr>
          <w:p w14:paraId="1BC573D3" w14:textId="77777777" w:rsidR="00E7588A" w:rsidRDefault="00E7588A" w:rsidP="00AD1F97">
            <w:pPr>
              <w:pStyle w:val="NoSpacing"/>
            </w:pPr>
          </w:p>
        </w:tc>
      </w:tr>
    </w:tbl>
    <w:p w14:paraId="312C361A" w14:textId="77777777" w:rsidR="006418C5" w:rsidRDefault="006418C5" w:rsidP="00692196"/>
    <w:p w14:paraId="247869F1" w14:textId="10E283DD" w:rsidR="00CB3764" w:rsidRDefault="00CB3764" w:rsidP="00990944">
      <w:r>
        <w:br w:type="page"/>
      </w:r>
    </w:p>
    <w:customXmlInsRangeStart w:id="6" w:author="Ume Sauda Ghanyani" w:date="2025-11-06T17:03:00Z"/>
    <w:sdt>
      <w:sdtPr>
        <w:rPr>
          <w:color w:val="auto"/>
          <w:sz w:val="20"/>
          <w:szCs w:val="20"/>
        </w:rPr>
        <w:id w:val="-1556540709"/>
        <w:docPartObj>
          <w:docPartGallery w:val="Table of Contents"/>
          <w:docPartUnique/>
        </w:docPartObj>
      </w:sdtPr>
      <w:sdtEndPr>
        <w:rPr>
          <w:b/>
          <w:bCs/>
          <w:noProof/>
        </w:rPr>
      </w:sdtEndPr>
      <w:sdtContent>
        <w:customXmlInsRangeEnd w:id="6"/>
        <w:p w14:paraId="0FB80F91" w14:textId="373A4604" w:rsidR="00E2523D" w:rsidRDefault="00E2523D">
          <w:pPr>
            <w:pStyle w:val="TOCHeading"/>
            <w:rPr>
              <w:ins w:id="7" w:author="Ume Sauda Ghanyani" w:date="2025-11-06T17:03:00Z" w16du:dateUtc="2025-11-06T12:03:00Z"/>
            </w:rPr>
          </w:pPr>
          <w:ins w:id="8" w:author="Ume Sauda Ghanyani" w:date="2025-11-06T17:03:00Z" w16du:dateUtc="2025-11-06T12:03:00Z">
            <w:r>
              <w:t>Contents</w:t>
            </w:r>
          </w:ins>
        </w:p>
        <w:p w14:paraId="19BCA7F8" w14:textId="19E6870B" w:rsidR="00E2523D" w:rsidRDefault="00E2523D">
          <w:pPr>
            <w:pStyle w:val="TOC1"/>
            <w:rPr>
              <w:rFonts w:asciiTheme="minorHAnsi" w:eastAsiaTheme="minorEastAsia" w:hAnsiTheme="minorHAnsi" w:cstheme="minorBidi"/>
              <w:noProof/>
              <w:kern w:val="2"/>
              <w:sz w:val="24"/>
              <w:szCs w:val="24"/>
              <w14:ligatures w14:val="standardContextual"/>
            </w:rPr>
          </w:pPr>
          <w:ins w:id="9" w:author="Ume Sauda Ghanyani" w:date="2025-11-06T17:03:00Z" w16du:dateUtc="2025-11-06T12:03:00Z">
            <w:r>
              <w:fldChar w:fldCharType="begin"/>
            </w:r>
            <w:r>
              <w:instrText xml:space="preserve"> TOC \o "1-3" \h \z \u </w:instrText>
            </w:r>
            <w:r>
              <w:fldChar w:fldCharType="separate"/>
            </w:r>
          </w:ins>
          <w:hyperlink w:anchor="_Toc213341025" w:history="1">
            <w:r w:rsidRPr="003710A1">
              <w:rPr>
                <w:rStyle w:val="Hyperlink"/>
                <w:noProof/>
              </w:rPr>
              <w:t>1.</w:t>
            </w:r>
            <w:r>
              <w:rPr>
                <w:rFonts w:asciiTheme="minorHAnsi" w:eastAsiaTheme="minorEastAsia" w:hAnsiTheme="minorHAnsi" w:cstheme="minorBidi"/>
                <w:noProof/>
                <w:kern w:val="2"/>
                <w:sz w:val="24"/>
                <w:szCs w:val="24"/>
                <w14:ligatures w14:val="standardContextual"/>
              </w:rPr>
              <w:tab/>
            </w:r>
            <w:r w:rsidRPr="003710A1">
              <w:rPr>
                <w:rStyle w:val="Hyperlink"/>
                <w:noProof/>
              </w:rPr>
              <w:t>Data Layer Design</w:t>
            </w:r>
            <w:r>
              <w:rPr>
                <w:noProof/>
                <w:webHidden/>
              </w:rPr>
              <w:tab/>
            </w:r>
            <w:r>
              <w:rPr>
                <w:noProof/>
                <w:webHidden/>
              </w:rPr>
              <w:fldChar w:fldCharType="begin"/>
            </w:r>
            <w:r>
              <w:rPr>
                <w:noProof/>
                <w:webHidden/>
              </w:rPr>
              <w:instrText xml:space="preserve"> PAGEREF _Toc213341025 \h </w:instrText>
            </w:r>
            <w:r>
              <w:rPr>
                <w:noProof/>
                <w:webHidden/>
              </w:rPr>
            </w:r>
            <w:r>
              <w:rPr>
                <w:noProof/>
                <w:webHidden/>
              </w:rPr>
              <w:fldChar w:fldCharType="separate"/>
            </w:r>
            <w:r>
              <w:rPr>
                <w:noProof/>
                <w:webHidden/>
              </w:rPr>
              <w:t>5</w:t>
            </w:r>
            <w:r>
              <w:rPr>
                <w:noProof/>
                <w:webHidden/>
              </w:rPr>
              <w:fldChar w:fldCharType="end"/>
            </w:r>
          </w:hyperlink>
        </w:p>
        <w:p w14:paraId="75849395" w14:textId="51B7A1CF"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26" w:history="1">
            <w:r w:rsidRPr="003710A1">
              <w:rPr>
                <w:rStyle w:val="Hyperlink"/>
                <w:noProof/>
              </w:rPr>
              <w:t>1.1</w:t>
            </w:r>
            <w:r>
              <w:rPr>
                <w:rFonts w:asciiTheme="minorHAnsi" w:eastAsiaTheme="minorEastAsia" w:hAnsiTheme="minorHAnsi" w:cstheme="minorBidi"/>
                <w:noProof/>
                <w:kern w:val="2"/>
                <w:sz w:val="24"/>
                <w:szCs w:val="24"/>
                <w14:ligatures w14:val="standardContextual"/>
              </w:rPr>
              <w:tab/>
            </w:r>
            <w:r w:rsidRPr="003710A1">
              <w:rPr>
                <w:rStyle w:val="Hyperlink"/>
                <w:noProof/>
              </w:rPr>
              <w:t>Layer Definitions</w:t>
            </w:r>
            <w:r>
              <w:rPr>
                <w:noProof/>
                <w:webHidden/>
              </w:rPr>
              <w:tab/>
            </w:r>
            <w:r>
              <w:rPr>
                <w:noProof/>
                <w:webHidden/>
              </w:rPr>
              <w:fldChar w:fldCharType="begin"/>
            </w:r>
            <w:r>
              <w:rPr>
                <w:noProof/>
                <w:webHidden/>
              </w:rPr>
              <w:instrText xml:space="preserve"> PAGEREF _Toc213341026 \h </w:instrText>
            </w:r>
            <w:r>
              <w:rPr>
                <w:noProof/>
                <w:webHidden/>
              </w:rPr>
            </w:r>
            <w:r>
              <w:rPr>
                <w:noProof/>
                <w:webHidden/>
              </w:rPr>
              <w:fldChar w:fldCharType="separate"/>
            </w:r>
            <w:r>
              <w:rPr>
                <w:noProof/>
                <w:webHidden/>
              </w:rPr>
              <w:t>5</w:t>
            </w:r>
            <w:r>
              <w:rPr>
                <w:noProof/>
                <w:webHidden/>
              </w:rPr>
              <w:fldChar w:fldCharType="end"/>
            </w:r>
          </w:hyperlink>
        </w:p>
        <w:p w14:paraId="7A1EA7B2" w14:textId="5805D316"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27" w:history="1">
            <w:r w:rsidRPr="003710A1">
              <w:rPr>
                <w:rStyle w:val="Hyperlink"/>
                <w:noProof/>
              </w:rPr>
              <w:t>1.2</w:t>
            </w:r>
            <w:r>
              <w:rPr>
                <w:rFonts w:asciiTheme="minorHAnsi" w:eastAsiaTheme="minorEastAsia" w:hAnsiTheme="minorHAnsi" w:cstheme="minorBidi"/>
                <w:noProof/>
                <w:kern w:val="2"/>
                <w:sz w:val="24"/>
                <w:szCs w:val="24"/>
                <w14:ligatures w14:val="standardContextual"/>
              </w:rPr>
              <w:tab/>
            </w:r>
            <w:r w:rsidRPr="003710A1">
              <w:rPr>
                <w:rStyle w:val="Hyperlink"/>
                <w:noProof/>
              </w:rPr>
              <w:t>Data Flow Architecture</w:t>
            </w:r>
            <w:r>
              <w:rPr>
                <w:noProof/>
                <w:webHidden/>
              </w:rPr>
              <w:tab/>
            </w:r>
            <w:r>
              <w:rPr>
                <w:noProof/>
                <w:webHidden/>
              </w:rPr>
              <w:fldChar w:fldCharType="begin"/>
            </w:r>
            <w:r>
              <w:rPr>
                <w:noProof/>
                <w:webHidden/>
              </w:rPr>
              <w:instrText xml:space="preserve"> PAGEREF _Toc213341027 \h </w:instrText>
            </w:r>
            <w:r>
              <w:rPr>
                <w:noProof/>
                <w:webHidden/>
              </w:rPr>
            </w:r>
            <w:r>
              <w:rPr>
                <w:noProof/>
                <w:webHidden/>
              </w:rPr>
              <w:fldChar w:fldCharType="separate"/>
            </w:r>
            <w:r>
              <w:rPr>
                <w:noProof/>
                <w:webHidden/>
              </w:rPr>
              <w:t>5</w:t>
            </w:r>
            <w:r>
              <w:rPr>
                <w:noProof/>
                <w:webHidden/>
              </w:rPr>
              <w:fldChar w:fldCharType="end"/>
            </w:r>
          </w:hyperlink>
        </w:p>
        <w:p w14:paraId="05145F83" w14:textId="2EC497D1"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28" w:history="1">
            <w:r w:rsidRPr="003710A1">
              <w:rPr>
                <w:rStyle w:val="Hyperlink"/>
                <w:noProof/>
              </w:rPr>
              <w:t>1.3</w:t>
            </w:r>
            <w:r>
              <w:rPr>
                <w:rFonts w:asciiTheme="minorHAnsi" w:eastAsiaTheme="minorEastAsia" w:hAnsiTheme="minorHAnsi" w:cstheme="minorBidi"/>
                <w:noProof/>
                <w:kern w:val="2"/>
                <w:sz w:val="24"/>
                <w:szCs w:val="24"/>
                <w14:ligatures w14:val="standardContextual"/>
              </w:rPr>
              <w:tab/>
            </w:r>
            <w:r w:rsidRPr="003710A1">
              <w:rPr>
                <w:rStyle w:val="Hyperlink"/>
                <w:noProof/>
              </w:rPr>
              <w:t>Schema Design Principles</w:t>
            </w:r>
            <w:r>
              <w:rPr>
                <w:noProof/>
                <w:webHidden/>
              </w:rPr>
              <w:tab/>
            </w:r>
            <w:r>
              <w:rPr>
                <w:noProof/>
                <w:webHidden/>
              </w:rPr>
              <w:fldChar w:fldCharType="begin"/>
            </w:r>
            <w:r>
              <w:rPr>
                <w:noProof/>
                <w:webHidden/>
              </w:rPr>
              <w:instrText xml:space="preserve"> PAGEREF _Toc213341028 \h </w:instrText>
            </w:r>
            <w:r>
              <w:rPr>
                <w:noProof/>
                <w:webHidden/>
              </w:rPr>
            </w:r>
            <w:r>
              <w:rPr>
                <w:noProof/>
                <w:webHidden/>
              </w:rPr>
              <w:fldChar w:fldCharType="separate"/>
            </w:r>
            <w:r>
              <w:rPr>
                <w:noProof/>
                <w:webHidden/>
              </w:rPr>
              <w:t>5</w:t>
            </w:r>
            <w:r>
              <w:rPr>
                <w:noProof/>
                <w:webHidden/>
              </w:rPr>
              <w:fldChar w:fldCharType="end"/>
            </w:r>
          </w:hyperlink>
        </w:p>
        <w:p w14:paraId="79A0E433" w14:textId="09E107BF"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29" w:history="1">
            <w:r w:rsidRPr="003710A1">
              <w:rPr>
                <w:rStyle w:val="Hyperlink"/>
                <w:noProof/>
              </w:rPr>
              <w:t>1.4</w:t>
            </w:r>
            <w:r>
              <w:rPr>
                <w:rFonts w:asciiTheme="minorHAnsi" w:eastAsiaTheme="minorEastAsia" w:hAnsiTheme="minorHAnsi" w:cstheme="minorBidi"/>
                <w:noProof/>
                <w:kern w:val="2"/>
                <w:sz w:val="24"/>
                <w:szCs w:val="24"/>
                <w14:ligatures w14:val="standardContextual"/>
              </w:rPr>
              <w:tab/>
            </w:r>
            <w:r w:rsidRPr="003710A1">
              <w:rPr>
                <w:rStyle w:val="Hyperlink"/>
                <w:noProof/>
              </w:rPr>
              <w:t>Primary and Foreign Key Strategy</w:t>
            </w:r>
            <w:r>
              <w:rPr>
                <w:noProof/>
                <w:webHidden/>
              </w:rPr>
              <w:tab/>
            </w:r>
            <w:r>
              <w:rPr>
                <w:noProof/>
                <w:webHidden/>
              </w:rPr>
              <w:fldChar w:fldCharType="begin"/>
            </w:r>
            <w:r>
              <w:rPr>
                <w:noProof/>
                <w:webHidden/>
              </w:rPr>
              <w:instrText xml:space="preserve"> PAGEREF _Toc213341029 \h </w:instrText>
            </w:r>
            <w:r>
              <w:rPr>
                <w:noProof/>
                <w:webHidden/>
              </w:rPr>
            </w:r>
            <w:r>
              <w:rPr>
                <w:noProof/>
                <w:webHidden/>
              </w:rPr>
              <w:fldChar w:fldCharType="separate"/>
            </w:r>
            <w:r>
              <w:rPr>
                <w:noProof/>
                <w:webHidden/>
              </w:rPr>
              <w:t>9</w:t>
            </w:r>
            <w:r>
              <w:rPr>
                <w:noProof/>
                <w:webHidden/>
              </w:rPr>
              <w:fldChar w:fldCharType="end"/>
            </w:r>
          </w:hyperlink>
        </w:p>
        <w:p w14:paraId="2C5F80E6" w14:textId="37D47D5B"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0" w:history="1">
            <w:r w:rsidRPr="003710A1">
              <w:rPr>
                <w:rStyle w:val="Hyperlink"/>
                <w:noProof/>
              </w:rPr>
              <w:t>1.5</w:t>
            </w:r>
            <w:r>
              <w:rPr>
                <w:rFonts w:asciiTheme="minorHAnsi" w:eastAsiaTheme="minorEastAsia" w:hAnsiTheme="minorHAnsi" w:cstheme="minorBidi"/>
                <w:noProof/>
                <w:kern w:val="2"/>
                <w:sz w:val="24"/>
                <w:szCs w:val="24"/>
                <w14:ligatures w14:val="standardContextual"/>
              </w:rPr>
              <w:tab/>
            </w:r>
            <w:r w:rsidRPr="003710A1">
              <w:rPr>
                <w:rStyle w:val="Hyperlink"/>
                <w:noProof/>
              </w:rPr>
              <w:t>Data Validation and Enrichment Rules</w:t>
            </w:r>
            <w:r>
              <w:rPr>
                <w:noProof/>
                <w:webHidden/>
              </w:rPr>
              <w:tab/>
            </w:r>
            <w:r>
              <w:rPr>
                <w:noProof/>
                <w:webHidden/>
              </w:rPr>
              <w:fldChar w:fldCharType="begin"/>
            </w:r>
            <w:r>
              <w:rPr>
                <w:noProof/>
                <w:webHidden/>
              </w:rPr>
              <w:instrText xml:space="preserve"> PAGEREF _Toc213341030 \h </w:instrText>
            </w:r>
            <w:r>
              <w:rPr>
                <w:noProof/>
                <w:webHidden/>
              </w:rPr>
            </w:r>
            <w:r>
              <w:rPr>
                <w:noProof/>
                <w:webHidden/>
              </w:rPr>
              <w:fldChar w:fldCharType="separate"/>
            </w:r>
            <w:r>
              <w:rPr>
                <w:noProof/>
                <w:webHidden/>
              </w:rPr>
              <w:t>9</w:t>
            </w:r>
            <w:r>
              <w:rPr>
                <w:noProof/>
                <w:webHidden/>
              </w:rPr>
              <w:fldChar w:fldCharType="end"/>
            </w:r>
          </w:hyperlink>
        </w:p>
        <w:p w14:paraId="66E0C182" w14:textId="59449205"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1" w:history="1">
            <w:r w:rsidRPr="003710A1">
              <w:rPr>
                <w:rStyle w:val="Hyperlink"/>
                <w:noProof/>
              </w:rPr>
              <w:t>1.6</w:t>
            </w:r>
            <w:r>
              <w:rPr>
                <w:rFonts w:asciiTheme="minorHAnsi" w:eastAsiaTheme="minorEastAsia" w:hAnsiTheme="minorHAnsi" w:cstheme="minorBidi"/>
                <w:noProof/>
                <w:kern w:val="2"/>
                <w:sz w:val="24"/>
                <w:szCs w:val="24"/>
                <w14:ligatures w14:val="standardContextual"/>
              </w:rPr>
              <w:tab/>
            </w:r>
            <w:r w:rsidRPr="003710A1">
              <w:rPr>
                <w:rStyle w:val="Hyperlink"/>
                <w:noProof/>
              </w:rPr>
              <w:t>Versioning</w:t>
            </w:r>
            <w:r>
              <w:rPr>
                <w:noProof/>
                <w:webHidden/>
              </w:rPr>
              <w:tab/>
            </w:r>
            <w:r>
              <w:rPr>
                <w:noProof/>
                <w:webHidden/>
              </w:rPr>
              <w:fldChar w:fldCharType="begin"/>
            </w:r>
            <w:r>
              <w:rPr>
                <w:noProof/>
                <w:webHidden/>
              </w:rPr>
              <w:instrText xml:space="preserve"> PAGEREF _Toc213341031 \h </w:instrText>
            </w:r>
            <w:r>
              <w:rPr>
                <w:noProof/>
                <w:webHidden/>
              </w:rPr>
            </w:r>
            <w:r>
              <w:rPr>
                <w:noProof/>
                <w:webHidden/>
              </w:rPr>
              <w:fldChar w:fldCharType="separate"/>
            </w:r>
            <w:r>
              <w:rPr>
                <w:noProof/>
                <w:webHidden/>
              </w:rPr>
              <w:t>9</w:t>
            </w:r>
            <w:r>
              <w:rPr>
                <w:noProof/>
                <w:webHidden/>
              </w:rPr>
              <w:fldChar w:fldCharType="end"/>
            </w:r>
          </w:hyperlink>
        </w:p>
        <w:p w14:paraId="576C7CC7" w14:textId="1CC88387"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2" w:history="1">
            <w:r w:rsidRPr="003710A1">
              <w:rPr>
                <w:rStyle w:val="Hyperlink"/>
                <w:noProof/>
              </w:rPr>
              <w:t>1.7</w:t>
            </w:r>
            <w:r>
              <w:rPr>
                <w:rFonts w:asciiTheme="minorHAnsi" w:eastAsiaTheme="minorEastAsia" w:hAnsiTheme="minorHAnsi" w:cstheme="minorBidi"/>
                <w:noProof/>
                <w:kern w:val="2"/>
                <w:sz w:val="24"/>
                <w:szCs w:val="24"/>
                <w14:ligatures w14:val="standardContextual"/>
              </w:rPr>
              <w:tab/>
            </w:r>
            <w:r w:rsidRPr="003710A1">
              <w:rPr>
                <w:rStyle w:val="Hyperlink"/>
                <w:noProof/>
              </w:rPr>
              <w:t>Source Traceability</w:t>
            </w:r>
            <w:r>
              <w:rPr>
                <w:noProof/>
                <w:webHidden/>
              </w:rPr>
              <w:tab/>
            </w:r>
            <w:r>
              <w:rPr>
                <w:noProof/>
                <w:webHidden/>
              </w:rPr>
              <w:fldChar w:fldCharType="begin"/>
            </w:r>
            <w:r>
              <w:rPr>
                <w:noProof/>
                <w:webHidden/>
              </w:rPr>
              <w:instrText xml:space="preserve"> PAGEREF _Toc213341032 \h </w:instrText>
            </w:r>
            <w:r>
              <w:rPr>
                <w:noProof/>
                <w:webHidden/>
              </w:rPr>
            </w:r>
            <w:r>
              <w:rPr>
                <w:noProof/>
                <w:webHidden/>
              </w:rPr>
              <w:fldChar w:fldCharType="separate"/>
            </w:r>
            <w:r>
              <w:rPr>
                <w:noProof/>
                <w:webHidden/>
              </w:rPr>
              <w:t>9</w:t>
            </w:r>
            <w:r>
              <w:rPr>
                <w:noProof/>
                <w:webHidden/>
              </w:rPr>
              <w:fldChar w:fldCharType="end"/>
            </w:r>
          </w:hyperlink>
        </w:p>
        <w:p w14:paraId="77FBD55A" w14:textId="3A573C8E" w:rsidR="00E2523D" w:rsidRDefault="00E2523D">
          <w:pPr>
            <w:pStyle w:val="TOC1"/>
            <w:rPr>
              <w:rFonts w:asciiTheme="minorHAnsi" w:eastAsiaTheme="minorEastAsia" w:hAnsiTheme="minorHAnsi" w:cstheme="minorBidi"/>
              <w:noProof/>
              <w:kern w:val="2"/>
              <w:sz w:val="24"/>
              <w:szCs w:val="24"/>
              <w14:ligatures w14:val="standardContextual"/>
            </w:rPr>
          </w:pPr>
          <w:hyperlink w:anchor="_Toc213341033" w:history="1">
            <w:r w:rsidRPr="003710A1">
              <w:rPr>
                <w:rStyle w:val="Hyperlink"/>
                <w:noProof/>
              </w:rPr>
              <w:t>2.</w:t>
            </w:r>
            <w:r>
              <w:rPr>
                <w:rFonts w:asciiTheme="minorHAnsi" w:eastAsiaTheme="minorEastAsia" w:hAnsiTheme="minorHAnsi" w:cstheme="minorBidi"/>
                <w:noProof/>
                <w:kern w:val="2"/>
                <w:sz w:val="24"/>
                <w:szCs w:val="24"/>
                <w14:ligatures w14:val="standardContextual"/>
              </w:rPr>
              <w:tab/>
            </w:r>
            <w:r w:rsidRPr="003710A1">
              <w:rPr>
                <w:rStyle w:val="Hyperlink"/>
                <w:noProof/>
              </w:rPr>
              <w:t>Ingestion and Transformation Pipelines</w:t>
            </w:r>
            <w:r>
              <w:rPr>
                <w:noProof/>
                <w:webHidden/>
              </w:rPr>
              <w:tab/>
            </w:r>
            <w:r>
              <w:rPr>
                <w:noProof/>
                <w:webHidden/>
              </w:rPr>
              <w:fldChar w:fldCharType="begin"/>
            </w:r>
            <w:r>
              <w:rPr>
                <w:noProof/>
                <w:webHidden/>
              </w:rPr>
              <w:instrText xml:space="preserve"> PAGEREF _Toc213341033 \h </w:instrText>
            </w:r>
            <w:r>
              <w:rPr>
                <w:noProof/>
                <w:webHidden/>
              </w:rPr>
            </w:r>
            <w:r>
              <w:rPr>
                <w:noProof/>
                <w:webHidden/>
              </w:rPr>
              <w:fldChar w:fldCharType="separate"/>
            </w:r>
            <w:r>
              <w:rPr>
                <w:noProof/>
                <w:webHidden/>
              </w:rPr>
              <w:t>10</w:t>
            </w:r>
            <w:r>
              <w:rPr>
                <w:noProof/>
                <w:webHidden/>
              </w:rPr>
              <w:fldChar w:fldCharType="end"/>
            </w:r>
          </w:hyperlink>
        </w:p>
        <w:p w14:paraId="1334CF97" w14:textId="014A3F3D"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4" w:history="1">
            <w:r w:rsidRPr="003710A1">
              <w:rPr>
                <w:rStyle w:val="Hyperlink"/>
                <w:noProof/>
              </w:rPr>
              <w:t>2.1</w:t>
            </w:r>
            <w:r>
              <w:rPr>
                <w:rFonts w:asciiTheme="minorHAnsi" w:eastAsiaTheme="minorEastAsia" w:hAnsiTheme="minorHAnsi" w:cstheme="minorBidi"/>
                <w:noProof/>
                <w:kern w:val="2"/>
                <w:sz w:val="24"/>
                <w:szCs w:val="24"/>
                <w14:ligatures w14:val="standardContextual"/>
              </w:rPr>
              <w:tab/>
            </w:r>
            <w:r w:rsidRPr="003710A1">
              <w:rPr>
                <w:rStyle w:val="Hyperlink"/>
                <w:noProof/>
              </w:rPr>
              <w:t>Ingestion Sources</w:t>
            </w:r>
            <w:r>
              <w:rPr>
                <w:noProof/>
                <w:webHidden/>
              </w:rPr>
              <w:tab/>
            </w:r>
            <w:r>
              <w:rPr>
                <w:noProof/>
                <w:webHidden/>
              </w:rPr>
              <w:fldChar w:fldCharType="begin"/>
            </w:r>
            <w:r>
              <w:rPr>
                <w:noProof/>
                <w:webHidden/>
              </w:rPr>
              <w:instrText xml:space="preserve"> PAGEREF _Toc213341034 \h </w:instrText>
            </w:r>
            <w:r>
              <w:rPr>
                <w:noProof/>
                <w:webHidden/>
              </w:rPr>
            </w:r>
            <w:r>
              <w:rPr>
                <w:noProof/>
                <w:webHidden/>
              </w:rPr>
              <w:fldChar w:fldCharType="separate"/>
            </w:r>
            <w:r>
              <w:rPr>
                <w:noProof/>
                <w:webHidden/>
              </w:rPr>
              <w:t>10</w:t>
            </w:r>
            <w:r>
              <w:rPr>
                <w:noProof/>
                <w:webHidden/>
              </w:rPr>
              <w:fldChar w:fldCharType="end"/>
            </w:r>
          </w:hyperlink>
        </w:p>
        <w:p w14:paraId="6C0C8AED" w14:textId="058A885B"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5" w:history="1">
            <w:r w:rsidRPr="003710A1">
              <w:rPr>
                <w:rStyle w:val="Hyperlink"/>
                <w:noProof/>
              </w:rPr>
              <w:t>2.2</w:t>
            </w:r>
            <w:r>
              <w:rPr>
                <w:rFonts w:asciiTheme="minorHAnsi" w:eastAsiaTheme="minorEastAsia" w:hAnsiTheme="minorHAnsi" w:cstheme="minorBidi"/>
                <w:noProof/>
                <w:kern w:val="2"/>
                <w:sz w:val="24"/>
                <w:szCs w:val="24"/>
                <w14:ligatures w14:val="standardContextual"/>
              </w:rPr>
              <w:tab/>
            </w:r>
            <w:r w:rsidRPr="003710A1">
              <w:rPr>
                <w:rStyle w:val="Hyperlink"/>
                <w:noProof/>
              </w:rPr>
              <w:t>NiFi Flow Configuration</w:t>
            </w:r>
            <w:r>
              <w:rPr>
                <w:noProof/>
                <w:webHidden/>
              </w:rPr>
              <w:tab/>
            </w:r>
            <w:r>
              <w:rPr>
                <w:noProof/>
                <w:webHidden/>
              </w:rPr>
              <w:fldChar w:fldCharType="begin"/>
            </w:r>
            <w:r>
              <w:rPr>
                <w:noProof/>
                <w:webHidden/>
              </w:rPr>
              <w:instrText xml:space="preserve"> PAGEREF _Toc213341035 \h </w:instrText>
            </w:r>
            <w:r>
              <w:rPr>
                <w:noProof/>
                <w:webHidden/>
              </w:rPr>
            </w:r>
            <w:r>
              <w:rPr>
                <w:noProof/>
                <w:webHidden/>
              </w:rPr>
              <w:fldChar w:fldCharType="separate"/>
            </w:r>
            <w:r>
              <w:rPr>
                <w:noProof/>
                <w:webHidden/>
              </w:rPr>
              <w:t>10</w:t>
            </w:r>
            <w:r>
              <w:rPr>
                <w:noProof/>
                <w:webHidden/>
              </w:rPr>
              <w:fldChar w:fldCharType="end"/>
            </w:r>
          </w:hyperlink>
        </w:p>
        <w:p w14:paraId="383A9358" w14:textId="75C72250"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6" w:history="1">
            <w:r w:rsidRPr="003710A1">
              <w:rPr>
                <w:rStyle w:val="Hyperlink"/>
                <w:noProof/>
              </w:rPr>
              <w:t>2.3</w:t>
            </w:r>
            <w:r>
              <w:rPr>
                <w:rFonts w:asciiTheme="minorHAnsi" w:eastAsiaTheme="minorEastAsia" w:hAnsiTheme="minorHAnsi" w:cstheme="minorBidi"/>
                <w:noProof/>
                <w:kern w:val="2"/>
                <w:sz w:val="24"/>
                <w:szCs w:val="24"/>
                <w14:ligatures w14:val="standardContextual"/>
              </w:rPr>
              <w:tab/>
            </w:r>
            <w:r w:rsidRPr="003710A1">
              <w:rPr>
                <w:rStyle w:val="Hyperlink"/>
                <w:noProof/>
              </w:rPr>
              <w:t>Transformation Logic</w:t>
            </w:r>
            <w:r>
              <w:rPr>
                <w:noProof/>
                <w:webHidden/>
              </w:rPr>
              <w:tab/>
            </w:r>
            <w:r>
              <w:rPr>
                <w:noProof/>
                <w:webHidden/>
              </w:rPr>
              <w:fldChar w:fldCharType="begin"/>
            </w:r>
            <w:r>
              <w:rPr>
                <w:noProof/>
                <w:webHidden/>
              </w:rPr>
              <w:instrText xml:space="preserve"> PAGEREF _Toc213341036 \h </w:instrText>
            </w:r>
            <w:r>
              <w:rPr>
                <w:noProof/>
                <w:webHidden/>
              </w:rPr>
            </w:r>
            <w:r>
              <w:rPr>
                <w:noProof/>
                <w:webHidden/>
              </w:rPr>
              <w:fldChar w:fldCharType="separate"/>
            </w:r>
            <w:r>
              <w:rPr>
                <w:noProof/>
                <w:webHidden/>
              </w:rPr>
              <w:t>10</w:t>
            </w:r>
            <w:r>
              <w:rPr>
                <w:noProof/>
                <w:webHidden/>
              </w:rPr>
              <w:fldChar w:fldCharType="end"/>
            </w:r>
          </w:hyperlink>
        </w:p>
        <w:p w14:paraId="3A336A84" w14:textId="01C9C8F9"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37" w:history="1">
            <w:r w:rsidRPr="003710A1">
              <w:rPr>
                <w:rStyle w:val="Hyperlink"/>
                <w:noProof/>
              </w:rPr>
              <w:t>2.4</w:t>
            </w:r>
            <w:r>
              <w:rPr>
                <w:rFonts w:asciiTheme="minorHAnsi" w:eastAsiaTheme="minorEastAsia" w:hAnsiTheme="minorHAnsi" w:cstheme="minorBidi"/>
                <w:noProof/>
                <w:kern w:val="2"/>
                <w:sz w:val="24"/>
                <w:szCs w:val="24"/>
                <w14:ligatures w14:val="standardContextual"/>
              </w:rPr>
              <w:tab/>
            </w:r>
            <w:r w:rsidRPr="003710A1">
              <w:rPr>
                <w:rStyle w:val="Hyperlink"/>
                <w:noProof/>
              </w:rPr>
              <w:t>Data Quality Check</w:t>
            </w:r>
            <w:r>
              <w:rPr>
                <w:noProof/>
                <w:webHidden/>
              </w:rPr>
              <w:tab/>
            </w:r>
            <w:r>
              <w:rPr>
                <w:noProof/>
                <w:webHidden/>
              </w:rPr>
              <w:fldChar w:fldCharType="begin"/>
            </w:r>
            <w:r>
              <w:rPr>
                <w:noProof/>
                <w:webHidden/>
              </w:rPr>
              <w:instrText xml:space="preserve"> PAGEREF _Toc213341037 \h </w:instrText>
            </w:r>
            <w:r>
              <w:rPr>
                <w:noProof/>
                <w:webHidden/>
              </w:rPr>
            </w:r>
            <w:r>
              <w:rPr>
                <w:noProof/>
                <w:webHidden/>
              </w:rPr>
              <w:fldChar w:fldCharType="separate"/>
            </w:r>
            <w:r>
              <w:rPr>
                <w:noProof/>
                <w:webHidden/>
              </w:rPr>
              <w:t>10</w:t>
            </w:r>
            <w:r>
              <w:rPr>
                <w:noProof/>
                <w:webHidden/>
              </w:rPr>
              <w:fldChar w:fldCharType="end"/>
            </w:r>
          </w:hyperlink>
        </w:p>
        <w:p w14:paraId="618A11BC" w14:textId="0167FB8E" w:rsidR="00E2523D" w:rsidRDefault="00E2523D">
          <w:pPr>
            <w:pStyle w:val="TOC1"/>
            <w:rPr>
              <w:rFonts w:asciiTheme="minorHAnsi" w:eastAsiaTheme="minorEastAsia" w:hAnsiTheme="minorHAnsi" w:cstheme="minorBidi"/>
              <w:noProof/>
              <w:kern w:val="2"/>
              <w:sz w:val="24"/>
              <w:szCs w:val="24"/>
              <w14:ligatures w14:val="standardContextual"/>
            </w:rPr>
          </w:pPr>
          <w:hyperlink w:anchor="_Toc213341038" w:history="1">
            <w:r>
              <w:rPr>
                <w:rFonts w:asciiTheme="minorHAnsi" w:eastAsiaTheme="minorEastAsia" w:hAnsiTheme="minorHAnsi" w:cstheme="minorBidi"/>
                <w:noProof/>
                <w:kern w:val="2"/>
                <w:sz w:val="24"/>
                <w:szCs w:val="24"/>
                <w14:ligatures w14:val="standardContextual"/>
              </w:rPr>
              <w:tab/>
            </w:r>
            <w:r w:rsidRPr="003710A1">
              <w:rPr>
                <w:rStyle w:val="Hyperlink"/>
                <w:noProof/>
              </w:rPr>
              <w:t>Entity Relationship Model (ERD) Reference and Data Structuring Approach</w:t>
            </w:r>
            <w:r>
              <w:rPr>
                <w:noProof/>
                <w:webHidden/>
              </w:rPr>
              <w:tab/>
            </w:r>
            <w:r>
              <w:rPr>
                <w:noProof/>
                <w:webHidden/>
              </w:rPr>
              <w:fldChar w:fldCharType="begin"/>
            </w:r>
            <w:r>
              <w:rPr>
                <w:noProof/>
                <w:webHidden/>
              </w:rPr>
              <w:instrText xml:space="preserve"> PAGEREF _Toc213341038 \h </w:instrText>
            </w:r>
            <w:r>
              <w:rPr>
                <w:noProof/>
                <w:webHidden/>
              </w:rPr>
            </w:r>
            <w:r>
              <w:rPr>
                <w:noProof/>
                <w:webHidden/>
              </w:rPr>
              <w:fldChar w:fldCharType="separate"/>
            </w:r>
            <w:r>
              <w:rPr>
                <w:noProof/>
                <w:webHidden/>
              </w:rPr>
              <w:t>11</w:t>
            </w:r>
            <w:r>
              <w:rPr>
                <w:noProof/>
                <w:webHidden/>
              </w:rPr>
              <w:fldChar w:fldCharType="end"/>
            </w:r>
          </w:hyperlink>
        </w:p>
        <w:p w14:paraId="08D73397" w14:textId="239430E5" w:rsidR="00E2523D" w:rsidRDefault="00E2523D">
          <w:pPr>
            <w:pStyle w:val="TOC1"/>
            <w:rPr>
              <w:rFonts w:asciiTheme="minorHAnsi" w:eastAsiaTheme="minorEastAsia" w:hAnsiTheme="minorHAnsi" w:cstheme="minorBidi"/>
              <w:noProof/>
              <w:kern w:val="2"/>
              <w:sz w:val="24"/>
              <w:szCs w:val="24"/>
              <w14:ligatures w14:val="standardContextual"/>
            </w:rPr>
          </w:pPr>
          <w:hyperlink w:anchor="_Toc213341039" w:history="1">
            <w:r w:rsidRPr="003710A1">
              <w:rPr>
                <w:rStyle w:val="Hyperlink"/>
                <w:noProof/>
              </w:rPr>
              <w:t>3.</w:t>
            </w:r>
            <w:r>
              <w:rPr>
                <w:rFonts w:asciiTheme="minorHAnsi" w:eastAsiaTheme="minorEastAsia" w:hAnsiTheme="minorHAnsi" w:cstheme="minorBidi"/>
                <w:noProof/>
                <w:kern w:val="2"/>
                <w:sz w:val="24"/>
                <w:szCs w:val="24"/>
                <w14:ligatures w14:val="standardContextual"/>
              </w:rPr>
              <w:tab/>
            </w:r>
            <w:r w:rsidRPr="003710A1">
              <w:rPr>
                <w:rStyle w:val="Hyperlink"/>
                <w:noProof/>
              </w:rPr>
              <w:t>Postgres Collection into Data Lake House Layers</w:t>
            </w:r>
            <w:r>
              <w:rPr>
                <w:noProof/>
                <w:webHidden/>
              </w:rPr>
              <w:tab/>
            </w:r>
            <w:r>
              <w:rPr>
                <w:noProof/>
                <w:webHidden/>
              </w:rPr>
              <w:fldChar w:fldCharType="begin"/>
            </w:r>
            <w:r>
              <w:rPr>
                <w:noProof/>
                <w:webHidden/>
              </w:rPr>
              <w:instrText xml:space="preserve"> PAGEREF _Toc213341039 \h </w:instrText>
            </w:r>
            <w:r>
              <w:rPr>
                <w:noProof/>
                <w:webHidden/>
              </w:rPr>
            </w:r>
            <w:r>
              <w:rPr>
                <w:noProof/>
                <w:webHidden/>
              </w:rPr>
              <w:fldChar w:fldCharType="separate"/>
            </w:r>
            <w:r>
              <w:rPr>
                <w:noProof/>
                <w:webHidden/>
              </w:rPr>
              <w:t>12</w:t>
            </w:r>
            <w:r>
              <w:rPr>
                <w:noProof/>
                <w:webHidden/>
              </w:rPr>
              <w:fldChar w:fldCharType="end"/>
            </w:r>
          </w:hyperlink>
        </w:p>
        <w:p w14:paraId="42E2D69C" w14:textId="20D1155D"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40" w:history="1">
            <w:r>
              <w:rPr>
                <w:rFonts w:asciiTheme="minorHAnsi" w:eastAsiaTheme="minorEastAsia" w:hAnsiTheme="minorHAnsi" w:cstheme="minorBidi"/>
                <w:noProof/>
                <w:kern w:val="2"/>
                <w:sz w:val="24"/>
                <w:szCs w:val="24"/>
                <w14:ligatures w14:val="standardContextual"/>
              </w:rPr>
              <w:tab/>
            </w:r>
            <w:r w:rsidRPr="003710A1">
              <w:rPr>
                <w:rStyle w:val="Hyperlink"/>
                <w:noProof/>
              </w:rPr>
              <w:t>Event History</w:t>
            </w:r>
            <w:r>
              <w:rPr>
                <w:noProof/>
                <w:webHidden/>
              </w:rPr>
              <w:tab/>
            </w:r>
            <w:r>
              <w:rPr>
                <w:noProof/>
                <w:webHidden/>
              </w:rPr>
              <w:fldChar w:fldCharType="begin"/>
            </w:r>
            <w:r>
              <w:rPr>
                <w:noProof/>
                <w:webHidden/>
              </w:rPr>
              <w:instrText xml:space="preserve"> PAGEREF _Toc213341040 \h </w:instrText>
            </w:r>
            <w:r>
              <w:rPr>
                <w:noProof/>
                <w:webHidden/>
              </w:rPr>
            </w:r>
            <w:r>
              <w:rPr>
                <w:noProof/>
                <w:webHidden/>
              </w:rPr>
              <w:fldChar w:fldCharType="separate"/>
            </w:r>
            <w:r>
              <w:rPr>
                <w:noProof/>
                <w:webHidden/>
              </w:rPr>
              <w:t>14</w:t>
            </w:r>
            <w:r>
              <w:rPr>
                <w:noProof/>
                <w:webHidden/>
              </w:rPr>
              <w:fldChar w:fldCharType="end"/>
            </w:r>
          </w:hyperlink>
        </w:p>
        <w:p w14:paraId="135005B4" w14:textId="351D6EE1" w:rsidR="00E2523D" w:rsidRDefault="00E2523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13341041" w:history="1">
            <w:r w:rsidRPr="003710A1">
              <w:rPr>
                <w:rStyle w:val="Hyperlink"/>
                <w:noProof/>
              </w:rPr>
              <w:t>3.1</w:t>
            </w:r>
            <w:r>
              <w:rPr>
                <w:noProof/>
                <w:webHidden/>
              </w:rPr>
              <w:tab/>
            </w:r>
            <w:r>
              <w:rPr>
                <w:noProof/>
                <w:webHidden/>
              </w:rPr>
              <w:fldChar w:fldCharType="begin"/>
            </w:r>
            <w:r>
              <w:rPr>
                <w:noProof/>
                <w:webHidden/>
              </w:rPr>
              <w:instrText xml:space="preserve"> PAGEREF _Toc213341041 \h </w:instrText>
            </w:r>
            <w:r>
              <w:rPr>
                <w:noProof/>
                <w:webHidden/>
              </w:rPr>
            </w:r>
            <w:r>
              <w:rPr>
                <w:noProof/>
                <w:webHidden/>
              </w:rPr>
              <w:fldChar w:fldCharType="separate"/>
            </w:r>
            <w:r>
              <w:rPr>
                <w:noProof/>
                <w:webHidden/>
              </w:rPr>
              <w:t>14</w:t>
            </w:r>
            <w:r>
              <w:rPr>
                <w:noProof/>
                <w:webHidden/>
              </w:rPr>
              <w:fldChar w:fldCharType="end"/>
            </w:r>
          </w:hyperlink>
        </w:p>
        <w:p w14:paraId="7FF7747F" w14:textId="609C6BC6"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2" w:history="1">
            <w:r w:rsidRPr="003710A1">
              <w:rPr>
                <w:rStyle w:val="Hyperlink"/>
                <w:noProof/>
              </w:rPr>
              <w:t>3.1.1</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Core identifiers, lineage &amp; relationship anchors </w:t>
            </w:r>
            <w:r>
              <w:rPr>
                <w:noProof/>
                <w:webHidden/>
              </w:rPr>
              <w:tab/>
            </w:r>
            <w:r>
              <w:rPr>
                <w:noProof/>
                <w:webHidden/>
              </w:rPr>
              <w:fldChar w:fldCharType="begin"/>
            </w:r>
            <w:r>
              <w:rPr>
                <w:noProof/>
                <w:webHidden/>
              </w:rPr>
              <w:instrText xml:space="preserve"> PAGEREF _Toc213341042 \h </w:instrText>
            </w:r>
            <w:r>
              <w:rPr>
                <w:noProof/>
                <w:webHidden/>
              </w:rPr>
            </w:r>
            <w:r>
              <w:rPr>
                <w:noProof/>
                <w:webHidden/>
              </w:rPr>
              <w:fldChar w:fldCharType="separate"/>
            </w:r>
            <w:r>
              <w:rPr>
                <w:noProof/>
                <w:webHidden/>
              </w:rPr>
              <w:t>14</w:t>
            </w:r>
            <w:r>
              <w:rPr>
                <w:noProof/>
                <w:webHidden/>
              </w:rPr>
              <w:fldChar w:fldCharType="end"/>
            </w:r>
          </w:hyperlink>
        </w:p>
        <w:p w14:paraId="533D2F7C" w14:textId="76DE6C11"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3" w:history="1">
            <w:r w:rsidRPr="003710A1">
              <w:rPr>
                <w:rStyle w:val="Hyperlink"/>
                <w:noProof/>
              </w:rPr>
              <w:t>3.1.2</w:t>
            </w:r>
            <w:r>
              <w:rPr>
                <w:rFonts w:asciiTheme="minorHAnsi" w:eastAsiaTheme="minorEastAsia" w:hAnsiTheme="minorHAnsi" w:cstheme="minorBidi"/>
                <w:noProof/>
                <w:kern w:val="2"/>
                <w:sz w:val="24"/>
                <w:szCs w:val="24"/>
                <w14:ligatures w14:val="standardContextual"/>
              </w:rPr>
              <w:tab/>
            </w:r>
            <w:r w:rsidRPr="003710A1">
              <w:rPr>
                <w:rStyle w:val="Hyperlink"/>
                <w:noProof/>
              </w:rPr>
              <w:t>Time Fields (all tables that carry dates)</w:t>
            </w:r>
            <w:r>
              <w:rPr>
                <w:noProof/>
                <w:webHidden/>
              </w:rPr>
              <w:tab/>
            </w:r>
            <w:r>
              <w:rPr>
                <w:noProof/>
                <w:webHidden/>
              </w:rPr>
              <w:fldChar w:fldCharType="begin"/>
            </w:r>
            <w:r>
              <w:rPr>
                <w:noProof/>
                <w:webHidden/>
              </w:rPr>
              <w:instrText xml:space="preserve"> PAGEREF _Toc213341043 \h </w:instrText>
            </w:r>
            <w:r>
              <w:rPr>
                <w:noProof/>
                <w:webHidden/>
              </w:rPr>
            </w:r>
            <w:r>
              <w:rPr>
                <w:noProof/>
                <w:webHidden/>
              </w:rPr>
              <w:fldChar w:fldCharType="separate"/>
            </w:r>
            <w:r>
              <w:rPr>
                <w:noProof/>
                <w:webHidden/>
              </w:rPr>
              <w:t>15</w:t>
            </w:r>
            <w:r>
              <w:rPr>
                <w:noProof/>
                <w:webHidden/>
              </w:rPr>
              <w:fldChar w:fldCharType="end"/>
            </w:r>
          </w:hyperlink>
        </w:p>
        <w:p w14:paraId="6D5391EB" w14:textId="5D7D7C42"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4" w:history="1">
            <w:r w:rsidRPr="003710A1">
              <w:rPr>
                <w:rStyle w:val="Hyperlink"/>
                <w:noProof/>
              </w:rPr>
              <w:t>3.1.3</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Entities </w:t>
            </w:r>
            <w:r>
              <w:rPr>
                <w:noProof/>
                <w:webHidden/>
              </w:rPr>
              <w:tab/>
            </w:r>
            <w:r>
              <w:rPr>
                <w:noProof/>
                <w:webHidden/>
              </w:rPr>
              <w:fldChar w:fldCharType="begin"/>
            </w:r>
            <w:r>
              <w:rPr>
                <w:noProof/>
                <w:webHidden/>
              </w:rPr>
              <w:instrText xml:space="preserve"> PAGEREF _Toc213341044 \h </w:instrText>
            </w:r>
            <w:r>
              <w:rPr>
                <w:noProof/>
                <w:webHidden/>
              </w:rPr>
            </w:r>
            <w:r>
              <w:rPr>
                <w:noProof/>
                <w:webHidden/>
              </w:rPr>
              <w:fldChar w:fldCharType="separate"/>
            </w:r>
            <w:r>
              <w:rPr>
                <w:noProof/>
                <w:webHidden/>
              </w:rPr>
              <w:t>16</w:t>
            </w:r>
            <w:r>
              <w:rPr>
                <w:noProof/>
                <w:webHidden/>
              </w:rPr>
              <w:fldChar w:fldCharType="end"/>
            </w:r>
          </w:hyperlink>
        </w:p>
        <w:p w14:paraId="3A11D776" w14:textId="65EAA1ED"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5" w:history="1">
            <w:r w:rsidRPr="003710A1">
              <w:rPr>
                <w:rStyle w:val="Hyperlink"/>
                <w:noProof/>
              </w:rPr>
              <w:t>3.1.4</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Accounts </w:t>
            </w:r>
            <w:r>
              <w:rPr>
                <w:noProof/>
                <w:webHidden/>
              </w:rPr>
              <w:tab/>
            </w:r>
            <w:r>
              <w:rPr>
                <w:noProof/>
                <w:webHidden/>
              </w:rPr>
              <w:fldChar w:fldCharType="begin"/>
            </w:r>
            <w:r>
              <w:rPr>
                <w:noProof/>
                <w:webHidden/>
              </w:rPr>
              <w:instrText xml:space="preserve"> PAGEREF _Toc213341045 \h </w:instrText>
            </w:r>
            <w:r>
              <w:rPr>
                <w:noProof/>
                <w:webHidden/>
              </w:rPr>
            </w:r>
            <w:r>
              <w:rPr>
                <w:noProof/>
                <w:webHidden/>
              </w:rPr>
              <w:fldChar w:fldCharType="separate"/>
            </w:r>
            <w:r>
              <w:rPr>
                <w:noProof/>
                <w:webHidden/>
              </w:rPr>
              <w:t>16</w:t>
            </w:r>
            <w:r>
              <w:rPr>
                <w:noProof/>
                <w:webHidden/>
              </w:rPr>
              <w:fldChar w:fldCharType="end"/>
            </w:r>
          </w:hyperlink>
        </w:p>
        <w:p w14:paraId="5983A3B4" w14:textId="0BA52150"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6" w:history="1">
            <w:r w:rsidRPr="003710A1">
              <w:rPr>
                <w:rStyle w:val="Hyperlink"/>
                <w:noProof/>
              </w:rPr>
              <w:t>3.1.5</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Conditions </w:t>
            </w:r>
            <w:r>
              <w:rPr>
                <w:noProof/>
                <w:webHidden/>
              </w:rPr>
              <w:tab/>
            </w:r>
            <w:r>
              <w:rPr>
                <w:noProof/>
                <w:webHidden/>
              </w:rPr>
              <w:fldChar w:fldCharType="begin"/>
            </w:r>
            <w:r>
              <w:rPr>
                <w:noProof/>
                <w:webHidden/>
              </w:rPr>
              <w:instrText xml:space="preserve"> PAGEREF _Toc213341046 \h </w:instrText>
            </w:r>
            <w:r>
              <w:rPr>
                <w:noProof/>
                <w:webHidden/>
              </w:rPr>
            </w:r>
            <w:r>
              <w:rPr>
                <w:noProof/>
                <w:webHidden/>
              </w:rPr>
              <w:fldChar w:fldCharType="separate"/>
            </w:r>
            <w:r>
              <w:rPr>
                <w:noProof/>
                <w:webHidden/>
              </w:rPr>
              <w:t>17</w:t>
            </w:r>
            <w:r>
              <w:rPr>
                <w:noProof/>
                <w:webHidden/>
              </w:rPr>
              <w:fldChar w:fldCharType="end"/>
            </w:r>
          </w:hyperlink>
        </w:p>
        <w:p w14:paraId="2A2C286D" w14:textId="4B514C64"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7" w:history="1">
            <w:r w:rsidRPr="003710A1">
              <w:rPr>
                <w:rStyle w:val="Hyperlink"/>
                <w:noProof/>
              </w:rPr>
              <w:t>3.1.6</w:t>
            </w:r>
            <w:r>
              <w:rPr>
                <w:rFonts w:asciiTheme="minorHAnsi" w:eastAsiaTheme="minorEastAsia" w:hAnsiTheme="minorHAnsi" w:cstheme="minorBidi"/>
                <w:noProof/>
                <w:kern w:val="2"/>
                <w:sz w:val="24"/>
                <w:szCs w:val="24"/>
                <w14:ligatures w14:val="standardContextual"/>
              </w:rPr>
              <w:tab/>
            </w:r>
            <w:r w:rsidRPr="003710A1">
              <w:rPr>
                <w:rStyle w:val="Hyperlink"/>
                <w:noProof/>
              </w:rPr>
              <w:t>account_holder</w:t>
            </w:r>
            <w:r>
              <w:rPr>
                <w:noProof/>
                <w:webHidden/>
              </w:rPr>
              <w:tab/>
            </w:r>
            <w:r>
              <w:rPr>
                <w:noProof/>
                <w:webHidden/>
              </w:rPr>
              <w:fldChar w:fldCharType="begin"/>
            </w:r>
            <w:r>
              <w:rPr>
                <w:noProof/>
                <w:webHidden/>
              </w:rPr>
              <w:instrText xml:space="preserve"> PAGEREF _Toc213341047 \h </w:instrText>
            </w:r>
            <w:r>
              <w:rPr>
                <w:noProof/>
                <w:webHidden/>
              </w:rPr>
            </w:r>
            <w:r>
              <w:rPr>
                <w:noProof/>
                <w:webHidden/>
              </w:rPr>
              <w:fldChar w:fldCharType="separate"/>
            </w:r>
            <w:r>
              <w:rPr>
                <w:noProof/>
                <w:webHidden/>
              </w:rPr>
              <w:t>17</w:t>
            </w:r>
            <w:r>
              <w:rPr>
                <w:noProof/>
                <w:webHidden/>
              </w:rPr>
              <w:fldChar w:fldCharType="end"/>
            </w:r>
          </w:hyperlink>
        </w:p>
        <w:p w14:paraId="7B17B6FC" w14:textId="700782C2"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8" w:history="1">
            <w:r w:rsidRPr="003710A1">
              <w:rPr>
                <w:rStyle w:val="Hyperlink"/>
                <w:noProof/>
              </w:rPr>
              <w:t>3.1.7</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governed_as_creditor_by / governed_as_debtor_by </w:t>
            </w:r>
            <w:r>
              <w:rPr>
                <w:noProof/>
                <w:webHidden/>
              </w:rPr>
              <w:tab/>
            </w:r>
            <w:r>
              <w:rPr>
                <w:noProof/>
                <w:webHidden/>
              </w:rPr>
              <w:fldChar w:fldCharType="begin"/>
            </w:r>
            <w:r>
              <w:rPr>
                <w:noProof/>
                <w:webHidden/>
              </w:rPr>
              <w:instrText xml:space="preserve"> PAGEREF _Toc213341048 \h </w:instrText>
            </w:r>
            <w:r>
              <w:rPr>
                <w:noProof/>
                <w:webHidden/>
              </w:rPr>
            </w:r>
            <w:r>
              <w:rPr>
                <w:noProof/>
                <w:webHidden/>
              </w:rPr>
              <w:fldChar w:fldCharType="separate"/>
            </w:r>
            <w:r>
              <w:rPr>
                <w:noProof/>
                <w:webHidden/>
              </w:rPr>
              <w:t>18</w:t>
            </w:r>
            <w:r>
              <w:rPr>
                <w:noProof/>
                <w:webHidden/>
              </w:rPr>
              <w:fldChar w:fldCharType="end"/>
            </w:r>
          </w:hyperlink>
        </w:p>
        <w:p w14:paraId="57D3D622" w14:textId="35F20CDB"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49" w:history="1">
            <w:r w:rsidRPr="003710A1">
              <w:rPr>
                <w:rStyle w:val="Hyperlink"/>
                <w:noProof/>
              </w:rPr>
              <w:t>3.1.8</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governed_as_creditor_account_by / governed_as_debtor_account_by </w:t>
            </w:r>
            <w:r>
              <w:rPr>
                <w:noProof/>
                <w:webHidden/>
              </w:rPr>
              <w:tab/>
            </w:r>
            <w:r>
              <w:rPr>
                <w:noProof/>
                <w:webHidden/>
              </w:rPr>
              <w:fldChar w:fldCharType="begin"/>
            </w:r>
            <w:r>
              <w:rPr>
                <w:noProof/>
                <w:webHidden/>
              </w:rPr>
              <w:instrText xml:space="preserve"> PAGEREF _Toc213341049 \h </w:instrText>
            </w:r>
            <w:r>
              <w:rPr>
                <w:noProof/>
                <w:webHidden/>
              </w:rPr>
            </w:r>
            <w:r>
              <w:rPr>
                <w:noProof/>
                <w:webHidden/>
              </w:rPr>
              <w:fldChar w:fldCharType="separate"/>
            </w:r>
            <w:r>
              <w:rPr>
                <w:noProof/>
                <w:webHidden/>
              </w:rPr>
              <w:t>18</w:t>
            </w:r>
            <w:r>
              <w:rPr>
                <w:noProof/>
                <w:webHidden/>
              </w:rPr>
              <w:fldChar w:fldCharType="end"/>
            </w:r>
          </w:hyperlink>
        </w:p>
        <w:p w14:paraId="74CAC877" w14:textId="444D221B"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0" w:history="1">
            <w:r w:rsidRPr="003710A1">
              <w:rPr>
                <w:rStyle w:val="Hyperlink"/>
                <w:noProof/>
              </w:rPr>
              <w:t>3.1.9</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transactionRelationship </w:t>
            </w:r>
            <w:r>
              <w:rPr>
                <w:noProof/>
                <w:webHidden/>
              </w:rPr>
              <w:tab/>
            </w:r>
            <w:r>
              <w:rPr>
                <w:noProof/>
                <w:webHidden/>
              </w:rPr>
              <w:fldChar w:fldCharType="begin"/>
            </w:r>
            <w:r>
              <w:rPr>
                <w:noProof/>
                <w:webHidden/>
              </w:rPr>
              <w:instrText xml:space="preserve"> PAGEREF _Toc213341050 \h </w:instrText>
            </w:r>
            <w:r>
              <w:rPr>
                <w:noProof/>
                <w:webHidden/>
              </w:rPr>
            </w:r>
            <w:r>
              <w:rPr>
                <w:noProof/>
                <w:webHidden/>
              </w:rPr>
              <w:fldChar w:fldCharType="separate"/>
            </w:r>
            <w:r>
              <w:rPr>
                <w:noProof/>
                <w:webHidden/>
              </w:rPr>
              <w:t>19</w:t>
            </w:r>
            <w:r>
              <w:rPr>
                <w:noProof/>
                <w:webHidden/>
              </w:rPr>
              <w:fldChar w:fldCharType="end"/>
            </w:r>
          </w:hyperlink>
        </w:p>
        <w:p w14:paraId="22796F93" w14:textId="62D3D645"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51" w:history="1">
            <w:r>
              <w:rPr>
                <w:rFonts w:asciiTheme="minorHAnsi" w:eastAsiaTheme="minorEastAsia" w:hAnsiTheme="minorHAnsi" w:cstheme="minorBidi"/>
                <w:noProof/>
                <w:kern w:val="2"/>
                <w:sz w:val="24"/>
                <w:szCs w:val="24"/>
                <w14:ligatures w14:val="standardContextual"/>
              </w:rPr>
              <w:tab/>
            </w:r>
            <w:r w:rsidRPr="003710A1">
              <w:rPr>
                <w:rStyle w:val="Hyperlink"/>
                <w:noProof/>
              </w:rPr>
              <w:t>Raw History</w:t>
            </w:r>
            <w:r>
              <w:rPr>
                <w:noProof/>
                <w:webHidden/>
              </w:rPr>
              <w:tab/>
            </w:r>
            <w:r>
              <w:rPr>
                <w:noProof/>
                <w:webHidden/>
              </w:rPr>
              <w:fldChar w:fldCharType="begin"/>
            </w:r>
            <w:r>
              <w:rPr>
                <w:noProof/>
                <w:webHidden/>
              </w:rPr>
              <w:instrText xml:space="preserve"> PAGEREF _Toc213341051 \h </w:instrText>
            </w:r>
            <w:r>
              <w:rPr>
                <w:noProof/>
                <w:webHidden/>
              </w:rPr>
            </w:r>
            <w:r>
              <w:rPr>
                <w:noProof/>
                <w:webHidden/>
              </w:rPr>
              <w:fldChar w:fldCharType="separate"/>
            </w:r>
            <w:r>
              <w:rPr>
                <w:noProof/>
                <w:webHidden/>
              </w:rPr>
              <w:t>20</w:t>
            </w:r>
            <w:r>
              <w:rPr>
                <w:noProof/>
                <w:webHidden/>
              </w:rPr>
              <w:fldChar w:fldCharType="end"/>
            </w:r>
          </w:hyperlink>
        </w:p>
        <w:p w14:paraId="27BA1513" w14:textId="0B6907D1"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2" w:history="1">
            <w:r w:rsidRPr="003710A1">
              <w:rPr>
                <w:rStyle w:val="Hyperlink"/>
                <w:noProof/>
              </w:rPr>
              <w:t>3.1.10</w:t>
            </w:r>
            <w:r>
              <w:rPr>
                <w:rFonts w:asciiTheme="minorHAnsi" w:eastAsiaTheme="minorEastAsia" w:hAnsiTheme="minorHAnsi" w:cstheme="minorBidi"/>
                <w:noProof/>
                <w:kern w:val="2"/>
                <w:sz w:val="24"/>
                <w:szCs w:val="24"/>
                <w14:ligatures w14:val="standardContextual"/>
              </w:rPr>
              <w:tab/>
            </w:r>
            <w:r w:rsidRPr="003710A1">
              <w:rPr>
                <w:rStyle w:val="Hyperlink"/>
                <w:noProof/>
              </w:rPr>
              <w:t>transactionHistoryPacs002 (FIToFIPmtSts)</w:t>
            </w:r>
            <w:r>
              <w:rPr>
                <w:noProof/>
                <w:webHidden/>
              </w:rPr>
              <w:tab/>
            </w:r>
            <w:r>
              <w:rPr>
                <w:noProof/>
                <w:webHidden/>
              </w:rPr>
              <w:fldChar w:fldCharType="begin"/>
            </w:r>
            <w:r>
              <w:rPr>
                <w:noProof/>
                <w:webHidden/>
              </w:rPr>
              <w:instrText xml:space="preserve"> PAGEREF _Toc213341052 \h </w:instrText>
            </w:r>
            <w:r>
              <w:rPr>
                <w:noProof/>
                <w:webHidden/>
              </w:rPr>
            </w:r>
            <w:r>
              <w:rPr>
                <w:noProof/>
                <w:webHidden/>
              </w:rPr>
              <w:fldChar w:fldCharType="separate"/>
            </w:r>
            <w:r>
              <w:rPr>
                <w:noProof/>
                <w:webHidden/>
              </w:rPr>
              <w:t>20</w:t>
            </w:r>
            <w:r>
              <w:rPr>
                <w:noProof/>
                <w:webHidden/>
              </w:rPr>
              <w:fldChar w:fldCharType="end"/>
            </w:r>
          </w:hyperlink>
        </w:p>
        <w:p w14:paraId="28C735FF" w14:textId="3EA9EC5D"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3" w:history="1">
            <w:r w:rsidRPr="003710A1">
              <w:rPr>
                <w:rStyle w:val="Hyperlink"/>
                <w:noProof/>
              </w:rPr>
              <w:t>3.1.11</w:t>
            </w:r>
            <w:r>
              <w:rPr>
                <w:rFonts w:asciiTheme="minorHAnsi" w:eastAsiaTheme="minorEastAsia" w:hAnsiTheme="minorHAnsi" w:cstheme="minorBidi"/>
                <w:noProof/>
                <w:kern w:val="2"/>
                <w:sz w:val="24"/>
                <w:szCs w:val="24"/>
                <w14:ligatures w14:val="standardContextual"/>
              </w:rPr>
              <w:tab/>
            </w:r>
            <w:r w:rsidRPr="003710A1">
              <w:rPr>
                <w:rStyle w:val="Hyperlink"/>
                <w:noProof/>
              </w:rPr>
              <w:t>transactionHistoryPacs008 (FIToFICstmrCdtTrf)</w:t>
            </w:r>
            <w:r>
              <w:rPr>
                <w:noProof/>
                <w:webHidden/>
              </w:rPr>
              <w:tab/>
            </w:r>
            <w:r>
              <w:rPr>
                <w:noProof/>
                <w:webHidden/>
              </w:rPr>
              <w:fldChar w:fldCharType="begin"/>
            </w:r>
            <w:r>
              <w:rPr>
                <w:noProof/>
                <w:webHidden/>
              </w:rPr>
              <w:instrText xml:space="preserve"> PAGEREF _Toc213341053 \h </w:instrText>
            </w:r>
            <w:r>
              <w:rPr>
                <w:noProof/>
                <w:webHidden/>
              </w:rPr>
            </w:r>
            <w:r>
              <w:rPr>
                <w:noProof/>
                <w:webHidden/>
              </w:rPr>
              <w:fldChar w:fldCharType="separate"/>
            </w:r>
            <w:r>
              <w:rPr>
                <w:noProof/>
                <w:webHidden/>
              </w:rPr>
              <w:t>22</w:t>
            </w:r>
            <w:r>
              <w:rPr>
                <w:noProof/>
                <w:webHidden/>
              </w:rPr>
              <w:fldChar w:fldCharType="end"/>
            </w:r>
          </w:hyperlink>
        </w:p>
        <w:p w14:paraId="7D6F4509" w14:textId="255F7F33"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54" w:history="1">
            <w:r w:rsidRPr="003710A1">
              <w:rPr>
                <w:rStyle w:val="Hyperlink"/>
                <w:noProof/>
              </w:rPr>
              <w:t>2.5</w:t>
            </w:r>
            <w:r>
              <w:rPr>
                <w:rFonts w:asciiTheme="minorHAnsi" w:eastAsiaTheme="minorEastAsia" w:hAnsiTheme="minorHAnsi" w:cstheme="minorBidi"/>
                <w:noProof/>
                <w:kern w:val="2"/>
                <w:sz w:val="24"/>
                <w:szCs w:val="24"/>
                <w14:ligatures w14:val="standardContextual"/>
              </w:rPr>
              <w:tab/>
            </w:r>
            <w:r w:rsidRPr="003710A1">
              <w:rPr>
                <w:rStyle w:val="Hyperlink"/>
                <w:noProof/>
              </w:rPr>
              <w:t xml:space="preserve">Evaluation Results </w:t>
            </w:r>
            <w:r>
              <w:rPr>
                <w:noProof/>
                <w:webHidden/>
              </w:rPr>
              <w:tab/>
            </w:r>
            <w:r>
              <w:rPr>
                <w:noProof/>
                <w:webHidden/>
              </w:rPr>
              <w:fldChar w:fldCharType="begin"/>
            </w:r>
            <w:r>
              <w:rPr>
                <w:noProof/>
                <w:webHidden/>
              </w:rPr>
              <w:instrText xml:space="preserve"> PAGEREF _Toc213341054 \h </w:instrText>
            </w:r>
            <w:r>
              <w:rPr>
                <w:noProof/>
                <w:webHidden/>
              </w:rPr>
            </w:r>
            <w:r>
              <w:rPr>
                <w:noProof/>
                <w:webHidden/>
              </w:rPr>
              <w:fldChar w:fldCharType="separate"/>
            </w:r>
            <w:r>
              <w:rPr>
                <w:noProof/>
                <w:webHidden/>
              </w:rPr>
              <w:t>23</w:t>
            </w:r>
            <w:r>
              <w:rPr>
                <w:noProof/>
                <w:webHidden/>
              </w:rPr>
              <w:fldChar w:fldCharType="end"/>
            </w:r>
          </w:hyperlink>
        </w:p>
        <w:p w14:paraId="30B85C76" w14:textId="137A81CB"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5" w:history="1">
            <w:r w:rsidRPr="003710A1">
              <w:rPr>
                <w:rStyle w:val="Hyperlink"/>
                <w:noProof/>
              </w:rPr>
              <w:t>3.1.12</w:t>
            </w:r>
            <w:r>
              <w:rPr>
                <w:rFonts w:asciiTheme="minorHAnsi" w:eastAsiaTheme="minorEastAsia" w:hAnsiTheme="minorHAnsi" w:cstheme="minorBidi"/>
                <w:noProof/>
                <w:kern w:val="2"/>
                <w:sz w:val="24"/>
                <w:szCs w:val="24"/>
                <w14:ligatures w14:val="standardContextual"/>
              </w:rPr>
              <w:tab/>
            </w:r>
            <w:r w:rsidRPr="003710A1">
              <w:rPr>
                <w:rStyle w:val="Hyperlink"/>
                <w:noProof/>
              </w:rPr>
              <w:t>transaction (evaluation/report fact)</w:t>
            </w:r>
            <w:r>
              <w:rPr>
                <w:noProof/>
                <w:webHidden/>
              </w:rPr>
              <w:tab/>
            </w:r>
            <w:r>
              <w:rPr>
                <w:noProof/>
                <w:webHidden/>
              </w:rPr>
              <w:fldChar w:fldCharType="begin"/>
            </w:r>
            <w:r>
              <w:rPr>
                <w:noProof/>
                <w:webHidden/>
              </w:rPr>
              <w:instrText xml:space="preserve"> PAGEREF _Toc213341055 \h </w:instrText>
            </w:r>
            <w:r>
              <w:rPr>
                <w:noProof/>
                <w:webHidden/>
              </w:rPr>
            </w:r>
            <w:r>
              <w:rPr>
                <w:noProof/>
                <w:webHidden/>
              </w:rPr>
              <w:fldChar w:fldCharType="separate"/>
            </w:r>
            <w:r>
              <w:rPr>
                <w:noProof/>
                <w:webHidden/>
              </w:rPr>
              <w:t>23</w:t>
            </w:r>
            <w:r>
              <w:rPr>
                <w:noProof/>
                <w:webHidden/>
              </w:rPr>
              <w:fldChar w:fldCharType="end"/>
            </w:r>
          </w:hyperlink>
        </w:p>
        <w:p w14:paraId="2BBFEDD0" w14:textId="5C10A504"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56" w:history="1">
            <w:r w:rsidRPr="003710A1">
              <w:rPr>
                <w:rStyle w:val="Hyperlink"/>
                <w:noProof/>
              </w:rPr>
              <w:t>3.2</w:t>
            </w:r>
            <w:r>
              <w:rPr>
                <w:rFonts w:asciiTheme="minorHAnsi" w:eastAsiaTheme="minorEastAsia" w:hAnsiTheme="minorHAnsi" w:cstheme="minorBidi"/>
                <w:noProof/>
                <w:kern w:val="2"/>
                <w:sz w:val="24"/>
                <w:szCs w:val="24"/>
                <w14:ligatures w14:val="standardContextual"/>
              </w:rPr>
              <w:tab/>
            </w:r>
            <w:r w:rsidRPr="003710A1">
              <w:rPr>
                <w:rStyle w:val="Hyperlink"/>
                <w:noProof/>
              </w:rPr>
              <w:t>CMS</w:t>
            </w:r>
            <w:r>
              <w:rPr>
                <w:noProof/>
                <w:webHidden/>
              </w:rPr>
              <w:tab/>
            </w:r>
            <w:r>
              <w:rPr>
                <w:noProof/>
                <w:webHidden/>
              </w:rPr>
              <w:fldChar w:fldCharType="begin"/>
            </w:r>
            <w:r>
              <w:rPr>
                <w:noProof/>
                <w:webHidden/>
              </w:rPr>
              <w:instrText xml:space="preserve"> PAGEREF _Toc213341056 \h </w:instrText>
            </w:r>
            <w:r>
              <w:rPr>
                <w:noProof/>
                <w:webHidden/>
              </w:rPr>
            </w:r>
            <w:r>
              <w:rPr>
                <w:noProof/>
                <w:webHidden/>
              </w:rPr>
              <w:fldChar w:fldCharType="separate"/>
            </w:r>
            <w:r>
              <w:rPr>
                <w:noProof/>
                <w:webHidden/>
              </w:rPr>
              <w:t>27</w:t>
            </w:r>
            <w:r>
              <w:rPr>
                <w:noProof/>
                <w:webHidden/>
              </w:rPr>
              <w:fldChar w:fldCharType="end"/>
            </w:r>
          </w:hyperlink>
        </w:p>
        <w:p w14:paraId="7D132152" w14:textId="1D0ED5FD"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7" w:history="1">
            <w:r w:rsidRPr="003710A1">
              <w:rPr>
                <w:rStyle w:val="Hyperlink"/>
                <w:noProof/>
              </w:rPr>
              <w:t>3.2.1</w:t>
            </w:r>
            <w:r>
              <w:rPr>
                <w:rFonts w:asciiTheme="minorHAnsi" w:eastAsiaTheme="minorEastAsia" w:hAnsiTheme="minorHAnsi" w:cstheme="minorBidi"/>
                <w:noProof/>
                <w:kern w:val="2"/>
                <w:sz w:val="24"/>
                <w:szCs w:val="24"/>
                <w14:ligatures w14:val="standardContextual"/>
              </w:rPr>
              <w:tab/>
            </w:r>
            <w:r w:rsidRPr="003710A1">
              <w:rPr>
                <w:rStyle w:val="Hyperlink"/>
                <w:noProof/>
              </w:rPr>
              <w:t>Alerts</w:t>
            </w:r>
            <w:r>
              <w:rPr>
                <w:noProof/>
                <w:webHidden/>
              </w:rPr>
              <w:tab/>
            </w:r>
            <w:r>
              <w:rPr>
                <w:noProof/>
                <w:webHidden/>
              </w:rPr>
              <w:fldChar w:fldCharType="begin"/>
            </w:r>
            <w:r>
              <w:rPr>
                <w:noProof/>
                <w:webHidden/>
              </w:rPr>
              <w:instrText xml:space="preserve"> PAGEREF _Toc213341057 \h </w:instrText>
            </w:r>
            <w:r>
              <w:rPr>
                <w:noProof/>
                <w:webHidden/>
              </w:rPr>
            </w:r>
            <w:r>
              <w:rPr>
                <w:noProof/>
                <w:webHidden/>
              </w:rPr>
              <w:fldChar w:fldCharType="separate"/>
            </w:r>
            <w:r>
              <w:rPr>
                <w:noProof/>
                <w:webHidden/>
              </w:rPr>
              <w:t>27</w:t>
            </w:r>
            <w:r>
              <w:rPr>
                <w:noProof/>
                <w:webHidden/>
              </w:rPr>
              <w:fldChar w:fldCharType="end"/>
            </w:r>
          </w:hyperlink>
        </w:p>
        <w:p w14:paraId="61F2420B" w14:textId="301D1D58"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8" w:history="1">
            <w:r w:rsidRPr="003710A1">
              <w:rPr>
                <w:rStyle w:val="Hyperlink"/>
                <w:noProof/>
              </w:rPr>
              <w:t>3.2.2</w:t>
            </w:r>
            <w:r>
              <w:rPr>
                <w:rFonts w:asciiTheme="minorHAnsi" w:eastAsiaTheme="minorEastAsia" w:hAnsiTheme="minorHAnsi" w:cstheme="minorBidi"/>
                <w:noProof/>
                <w:kern w:val="2"/>
                <w:sz w:val="24"/>
                <w:szCs w:val="24"/>
                <w14:ligatures w14:val="standardContextual"/>
              </w:rPr>
              <w:tab/>
            </w:r>
            <w:r w:rsidRPr="003710A1">
              <w:rPr>
                <w:rStyle w:val="Hyperlink"/>
                <w:noProof/>
              </w:rPr>
              <w:t>Audit_log</w:t>
            </w:r>
            <w:r>
              <w:rPr>
                <w:noProof/>
                <w:webHidden/>
              </w:rPr>
              <w:tab/>
            </w:r>
            <w:r>
              <w:rPr>
                <w:noProof/>
                <w:webHidden/>
              </w:rPr>
              <w:fldChar w:fldCharType="begin"/>
            </w:r>
            <w:r>
              <w:rPr>
                <w:noProof/>
                <w:webHidden/>
              </w:rPr>
              <w:instrText xml:space="preserve"> PAGEREF _Toc213341058 \h </w:instrText>
            </w:r>
            <w:r>
              <w:rPr>
                <w:noProof/>
                <w:webHidden/>
              </w:rPr>
            </w:r>
            <w:r>
              <w:rPr>
                <w:noProof/>
                <w:webHidden/>
              </w:rPr>
              <w:fldChar w:fldCharType="separate"/>
            </w:r>
            <w:r>
              <w:rPr>
                <w:noProof/>
                <w:webHidden/>
              </w:rPr>
              <w:t>27</w:t>
            </w:r>
            <w:r>
              <w:rPr>
                <w:noProof/>
                <w:webHidden/>
              </w:rPr>
              <w:fldChar w:fldCharType="end"/>
            </w:r>
          </w:hyperlink>
        </w:p>
        <w:p w14:paraId="25DC988F" w14:textId="36170515"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59" w:history="1">
            <w:r w:rsidRPr="003710A1">
              <w:rPr>
                <w:rStyle w:val="Hyperlink"/>
                <w:noProof/>
              </w:rPr>
              <w:t>3.2.3</w:t>
            </w:r>
            <w:r>
              <w:rPr>
                <w:rFonts w:asciiTheme="minorHAnsi" w:eastAsiaTheme="minorEastAsia" w:hAnsiTheme="minorHAnsi" w:cstheme="minorBidi"/>
                <w:noProof/>
                <w:kern w:val="2"/>
                <w:sz w:val="24"/>
                <w:szCs w:val="24"/>
                <w14:ligatures w14:val="standardContextual"/>
              </w:rPr>
              <w:tab/>
            </w:r>
            <w:r w:rsidRPr="003710A1">
              <w:rPr>
                <w:rStyle w:val="Hyperlink"/>
                <w:noProof/>
              </w:rPr>
              <w:t>System_config</w:t>
            </w:r>
            <w:r>
              <w:rPr>
                <w:noProof/>
                <w:webHidden/>
              </w:rPr>
              <w:tab/>
            </w:r>
            <w:r>
              <w:rPr>
                <w:noProof/>
                <w:webHidden/>
              </w:rPr>
              <w:fldChar w:fldCharType="begin"/>
            </w:r>
            <w:r>
              <w:rPr>
                <w:noProof/>
                <w:webHidden/>
              </w:rPr>
              <w:instrText xml:space="preserve"> PAGEREF _Toc213341059 \h </w:instrText>
            </w:r>
            <w:r>
              <w:rPr>
                <w:noProof/>
                <w:webHidden/>
              </w:rPr>
            </w:r>
            <w:r>
              <w:rPr>
                <w:noProof/>
                <w:webHidden/>
              </w:rPr>
              <w:fldChar w:fldCharType="separate"/>
            </w:r>
            <w:r>
              <w:rPr>
                <w:noProof/>
                <w:webHidden/>
              </w:rPr>
              <w:t>28</w:t>
            </w:r>
            <w:r>
              <w:rPr>
                <w:noProof/>
                <w:webHidden/>
              </w:rPr>
              <w:fldChar w:fldCharType="end"/>
            </w:r>
          </w:hyperlink>
        </w:p>
        <w:p w14:paraId="1AD56365" w14:textId="01EE18DF"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60" w:history="1">
            <w:r w:rsidRPr="003710A1">
              <w:rPr>
                <w:rStyle w:val="Hyperlink"/>
                <w:noProof/>
              </w:rPr>
              <w:t>3.2.4</w:t>
            </w:r>
            <w:r>
              <w:rPr>
                <w:rFonts w:asciiTheme="minorHAnsi" w:eastAsiaTheme="minorEastAsia" w:hAnsiTheme="minorHAnsi" w:cstheme="minorBidi"/>
                <w:noProof/>
                <w:kern w:val="2"/>
                <w:sz w:val="24"/>
                <w:szCs w:val="24"/>
                <w14:ligatures w14:val="standardContextual"/>
              </w:rPr>
              <w:tab/>
            </w:r>
            <w:r w:rsidRPr="003710A1">
              <w:rPr>
                <w:rStyle w:val="Hyperlink"/>
                <w:noProof/>
              </w:rPr>
              <w:t>Case</w:t>
            </w:r>
            <w:r>
              <w:rPr>
                <w:noProof/>
                <w:webHidden/>
              </w:rPr>
              <w:tab/>
            </w:r>
            <w:r>
              <w:rPr>
                <w:noProof/>
                <w:webHidden/>
              </w:rPr>
              <w:fldChar w:fldCharType="begin"/>
            </w:r>
            <w:r>
              <w:rPr>
                <w:noProof/>
                <w:webHidden/>
              </w:rPr>
              <w:instrText xml:space="preserve"> PAGEREF _Toc213341060 \h </w:instrText>
            </w:r>
            <w:r>
              <w:rPr>
                <w:noProof/>
                <w:webHidden/>
              </w:rPr>
            </w:r>
            <w:r>
              <w:rPr>
                <w:noProof/>
                <w:webHidden/>
              </w:rPr>
              <w:fldChar w:fldCharType="separate"/>
            </w:r>
            <w:r>
              <w:rPr>
                <w:noProof/>
                <w:webHidden/>
              </w:rPr>
              <w:t>28</w:t>
            </w:r>
            <w:r>
              <w:rPr>
                <w:noProof/>
                <w:webHidden/>
              </w:rPr>
              <w:fldChar w:fldCharType="end"/>
            </w:r>
          </w:hyperlink>
        </w:p>
        <w:p w14:paraId="0752CB13" w14:textId="08EBB4D8"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61" w:history="1">
            <w:r w:rsidRPr="003710A1">
              <w:rPr>
                <w:rStyle w:val="Hyperlink"/>
                <w:noProof/>
              </w:rPr>
              <w:t>3.2.5</w:t>
            </w:r>
            <w:r>
              <w:rPr>
                <w:rFonts w:asciiTheme="minorHAnsi" w:eastAsiaTheme="minorEastAsia" w:hAnsiTheme="minorHAnsi" w:cstheme="minorBidi"/>
                <w:noProof/>
                <w:kern w:val="2"/>
                <w:sz w:val="24"/>
                <w:szCs w:val="24"/>
                <w14:ligatures w14:val="standardContextual"/>
              </w:rPr>
              <w:tab/>
            </w:r>
            <w:r w:rsidRPr="003710A1">
              <w:rPr>
                <w:rStyle w:val="Hyperlink"/>
                <w:noProof/>
              </w:rPr>
              <w:t>Task</w:t>
            </w:r>
            <w:r>
              <w:rPr>
                <w:noProof/>
                <w:webHidden/>
              </w:rPr>
              <w:tab/>
            </w:r>
            <w:r>
              <w:rPr>
                <w:noProof/>
                <w:webHidden/>
              </w:rPr>
              <w:fldChar w:fldCharType="begin"/>
            </w:r>
            <w:r>
              <w:rPr>
                <w:noProof/>
                <w:webHidden/>
              </w:rPr>
              <w:instrText xml:space="preserve"> PAGEREF _Toc213341061 \h </w:instrText>
            </w:r>
            <w:r>
              <w:rPr>
                <w:noProof/>
                <w:webHidden/>
              </w:rPr>
            </w:r>
            <w:r>
              <w:rPr>
                <w:noProof/>
                <w:webHidden/>
              </w:rPr>
              <w:fldChar w:fldCharType="separate"/>
            </w:r>
            <w:r>
              <w:rPr>
                <w:noProof/>
                <w:webHidden/>
              </w:rPr>
              <w:t>28</w:t>
            </w:r>
            <w:r>
              <w:rPr>
                <w:noProof/>
                <w:webHidden/>
              </w:rPr>
              <w:fldChar w:fldCharType="end"/>
            </w:r>
          </w:hyperlink>
        </w:p>
        <w:p w14:paraId="0E453FEB" w14:textId="7CAE6F36"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62" w:history="1">
            <w:r w:rsidRPr="003710A1">
              <w:rPr>
                <w:rStyle w:val="Hyperlink"/>
                <w:noProof/>
              </w:rPr>
              <w:t>3.2.6</w:t>
            </w:r>
            <w:r>
              <w:rPr>
                <w:rFonts w:asciiTheme="minorHAnsi" w:eastAsiaTheme="minorEastAsia" w:hAnsiTheme="minorHAnsi" w:cstheme="minorBidi"/>
                <w:noProof/>
                <w:kern w:val="2"/>
                <w:sz w:val="24"/>
                <w:szCs w:val="24"/>
                <w14:ligatures w14:val="standardContextual"/>
              </w:rPr>
              <w:tab/>
            </w:r>
            <w:r w:rsidRPr="003710A1">
              <w:rPr>
                <w:rStyle w:val="Hyperlink"/>
                <w:noProof/>
              </w:rPr>
              <w:t>Evidence</w:t>
            </w:r>
            <w:r>
              <w:rPr>
                <w:noProof/>
                <w:webHidden/>
              </w:rPr>
              <w:tab/>
            </w:r>
            <w:r>
              <w:rPr>
                <w:noProof/>
                <w:webHidden/>
              </w:rPr>
              <w:fldChar w:fldCharType="begin"/>
            </w:r>
            <w:r>
              <w:rPr>
                <w:noProof/>
                <w:webHidden/>
              </w:rPr>
              <w:instrText xml:space="preserve"> PAGEREF _Toc213341062 \h </w:instrText>
            </w:r>
            <w:r>
              <w:rPr>
                <w:noProof/>
                <w:webHidden/>
              </w:rPr>
            </w:r>
            <w:r>
              <w:rPr>
                <w:noProof/>
                <w:webHidden/>
              </w:rPr>
              <w:fldChar w:fldCharType="separate"/>
            </w:r>
            <w:r>
              <w:rPr>
                <w:noProof/>
                <w:webHidden/>
              </w:rPr>
              <w:t>29</w:t>
            </w:r>
            <w:r>
              <w:rPr>
                <w:noProof/>
                <w:webHidden/>
              </w:rPr>
              <w:fldChar w:fldCharType="end"/>
            </w:r>
          </w:hyperlink>
        </w:p>
        <w:p w14:paraId="11B1CDB3" w14:textId="1061750A"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63" w:history="1">
            <w:r w:rsidRPr="003710A1">
              <w:rPr>
                <w:rStyle w:val="Hyperlink"/>
                <w:noProof/>
              </w:rPr>
              <w:t>3.2.7</w:t>
            </w:r>
            <w:r>
              <w:rPr>
                <w:rFonts w:asciiTheme="minorHAnsi" w:eastAsiaTheme="minorEastAsia" w:hAnsiTheme="minorHAnsi" w:cstheme="minorBidi"/>
                <w:noProof/>
                <w:kern w:val="2"/>
                <w:sz w:val="24"/>
                <w:szCs w:val="24"/>
                <w14:ligatures w14:val="standardContextual"/>
              </w:rPr>
              <w:tab/>
            </w:r>
            <w:r w:rsidRPr="003710A1">
              <w:rPr>
                <w:rStyle w:val="Hyperlink"/>
                <w:noProof/>
              </w:rPr>
              <w:t>Reports</w:t>
            </w:r>
            <w:r>
              <w:rPr>
                <w:noProof/>
                <w:webHidden/>
              </w:rPr>
              <w:tab/>
            </w:r>
            <w:r>
              <w:rPr>
                <w:noProof/>
                <w:webHidden/>
              </w:rPr>
              <w:fldChar w:fldCharType="begin"/>
            </w:r>
            <w:r>
              <w:rPr>
                <w:noProof/>
                <w:webHidden/>
              </w:rPr>
              <w:instrText xml:space="preserve"> PAGEREF _Toc213341063 \h </w:instrText>
            </w:r>
            <w:r>
              <w:rPr>
                <w:noProof/>
                <w:webHidden/>
              </w:rPr>
            </w:r>
            <w:r>
              <w:rPr>
                <w:noProof/>
                <w:webHidden/>
              </w:rPr>
              <w:fldChar w:fldCharType="separate"/>
            </w:r>
            <w:r>
              <w:rPr>
                <w:noProof/>
                <w:webHidden/>
              </w:rPr>
              <w:t>29</w:t>
            </w:r>
            <w:r>
              <w:rPr>
                <w:noProof/>
                <w:webHidden/>
              </w:rPr>
              <w:fldChar w:fldCharType="end"/>
            </w:r>
          </w:hyperlink>
        </w:p>
        <w:p w14:paraId="6D2D0FC3" w14:textId="2455977F" w:rsidR="00E2523D" w:rsidRDefault="00E2523D">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1064" w:history="1">
            <w:r w:rsidRPr="003710A1">
              <w:rPr>
                <w:rStyle w:val="Hyperlink"/>
                <w:noProof/>
              </w:rPr>
              <w:t>3.2.8</w:t>
            </w:r>
            <w:r>
              <w:rPr>
                <w:rFonts w:asciiTheme="minorHAnsi" w:eastAsiaTheme="minorEastAsia" w:hAnsiTheme="minorHAnsi" w:cstheme="minorBidi"/>
                <w:noProof/>
                <w:kern w:val="2"/>
                <w:sz w:val="24"/>
                <w:szCs w:val="24"/>
                <w14:ligatures w14:val="standardContextual"/>
              </w:rPr>
              <w:tab/>
            </w:r>
            <w:r w:rsidRPr="003710A1">
              <w:rPr>
                <w:rStyle w:val="Hyperlink"/>
                <w:noProof/>
              </w:rPr>
              <w:t>Comments</w:t>
            </w:r>
            <w:r>
              <w:rPr>
                <w:noProof/>
                <w:webHidden/>
              </w:rPr>
              <w:tab/>
            </w:r>
            <w:r>
              <w:rPr>
                <w:noProof/>
                <w:webHidden/>
              </w:rPr>
              <w:fldChar w:fldCharType="begin"/>
            </w:r>
            <w:r>
              <w:rPr>
                <w:noProof/>
                <w:webHidden/>
              </w:rPr>
              <w:instrText xml:space="preserve"> PAGEREF _Toc213341064 \h </w:instrText>
            </w:r>
            <w:r>
              <w:rPr>
                <w:noProof/>
                <w:webHidden/>
              </w:rPr>
            </w:r>
            <w:r>
              <w:rPr>
                <w:noProof/>
                <w:webHidden/>
              </w:rPr>
              <w:fldChar w:fldCharType="separate"/>
            </w:r>
            <w:r>
              <w:rPr>
                <w:noProof/>
                <w:webHidden/>
              </w:rPr>
              <w:t>29</w:t>
            </w:r>
            <w:r>
              <w:rPr>
                <w:noProof/>
                <w:webHidden/>
              </w:rPr>
              <w:fldChar w:fldCharType="end"/>
            </w:r>
          </w:hyperlink>
        </w:p>
        <w:p w14:paraId="74C28D78" w14:textId="0C07B79E" w:rsidR="00E2523D" w:rsidRDefault="00E2523D">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1065" w:history="1">
            <w:r w:rsidRPr="003710A1">
              <w:rPr>
                <w:rStyle w:val="Hyperlink"/>
                <w:noProof/>
              </w:rPr>
              <w:t>2.6</w:t>
            </w:r>
            <w:r>
              <w:rPr>
                <w:rFonts w:asciiTheme="minorHAnsi" w:eastAsiaTheme="minorEastAsia" w:hAnsiTheme="minorHAnsi" w:cstheme="minorBidi"/>
                <w:noProof/>
                <w:kern w:val="2"/>
                <w:sz w:val="24"/>
                <w:szCs w:val="24"/>
                <w14:ligatures w14:val="standardContextual"/>
              </w:rPr>
              <w:tab/>
            </w:r>
            <w:r w:rsidRPr="003710A1">
              <w:rPr>
                <w:rStyle w:val="Hyperlink"/>
                <w:noProof/>
              </w:rPr>
              <w:t>Tazama Connection Studio</w:t>
            </w:r>
            <w:r>
              <w:rPr>
                <w:noProof/>
                <w:webHidden/>
              </w:rPr>
              <w:tab/>
            </w:r>
            <w:r>
              <w:rPr>
                <w:noProof/>
                <w:webHidden/>
              </w:rPr>
              <w:fldChar w:fldCharType="begin"/>
            </w:r>
            <w:r>
              <w:rPr>
                <w:noProof/>
                <w:webHidden/>
              </w:rPr>
              <w:instrText xml:space="preserve"> PAGEREF _Toc213341065 \h </w:instrText>
            </w:r>
            <w:r>
              <w:rPr>
                <w:noProof/>
                <w:webHidden/>
              </w:rPr>
            </w:r>
            <w:r>
              <w:rPr>
                <w:noProof/>
                <w:webHidden/>
              </w:rPr>
              <w:fldChar w:fldCharType="separate"/>
            </w:r>
            <w:r>
              <w:rPr>
                <w:noProof/>
                <w:webHidden/>
              </w:rPr>
              <w:t>30</w:t>
            </w:r>
            <w:r>
              <w:rPr>
                <w:noProof/>
                <w:webHidden/>
              </w:rPr>
              <w:fldChar w:fldCharType="end"/>
            </w:r>
          </w:hyperlink>
        </w:p>
        <w:p w14:paraId="66BA2881" w14:textId="0950BA3F" w:rsidR="00E2523D" w:rsidRDefault="00E2523D">
          <w:pPr>
            <w:pStyle w:val="TOC1"/>
            <w:rPr>
              <w:rFonts w:asciiTheme="minorHAnsi" w:eastAsiaTheme="minorEastAsia" w:hAnsiTheme="minorHAnsi" w:cstheme="minorBidi"/>
              <w:noProof/>
              <w:kern w:val="2"/>
              <w:sz w:val="24"/>
              <w:szCs w:val="24"/>
              <w14:ligatures w14:val="standardContextual"/>
            </w:rPr>
          </w:pPr>
          <w:hyperlink w:anchor="_Toc213341097" w:history="1">
            <w:r w:rsidRPr="003710A1">
              <w:rPr>
                <w:rStyle w:val="Hyperlink"/>
                <w:noProof/>
              </w:rPr>
              <w:t>5.  Gold Layer Analytical Views and Reasoning</w:t>
            </w:r>
            <w:r>
              <w:rPr>
                <w:noProof/>
                <w:webHidden/>
              </w:rPr>
              <w:tab/>
            </w:r>
            <w:r>
              <w:rPr>
                <w:noProof/>
                <w:webHidden/>
              </w:rPr>
              <w:fldChar w:fldCharType="begin"/>
            </w:r>
            <w:r>
              <w:rPr>
                <w:noProof/>
                <w:webHidden/>
              </w:rPr>
              <w:instrText xml:space="preserve"> PAGEREF _Toc213341097 \h </w:instrText>
            </w:r>
            <w:r>
              <w:rPr>
                <w:noProof/>
                <w:webHidden/>
              </w:rPr>
            </w:r>
            <w:r>
              <w:rPr>
                <w:noProof/>
                <w:webHidden/>
              </w:rPr>
              <w:fldChar w:fldCharType="separate"/>
            </w:r>
            <w:r>
              <w:rPr>
                <w:noProof/>
                <w:webHidden/>
              </w:rPr>
              <w:t>61</w:t>
            </w:r>
            <w:r>
              <w:rPr>
                <w:noProof/>
                <w:webHidden/>
              </w:rPr>
              <w:fldChar w:fldCharType="end"/>
            </w:r>
          </w:hyperlink>
        </w:p>
        <w:p w14:paraId="0EB0DD12" w14:textId="69226730" w:rsidR="00E2523D" w:rsidRDefault="00E2523D">
          <w:pPr>
            <w:pStyle w:val="TOC1"/>
            <w:rPr>
              <w:rFonts w:asciiTheme="minorHAnsi" w:eastAsiaTheme="minorEastAsia" w:hAnsiTheme="minorHAnsi" w:cstheme="minorBidi"/>
              <w:noProof/>
              <w:kern w:val="2"/>
              <w:sz w:val="24"/>
              <w:szCs w:val="24"/>
              <w14:ligatures w14:val="standardContextual"/>
            </w:rPr>
          </w:pPr>
          <w:hyperlink w:anchor="_Toc213341098" w:history="1">
            <w:r w:rsidRPr="003710A1">
              <w:rPr>
                <w:rStyle w:val="Hyperlink"/>
                <w:noProof/>
              </w:rPr>
              <w:t>6.</w:t>
            </w:r>
            <w:r>
              <w:rPr>
                <w:rFonts w:asciiTheme="minorHAnsi" w:eastAsiaTheme="minorEastAsia" w:hAnsiTheme="minorHAnsi" w:cstheme="minorBidi"/>
                <w:noProof/>
                <w:kern w:val="2"/>
                <w:sz w:val="24"/>
                <w:szCs w:val="24"/>
                <w14:ligatures w14:val="standardContextual"/>
              </w:rPr>
              <w:tab/>
            </w:r>
            <w:r w:rsidRPr="003710A1">
              <w:rPr>
                <w:rStyle w:val="Hyperlink"/>
                <w:noProof/>
              </w:rPr>
              <w:t>Annexures</w:t>
            </w:r>
            <w:r>
              <w:rPr>
                <w:noProof/>
                <w:webHidden/>
              </w:rPr>
              <w:tab/>
            </w:r>
            <w:r>
              <w:rPr>
                <w:noProof/>
                <w:webHidden/>
              </w:rPr>
              <w:fldChar w:fldCharType="begin"/>
            </w:r>
            <w:r>
              <w:rPr>
                <w:noProof/>
                <w:webHidden/>
              </w:rPr>
              <w:instrText xml:space="preserve"> PAGEREF _Toc213341098 \h </w:instrText>
            </w:r>
            <w:r>
              <w:rPr>
                <w:noProof/>
                <w:webHidden/>
              </w:rPr>
            </w:r>
            <w:r>
              <w:rPr>
                <w:noProof/>
                <w:webHidden/>
              </w:rPr>
              <w:fldChar w:fldCharType="separate"/>
            </w:r>
            <w:r>
              <w:rPr>
                <w:noProof/>
                <w:webHidden/>
              </w:rPr>
              <w:t>64</w:t>
            </w:r>
            <w:r>
              <w:rPr>
                <w:noProof/>
                <w:webHidden/>
              </w:rPr>
              <w:fldChar w:fldCharType="end"/>
            </w:r>
          </w:hyperlink>
        </w:p>
        <w:p w14:paraId="2339E4D3" w14:textId="67DD7E11" w:rsidR="00E2523D" w:rsidRDefault="00E2523D">
          <w:pPr>
            <w:rPr>
              <w:ins w:id="10" w:author="Ume Sauda Ghanyani" w:date="2025-11-06T17:03:00Z" w16du:dateUtc="2025-11-06T12:03:00Z"/>
            </w:rPr>
          </w:pPr>
          <w:ins w:id="11" w:author="Ume Sauda Ghanyani" w:date="2025-11-06T17:03:00Z" w16du:dateUtc="2025-11-06T12:03:00Z">
            <w:r>
              <w:rPr>
                <w:b/>
                <w:bCs/>
                <w:noProof/>
              </w:rPr>
              <w:fldChar w:fldCharType="end"/>
            </w:r>
          </w:ins>
        </w:p>
        <w:customXmlInsRangeStart w:id="12" w:author="Ume Sauda Ghanyani" w:date="2025-11-06T17:03:00Z"/>
      </w:sdtContent>
    </w:sdt>
    <w:customXmlInsRangeEnd w:id="12"/>
    <w:p w14:paraId="04C9621B" w14:textId="1BF1B9F5" w:rsidR="65EC422E" w:rsidDel="00A642CF" w:rsidRDefault="65EC422E" w:rsidP="65EC422E">
      <w:pPr>
        <w:rPr>
          <w:del w:id="13" w:author="Ume Sauda Ghanyani" w:date="2025-11-06T17:00:00Z" w16du:dateUtc="2025-11-06T12:00:00Z"/>
        </w:rPr>
      </w:pPr>
    </w:p>
    <w:p w14:paraId="2B0EF448" w14:textId="77777777" w:rsidR="004E3FFE" w:rsidDel="00A642CF" w:rsidRDefault="004E3FFE" w:rsidP="65EC422E">
      <w:pPr>
        <w:rPr>
          <w:del w:id="14" w:author="Ume Sauda Ghanyani" w:date="2025-11-06T17:00:00Z" w16du:dateUtc="2025-11-06T12:00:00Z"/>
        </w:rPr>
      </w:pPr>
    </w:p>
    <w:p w14:paraId="55CC4220" w14:textId="77777777" w:rsidR="004E3FFE" w:rsidDel="00A642CF" w:rsidRDefault="004E3FFE" w:rsidP="65EC422E">
      <w:pPr>
        <w:rPr>
          <w:del w:id="15" w:author="Ume Sauda Ghanyani" w:date="2025-11-06T17:00:00Z" w16du:dateUtc="2025-11-06T12:00:00Z"/>
        </w:rPr>
      </w:pPr>
    </w:p>
    <w:p w14:paraId="5419E7A9" w14:textId="77777777" w:rsidR="004E3FFE" w:rsidDel="00A642CF" w:rsidRDefault="004E3FFE" w:rsidP="65EC422E">
      <w:pPr>
        <w:rPr>
          <w:del w:id="16" w:author="Ume Sauda Ghanyani" w:date="2025-11-06T17:00:00Z" w16du:dateUtc="2025-11-06T12:00:00Z"/>
        </w:rPr>
      </w:pPr>
    </w:p>
    <w:p w14:paraId="23F2AA27" w14:textId="77777777" w:rsidR="004E3FFE" w:rsidDel="00A642CF" w:rsidRDefault="004E3FFE" w:rsidP="65EC422E">
      <w:pPr>
        <w:rPr>
          <w:del w:id="17" w:author="Ume Sauda Ghanyani" w:date="2025-11-06T17:00:00Z" w16du:dateUtc="2025-11-06T12:00:00Z"/>
        </w:rPr>
      </w:pPr>
    </w:p>
    <w:p w14:paraId="5C12985D" w14:textId="77777777" w:rsidR="004E3FFE" w:rsidDel="00A642CF" w:rsidRDefault="004E3FFE" w:rsidP="65EC422E">
      <w:pPr>
        <w:rPr>
          <w:del w:id="18" w:author="Ume Sauda Ghanyani" w:date="2025-11-06T17:00:00Z" w16du:dateUtc="2025-11-06T12:00:00Z"/>
        </w:rPr>
      </w:pPr>
    </w:p>
    <w:p w14:paraId="0FA0F201" w14:textId="77777777" w:rsidR="004E3FFE" w:rsidDel="00A642CF" w:rsidRDefault="004E3FFE" w:rsidP="65EC422E">
      <w:pPr>
        <w:rPr>
          <w:del w:id="19" w:author="Ume Sauda Ghanyani" w:date="2025-11-06T17:00:00Z" w16du:dateUtc="2025-11-06T12:00:00Z"/>
        </w:rPr>
      </w:pPr>
    </w:p>
    <w:p w14:paraId="11D06709" w14:textId="77777777" w:rsidR="004E3FFE" w:rsidDel="00A642CF" w:rsidRDefault="004E3FFE" w:rsidP="65EC422E">
      <w:pPr>
        <w:rPr>
          <w:del w:id="20" w:author="Ume Sauda Ghanyani" w:date="2025-11-06T17:00:00Z" w16du:dateUtc="2025-11-06T12:00:00Z"/>
        </w:rPr>
      </w:pPr>
    </w:p>
    <w:p w14:paraId="0B031097" w14:textId="77777777" w:rsidR="004E3FFE" w:rsidDel="00A642CF" w:rsidRDefault="004E3FFE" w:rsidP="65EC422E">
      <w:pPr>
        <w:rPr>
          <w:del w:id="21" w:author="Ume Sauda Ghanyani" w:date="2025-11-06T17:00:00Z" w16du:dateUtc="2025-11-06T12:00:00Z"/>
        </w:rPr>
      </w:pPr>
    </w:p>
    <w:p w14:paraId="42CFAD5B" w14:textId="2D38FDA3" w:rsidR="2B61243C" w:rsidDel="00A642CF" w:rsidRDefault="2B61243C">
      <w:pPr>
        <w:rPr>
          <w:del w:id="22" w:author="Ume Sauda Ghanyani" w:date="2025-11-06T17:00:00Z" w16du:dateUtc="2025-11-06T12:00:00Z"/>
        </w:rPr>
      </w:pPr>
    </w:p>
    <w:p w14:paraId="4F4B2BB1" w14:textId="41F433F5" w:rsidR="2B61243C" w:rsidDel="00A642CF" w:rsidRDefault="2B61243C">
      <w:pPr>
        <w:rPr>
          <w:del w:id="23" w:author="Ume Sauda Ghanyani" w:date="2025-11-06T17:00:00Z" w16du:dateUtc="2025-11-06T12:00:00Z"/>
        </w:rPr>
      </w:pPr>
    </w:p>
    <w:p w14:paraId="2E5F84EC" w14:textId="2C1495D1" w:rsidR="2B61243C" w:rsidDel="00A642CF" w:rsidRDefault="2B61243C">
      <w:pPr>
        <w:rPr>
          <w:del w:id="24" w:author="Ume Sauda Ghanyani" w:date="2025-11-06T17:00:00Z" w16du:dateUtc="2025-11-06T12:00:00Z"/>
        </w:rPr>
      </w:pPr>
    </w:p>
    <w:p w14:paraId="4ABB5557" w14:textId="2885DCA1" w:rsidR="2B61243C" w:rsidRDefault="2B61243C"/>
    <w:p w14:paraId="437AB711" w14:textId="77777777" w:rsidR="004E3FFE" w:rsidRDefault="004E3FFE" w:rsidP="65EC422E">
      <w:pPr>
        <w:rPr>
          <w:ins w:id="25" w:author="Ume Sauda Ghanyani" w:date="2025-11-06T17:00:00Z" w16du:dateUtc="2025-11-06T12:00:00Z"/>
        </w:rPr>
      </w:pPr>
    </w:p>
    <w:p w14:paraId="084AAD02" w14:textId="77777777" w:rsidR="00A642CF" w:rsidRDefault="00A642CF" w:rsidP="65EC422E">
      <w:pPr>
        <w:rPr>
          <w:ins w:id="26" w:author="Ume Sauda Ghanyani" w:date="2025-11-06T17:00:00Z" w16du:dateUtc="2025-11-06T12:00:00Z"/>
        </w:rPr>
      </w:pPr>
    </w:p>
    <w:p w14:paraId="27240AAA" w14:textId="77777777" w:rsidR="00A642CF" w:rsidRDefault="00A642CF" w:rsidP="65EC422E">
      <w:pPr>
        <w:rPr>
          <w:ins w:id="27" w:author="Ume Sauda Ghanyani" w:date="2025-11-06T17:00:00Z" w16du:dateUtc="2025-11-06T12:00:00Z"/>
        </w:rPr>
      </w:pPr>
    </w:p>
    <w:p w14:paraId="3418CD9A" w14:textId="77777777" w:rsidR="00A642CF" w:rsidRDefault="00A642CF" w:rsidP="65EC422E">
      <w:pPr>
        <w:rPr>
          <w:ins w:id="28" w:author="Ume Sauda Ghanyani" w:date="2025-11-06T17:00:00Z" w16du:dateUtc="2025-11-06T12:00:00Z"/>
        </w:rPr>
      </w:pPr>
    </w:p>
    <w:p w14:paraId="3D9F60DD" w14:textId="77777777" w:rsidR="00A642CF" w:rsidRDefault="00A642CF" w:rsidP="65EC422E">
      <w:pPr>
        <w:rPr>
          <w:ins w:id="29" w:author="Ume Sauda Ghanyani" w:date="2025-11-06T17:00:00Z" w16du:dateUtc="2025-11-06T12:00:00Z"/>
        </w:rPr>
      </w:pPr>
    </w:p>
    <w:p w14:paraId="4D3E95C0" w14:textId="77777777" w:rsidR="00A642CF" w:rsidRDefault="00A642CF" w:rsidP="65EC422E">
      <w:pPr>
        <w:rPr>
          <w:ins w:id="30" w:author="Ume Sauda Ghanyani" w:date="2025-11-06T17:00:00Z" w16du:dateUtc="2025-11-06T12:00:00Z"/>
        </w:rPr>
      </w:pPr>
    </w:p>
    <w:p w14:paraId="79785E84" w14:textId="77777777" w:rsidR="00A642CF" w:rsidRDefault="00A642CF" w:rsidP="65EC422E"/>
    <w:p w14:paraId="7B40E25C" w14:textId="26CD7384" w:rsidR="003B10FE" w:rsidRDefault="00D76571" w:rsidP="65EC422E">
      <w:pPr>
        <w:pStyle w:val="Heading1"/>
      </w:pPr>
      <w:bookmarkStart w:id="31" w:name="_Toc213340836"/>
      <w:bookmarkStart w:id="32" w:name="_Toc213341025"/>
      <w:r>
        <w:t>Data Layer De</w:t>
      </w:r>
      <w:r w:rsidR="000C750B">
        <w:t>sign</w:t>
      </w:r>
      <w:bookmarkEnd w:id="31"/>
      <w:bookmarkEnd w:id="32"/>
    </w:p>
    <w:p w14:paraId="7930CFBE" w14:textId="77777777" w:rsidR="00B9083B" w:rsidRPr="00B9083B" w:rsidRDefault="00B9083B" w:rsidP="00B9083B">
      <w:pPr>
        <w:pStyle w:val="NoSpacing"/>
        <w:rPr>
          <w:sz w:val="10"/>
          <w:szCs w:val="12"/>
        </w:rPr>
      </w:pPr>
    </w:p>
    <w:p w14:paraId="7C5D3CCA" w14:textId="51BA703D" w:rsidR="00F7529D" w:rsidRDefault="00F61B45" w:rsidP="00C33286">
      <w:pPr>
        <w:pStyle w:val="Heading2"/>
        <w:numPr>
          <w:ilvl w:val="1"/>
          <w:numId w:val="1"/>
        </w:numPr>
      </w:pPr>
      <w:r>
        <w:t xml:space="preserve">  </w:t>
      </w:r>
      <w:bookmarkStart w:id="33" w:name="_Toc213340837"/>
      <w:bookmarkStart w:id="34" w:name="_Toc213341026"/>
      <w:r w:rsidR="00CB56E6">
        <w:t>Layer Definitions</w:t>
      </w:r>
      <w:bookmarkEnd w:id="33"/>
      <w:bookmarkEnd w:id="34"/>
    </w:p>
    <w:p w14:paraId="4309053A" w14:textId="77777777" w:rsidR="00F7529D" w:rsidRDefault="00F7529D" w:rsidP="00F7529D">
      <w:pPr>
        <w:spacing w:after="0"/>
      </w:pPr>
      <w:r>
        <w:t xml:space="preserve">The Tazama Data Lakehouse </w:t>
      </w:r>
      <w:commentRangeStart w:id="35"/>
      <w:commentRangeStart w:id="36"/>
      <w:r>
        <w:t xml:space="preserve">architecture is organized into four layers </w:t>
      </w:r>
      <w:commentRangeEnd w:id="35"/>
      <w:r>
        <w:rPr>
          <w:rStyle w:val="CommentReference"/>
          <w:rFonts w:eastAsiaTheme="minorHAnsi" w:cstheme="minorBidi"/>
        </w:rPr>
        <w:commentReference w:id="35"/>
      </w:r>
      <w:commentRangeEnd w:id="36"/>
      <w:r>
        <w:rPr>
          <w:rStyle w:val="CommentReference"/>
          <w:rFonts w:eastAsiaTheme="minorHAnsi" w:cstheme="minorBidi"/>
        </w:rPr>
        <w:commentReference w:id="36"/>
      </w:r>
      <w:r>
        <w:t>— Raw, Bronze, Silver, and Gold — each serving a distinct purpose in the data lifecycle. The Raw layer resides on Apache Ozone, acting as the immutable storage of incoming data, while the subsequent layers (Bronze, Silver, and Gold) operate on Apache Hudi and Spark for transformation, enrichment, and aggregation</w:t>
      </w:r>
    </w:p>
    <w:p w14:paraId="2157DEBF" w14:textId="77777777" w:rsidR="00F7529D" w:rsidRDefault="00F7529D" w:rsidP="00C33286"/>
    <w:tbl>
      <w:tblPr>
        <w:tblStyle w:val="GridTable4"/>
        <w:tblpPr w:leftFromText="180" w:rightFromText="180" w:vertAnchor="text" w:horzAnchor="margin" w:tblpY="-32"/>
        <w:tblW w:w="5000" w:type="pct"/>
        <w:tblLook w:val="04A0" w:firstRow="1" w:lastRow="0" w:firstColumn="1" w:lastColumn="0" w:noHBand="0" w:noVBand="1"/>
      </w:tblPr>
      <w:tblGrid>
        <w:gridCol w:w="884"/>
        <w:gridCol w:w="3148"/>
        <w:gridCol w:w="1380"/>
        <w:gridCol w:w="1761"/>
        <w:gridCol w:w="2203"/>
      </w:tblGrid>
      <w:tr w:rsidR="00F7529D" w14:paraId="72393181" w14:textId="77777777" w:rsidTr="00F75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4A02130F" w14:textId="77777777" w:rsidR="00F7529D" w:rsidRDefault="00F7529D" w:rsidP="00F7529D">
            <w:r>
              <w:t>Layer</w:t>
            </w:r>
          </w:p>
        </w:tc>
        <w:tc>
          <w:tcPr>
            <w:tcW w:w="1679" w:type="pct"/>
          </w:tcPr>
          <w:p w14:paraId="4CA2030F"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Purpose</w:t>
            </w:r>
          </w:p>
        </w:tc>
        <w:tc>
          <w:tcPr>
            <w:tcW w:w="736" w:type="pct"/>
          </w:tcPr>
          <w:p w14:paraId="7E5C43C4"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Storage / Tool</w:t>
            </w:r>
          </w:p>
        </w:tc>
        <w:tc>
          <w:tcPr>
            <w:tcW w:w="939" w:type="pct"/>
          </w:tcPr>
          <w:p w14:paraId="34A0B6EE"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Data Quality</w:t>
            </w:r>
          </w:p>
        </w:tc>
        <w:tc>
          <w:tcPr>
            <w:tcW w:w="1175" w:type="pct"/>
          </w:tcPr>
          <w:p w14:paraId="1496A4B3"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Transformation Level</w:t>
            </w:r>
          </w:p>
        </w:tc>
      </w:tr>
      <w:tr w:rsidR="00F7529D" w14:paraId="6A77B5A1" w14:textId="77777777" w:rsidTr="00F7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172D10D6" w14:textId="77777777" w:rsidR="00F7529D" w:rsidRDefault="00F7529D" w:rsidP="00F7529D">
            <w:r>
              <w:t>Raw</w:t>
            </w:r>
          </w:p>
        </w:tc>
        <w:tc>
          <w:tcPr>
            <w:tcW w:w="1679" w:type="pct"/>
          </w:tcPr>
          <w:p w14:paraId="36EB95AB"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 xml:space="preserve">Immutable copy of source data ingested from </w:t>
            </w:r>
            <w:proofErr w:type="spellStart"/>
            <w:r>
              <w:t>NiFi</w:t>
            </w:r>
            <w:proofErr w:type="spellEnd"/>
            <w:r>
              <w:t>; unprocessed.</w:t>
            </w:r>
          </w:p>
        </w:tc>
        <w:tc>
          <w:tcPr>
            <w:tcW w:w="736" w:type="pct"/>
          </w:tcPr>
          <w:p w14:paraId="06D9963E"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Apache Ozone</w:t>
            </w:r>
          </w:p>
        </w:tc>
        <w:tc>
          <w:tcPr>
            <w:tcW w:w="939" w:type="pct"/>
          </w:tcPr>
          <w:p w14:paraId="6465892F"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Unvalidated</w:t>
            </w:r>
          </w:p>
        </w:tc>
        <w:tc>
          <w:tcPr>
            <w:tcW w:w="1175" w:type="pct"/>
          </w:tcPr>
          <w:p w14:paraId="264CC6EA"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None (append-only)</w:t>
            </w:r>
          </w:p>
        </w:tc>
      </w:tr>
      <w:tr w:rsidR="00F7529D" w14:paraId="6AE890C5" w14:textId="77777777" w:rsidTr="00F7529D">
        <w:tc>
          <w:tcPr>
            <w:cnfStyle w:val="001000000000" w:firstRow="0" w:lastRow="0" w:firstColumn="1" w:lastColumn="0" w:oddVBand="0" w:evenVBand="0" w:oddHBand="0" w:evenHBand="0" w:firstRowFirstColumn="0" w:firstRowLastColumn="0" w:lastRowFirstColumn="0" w:lastRowLastColumn="0"/>
            <w:tcW w:w="471" w:type="pct"/>
          </w:tcPr>
          <w:p w14:paraId="0D7FCB4A" w14:textId="77777777" w:rsidR="00F7529D" w:rsidRDefault="00F7529D" w:rsidP="00F7529D">
            <w:r>
              <w:t>Bronze</w:t>
            </w:r>
          </w:p>
        </w:tc>
        <w:tc>
          <w:tcPr>
            <w:tcW w:w="1679" w:type="pct"/>
          </w:tcPr>
          <w:p w14:paraId="7AA69BA3"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 xml:space="preserve">Schema-aligned, lightly </w:t>
            </w:r>
            <w:commentRangeStart w:id="37"/>
            <w:commentRangeStart w:id="38"/>
            <w:r>
              <w:t xml:space="preserve">validated </w:t>
            </w:r>
            <w:commentRangeEnd w:id="37"/>
            <w:r>
              <w:rPr>
                <w:rStyle w:val="CommentReference"/>
                <w:rFonts w:eastAsiaTheme="minorHAnsi" w:cstheme="minorBidi"/>
              </w:rPr>
              <w:commentReference w:id="37"/>
            </w:r>
            <w:commentRangeEnd w:id="38"/>
            <w:r w:rsidR="00116809">
              <w:rPr>
                <w:rStyle w:val="CommentReference"/>
                <w:rFonts w:eastAsiaTheme="minorHAnsi" w:cstheme="minorBidi"/>
              </w:rPr>
              <w:commentReference w:id="38"/>
            </w:r>
            <w:r>
              <w:t>staging zone.</w:t>
            </w:r>
          </w:p>
        </w:tc>
        <w:tc>
          <w:tcPr>
            <w:tcW w:w="736" w:type="pct"/>
          </w:tcPr>
          <w:p w14:paraId="64ADC089"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Apache Hudi + Spark</w:t>
            </w:r>
          </w:p>
        </w:tc>
        <w:tc>
          <w:tcPr>
            <w:tcW w:w="939" w:type="pct"/>
          </w:tcPr>
          <w:p w14:paraId="78C03F94"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Basic structural validation</w:t>
            </w:r>
          </w:p>
        </w:tc>
        <w:tc>
          <w:tcPr>
            <w:tcW w:w="1175" w:type="pct"/>
          </w:tcPr>
          <w:p w14:paraId="0253FB9E"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Light (type casting, formatting)</w:t>
            </w:r>
          </w:p>
        </w:tc>
      </w:tr>
      <w:tr w:rsidR="00F7529D" w14:paraId="129784D5" w14:textId="77777777" w:rsidTr="00F7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7706D47F" w14:textId="77777777" w:rsidR="00F7529D" w:rsidRDefault="00F7529D" w:rsidP="00F7529D">
            <w:r>
              <w:t>Silver</w:t>
            </w:r>
          </w:p>
        </w:tc>
        <w:tc>
          <w:tcPr>
            <w:tcW w:w="1679" w:type="pct"/>
          </w:tcPr>
          <w:p w14:paraId="5C12F183"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Normalized, deduplicated, and enriched datasets for analytics.</w:t>
            </w:r>
          </w:p>
        </w:tc>
        <w:tc>
          <w:tcPr>
            <w:tcW w:w="736" w:type="pct"/>
          </w:tcPr>
          <w:p w14:paraId="5DC825A6"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Apache Hudi + Spark</w:t>
            </w:r>
          </w:p>
        </w:tc>
        <w:tc>
          <w:tcPr>
            <w:tcW w:w="939" w:type="pct"/>
          </w:tcPr>
          <w:p w14:paraId="62594332"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High</w:t>
            </w:r>
          </w:p>
        </w:tc>
        <w:tc>
          <w:tcPr>
            <w:tcW w:w="1175" w:type="pct"/>
          </w:tcPr>
          <w:p w14:paraId="1573B29A"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Moderate (joins, enrichments)</w:t>
            </w:r>
          </w:p>
        </w:tc>
      </w:tr>
      <w:tr w:rsidR="00F7529D" w14:paraId="0BDF43E0" w14:textId="77777777" w:rsidTr="00F7529D">
        <w:tc>
          <w:tcPr>
            <w:cnfStyle w:val="001000000000" w:firstRow="0" w:lastRow="0" w:firstColumn="1" w:lastColumn="0" w:oddVBand="0" w:evenVBand="0" w:oddHBand="0" w:evenHBand="0" w:firstRowFirstColumn="0" w:firstRowLastColumn="0" w:lastRowFirstColumn="0" w:lastRowLastColumn="0"/>
            <w:tcW w:w="471" w:type="pct"/>
          </w:tcPr>
          <w:p w14:paraId="59CF8C69" w14:textId="77777777" w:rsidR="00F7529D" w:rsidRDefault="00F7529D" w:rsidP="00F7529D">
            <w:r>
              <w:t>Gold</w:t>
            </w:r>
          </w:p>
        </w:tc>
        <w:tc>
          <w:tcPr>
            <w:tcW w:w="1679" w:type="pct"/>
          </w:tcPr>
          <w:p w14:paraId="0A4A785B"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Curated, business-ready data for dashboards and KPIs.</w:t>
            </w:r>
          </w:p>
        </w:tc>
        <w:tc>
          <w:tcPr>
            <w:tcW w:w="736" w:type="pct"/>
          </w:tcPr>
          <w:p w14:paraId="65F7F739"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Apache Hudi + Spark</w:t>
            </w:r>
          </w:p>
        </w:tc>
        <w:tc>
          <w:tcPr>
            <w:tcW w:w="939" w:type="pct"/>
          </w:tcPr>
          <w:p w14:paraId="74D44070"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Very High</w:t>
            </w:r>
          </w:p>
        </w:tc>
        <w:tc>
          <w:tcPr>
            <w:tcW w:w="1175" w:type="pct"/>
          </w:tcPr>
          <w:p w14:paraId="0DB8F6C3"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Heavy (aggregations, pivots)</w:t>
            </w:r>
          </w:p>
        </w:tc>
      </w:tr>
    </w:tbl>
    <w:p w14:paraId="53161ECB" w14:textId="77777777" w:rsidR="00F7529D" w:rsidRDefault="00F7529D" w:rsidP="00C33286">
      <w:pPr>
        <w:rPr>
          <w:rFonts w:ascii="Calibri" w:eastAsiaTheme="minorEastAsia" w:hAnsi="Calibri" w:cstheme="minorBidi"/>
        </w:rPr>
      </w:pPr>
    </w:p>
    <w:p w14:paraId="57BF951F" w14:textId="77777777" w:rsidR="00F7529D" w:rsidRPr="00C33286" w:rsidRDefault="00F7529D" w:rsidP="00C33286">
      <w:pPr>
        <w:rPr>
          <w:rFonts w:ascii="Calibri" w:eastAsiaTheme="minorEastAsia" w:hAnsi="Calibri" w:cstheme="minorBidi"/>
        </w:rPr>
      </w:pPr>
    </w:p>
    <w:p w14:paraId="16C9C20D" w14:textId="4C828FD8" w:rsidR="003B10FE" w:rsidRDefault="00F61B45" w:rsidP="00376DDC">
      <w:pPr>
        <w:pStyle w:val="Heading2"/>
        <w:numPr>
          <w:ilvl w:val="1"/>
          <w:numId w:val="1"/>
        </w:numPr>
      </w:pPr>
      <w:r>
        <w:lastRenderedPageBreak/>
        <w:t xml:space="preserve">  </w:t>
      </w:r>
      <w:bookmarkStart w:id="39" w:name="_Toc213340838"/>
      <w:bookmarkStart w:id="40" w:name="_Toc213341027"/>
      <w:r w:rsidR="000F712F">
        <w:t>Data Flow Architecture</w:t>
      </w:r>
      <w:bookmarkEnd w:id="39"/>
      <w:bookmarkEnd w:id="40"/>
    </w:p>
    <w:p w14:paraId="74B905BE" w14:textId="791E383D" w:rsidR="00F7529D" w:rsidRDefault="00F7529D" w:rsidP="000503DB">
      <w:pPr>
        <w:spacing w:before="100" w:beforeAutospacing="1" w:after="100" w:afterAutospacing="1" w:line="240" w:lineRule="auto"/>
      </w:pPr>
      <w:r w:rsidRPr="008C3852">
        <w:rPr>
          <w:noProof/>
        </w:rPr>
        <w:drawing>
          <wp:inline distT="0" distB="0" distL="0" distR="0" wp14:anchorId="176083DC" wp14:editId="2C5930E6">
            <wp:extent cx="5960110" cy="3216910"/>
            <wp:effectExtent l="0" t="0" r="2540" b="2540"/>
            <wp:docPr id="22870544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5449" name="Picture 1" descr="A diagram of a company&#10;&#10;AI-generated content may be incorrect."/>
                    <pic:cNvPicPr/>
                  </pic:nvPicPr>
                  <pic:blipFill>
                    <a:blip r:embed="rId14"/>
                    <a:stretch>
                      <a:fillRect/>
                    </a:stretch>
                  </pic:blipFill>
                  <pic:spPr>
                    <a:xfrm>
                      <a:off x="0" y="0"/>
                      <a:ext cx="5960110" cy="3216910"/>
                    </a:xfrm>
                    <a:prstGeom prst="rect">
                      <a:avLst/>
                    </a:prstGeom>
                  </pic:spPr>
                </pic:pic>
              </a:graphicData>
            </a:graphic>
          </wp:inline>
        </w:drawing>
      </w:r>
    </w:p>
    <w:p w14:paraId="207B1113" w14:textId="54EA1F5E" w:rsidR="001A060F" w:rsidRPr="001A060F" w:rsidRDefault="00C05F7C" w:rsidP="000503DB">
      <w:pPr>
        <w:spacing w:before="100" w:beforeAutospacing="1" w:after="100" w:afterAutospacing="1" w:line="240" w:lineRule="auto"/>
      </w:pPr>
      <w:commentRangeStart w:id="41"/>
      <w:commentRangeStart w:id="42"/>
      <w:r>
        <w:t xml:space="preserve">Data flows through the </w:t>
      </w:r>
      <w:proofErr w:type="spellStart"/>
      <w:r>
        <w:t>NiFi</w:t>
      </w:r>
      <w:proofErr w:type="spellEnd"/>
      <w:r>
        <w:t xml:space="preserve"> → Ozone → Hudi → Spark pipeline</w:t>
      </w:r>
      <w:commentRangeEnd w:id="41"/>
      <w:r w:rsidR="00A049ED">
        <w:rPr>
          <w:rStyle w:val="CommentReference"/>
          <w:rFonts w:eastAsiaTheme="minorHAnsi" w:cstheme="minorBidi"/>
        </w:rPr>
        <w:commentReference w:id="41"/>
      </w:r>
      <w:commentRangeEnd w:id="42"/>
      <w:r w:rsidR="00F7529D">
        <w:rPr>
          <w:rStyle w:val="CommentReference"/>
          <w:rFonts w:eastAsiaTheme="minorHAnsi" w:cstheme="minorBidi"/>
        </w:rPr>
        <w:commentReference w:id="42"/>
      </w:r>
      <w:r>
        <w:t xml:space="preserve">. </w:t>
      </w:r>
      <w:proofErr w:type="spellStart"/>
      <w:r>
        <w:t>NiFi</w:t>
      </w:r>
      <w:proofErr w:type="spellEnd"/>
      <w:r>
        <w:t xml:space="preserve"> collects data from CMS, </w:t>
      </w:r>
      <w:commentRangeStart w:id="43"/>
      <w:commentRangeStart w:id="44"/>
      <w:del w:id="45" w:author="Ume Sauda Ghanyani" w:date="2025-10-28T16:42:00Z" w16du:dateUtc="2025-10-28T11:42:00Z">
        <w:r w:rsidDel="00F7529D">
          <w:delText>DEMS</w:delText>
        </w:r>
        <w:commentRangeEnd w:id="43"/>
        <w:r w:rsidR="00A049ED" w:rsidDel="00F7529D">
          <w:rPr>
            <w:rStyle w:val="CommentReference"/>
            <w:rFonts w:eastAsiaTheme="minorHAnsi" w:cstheme="minorBidi"/>
          </w:rPr>
          <w:commentReference w:id="43"/>
        </w:r>
      </w:del>
      <w:commentRangeEnd w:id="44"/>
      <w:r w:rsidR="00F7529D">
        <w:rPr>
          <w:rStyle w:val="CommentReference"/>
          <w:rFonts w:eastAsiaTheme="minorHAnsi" w:cstheme="minorBidi"/>
        </w:rPr>
        <w:commentReference w:id="44"/>
      </w:r>
      <w:del w:id="46" w:author="Ume Sauda Ghanyani" w:date="2025-10-28T16:42:00Z" w16du:dateUtc="2025-10-28T11:42:00Z">
        <w:r w:rsidDel="00F7529D">
          <w:delText xml:space="preserve">, </w:delText>
        </w:r>
      </w:del>
      <w:ins w:id="47" w:author="Ume Sauda Ghanyani" w:date="2025-10-28T16:43:00Z" w16du:dateUtc="2025-10-28T11:43:00Z">
        <w:r w:rsidR="00F7529D">
          <w:t>DE API</w:t>
        </w:r>
      </w:ins>
      <w:ins w:id="48" w:author="Ume Sauda Ghanyani" w:date="2025-10-28T16:44:00Z" w16du:dateUtc="2025-10-28T11:44:00Z">
        <w:r w:rsidR="00F7529D">
          <w:t xml:space="preserve"> </w:t>
        </w:r>
      </w:ins>
      <w:r>
        <w:t xml:space="preserve">and </w:t>
      </w:r>
      <w:r w:rsidR="006000BA">
        <w:t>Tazama ODS</w:t>
      </w:r>
      <w:r>
        <w:t xml:space="preserve"> and stores it in Ozone (Raw). Spark reads data from Ozone, applies schema validation, and writes structured outputs into Hudi tables at the bronze level. Subsequent Spark jobs incrementally process Bronze → Silver and Silver → Gold transformations. </w:t>
      </w:r>
    </w:p>
    <w:p w14:paraId="2E7C3675" w14:textId="3D4ABFD6" w:rsidR="0069301D" w:rsidRDefault="00F61B45" w:rsidP="00376DDC">
      <w:pPr>
        <w:pStyle w:val="Heading2"/>
        <w:numPr>
          <w:ilvl w:val="1"/>
          <w:numId w:val="1"/>
        </w:numPr>
      </w:pPr>
      <w:r>
        <w:t xml:space="preserve">  </w:t>
      </w:r>
      <w:bookmarkStart w:id="49" w:name="_Toc213340839"/>
      <w:bookmarkStart w:id="50" w:name="_Toc213341028"/>
      <w:r w:rsidR="00E32D8B">
        <w:t>Schema Design Principles</w:t>
      </w:r>
      <w:bookmarkEnd w:id="49"/>
      <w:bookmarkEnd w:id="50"/>
    </w:p>
    <w:p w14:paraId="62408DF2" w14:textId="152BD938" w:rsidR="00E57AC2" w:rsidRDefault="00E57AC2" w:rsidP="00E57AC2">
      <w:r>
        <w:t xml:space="preserve">Schemas conform to </w:t>
      </w:r>
      <w:commentRangeStart w:id="51"/>
      <w:commentRangeStart w:id="52"/>
      <w:r>
        <w:t xml:space="preserve">3NF </w:t>
      </w:r>
      <w:commentRangeEnd w:id="51"/>
      <w:r w:rsidR="00A049ED">
        <w:rPr>
          <w:rStyle w:val="CommentReference"/>
          <w:rFonts w:eastAsiaTheme="minorHAnsi" w:cstheme="minorBidi"/>
        </w:rPr>
        <w:commentReference w:id="51"/>
      </w:r>
      <w:commentRangeEnd w:id="52"/>
      <w:r w:rsidR="00F7529D">
        <w:rPr>
          <w:rStyle w:val="CommentReference"/>
          <w:rFonts w:eastAsiaTheme="minorHAnsi" w:cstheme="minorBidi"/>
        </w:rPr>
        <w:commentReference w:id="52"/>
      </w:r>
      <w:r>
        <w:t xml:space="preserve">normalization with standardized naming conventions and tenant-based partitioning. Enum fields define controlled value domains (e.g., status_enum, priority_enum). All tables contain timestamps (`created at`, `updated at`) and </w:t>
      </w:r>
      <w:commentRangeStart w:id="53"/>
      <w:commentRangeStart w:id="54"/>
      <w:r>
        <w:t xml:space="preserve">tenant identifiers </w:t>
      </w:r>
      <w:del w:id="55" w:author="Ume Sauda Ghanyani" w:date="2025-10-28T16:46:00Z" w16du:dateUtc="2025-10-28T11:46:00Z">
        <w:r w:rsidDel="00F7529D">
          <w:delText xml:space="preserve">to support time-series </w:delText>
        </w:r>
        <w:commentRangeEnd w:id="53"/>
        <w:r w:rsidR="00A049ED" w:rsidDel="00F7529D">
          <w:rPr>
            <w:rStyle w:val="CommentReference"/>
            <w:rFonts w:eastAsiaTheme="minorHAnsi" w:cstheme="minorBidi"/>
          </w:rPr>
          <w:commentReference w:id="53"/>
        </w:r>
      </w:del>
      <w:commentRangeEnd w:id="54"/>
      <w:r w:rsidR="004D7FA8">
        <w:rPr>
          <w:rStyle w:val="CommentReference"/>
          <w:rFonts w:eastAsiaTheme="minorHAnsi" w:cstheme="minorBidi"/>
        </w:rPr>
        <w:commentReference w:id="54"/>
      </w:r>
      <w:del w:id="56" w:author="Ume Sauda Ghanyani" w:date="2025-10-28T16:47:00Z" w16du:dateUtc="2025-10-28T11:47:00Z">
        <w:r w:rsidDel="004D7FA8">
          <w:delText xml:space="preserve">and </w:delText>
        </w:r>
      </w:del>
      <w:ins w:id="57" w:author="Ume Sauda Ghanyani" w:date="2025-10-28T16:47:00Z" w16du:dateUtc="2025-10-28T11:47:00Z">
        <w:r w:rsidR="004D7FA8">
          <w:t xml:space="preserve">to support </w:t>
        </w:r>
      </w:ins>
      <w:r>
        <w:t>multi-tenant operations.</w:t>
      </w:r>
    </w:p>
    <w:p w14:paraId="1D91FBB0" w14:textId="5A36C854" w:rsidR="00BD2272" w:rsidRPr="00B64421" w:rsidRDefault="00321FF8" w:rsidP="00376DDC">
      <w:pPr>
        <w:pStyle w:val="Heading2"/>
        <w:numPr>
          <w:ilvl w:val="1"/>
          <w:numId w:val="1"/>
        </w:numPr>
      </w:pPr>
      <w:r>
        <w:t xml:space="preserve">  </w:t>
      </w:r>
      <w:bookmarkStart w:id="58" w:name="_Toc213340840"/>
      <w:bookmarkStart w:id="59" w:name="_Toc213341029"/>
      <w:r w:rsidR="008060EC">
        <w:t>Primary and Foreign Key Strategy</w:t>
      </w:r>
      <w:bookmarkEnd w:id="58"/>
      <w:bookmarkEnd w:id="59"/>
    </w:p>
    <w:p w14:paraId="40F556D3" w14:textId="77777777" w:rsidR="00063741" w:rsidRDefault="00063741" w:rsidP="006F4ABC">
      <w:r>
        <w:t>Primary keys (UUIDs) ensure record uniqueness. Foreign key relationships such as Alerts → Cases and Tasks → Cases are logically enforced using Spark join validations in Silver. This approach maintains relational integrity without imposing physical constraints in distributed storage.</w:t>
      </w:r>
    </w:p>
    <w:p w14:paraId="70601E5B" w14:textId="094C47D2" w:rsidR="006F4ABC" w:rsidRPr="00B64421" w:rsidRDefault="006F4ABC" w:rsidP="006F4ABC">
      <w:pPr>
        <w:pStyle w:val="Heading2"/>
        <w:numPr>
          <w:ilvl w:val="1"/>
          <w:numId w:val="1"/>
        </w:numPr>
      </w:pPr>
      <w:r>
        <w:t xml:space="preserve">  </w:t>
      </w:r>
      <w:bookmarkStart w:id="60" w:name="_Toc213340841"/>
      <w:bookmarkStart w:id="61" w:name="_Toc213341030"/>
      <w:r>
        <w:t>Data Validation and Enrichment Rules</w:t>
      </w:r>
      <w:bookmarkEnd w:id="60"/>
      <w:bookmarkEnd w:id="61"/>
    </w:p>
    <w:p w14:paraId="3A9AEAC8" w14:textId="7D78A68F" w:rsidR="00BB147F" w:rsidRDefault="00BB147F" w:rsidP="00BB147F">
      <w:r>
        <w:t>Validation and enrichment occur progressively across layers.</w:t>
      </w:r>
      <w:del w:id="62" w:author="Ume Sauda Ghanyani" w:date="2025-10-28T16:48:00Z" w16du:dateUtc="2025-10-28T11:48:00Z">
        <w:r w:rsidDel="004D7FA8">
          <w:delText xml:space="preserve"> </w:delText>
        </w:r>
        <w:commentRangeStart w:id="63"/>
        <w:commentRangeStart w:id="64"/>
        <w:r w:rsidDel="004D7FA8">
          <w:delText>Raw layer checks data integrity and format</w:delText>
        </w:r>
        <w:commentRangeEnd w:id="63"/>
        <w:r w:rsidR="00A049ED" w:rsidDel="004D7FA8">
          <w:rPr>
            <w:rStyle w:val="CommentReference"/>
            <w:rFonts w:eastAsiaTheme="minorHAnsi" w:cstheme="minorBidi"/>
          </w:rPr>
          <w:commentReference w:id="63"/>
        </w:r>
      </w:del>
      <w:commentRangeEnd w:id="64"/>
      <w:r w:rsidR="004D7FA8">
        <w:rPr>
          <w:rStyle w:val="CommentReference"/>
          <w:rFonts w:eastAsiaTheme="minorHAnsi" w:cstheme="minorBidi"/>
        </w:rPr>
        <w:commentReference w:id="64"/>
      </w:r>
      <w:r>
        <w:t>; Bronze enforces schema and mandatory field presence; Silver validates referential links; Gold performs metric-level reconciliation. Enrichment includes typology mapping, region tagging, and time-based derivations.</w:t>
      </w:r>
    </w:p>
    <w:p w14:paraId="361E53B6" w14:textId="7A4B6418" w:rsidR="00114A5E" w:rsidRDefault="00114A5E" w:rsidP="00114A5E">
      <w:pPr>
        <w:pStyle w:val="Heading2"/>
        <w:numPr>
          <w:ilvl w:val="1"/>
          <w:numId w:val="1"/>
        </w:numPr>
      </w:pPr>
      <w:r>
        <w:lastRenderedPageBreak/>
        <w:t xml:space="preserve">  </w:t>
      </w:r>
      <w:bookmarkStart w:id="65" w:name="_Toc213340842"/>
      <w:bookmarkStart w:id="66" w:name="_Toc213341031"/>
      <w:r>
        <w:t>Versioning</w:t>
      </w:r>
      <w:bookmarkEnd w:id="65"/>
      <w:bookmarkEnd w:id="66"/>
    </w:p>
    <w:p w14:paraId="2B2A519A" w14:textId="2B30F4FE" w:rsidR="004D3743" w:rsidRPr="004D3743" w:rsidRDefault="00002517" w:rsidP="004D3743">
      <w:r w:rsidRPr="00002517">
        <w:t>Version control of this document will be maintained to reflect any future updates to the data model, such as additions of new fields, introduction of new view</w:t>
      </w:r>
      <w:r w:rsidR="00FF5820">
        <w:t>s</w:t>
      </w:r>
      <w:r w:rsidRPr="00002517">
        <w:t xml:space="preserve"> in the system</w:t>
      </w:r>
      <w:r w:rsidR="004D3743">
        <w:t xml:space="preserve">. </w:t>
      </w:r>
    </w:p>
    <w:p w14:paraId="09580BE0" w14:textId="0237F71B" w:rsidR="00466A6A" w:rsidRPr="00B64421" w:rsidRDefault="00466A6A" w:rsidP="00466A6A">
      <w:pPr>
        <w:pStyle w:val="Heading2"/>
        <w:numPr>
          <w:ilvl w:val="1"/>
          <w:numId w:val="1"/>
        </w:numPr>
      </w:pPr>
      <w:r>
        <w:t xml:space="preserve">  </w:t>
      </w:r>
      <w:bookmarkStart w:id="67" w:name="_Toc213340843"/>
      <w:bookmarkStart w:id="68" w:name="_Toc213341032"/>
      <w:r>
        <w:t>Source Traceability</w:t>
      </w:r>
      <w:bookmarkEnd w:id="67"/>
      <w:bookmarkEnd w:id="68"/>
    </w:p>
    <w:tbl>
      <w:tblPr>
        <w:tblStyle w:val="GridTable4"/>
        <w:tblW w:w="9625" w:type="dxa"/>
        <w:tblLook w:val="04A0" w:firstRow="1" w:lastRow="0" w:firstColumn="1" w:lastColumn="0" w:noHBand="0" w:noVBand="1"/>
      </w:tblPr>
      <w:tblGrid>
        <w:gridCol w:w="1256"/>
        <w:gridCol w:w="2313"/>
        <w:gridCol w:w="4592"/>
        <w:gridCol w:w="1776"/>
      </w:tblGrid>
      <w:tr w:rsidR="00F242ED" w:rsidRPr="00F242ED" w14:paraId="30D35DAA" w14:textId="10C72E6A"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3DAAA09F" w14:textId="77777777" w:rsidR="00F242ED" w:rsidRPr="00F242ED" w:rsidRDefault="00F242ED" w:rsidP="00F242ED">
            <w:pPr>
              <w:jc w:val="center"/>
              <w:rPr>
                <w:rFonts w:ascii="Aptos Narrow" w:eastAsia="Times New Roman" w:hAnsi="Aptos Narrow" w:cs="Times New Roman"/>
                <w:sz w:val="22"/>
                <w:szCs w:val="22"/>
              </w:rPr>
            </w:pPr>
            <w:r w:rsidRPr="00F242ED">
              <w:rPr>
                <w:rFonts w:ascii="Aptos Narrow" w:eastAsia="Times New Roman" w:hAnsi="Aptos Narrow" w:cs="Times New Roman"/>
                <w:sz w:val="22"/>
                <w:szCs w:val="22"/>
              </w:rPr>
              <w:t>Reference ID</w:t>
            </w:r>
          </w:p>
        </w:tc>
        <w:tc>
          <w:tcPr>
            <w:tcW w:w="2313" w:type="dxa"/>
            <w:noWrap/>
            <w:hideMark/>
          </w:tcPr>
          <w:p w14:paraId="55E0CD00" w14:textId="77777777"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242ED">
              <w:rPr>
                <w:rFonts w:ascii="Aptos Narrow" w:eastAsia="Times New Roman" w:hAnsi="Aptos Narrow" w:cs="Times New Roman"/>
                <w:sz w:val="22"/>
                <w:szCs w:val="22"/>
              </w:rPr>
              <w:t>Document Name</w:t>
            </w:r>
          </w:p>
        </w:tc>
        <w:tc>
          <w:tcPr>
            <w:tcW w:w="4592" w:type="dxa"/>
            <w:noWrap/>
            <w:hideMark/>
          </w:tcPr>
          <w:p w14:paraId="2C255FA7" w14:textId="77777777"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242ED">
              <w:rPr>
                <w:rFonts w:ascii="Aptos Narrow" w:eastAsia="Times New Roman" w:hAnsi="Aptos Narrow" w:cs="Times New Roman"/>
                <w:sz w:val="22"/>
                <w:szCs w:val="22"/>
              </w:rPr>
              <w:t>Usage in Implementation</w:t>
            </w:r>
          </w:p>
        </w:tc>
        <w:tc>
          <w:tcPr>
            <w:tcW w:w="1464" w:type="dxa"/>
          </w:tcPr>
          <w:p w14:paraId="444C5C2B" w14:textId="37EB4D7D"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sz w:val="22"/>
                <w:szCs w:val="22"/>
              </w:rPr>
            </w:pPr>
            <w:r>
              <w:rPr>
                <w:rFonts w:ascii="Aptos Narrow" w:eastAsia="Times New Roman" w:hAnsi="Aptos Narrow" w:cs="Times New Roman"/>
                <w:b w:val="0"/>
                <w:bCs w:val="0"/>
                <w:sz w:val="22"/>
                <w:szCs w:val="22"/>
              </w:rPr>
              <w:t>Documents</w:t>
            </w:r>
          </w:p>
        </w:tc>
      </w:tr>
      <w:tr w:rsidR="00F242ED" w:rsidRPr="00F242ED" w14:paraId="66303B32" w14:textId="001F4353" w:rsidTr="2402821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37BD0DFD" w14:textId="77777777" w:rsidR="00F242ED" w:rsidRPr="00F242ED" w:rsidRDefault="00F242ED" w:rsidP="00F242ED">
            <w:pPr>
              <w:jc w:val="left"/>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REF-01</w:t>
            </w:r>
          </w:p>
        </w:tc>
        <w:tc>
          <w:tcPr>
            <w:tcW w:w="2313" w:type="dxa"/>
            <w:noWrap/>
            <w:hideMark/>
          </w:tcPr>
          <w:p w14:paraId="6ACE6478" w14:textId="77777777" w:rsidR="00F242ED" w:rsidRPr="00F242ED" w:rsidRDefault="00F242ED"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Database Schema Sheet</w:t>
            </w:r>
          </w:p>
        </w:tc>
        <w:tc>
          <w:tcPr>
            <w:tcW w:w="4592" w:type="dxa"/>
            <w:noWrap/>
            <w:hideMark/>
          </w:tcPr>
          <w:p w14:paraId="0AF14D54" w14:textId="64865589" w:rsidR="00F242ED" w:rsidRPr="00F242ED" w:rsidRDefault="4ED8AF6C"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2402821F">
              <w:rPr>
                <w:rFonts w:ascii="Aptos Narrow" w:eastAsia="Times New Roman" w:hAnsi="Aptos Narrow" w:cs="Times New Roman"/>
                <w:color w:val="000000" w:themeColor="text1"/>
                <w:sz w:val="22"/>
                <w:szCs w:val="22"/>
              </w:rPr>
              <w:t xml:space="preserve">Used to design Bronze, </w:t>
            </w:r>
            <w:commentRangeStart w:id="69"/>
            <w:r w:rsidRPr="2402821F">
              <w:rPr>
                <w:rFonts w:ascii="Aptos Narrow" w:eastAsia="Times New Roman" w:hAnsi="Aptos Narrow" w:cs="Times New Roman"/>
                <w:color w:val="000000" w:themeColor="text1"/>
                <w:sz w:val="22"/>
                <w:szCs w:val="22"/>
              </w:rPr>
              <w:t>Silver</w:t>
            </w:r>
            <w:r w:rsidR="000F2DAC">
              <w:rPr>
                <w:rFonts w:ascii="Aptos Narrow" w:eastAsia="Times New Roman" w:hAnsi="Aptos Narrow" w:cs="Times New Roman"/>
                <w:color w:val="000000" w:themeColor="text1"/>
                <w:sz w:val="22"/>
                <w:szCs w:val="22"/>
              </w:rPr>
              <w:t xml:space="preserve"> </w:t>
            </w:r>
            <w:r w:rsidRPr="2402821F">
              <w:rPr>
                <w:rFonts w:ascii="Aptos Narrow" w:eastAsia="Times New Roman" w:hAnsi="Aptos Narrow" w:cs="Times New Roman"/>
                <w:color w:val="000000" w:themeColor="text1"/>
                <w:sz w:val="22"/>
                <w:szCs w:val="22"/>
              </w:rPr>
              <w:t xml:space="preserve">and </w:t>
            </w:r>
            <w:commentRangeEnd w:id="69"/>
            <w:r w:rsidR="00A049ED">
              <w:rPr>
                <w:rStyle w:val="CommentReference"/>
                <w:rFonts w:eastAsiaTheme="minorHAnsi" w:cstheme="minorBidi"/>
              </w:rPr>
              <w:commentReference w:id="69"/>
            </w:r>
            <w:r w:rsidRPr="2402821F">
              <w:rPr>
                <w:rFonts w:ascii="Aptos Narrow" w:eastAsia="Times New Roman" w:hAnsi="Aptos Narrow" w:cs="Times New Roman"/>
                <w:color w:val="000000" w:themeColor="text1"/>
                <w:sz w:val="22"/>
                <w:szCs w:val="22"/>
              </w:rPr>
              <w:t>Gold layer schemas</w:t>
            </w:r>
          </w:p>
        </w:tc>
        <w:tc>
          <w:tcPr>
            <w:tcW w:w="1464" w:type="dxa"/>
          </w:tcPr>
          <w:p w14:paraId="4A667323" w14:textId="0AB6C775" w:rsidR="00F242ED" w:rsidRPr="00F242ED" w:rsidRDefault="00247011"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object w:dxaOrig="1520" w:dyaOrig="985" w14:anchorId="13B0C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15" o:title=""/>
                </v:shape>
                <o:OLEObject Type="Link" ProgID="Excel.Sheet.12" ShapeID="_x0000_i1025" DrawAspect="Icon" r:id="rId16" UpdateMode="Always">
                  <o:LinkType>EnhancedMetaFile</o:LinkType>
                  <o:LockedField>false</o:LockedField>
                  <o:FieldCodes>\f 0</o:FieldCodes>
                </o:OLEObject>
              </w:object>
            </w:r>
          </w:p>
        </w:tc>
      </w:tr>
      <w:tr w:rsidR="00F242ED" w:rsidRPr="00F242ED" w14:paraId="7617B3B0" w14:textId="3106FBA4" w:rsidTr="2402821F">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635BE965" w14:textId="77777777" w:rsidR="00F242ED" w:rsidRPr="00F242ED" w:rsidRDefault="00F242ED" w:rsidP="00F242ED">
            <w:pPr>
              <w:jc w:val="left"/>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REF-02</w:t>
            </w:r>
          </w:p>
        </w:tc>
        <w:tc>
          <w:tcPr>
            <w:tcW w:w="2313" w:type="dxa"/>
            <w:noWrap/>
            <w:hideMark/>
          </w:tcPr>
          <w:p w14:paraId="5815A7AC" w14:textId="77777777" w:rsidR="00F242ED" w:rsidRPr="00F242ED" w:rsidRDefault="00F242ED"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CMS ERD</w:t>
            </w:r>
          </w:p>
        </w:tc>
        <w:tc>
          <w:tcPr>
            <w:tcW w:w="4592" w:type="dxa"/>
            <w:noWrap/>
            <w:hideMark/>
          </w:tcPr>
          <w:p w14:paraId="51CE6579" w14:textId="77777777" w:rsidR="00F242ED" w:rsidRPr="00F242ED" w:rsidRDefault="00F242ED"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 xml:space="preserve">Used to design </w:t>
            </w:r>
            <w:proofErr w:type="gramStart"/>
            <w:r w:rsidRPr="00F242ED">
              <w:rPr>
                <w:rFonts w:ascii="Aptos Narrow" w:eastAsia="Times New Roman" w:hAnsi="Aptos Narrow" w:cs="Times New Roman"/>
                <w:color w:val="000000"/>
                <w:sz w:val="22"/>
                <w:szCs w:val="22"/>
              </w:rPr>
              <w:t>Bronze, Silver and Gold</w:t>
            </w:r>
            <w:proofErr w:type="gramEnd"/>
            <w:r w:rsidRPr="00F242ED">
              <w:rPr>
                <w:rFonts w:ascii="Aptos Narrow" w:eastAsia="Times New Roman" w:hAnsi="Aptos Narrow" w:cs="Times New Roman"/>
                <w:color w:val="000000"/>
                <w:sz w:val="22"/>
                <w:szCs w:val="22"/>
              </w:rPr>
              <w:t xml:space="preserve"> layer schemas</w:t>
            </w:r>
          </w:p>
        </w:tc>
        <w:tc>
          <w:tcPr>
            <w:tcW w:w="1464" w:type="dxa"/>
          </w:tcPr>
          <w:p w14:paraId="73F07D3E" w14:textId="4733154B" w:rsidR="00F242ED" w:rsidRPr="00F242ED" w:rsidRDefault="00FC4299"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object w:dxaOrig="1520" w:dyaOrig="985" w14:anchorId="0DC4AA74">
                <v:shape id="_x0000_i1026" type="#_x0000_t75" style="width:78pt;height:48pt" o:ole="">
                  <v:imagedata r:id="rId17" o:title=""/>
                </v:shape>
                <o:OLEObject Type="Embed" ProgID="Package" ShapeID="_x0000_i1026" DrawAspect="Icon" ObjectID="_1824025240" r:id="rId18"/>
              </w:object>
            </w:r>
          </w:p>
        </w:tc>
      </w:tr>
    </w:tbl>
    <w:p w14:paraId="6B0144EB" w14:textId="05E76C33" w:rsidR="00316FE2" w:rsidRPr="0069301D" w:rsidRDefault="00316FE2" w:rsidP="0069301D">
      <w:r>
        <w:rPr>
          <w:sz w:val="28"/>
        </w:rPr>
        <w:br w:type="page"/>
      </w:r>
    </w:p>
    <w:p w14:paraId="5B6CCFC9" w14:textId="4B838BDF" w:rsidR="00095B23" w:rsidRDefault="00D85A6E" w:rsidP="00095B23">
      <w:pPr>
        <w:pStyle w:val="Heading1"/>
      </w:pPr>
      <w:bookmarkStart w:id="70" w:name="_Toc213340844"/>
      <w:bookmarkStart w:id="71" w:name="_Toc213341033"/>
      <w:r>
        <w:lastRenderedPageBreak/>
        <w:t>Ingestion and Transformation Pipelines</w:t>
      </w:r>
      <w:bookmarkEnd w:id="70"/>
      <w:bookmarkEnd w:id="71"/>
    </w:p>
    <w:p w14:paraId="75F873FE" w14:textId="77777777" w:rsidR="00095B23" w:rsidRPr="00095B23" w:rsidRDefault="00095B23" w:rsidP="00095B23"/>
    <w:p w14:paraId="4CC3E47F" w14:textId="49AB6220" w:rsidR="32385072" w:rsidRDefault="00095B23" w:rsidP="00095B23">
      <w:pPr>
        <w:pStyle w:val="Heading2"/>
      </w:pPr>
      <w:bookmarkStart w:id="72" w:name="_Toc213340845"/>
      <w:bookmarkStart w:id="73" w:name="_Toc213341034"/>
      <w:r>
        <w:t>Ingestion Sources</w:t>
      </w:r>
      <w:bookmarkEnd w:id="72"/>
      <w:bookmarkEnd w:id="73"/>
    </w:p>
    <w:p w14:paraId="6D7DABD2" w14:textId="65B7DE0F" w:rsidR="00E91A6A" w:rsidRDefault="00E91A6A" w:rsidP="00E91A6A">
      <w:proofErr w:type="spellStart"/>
      <w:r>
        <w:t>NiFi</w:t>
      </w:r>
      <w:proofErr w:type="spellEnd"/>
      <w:r>
        <w:t xml:space="preserve"> handles ingestion from the following data sources: Structured and </w:t>
      </w:r>
      <w:commentRangeStart w:id="74"/>
      <w:r>
        <w:t>Unstructured</w:t>
      </w:r>
      <w:ins w:id="75" w:author="Ume Sauda Ghanyani" w:date="2025-10-28T16:48:00Z" w16du:dateUtc="2025-10-28T11:48:00Z">
        <w:r w:rsidR="004D7FA8">
          <w:t xml:space="preserve"> Meta</w:t>
        </w:r>
      </w:ins>
      <w:r>
        <w:t xml:space="preserve"> Data</w:t>
      </w:r>
      <w:commentRangeEnd w:id="74"/>
      <w:r w:rsidR="00E55477">
        <w:rPr>
          <w:rStyle w:val="CommentReference"/>
          <w:rFonts w:eastAsiaTheme="minorHAnsi" w:cstheme="minorBidi"/>
        </w:rPr>
        <w:commentReference w:id="74"/>
      </w:r>
      <w:r>
        <w:t xml:space="preserve">. Each source has a defined ingestion frequency and route within the </w:t>
      </w:r>
      <w:proofErr w:type="spellStart"/>
      <w:r>
        <w:t>NiFi</w:t>
      </w:r>
      <w:proofErr w:type="spellEnd"/>
      <w:r>
        <w:t xml:space="preserve"> flow.</w:t>
      </w:r>
    </w:p>
    <w:p w14:paraId="5820AA4F" w14:textId="7EAABB18" w:rsidR="000E19DC" w:rsidRDefault="00A26A39" w:rsidP="000E19DC">
      <w:pPr>
        <w:pStyle w:val="Heading2"/>
      </w:pPr>
      <w:bookmarkStart w:id="76" w:name="_Toc213340846"/>
      <w:bookmarkStart w:id="77" w:name="_Toc213341035"/>
      <w:proofErr w:type="spellStart"/>
      <w:r>
        <w:t>NiFi</w:t>
      </w:r>
      <w:proofErr w:type="spellEnd"/>
      <w:r>
        <w:t xml:space="preserve"> Flow Configuration</w:t>
      </w:r>
      <w:bookmarkEnd w:id="76"/>
      <w:bookmarkEnd w:id="77"/>
    </w:p>
    <w:p w14:paraId="1FE7A490" w14:textId="6D5333DA" w:rsidR="00415542" w:rsidRPr="00111429" w:rsidRDefault="00341134" w:rsidP="00415542">
      <w:proofErr w:type="spellStart"/>
      <w:r>
        <w:t>NiFi</w:t>
      </w:r>
      <w:proofErr w:type="spellEnd"/>
      <w:r>
        <w:t xml:space="preserve"> process groups contain processors for ingestion, metadata tagging, and writing. Parameter contexts store environment-specific variables, and failure handling routes invalid data to dead-letter repositories.</w:t>
      </w:r>
    </w:p>
    <w:p w14:paraId="053886F9" w14:textId="2941315E" w:rsidR="00B11F4D" w:rsidRDefault="0018476A" w:rsidP="00FD4122">
      <w:pPr>
        <w:pStyle w:val="Heading2"/>
      </w:pPr>
      <w:bookmarkStart w:id="78" w:name="_Toc213340847"/>
      <w:bookmarkStart w:id="79" w:name="_Toc213341036"/>
      <w:r>
        <w:t>Transformation Logic</w:t>
      </w:r>
      <w:bookmarkEnd w:id="78"/>
      <w:bookmarkEnd w:id="79"/>
    </w:p>
    <w:p w14:paraId="31A98ECF" w14:textId="55C5BCE7" w:rsidR="0018476A" w:rsidRPr="0018476A" w:rsidRDefault="000F362C" w:rsidP="0018476A">
      <w:r>
        <w:t>Spark performs transformations on Hudi tables. Bronze → Silver transformations handle deduplication and normalization, while Silver → Gold aggregations compute analytical metrics. All transformations are metadata-driven and incremental, relying on `_</w:t>
      </w:r>
      <w:proofErr w:type="spellStart"/>
      <w:r>
        <w:t>commit_time</w:t>
      </w:r>
      <w:proofErr w:type="spellEnd"/>
      <w:r>
        <w:t>` for delta detection.</w:t>
      </w:r>
    </w:p>
    <w:p w14:paraId="6502AE25" w14:textId="3ED5B651" w:rsidR="000E19DC" w:rsidRDefault="00237D0E" w:rsidP="00376DDC">
      <w:pPr>
        <w:pStyle w:val="Heading2"/>
      </w:pPr>
      <w:bookmarkStart w:id="80" w:name="_Toc213340848"/>
      <w:bookmarkStart w:id="81" w:name="_Toc213341037"/>
      <w:r>
        <w:t>Data Quality Check</w:t>
      </w:r>
      <w:bookmarkEnd w:id="80"/>
      <w:bookmarkEnd w:id="81"/>
    </w:p>
    <w:p w14:paraId="362E7035" w14:textId="77777777" w:rsidR="004D7E9C" w:rsidRDefault="004D7E9C" w:rsidP="004D7E9C">
      <w:r>
        <w:t xml:space="preserve">Automated Spark checks validate record counts, detect duplicates, and monitor schema drift. Exceptions are logged in Data Quality Audit tables, and </w:t>
      </w:r>
      <w:proofErr w:type="spellStart"/>
      <w:r>
        <w:t>NiFi</w:t>
      </w:r>
      <w:proofErr w:type="spellEnd"/>
      <w:r>
        <w:t xml:space="preserve"> triggers alerts for threshold breaches.</w:t>
      </w:r>
    </w:p>
    <w:p w14:paraId="45D07A19" w14:textId="77777777" w:rsidR="00237D0E" w:rsidRDefault="00237D0E" w:rsidP="00237D0E"/>
    <w:p w14:paraId="29E1F661" w14:textId="77777777" w:rsidR="00237D0E" w:rsidRDefault="00237D0E" w:rsidP="00237D0E"/>
    <w:p w14:paraId="4BEB1945" w14:textId="77777777" w:rsidR="00237D0E" w:rsidRDefault="00237D0E" w:rsidP="00237D0E"/>
    <w:p w14:paraId="7854D20E" w14:textId="77777777" w:rsidR="00237D0E" w:rsidRDefault="00237D0E" w:rsidP="00237D0E"/>
    <w:p w14:paraId="51E0FE3F" w14:textId="77777777" w:rsidR="00237D0E" w:rsidRDefault="00237D0E" w:rsidP="00237D0E"/>
    <w:p w14:paraId="017A1B4B" w14:textId="77777777" w:rsidR="00237D0E" w:rsidRDefault="00237D0E" w:rsidP="00237D0E"/>
    <w:p w14:paraId="64A850DF" w14:textId="77777777" w:rsidR="00237D0E" w:rsidRDefault="00237D0E" w:rsidP="00237D0E"/>
    <w:p w14:paraId="436B3A28" w14:textId="77777777" w:rsidR="00237D0E" w:rsidRDefault="00237D0E" w:rsidP="00237D0E"/>
    <w:p w14:paraId="41AEA6CA" w14:textId="77777777" w:rsidR="00237D0E" w:rsidRDefault="00237D0E" w:rsidP="00237D0E"/>
    <w:p w14:paraId="04087385" w14:textId="77777777" w:rsidR="00237D0E" w:rsidRDefault="00237D0E" w:rsidP="00237D0E"/>
    <w:p w14:paraId="15F492B2" w14:textId="77777777" w:rsidR="00237D0E" w:rsidRDefault="00237D0E" w:rsidP="00237D0E"/>
    <w:p w14:paraId="547B1C76" w14:textId="77777777" w:rsidR="00237D0E" w:rsidRDefault="00237D0E" w:rsidP="00237D0E"/>
    <w:p w14:paraId="7C83534E" w14:textId="77777777" w:rsidR="00237D0E" w:rsidRPr="00237D0E" w:rsidRDefault="00237D0E" w:rsidP="00237D0E"/>
    <w:p w14:paraId="74FBBDE3" w14:textId="1FC81AC1" w:rsidR="2B61243C" w:rsidDel="003045A5" w:rsidRDefault="000B6F07">
      <w:pPr>
        <w:pStyle w:val="Heading1"/>
        <w:rPr>
          <w:del w:id="82" w:author="Ume Sauda Ghanyani" w:date="2025-11-06T16:39:00Z" w16du:dateUtc="2025-11-06T11:39:00Z"/>
        </w:rPr>
        <w:pPrChange w:id="83" w:author="Ume Sauda Ghanyani" w:date="2025-11-06T17:04:00Z" w16du:dateUtc="2025-11-06T12:04:00Z">
          <w:pPr/>
        </w:pPrChange>
      </w:pPr>
      <w:bookmarkStart w:id="84" w:name="_Toc213340849"/>
      <w:bookmarkStart w:id="85" w:name="_Toc213341038"/>
      <w:ins w:id="86" w:author="Ume Sauda Ghanyani" w:date="2025-11-06T16:40:00Z">
        <w:r w:rsidRPr="000B6F07">
          <w:lastRenderedPageBreak/>
          <w:t>Entity Relationship Model (ERD) Reference and Data Structuring Approach</w:t>
        </w:r>
      </w:ins>
      <w:bookmarkEnd w:id="84"/>
      <w:bookmarkEnd w:id="85"/>
    </w:p>
    <w:p w14:paraId="52AFDC15" w14:textId="4AAA87A1" w:rsidR="2B61243C" w:rsidRDefault="2B61243C" w:rsidP="000C0119">
      <w:pPr>
        <w:rPr>
          <w:ins w:id="87" w:author="Ume Sauda Ghanyani" w:date="2025-11-06T16:40:00Z" w16du:dateUtc="2025-11-06T11:40:00Z"/>
        </w:rPr>
      </w:pPr>
    </w:p>
    <w:p w14:paraId="0DAE4A80" w14:textId="1616D187" w:rsidR="00CC1053" w:rsidRPr="00CC1053" w:rsidRDefault="00CC1053">
      <w:pPr>
        <w:jc w:val="left"/>
        <w:rPr>
          <w:ins w:id="88" w:author="Ume Sauda Ghanyani" w:date="2025-11-06T16:42:00Z"/>
        </w:rPr>
        <w:pPrChange w:id="89" w:author="Ume Sauda Ghanyani" w:date="2025-11-06T16:42:00Z" w16du:dateUtc="2025-11-06T11:42:00Z">
          <w:pPr/>
        </w:pPrChange>
      </w:pPr>
      <w:ins w:id="90" w:author="Ume Sauda Ghanyani" w:date="2025-11-06T16:42:00Z">
        <w:r w:rsidRPr="00CC1053">
          <w:t xml:space="preserve">The following Entity Relationship Diagram (ERD) serves as the </w:t>
        </w:r>
        <w:r w:rsidRPr="00CC1053">
          <w:rPr>
            <w:rPrChange w:id="91" w:author="Ume Sauda Ghanyani" w:date="2025-11-06T16:42:00Z" w16du:dateUtc="2025-11-06T11:42:00Z">
              <w:rPr>
                <w:b/>
                <w:bCs/>
              </w:rPr>
            </w:rPrChange>
          </w:rPr>
          <w:t>foundational schema reference</w:t>
        </w:r>
        <w:r w:rsidRPr="00CC1053">
          <w:t xml:space="preserve"> for integrating data from the Postgres-</w:t>
        </w:r>
      </w:ins>
      <w:ins w:id="92" w:author="Ume Sauda Ghanyani" w:date="2025-11-06T16:42:00Z" w16du:dateUtc="2025-11-06T11:42:00Z">
        <w:r w:rsidR="001D262E" w:rsidRPr="00CC1053">
          <w:t>based evaluation</w:t>
        </w:r>
      </w:ins>
      <w:ins w:id="93" w:author="Ume Sauda Ghanyani" w:date="2025-11-06T16:42:00Z">
        <w:r w:rsidRPr="00CC1053">
          <w:t>, and event history databases into the Data Lakehouse environment.</w:t>
        </w:r>
      </w:ins>
      <w:ins w:id="94" w:author="Ume Sauda Ghanyani" w:date="2025-11-06T16:43:00Z" w16du:dateUtc="2025-11-06T11:43:00Z">
        <w:r w:rsidR="001D262E">
          <w:t xml:space="preserve"> We have extracted some information from the JSON blob too </w:t>
        </w:r>
        <w:r w:rsidR="00B64E96">
          <w:t xml:space="preserve">that you can see in </w:t>
        </w:r>
        <w:proofErr w:type="gramStart"/>
        <w:r w:rsidR="00B64E96">
          <w:t>the section</w:t>
        </w:r>
        <w:proofErr w:type="gramEnd"/>
        <w:r w:rsidR="00B64E96">
          <w:t xml:space="preserve"> 3.</w:t>
        </w:r>
      </w:ins>
    </w:p>
    <w:p w14:paraId="726CCC24" w14:textId="37B4F01C" w:rsidR="00CC1053" w:rsidRDefault="00CC1053">
      <w:pPr>
        <w:jc w:val="left"/>
        <w:rPr>
          <w:ins w:id="95" w:author="Ume Sauda Ghanyani" w:date="2025-11-06T16:58:00Z" w16du:dateUtc="2025-11-06T11:58:00Z"/>
        </w:rPr>
      </w:pPr>
      <w:ins w:id="96" w:author="Ume Sauda Ghanyani" w:date="2025-11-06T16:42:00Z">
        <w:r w:rsidRPr="00CC1053">
          <w:t xml:space="preserve">This ERD was </w:t>
        </w:r>
        <w:r w:rsidRPr="00CC1053">
          <w:rPr>
            <w:rPrChange w:id="97" w:author="Ume Sauda Ghanyani" w:date="2025-11-06T16:42:00Z" w16du:dateUtc="2025-11-06T11:42:00Z">
              <w:rPr>
                <w:b/>
                <w:bCs/>
              </w:rPr>
            </w:rPrChange>
          </w:rPr>
          <w:t xml:space="preserve">provided by </w:t>
        </w:r>
      </w:ins>
      <w:ins w:id="98" w:author="Ume Sauda Ghanyani" w:date="2025-11-06T16:42:00Z" w16du:dateUtc="2025-11-06T11:42:00Z">
        <w:r>
          <w:t>Tazama</w:t>
        </w:r>
      </w:ins>
      <w:ins w:id="99" w:author="Ume Sauda Ghanyani" w:date="2025-11-06T16:42:00Z">
        <w:r w:rsidRPr="00CC1053">
          <w:t xml:space="preserve"> and reflects the logical structure of key domains within the system — including configuration (rules, typologies, network map), evaluations, event history (entities, accounts, and their relationships), and raw ISO message data.</w:t>
        </w:r>
        <w:r w:rsidRPr="00CC1053">
          <w:br/>
          <w:t>It establishes how transactional and reference datasets interact across tenants and how these relationships are maintained within the Data Lakehouse architecture.</w:t>
        </w:r>
      </w:ins>
    </w:p>
    <w:p w14:paraId="492C9CAC" w14:textId="7AB2E471" w:rsidR="00550477" w:rsidRPr="00550477" w:rsidRDefault="00550477">
      <w:pPr>
        <w:jc w:val="left"/>
        <w:rPr>
          <w:ins w:id="100" w:author="Ume Sauda Ghanyani" w:date="2025-11-06T16:42:00Z"/>
          <w:i/>
          <w:iCs/>
          <w:rPrChange w:id="101" w:author="Ume Sauda Ghanyani" w:date="2025-11-06T16:59:00Z" w16du:dateUtc="2025-11-06T11:59:00Z">
            <w:rPr>
              <w:ins w:id="102" w:author="Ume Sauda Ghanyani" w:date="2025-11-06T16:42:00Z"/>
            </w:rPr>
          </w:rPrChange>
        </w:rPr>
        <w:pPrChange w:id="103" w:author="Ume Sauda Ghanyani" w:date="2025-11-06T16:42:00Z" w16du:dateUtc="2025-11-06T11:42:00Z">
          <w:pPr/>
        </w:pPrChange>
      </w:pPr>
      <w:ins w:id="104" w:author="Ume Sauda Ghanyani" w:date="2025-11-06T16:59:00Z" w16du:dateUtc="2025-11-06T11:59:00Z">
        <w:r w:rsidRPr="00550477">
          <w:rPr>
            <w:i/>
            <w:iCs/>
            <w:rPrChange w:id="105" w:author="Ume Sauda Ghanyani" w:date="2025-11-06T16:59:00Z" w16du:dateUtc="2025-11-06T11:59:00Z">
              <w:rPr/>
            </w:rPrChange>
          </w:rPr>
          <w:t xml:space="preserve">Note: </w:t>
        </w:r>
      </w:ins>
      <w:ins w:id="106" w:author="Ume Sauda Ghanyani" w:date="2025-11-06T16:58:00Z" w16du:dateUtc="2025-11-06T11:58:00Z">
        <w:r w:rsidRPr="00550477">
          <w:rPr>
            <w:i/>
            <w:iCs/>
            <w:rPrChange w:id="107" w:author="Ume Sauda Ghanyani" w:date="2025-11-06T16:59:00Z" w16du:dateUtc="2025-11-06T11:59:00Z">
              <w:rPr/>
            </w:rPrChange>
          </w:rPr>
          <w:t xml:space="preserve">ERD image attached in </w:t>
        </w:r>
      </w:ins>
      <w:ins w:id="108" w:author="Ume Sauda Ghanyani" w:date="2025-11-06T16:59:00Z" w16du:dateUtc="2025-11-06T11:59:00Z">
        <w:r w:rsidRPr="00550477">
          <w:rPr>
            <w:i/>
            <w:iCs/>
            <w:rPrChange w:id="109" w:author="Ume Sauda Ghanyani" w:date="2025-11-06T16:59:00Z" w16du:dateUtc="2025-11-06T11:59:00Z">
              <w:rPr/>
            </w:rPrChange>
          </w:rPr>
          <w:t>annexures.</w:t>
        </w:r>
      </w:ins>
    </w:p>
    <w:p w14:paraId="1AA0A746" w14:textId="3C218DD8" w:rsidR="000B6F07" w:rsidRDefault="000436EF" w:rsidP="00606D0C">
      <w:pPr>
        <w:rPr>
          <w:ins w:id="110" w:author="Ume Sauda Ghanyani" w:date="2025-11-06T16:54:00Z" w16du:dateUtc="2025-11-06T11:54:00Z"/>
        </w:rPr>
      </w:pPr>
      <w:proofErr w:type="gramStart"/>
      <w:ins w:id="111" w:author="Ume Sauda Ghanyani" w:date="2025-11-06T16:54:00Z" w16du:dateUtc="2025-11-06T11:54:00Z">
        <w:r>
          <w:t xml:space="preserve">2.1 </w:t>
        </w:r>
        <w:r w:rsidR="00860977">
          <w:t xml:space="preserve"> ERD</w:t>
        </w:r>
        <w:proofErr w:type="gramEnd"/>
        <w:r w:rsidR="00860977">
          <w:t xml:space="preserve"> Overview</w:t>
        </w:r>
      </w:ins>
    </w:p>
    <w:tbl>
      <w:tblPr>
        <w:tblW w:w="10170" w:type="dxa"/>
        <w:tblLook w:val="04A0" w:firstRow="1" w:lastRow="0" w:firstColumn="1" w:lastColumn="0" w:noHBand="0" w:noVBand="1"/>
        <w:tblPrChange w:id="112" w:author="Ume Sauda Ghanyani" w:date="2025-11-06T16:55:00Z" w16du:dateUtc="2025-11-06T11:55:00Z">
          <w:tblPr>
            <w:tblW w:w="12900" w:type="dxa"/>
            <w:tblLook w:val="04A0" w:firstRow="1" w:lastRow="0" w:firstColumn="1" w:lastColumn="0" w:noHBand="0" w:noVBand="1"/>
          </w:tblPr>
        </w:tblPrChange>
      </w:tblPr>
      <w:tblGrid>
        <w:gridCol w:w="2220"/>
        <w:gridCol w:w="4840"/>
        <w:gridCol w:w="3110"/>
        <w:tblGridChange w:id="113">
          <w:tblGrid>
            <w:gridCol w:w="2220"/>
            <w:gridCol w:w="4840"/>
            <w:gridCol w:w="3110"/>
            <w:gridCol w:w="2730"/>
          </w:tblGrid>
        </w:tblGridChange>
      </w:tblGrid>
      <w:tr w:rsidR="00860977" w:rsidRPr="00860977" w14:paraId="710A0062" w14:textId="77777777" w:rsidTr="00860977">
        <w:trPr>
          <w:trHeight w:val="288"/>
          <w:ins w:id="114" w:author="Ume Sauda Ghanyani" w:date="2025-11-06T16:55:00Z"/>
          <w:trPrChange w:id="115" w:author="Ume Sauda Ghanyani" w:date="2025-11-06T16:55:00Z" w16du:dateUtc="2025-11-06T11:55:00Z">
            <w:trPr>
              <w:trHeight w:val="288"/>
            </w:trPr>
          </w:trPrChange>
        </w:trPr>
        <w:tc>
          <w:tcPr>
            <w:tcW w:w="2220" w:type="dxa"/>
            <w:tcBorders>
              <w:top w:val="nil"/>
              <w:left w:val="nil"/>
              <w:bottom w:val="nil"/>
              <w:right w:val="nil"/>
            </w:tcBorders>
            <w:noWrap/>
            <w:vAlign w:val="center"/>
            <w:hideMark/>
            <w:tcPrChange w:id="116" w:author="Ume Sauda Ghanyani" w:date="2025-11-06T16:55:00Z" w16du:dateUtc="2025-11-06T11:55:00Z">
              <w:tcPr>
                <w:tcW w:w="2220" w:type="dxa"/>
                <w:tcBorders>
                  <w:top w:val="nil"/>
                  <w:left w:val="nil"/>
                  <w:bottom w:val="nil"/>
                  <w:right w:val="nil"/>
                </w:tcBorders>
                <w:noWrap/>
                <w:vAlign w:val="center"/>
                <w:hideMark/>
              </w:tcPr>
            </w:tcPrChange>
          </w:tcPr>
          <w:p w14:paraId="721DD795" w14:textId="77777777" w:rsidR="00860977" w:rsidRPr="00860977" w:rsidRDefault="00860977" w:rsidP="00860977">
            <w:pPr>
              <w:spacing w:after="0" w:line="240" w:lineRule="auto"/>
              <w:jc w:val="center"/>
              <w:rPr>
                <w:ins w:id="117" w:author="Ume Sauda Ghanyani" w:date="2025-11-06T16:55:00Z" w16du:dateUtc="2025-11-06T11:55:00Z"/>
                <w:rFonts w:ascii="Aptos Narrow" w:eastAsia="Times New Roman" w:hAnsi="Aptos Narrow" w:cs="Times New Roman"/>
                <w:b/>
                <w:bCs/>
                <w:color w:val="000000"/>
                <w:sz w:val="22"/>
                <w:szCs w:val="22"/>
              </w:rPr>
            </w:pPr>
            <w:ins w:id="118" w:author="Ume Sauda Ghanyani" w:date="2025-11-06T16:55:00Z" w16du:dateUtc="2025-11-06T11:55:00Z">
              <w:r w:rsidRPr="00860977">
                <w:rPr>
                  <w:rFonts w:ascii="Aptos Narrow" w:eastAsia="Times New Roman" w:hAnsi="Aptos Narrow" w:cs="Times New Roman"/>
                  <w:b/>
                  <w:bCs/>
                  <w:color w:val="000000"/>
                  <w:sz w:val="22"/>
                  <w:szCs w:val="22"/>
                </w:rPr>
                <w:t>Category</w:t>
              </w:r>
            </w:ins>
          </w:p>
        </w:tc>
        <w:tc>
          <w:tcPr>
            <w:tcW w:w="4840" w:type="dxa"/>
            <w:tcBorders>
              <w:top w:val="nil"/>
              <w:left w:val="nil"/>
              <w:bottom w:val="nil"/>
              <w:right w:val="nil"/>
            </w:tcBorders>
            <w:vAlign w:val="center"/>
            <w:hideMark/>
            <w:tcPrChange w:id="119" w:author="Ume Sauda Ghanyani" w:date="2025-11-06T16:55:00Z" w16du:dateUtc="2025-11-06T11:55:00Z">
              <w:tcPr>
                <w:tcW w:w="4840" w:type="dxa"/>
                <w:tcBorders>
                  <w:top w:val="nil"/>
                  <w:left w:val="nil"/>
                  <w:bottom w:val="nil"/>
                  <w:right w:val="nil"/>
                </w:tcBorders>
                <w:vAlign w:val="center"/>
                <w:hideMark/>
              </w:tcPr>
            </w:tcPrChange>
          </w:tcPr>
          <w:p w14:paraId="7DE4509B" w14:textId="77777777" w:rsidR="00860977" w:rsidRPr="00860977" w:rsidRDefault="00860977" w:rsidP="00860977">
            <w:pPr>
              <w:spacing w:after="0" w:line="240" w:lineRule="auto"/>
              <w:jc w:val="center"/>
              <w:rPr>
                <w:ins w:id="120" w:author="Ume Sauda Ghanyani" w:date="2025-11-06T16:55:00Z" w16du:dateUtc="2025-11-06T11:55:00Z"/>
                <w:rFonts w:ascii="Aptos Narrow" w:eastAsia="Times New Roman" w:hAnsi="Aptos Narrow" w:cs="Times New Roman"/>
                <w:b/>
                <w:bCs/>
                <w:color w:val="000000"/>
                <w:sz w:val="22"/>
                <w:szCs w:val="22"/>
              </w:rPr>
            </w:pPr>
            <w:ins w:id="121" w:author="Ume Sauda Ghanyani" w:date="2025-11-06T16:55:00Z" w16du:dateUtc="2025-11-06T11:55:00Z">
              <w:r w:rsidRPr="00860977">
                <w:rPr>
                  <w:rFonts w:ascii="Aptos Narrow" w:eastAsia="Times New Roman" w:hAnsi="Aptos Narrow" w:cs="Times New Roman"/>
                  <w:b/>
                  <w:bCs/>
                  <w:color w:val="000000"/>
                  <w:sz w:val="22"/>
                  <w:szCs w:val="22"/>
                </w:rPr>
                <w:t>Entities Included</w:t>
              </w:r>
            </w:ins>
          </w:p>
        </w:tc>
        <w:tc>
          <w:tcPr>
            <w:tcW w:w="3110" w:type="dxa"/>
            <w:tcBorders>
              <w:top w:val="nil"/>
              <w:left w:val="nil"/>
              <w:bottom w:val="nil"/>
              <w:right w:val="nil"/>
            </w:tcBorders>
            <w:vAlign w:val="center"/>
            <w:hideMark/>
            <w:tcPrChange w:id="122" w:author="Ume Sauda Ghanyani" w:date="2025-11-06T16:55:00Z" w16du:dateUtc="2025-11-06T11:55:00Z">
              <w:tcPr>
                <w:tcW w:w="5840" w:type="dxa"/>
                <w:gridSpan w:val="2"/>
                <w:tcBorders>
                  <w:top w:val="nil"/>
                  <w:left w:val="nil"/>
                  <w:bottom w:val="nil"/>
                  <w:right w:val="nil"/>
                </w:tcBorders>
                <w:vAlign w:val="center"/>
                <w:hideMark/>
              </w:tcPr>
            </w:tcPrChange>
          </w:tcPr>
          <w:p w14:paraId="3AF556A6" w14:textId="77777777" w:rsidR="00860977" w:rsidRPr="00860977" w:rsidRDefault="00860977" w:rsidP="00860977">
            <w:pPr>
              <w:spacing w:after="0" w:line="240" w:lineRule="auto"/>
              <w:jc w:val="center"/>
              <w:rPr>
                <w:ins w:id="123" w:author="Ume Sauda Ghanyani" w:date="2025-11-06T16:55:00Z" w16du:dateUtc="2025-11-06T11:55:00Z"/>
                <w:rFonts w:ascii="Aptos Narrow" w:eastAsia="Times New Roman" w:hAnsi="Aptos Narrow" w:cs="Times New Roman"/>
                <w:b/>
                <w:bCs/>
                <w:color w:val="000000"/>
                <w:sz w:val="22"/>
                <w:szCs w:val="22"/>
              </w:rPr>
            </w:pPr>
            <w:ins w:id="124" w:author="Ume Sauda Ghanyani" w:date="2025-11-06T16:55:00Z" w16du:dateUtc="2025-11-06T11:55:00Z">
              <w:r w:rsidRPr="00860977">
                <w:rPr>
                  <w:rFonts w:ascii="Aptos Narrow" w:eastAsia="Times New Roman" w:hAnsi="Aptos Narrow" w:cs="Times New Roman"/>
                  <w:b/>
                  <w:bCs/>
                  <w:color w:val="000000"/>
                  <w:sz w:val="22"/>
                  <w:szCs w:val="22"/>
                </w:rPr>
                <w:t>Description</w:t>
              </w:r>
            </w:ins>
          </w:p>
        </w:tc>
      </w:tr>
      <w:tr w:rsidR="00860977" w:rsidRPr="00860977" w14:paraId="548B527E" w14:textId="77777777" w:rsidTr="00860977">
        <w:trPr>
          <w:trHeight w:val="864"/>
          <w:ins w:id="125" w:author="Ume Sauda Ghanyani" w:date="2025-11-06T16:55:00Z"/>
          <w:trPrChange w:id="126" w:author="Ume Sauda Ghanyani" w:date="2025-11-06T16:55:00Z" w16du:dateUtc="2025-11-06T11:55:00Z">
            <w:trPr>
              <w:trHeight w:val="864"/>
            </w:trPr>
          </w:trPrChange>
        </w:trPr>
        <w:tc>
          <w:tcPr>
            <w:tcW w:w="2220" w:type="dxa"/>
            <w:tcBorders>
              <w:top w:val="nil"/>
              <w:left w:val="nil"/>
              <w:bottom w:val="nil"/>
              <w:right w:val="nil"/>
            </w:tcBorders>
            <w:noWrap/>
            <w:vAlign w:val="center"/>
            <w:hideMark/>
            <w:tcPrChange w:id="127" w:author="Ume Sauda Ghanyani" w:date="2025-11-06T16:55:00Z" w16du:dateUtc="2025-11-06T11:55:00Z">
              <w:tcPr>
                <w:tcW w:w="2220" w:type="dxa"/>
                <w:tcBorders>
                  <w:top w:val="nil"/>
                  <w:left w:val="nil"/>
                  <w:bottom w:val="nil"/>
                  <w:right w:val="nil"/>
                </w:tcBorders>
                <w:noWrap/>
                <w:vAlign w:val="center"/>
                <w:hideMark/>
              </w:tcPr>
            </w:tcPrChange>
          </w:tcPr>
          <w:p w14:paraId="27BDA6E4" w14:textId="77777777" w:rsidR="00860977" w:rsidRPr="00860977" w:rsidRDefault="00860977" w:rsidP="00860977">
            <w:pPr>
              <w:spacing w:after="0" w:line="240" w:lineRule="auto"/>
              <w:jc w:val="left"/>
              <w:rPr>
                <w:ins w:id="128" w:author="Ume Sauda Ghanyani" w:date="2025-11-06T16:55:00Z" w16du:dateUtc="2025-11-06T11:55:00Z"/>
                <w:rFonts w:ascii="Aptos Narrow" w:eastAsia="Times New Roman" w:hAnsi="Aptos Narrow" w:cs="Times New Roman"/>
                <w:b/>
                <w:bCs/>
                <w:color w:val="000000"/>
                <w:sz w:val="22"/>
                <w:szCs w:val="22"/>
              </w:rPr>
            </w:pPr>
            <w:ins w:id="129" w:author="Ume Sauda Ghanyani" w:date="2025-11-06T16:55:00Z" w16du:dateUtc="2025-11-06T11:55:00Z">
              <w:r w:rsidRPr="00860977">
                <w:rPr>
                  <w:rFonts w:ascii="Aptos Narrow" w:eastAsia="Times New Roman" w:hAnsi="Aptos Narrow" w:cs="Times New Roman"/>
                  <w:b/>
                  <w:bCs/>
                  <w:color w:val="000000"/>
                  <w:sz w:val="22"/>
                  <w:szCs w:val="22"/>
                </w:rPr>
                <w:t>Configuration Database</w:t>
              </w:r>
            </w:ins>
          </w:p>
        </w:tc>
        <w:tc>
          <w:tcPr>
            <w:tcW w:w="4840" w:type="dxa"/>
            <w:tcBorders>
              <w:top w:val="nil"/>
              <w:left w:val="nil"/>
              <w:bottom w:val="nil"/>
              <w:right w:val="nil"/>
            </w:tcBorders>
            <w:vAlign w:val="center"/>
            <w:hideMark/>
            <w:tcPrChange w:id="130" w:author="Ume Sauda Ghanyani" w:date="2025-11-06T16:55:00Z" w16du:dateUtc="2025-11-06T11:55:00Z">
              <w:tcPr>
                <w:tcW w:w="4840" w:type="dxa"/>
                <w:tcBorders>
                  <w:top w:val="nil"/>
                  <w:left w:val="nil"/>
                  <w:bottom w:val="nil"/>
                  <w:right w:val="nil"/>
                </w:tcBorders>
                <w:vAlign w:val="center"/>
                <w:hideMark/>
              </w:tcPr>
            </w:tcPrChange>
          </w:tcPr>
          <w:p w14:paraId="31B832E6" w14:textId="77777777" w:rsidR="00860977" w:rsidRPr="00860977" w:rsidRDefault="00860977" w:rsidP="00860977">
            <w:pPr>
              <w:spacing w:after="0" w:line="240" w:lineRule="auto"/>
              <w:jc w:val="left"/>
              <w:rPr>
                <w:ins w:id="131" w:author="Ume Sauda Ghanyani" w:date="2025-11-06T16:55:00Z" w16du:dateUtc="2025-11-06T11:55:00Z"/>
                <w:rFonts w:ascii="Arial Unicode MS" w:eastAsia="Times New Roman" w:hAnsi="Arial Unicode MS" w:cs="Times New Roman"/>
                <w:color w:val="000000"/>
              </w:rPr>
            </w:pPr>
            <w:ins w:id="132" w:author="Ume Sauda Ghanyani" w:date="2025-11-06T16:55:00Z" w16du:dateUtc="2025-11-06T11:55:00Z">
              <w:r w:rsidRPr="00860977">
                <w:rPr>
                  <w:rFonts w:ascii="Arial Unicode MS" w:eastAsia="Times New Roman" w:hAnsi="Arial Unicode MS" w:cs="Times New Roman"/>
                  <w:color w:val="000000"/>
                </w:rPr>
                <w:t>NETWORK_MAP</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TYPOLOGY</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RULE</w:t>
              </w:r>
            </w:ins>
          </w:p>
        </w:tc>
        <w:tc>
          <w:tcPr>
            <w:tcW w:w="3110" w:type="dxa"/>
            <w:tcBorders>
              <w:top w:val="nil"/>
              <w:left w:val="nil"/>
              <w:bottom w:val="nil"/>
              <w:right w:val="nil"/>
            </w:tcBorders>
            <w:vAlign w:val="center"/>
            <w:hideMark/>
            <w:tcPrChange w:id="133" w:author="Ume Sauda Ghanyani" w:date="2025-11-06T16:55:00Z" w16du:dateUtc="2025-11-06T11:55:00Z">
              <w:tcPr>
                <w:tcW w:w="5840" w:type="dxa"/>
                <w:gridSpan w:val="2"/>
                <w:tcBorders>
                  <w:top w:val="nil"/>
                  <w:left w:val="nil"/>
                  <w:bottom w:val="nil"/>
                  <w:right w:val="nil"/>
                </w:tcBorders>
                <w:vAlign w:val="center"/>
                <w:hideMark/>
              </w:tcPr>
            </w:tcPrChange>
          </w:tcPr>
          <w:p w14:paraId="028572A2" w14:textId="77777777" w:rsidR="00860977" w:rsidRPr="00860977" w:rsidRDefault="00860977" w:rsidP="00860977">
            <w:pPr>
              <w:spacing w:after="0" w:line="240" w:lineRule="auto"/>
              <w:jc w:val="left"/>
              <w:rPr>
                <w:ins w:id="134" w:author="Ume Sauda Ghanyani" w:date="2025-11-06T16:55:00Z" w16du:dateUtc="2025-11-06T11:55:00Z"/>
                <w:rFonts w:ascii="Aptos Narrow" w:eastAsia="Times New Roman" w:hAnsi="Aptos Narrow" w:cs="Times New Roman"/>
                <w:color w:val="000000"/>
                <w:sz w:val="22"/>
                <w:szCs w:val="22"/>
              </w:rPr>
            </w:pPr>
            <w:ins w:id="135" w:author="Ume Sauda Ghanyani" w:date="2025-11-06T16:55:00Z" w16du:dateUtc="2025-11-06T11:55:00Z">
              <w:r w:rsidRPr="00860977">
                <w:rPr>
                  <w:rFonts w:ascii="Aptos Narrow" w:eastAsia="Times New Roman" w:hAnsi="Aptos Narrow" w:cs="Times New Roman"/>
                  <w:color w:val="000000"/>
                  <w:sz w:val="22"/>
                  <w:szCs w:val="22"/>
                </w:rPr>
                <w:t>Defines all system configuration and logic applied during evaluation. Each configuration item is stored as a JSONB document with tenant-specific identifiers.</w:t>
              </w:r>
            </w:ins>
          </w:p>
        </w:tc>
      </w:tr>
      <w:tr w:rsidR="00860977" w:rsidRPr="00860977" w14:paraId="64ED85A1" w14:textId="77777777" w:rsidTr="00860977">
        <w:trPr>
          <w:trHeight w:val="576"/>
          <w:ins w:id="136" w:author="Ume Sauda Ghanyani" w:date="2025-11-06T16:55:00Z"/>
          <w:trPrChange w:id="137" w:author="Ume Sauda Ghanyani" w:date="2025-11-06T16:55:00Z" w16du:dateUtc="2025-11-06T11:55:00Z">
            <w:trPr>
              <w:trHeight w:val="576"/>
            </w:trPr>
          </w:trPrChange>
        </w:trPr>
        <w:tc>
          <w:tcPr>
            <w:tcW w:w="2220" w:type="dxa"/>
            <w:tcBorders>
              <w:top w:val="nil"/>
              <w:left w:val="nil"/>
              <w:bottom w:val="nil"/>
              <w:right w:val="nil"/>
            </w:tcBorders>
            <w:noWrap/>
            <w:vAlign w:val="center"/>
            <w:hideMark/>
            <w:tcPrChange w:id="138" w:author="Ume Sauda Ghanyani" w:date="2025-11-06T16:55:00Z" w16du:dateUtc="2025-11-06T11:55:00Z">
              <w:tcPr>
                <w:tcW w:w="2220" w:type="dxa"/>
                <w:tcBorders>
                  <w:top w:val="nil"/>
                  <w:left w:val="nil"/>
                  <w:bottom w:val="nil"/>
                  <w:right w:val="nil"/>
                </w:tcBorders>
                <w:noWrap/>
                <w:vAlign w:val="center"/>
                <w:hideMark/>
              </w:tcPr>
            </w:tcPrChange>
          </w:tcPr>
          <w:p w14:paraId="7FE89AF7" w14:textId="77777777" w:rsidR="00860977" w:rsidRPr="00860977" w:rsidRDefault="00860977" w:rsidP="00860977">
            <w:pPr>
              <w:spacing w:after="0" w:line="240" w:lineRule="auto"/>
              <w:jc w:val="left"/>
              <w:rPr>
                <w:ins w:id="139" w:author="Ume Sauda Ghanyani" w:date="2025-11-06T16:55:00Z" w16du:dateUtc="2025-11-06T11:55:00Z"/>
                <w:rFonts w:ascii="Aptos Narrow" w:eastAsia="Times New Roman" w:hAnsi="Aptos Narrow" w:cs="Times New Roman"/>
                <w:b/>
                <w:bCs/>
                <w:color w:val="000000"/>
                <w:sz w:val="22"/>
                <w:szCs w:val="22"/>
              </w:rPr>
            </w:pPr>
            <w:ins w:id="140" w:author="Ume Sauda Ghanyani" w:date="2025-11-06T16:55:00Z" w16du:dateUtc="2025-11-06T11:55:00Z">
              <w:r w:rsidRPr="00860977">
                <w:rPr>
                  <w:rFonts w:ascii="Aptos Narrow" w:eastAsia="Times New Roman" w:hAnsi="Aptos Narrow" w:cs="Times New Roman"/>
                  <w:b/>
                  <w:bCs/>
                  <w:color w:val="000000"/>
                  <w:sz w:val="22"/>
                  <w:szCs w:val="22"/>
                </w:rPr>
                <w:t>Evaluation Database</w:t>
              </w:r>
            </w:ins>
          </w:p>
        </w:tc>
        <w:tc>
          <w:tcPr>
            <w:tcW w:w="4840" w:type="dxa"/>
            <w:tcBorders>
              <w:top w:val="nil"/>
              <w:left w:val="nil"/>
              <w:bottom w:val="nil"/>
              <w:right w:val="nil"/>
            </w:tcBorders>
            <w:vAlign w:val="center"/>
            <w:hideMark/>
            <w:tcPrChange w:id="141" w:author="Ume Sauda Ghanyani" w:date="2025-11-06T16:55:00Z" w16du:dateUtc="2025-11-06T11:55:00Z">
              <w:tcPr>
                <w:tcW w:w="4840" w:type="dxa"/>
                <w:tcBorders>
                  <w:top w:val="nil"/>
                  <w:left w:val="nil"/>
                  <w:bottom w:val="nil"/>
                  <w:right w:val="nil"/>
                </w:tcBorders>
                <w:vAlign w:val="center"/>
                <w:hideMark/>
              </w:tcPr>
            </w:tcPrChange>
          </w:tcPr>
          <w:p w14:paraId="198DFBDB" w14:textId="77777777" w:rsidR="00860977" w:rsidRPr="00860977" w:rsidRDefault="00860977" w:rsidP="00860977">
            <w:pPr>
              <w:spacing w:after="0" w:line="240" w:lineRule="auto"/>
              <w:jc w:val="left"/>
              <w:rPr>
                <w:ins w:id="142" w:author="Ume Sauda Ghanyani" w:date="2025-11-06T16:55:00Z" w16du:dateUtc="2025-11-06T11:55:00Z"/>
                <w:rFonts w:ascii="Arial Unicode MS" w:eastAsia="Times New Roman" w:hAnsi="Arial Unicode MS" w:cs="Times New Roman"/>
                <w:color w:val="000000"/>
              </w:rPr>
            </w:pPr>
            <w:ins w:id="143" w:author="Ume Sauda Ghanyani" w:date="2025-11-06T16:55:00Z" w16du:dateUtc="2025-11-06T11:55:00Z">
              <w:r w:rsidRPr="00860977">
                <w:rPr>
                  <w:rFonts w:ascii="Arial Unicode MS" w:eastAsia="Times New Roman" w:hAnsi="Arial Unicode MS" w:cs="Times New Roman"/>
                  <w:color w:val="000000"/>
                </w:rPr>
                <w:t>EVALUATION</w:t>
              </w:r>
            </w:ins>
          </w:p>
        </w:tc>
        <w:tc>
          <w:tcPr>
            <w:tcW w:w="3110" w:type="dxa"/>
            <w:tcBorders>
              <w:top w:val="nil"/>
              <w:left w:val="nil"/>
              <w:bottom w:val="nil"/>
              <w:right w:val="nil"/>
            </w:tcBorders>
            <w:vAlign w:val="center"/>
            <w:hideMark/>
            <w:tcPrChange w:id="144" w:author="Ume Sauda Ghanyani" w:date="2025-11-06T16:55:00Z" w16du:dateUtc="2025-11-06T11:55:00Z">
              <w:tcPr>
                <w:tcW w:w="5840" w:type="dxa"/>
                <w:gridSpan w:val="2"/>
                <w:tcBorders>
                  <w:top w:val="nil"/>
                  <w:left w:val="nil"/>
                  <w:bottom w:val="nil"/>
                  <w:right w:val="nil"/>
                </w:tcBorders>
                <w:vAlign w:val="center"/>
                <w:hideMark/>
              </w:tcPr>
            </w:tcPrChange>
          </w:tcPr>
          <w:p w14:paraId="7703B96D" w14:textId="77777777" w:rsidR="00860977" w:rsidRPr="00860977" w:rsidRDefault="00860977" w:rsidP="00860977">
            <w:pPr>
              <w:spacing w:after="0" w:line="240" w:lineRule="auto"/>
              <w:jc w:val="left"/>
              <w:rPr>
                <w:ins w:id="145" w:author="Ume Sauda Ghanyani" w:date="2025-11-06T16:55:00Z" w16du:dateUtc="2025-11-06T11:55:00Z"/>
                <w:rFonts w:ascii="Aptos Narrow" w:eastAsia="Times New Roman" w:hAnsi="Aptos Narrow" w:cs="Times New Roman"/>
                <w:color w:val="000000"/>
                <w:sz w:val="22"/>
                <w:szCs w:val="22"/>
              </w:rPr>
            </w:pPr>
            <w:ins w:id="146" w:author="Ume Sauda Ghanyani" w:date="2025-11-06T16:55:00Z" w16du:dateUtc="2025-11-06T11:55:00Z">
              <w:r w:rsidRPr="00860977">
                <w:rPr>
                  <w:rFonts w:ascii="Aptos Narrow" w:eastAsia="Times New Roman" w:hAnsi="Aptos Narrow" w:cs="Times New Roman"/>
                  <w:color w:val="000000"/>
                  <w:sz w:val="22"/>
                  <w:szCs w:val="22"/>
                </w:rPr>
                <w:t>Stores outputs of rule or typology evaluations for each incoming transaction message.</w:t>
              </w:r>
            </w:ins>
          </w:p>
        </w:tc>
      </w:tr>
      <w:tr w:rsidR="00860977" w:rsidRPr="00860977" w14:paraId="4E79AF01" w14:textId="77777777" w:rsidTr="00860977">
        <w:trPr>
          <w:trHeight w:val="864"/>
          <w:ins w:id="147" w:author="Ume Sauda Ghanyani" w:date="2025-11-06T16:55:00Z"/>
          <w:trPrChange w:id="148" w:author="Ume Sauda Ghanyani" w:date="2025-11-06T16:55:00Z" w16du:dateUtc="2025-11-06T11:55:00Z">
            <w:trPr>
              <w:trHeight w:val="864"/>
            </w:trPr>
          </w:trPrChange>
        </w:trPr>
        <w:tc>
          <w:tcPr>
            <w:tcW w:w="2220" w:type="dxa"/>
            <w:tcBorders>
              <w:top w:val="nil"/>
              <w:left w:val="nil"/>
              <w:bottom w:val="nil"/>
              <w:right w:val="nil"/>
            </w:tcBorders>
            <w:noWrap/>
            <w:vAlign w:val="center"/>
            <w:hideMark/>
            <w:tcPrChange w:id="149" w:author="Ume Sauda Ghanyani" w:date="2025-11-06T16:55:00Z" w16du:dateUtc="2025-11-06T11:55:00Z">
              <w:tcPr>
                <w:tcW w:w="2220" w:type="dxa"/>
                <w:tcBorders>
                  <w:top w:val="nil"/>
                  <w:left w:val="nil"/>
                  <w:bottom w:val="nil"/>
                  <w:right w:val="nil"/>
                </w:tcBorders>
                <w:noWrap/>
                <w:vAlign w:val="center"/>
                <w:hideMark/>
              </w:tcPr>
            </w:tcPrChange>
          </w:tcPr>
          <w:p w14:paraId="072C5539" w14:textId="77777777" w:rsidR="00860977" w:rsidRPr="00860977" w:rsidRDefault="00860977" w:rsidP="00860977">
            <w:pPr>
              <w:spacing w:after="0" w:line="240" w:lineRule="auto"/>
              <w:jc w:val="left"/>
              <w:rPr>
                <w:ins w:id="150" w:author="Ume Sauda Ghanyani" w:date="2025-11-06T16:55:00Z" w16du:dateUtc="2025-11-06T11:55:00Z"/>
                <w:rFonts w:ascii="Aptos Narrow" w:eastAsia="Times New Roman" w:hAnsi="Aptos Narrow" w:cs="Times New Roman"/>
                <w:b/>
                <w:bCs/>
                <w:color w:val="000000"/>
                <w:sz w:val="22"/>
                <w:szCs w:val="22"/>
              </w:rPr>
            </w:pPr>
            <w:ins w:id="151" w:author="Ume Sauda Ghanyani" w:date="2025-11-06T16:55:00Z" w16du:dateUtc="2025-11-06T11:55:00Z">
              <w:r w:rsidRPr="00860977">
                <w:rPr>
                  <w:rFonts w:ascii="Aptos Narrow" w:eastAsia="Times New Roman" w:hAnsi="Aptos Narrow" w:cs="Times New Roman"/>
                  <w:b/>
                  <w:bCs/>
                  <w:color w:val="000000"/>
                  <w:sz w:val="22"/>
                  <w:szCs w:val="22"/>
                </w:rPr>
                <w:t>Event History Database</w:t>
              </w:r>
            </w:ins>
          </w:p>
        </w:tc>
        <w:tc>
          <w:tcPr>
            <w:tcW w:w="4840" w:type="dxa"/>
            <w:tcBorders>
              <w:top w:val="nil"/>
              <w:left w:val="nil"/>
              <w:bottom w:val="nil"/>
              <w:right w:val="nil"/>
            </w:tcBorders>
            <w:vAlign w:val="center"/>
            <w:hideMark/>
            <w:tcPrChange w:id="152" w:author="Ume Sauda Ghanyani" w:date="2025-11-06T16:55:00Z" w16du:dateUtc="2025-11-06T11:55:00Z">
              <w:tcPr>
                <w:tcW w:w="4840" w:type="dxa"/>
                <w:tcBorders>
                  <w:top w:val="nil"/>
                  <w:left w:val="nil"/>
                  <w:bottom w:val="nil"/>
                  <w:right w:val="nil"/>
                </w:tcBorders>
                <w:vAlign w:val="center"/>
                <w:hideMark/>
              </w:tcPr>
            </w:tcPrChange>
          </w:tcPr>
          <w:p w14:paraId="4ACE161E" w14:textId="77777777" w:rsidR="00860977" w:rsidRPr="00860977" w:rsidRDefault="00860977" w:rsidP="00860977">
            <w:pPr>
              <w:spacing w:after="0" w:line="240" w:lineRule="auto"/>
              <w:jc w:val="left"/>
              <w:rPr>
                <w:ins w:id="153" w:author="Ume Sauda Ghanyani" w:date="2025-11-06T16:55:00Z" w16du:dateUtc="2025-11-06T11:55:00Z"/>
                <w:rFonts w:ascii="Arial Unicode MS" w:eastAsia="Times New Roman" w:hAnsi="Arial Unicode MS" w:cs="Times New Roman"/>
                <w:color w:val="000000"/>
              </w:rPr>
            </w:pPr>
            <w:ins w:id="154" w:author="Ume Sauda Ghanyani" w:date="2025-11-06T16:55:00Z" w16du:dateUtc="2025-11-06T11:55:00Z">
              <w:r w:rsidRPr="00860977">
                <w:rPr>
                  <w:rFonts w:ascii="Arial Unicode MS" w:eastAsia="Times New Roman" w:hAnsi="Arial Unicode MS" w:cs="Times New Roman"/>
                  <w:color w:val="000000"/>
                </w:rPr>
                <w:t>ENTITY</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ACCOUNT</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ACCOUNT_HOLDER</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CONDITION</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GOVERNED_*</w:t>
              </w:r>
            </w:ins>
          </w:p>
        </w:tc>
        <w:tc>
          <w:tcPr>
            <w:tcW w:w="3110" w:type="dxa"/>
            <w:tcBorders>
              <w:top w:val="nil"/>
              <w:left w:val="nil"/>
              <w:bottom w:val="nil"/>
              <w:right w:val="nil"/>
            </w:tcBorders>
            <w:vAlign w:val="center"/>
            <w:hideMark/>
            <w:tcPrChange w:id="155" w:author="Ume Sauda Ghanyani" w:date="2025-11-06T16:55:00Z" w16du:dateUtc="2025-11-06T11:55:00Z">
              <w:tcPr>
                <w:tcW w:w="5840" w:type="dxa"/>
                <w:gridSpan w:val="2"/>
                <w:tcBorders>
                  <w:top w:val="nil"/>
                  <w:left w:val="nil"/>
                  <w:bottom w:val="nil"/>
                  <w:right w:val="nil"/>
                </w:tcBorders>
                <w:vAlign w:val="center"/>
                <w:hideMark/>
              </w:tcPr>
            </w:tcPrChange>
          </w:tcPr>
          <w:p w14:paraId="5F334F65" w14:textId="77777777" w:rsidR="00860977" w:rsidRPr="00860977" w:rsidRDefault="00860977" w:rsidP="00860977">
            <w:pPr>
              <w:spacing w:after="0" w:line="240" w:lineRule="auto"/>
              <w:jc w:val="left"/>
              <w:rPr>
                <w:ins w:id="156" w:author="Ume Sauda Ghanyani" w:date="2025-11-06T16:55:00Z" w16du:dateUtc="2025-11-06T11:55:00Z"/>
                <w:rFonts w:ascii="Aptos Narrow" w:eastAsia="Times New Roman" w:hAnsi="Aptos Narrow" w:cs="Times New Roman"/>
                <w:color w:val="000000"/>
                <w:sz w:val="22"/>
                <w:szCs w:val="22"/>
              </w:rPr>
            </w:pPr>
            <w:ins w:id="157" w:author="Ume Sauda Ghanyani" w:date="2025-11-06T16:55:00Z" w16du:dateUtc="2025-11-06T11:55:00Z">
              <w:r w:rsidRPr="00860977">
                <w:rPr>
                  <w:rFonts w:ascii="Aptos Narrow" w:eastAsia="Times New Roman" w:hAnsi="Aptos Narrow" w:cs="Times New Roman"/>
                  <w:color w:val="000000"/>
                  <w:sz w:val="22"/>
                  <w:szCs w:val="22"/>
                </w:rPr>
                <w:t>Tracks all participating entities, accounts, and the relationships or governing conditions between them. Enables lineage and relationship analytics.</w:t>
              </w:r>
            </w:ins>
          </w:p>
        </w:tc>
      </w:tr>
      <w:tr w:rsidR="00860977" w:rsidRPr="00860977" w14:paraId="6DE67125" w14:textId="77777777" w:rsidTr="00860977">
        <w:trPr>
          <w:trHeight w:val="576"/>
          <w:ins w:id="158" w:author="Ume Sauda Ghanyani" w:date="2025-11-06T16:55:00Z"/>
          <w:trPrChange w:id="159" w:author="Ume Sauda Ghanyani" w:date="2025-11-06T16:55:00Z" w16du:dateUtc="2025-11-06T11:55:00Z">
            <w:trPr>
              <w:trHeight w:val="576"/>
            </w:trPr>
          </w:trPrChange>
        </w:trPr>
        <w:tc>
          <w:tcPr>
            <w:tcW w:w="2220" w:type="dxa"/>
            <w:tcBorders>
              <w:top w:val="nil"/>
              <w:left w:val="nil"/>
              <w:bottom w:val="nil"/>
              <w:right w:val="nil"/>
            </w:tcBorders>
            <w:noWrap/>
            <w:vAlign w:val="center"/>
            <w:hideMark/>
            <w:tcPrChange w:id="160" w:author="Ume Sauda Ghanyani" w:date="2025-11-06T16:55:00Z" w16du:dateUtc="2025-11-06T11:55:00Z">
              <w:tcPr>
                <w:tcW w:w="2220" w:type="dxa"/>
                <w:tcBorders>
                  <w:top w:val="nil"/>
                  <w:left w:val="nil"/>
                  <w:bottom w:val="nil"/>
                  <w:right w:val="nil"/>
                </w:tcBorders>
                <w:noWrap/>
                <w:vAlign w:val="center"/>
                <w:hideMark/>
              </w:tcPr>
            </w:tcPrChange>
          </w:tcPr>
          <w:p w14:paraId="2D3BA6FC" w14:textId="77777777" w:rsidR="00860977" w:rsidRPr="00860977" w:rsidRDefault="00860977" w:rsidP="00860977">
            <w:pPr>
              <w:spacing w:after="0" w:line="240" w:lineRule="auto"/>
              <w:jc w:val="left"/>
              <w:rPr>
                <w:ins w:id="161" w:author="Ume Sauda Ghanyani" w:date="2025-11-06T16:55:00Z" w16du:dateUtc="2025-11-06T11:55:00Z"/>
                <w:rFonts w:ascii="Aptos Narrow" w:eastAsia="Times New Roman" w:hAnsi="Aptos Narrow" w:cs="Times New Roman"/>
                <w:b/>
                <w:bCs/>
                <w:color w:val="000000"/>
                <w:sz w:val="22"/>
                <w:szCs w:val="22"/>
              </w:rPr>
            </w:pPr>
            <w:ins w:id="162" w:author="Ume Sauda Ghanyani" w:date="2025-11-06T16:55:00Z" w16du:dateUtc="2025-11-06T11:55:00Z">
              <w:r w:rsidRPr="00860977">
                <w:rPr>
                  <w:rFonts w:ascii="Aptos Narrow" w:eastAsia="Times New Roman" w:hAnsi="Aptos Narrow" w:cs="Times New Roman"/>
                  <w:b/>
                  <w:bCs/>
                  <w:color w:val="000000"/>
                  <w:sz w:val="22"/>
                  <w:szCs w:val="22"/>
                </w:rPr>
                <w:t>Raw History Database</w:t>
              </w:r>
            </w:ins>
          </w:p>
        </w:tc>
        <w:tc>
          <w:tcPr>
            <w:tcW w:w="4840" w:type="dxa"/>
            <w:tcBorders>
              <w:top w:val="nil"/>
              <w:left w:val="nil"/>
              <w:bottom w:val="nil"/>
              <w:right w:val="nil"/>
            </w:tcBorders>
            <w:vAlign w:val="center"/>
            <w:hideMark/>
            <w:tcPrChange w:id="163" w:author="Ume Sauda Ghanyani" w:date="2025-11-06T16:55:00Z" w16du:dateUtc="2025-11-06T11:55:00Z">
              <w:tcPr>
                <w:tcW w:w="4840" w:type="dxa"/>
                <w:tcBorders>
                  <w:top w:val="nil"/>
                  <w:left w:val="nil"/>
                  <w:bottom w:val="nil"/>
                  <w:right w:val="nil"/>
                </w:tcBorders>
                <w:vAlign w:val="center"/>
                <w:hideMark/>
              </w:tcPr>
            </w:tcPrChange>
          </w:tcPr>
          <w:p w14:paraId="6481E16B" w14:textId="77777777" w:rsidR="00860977" w:rsidRPr="00860977" w:rsidRDefault="00860977" w:rsidP="00860977">
            <w:pPr>
              <w:spacing w:after="0" w:line="240" w:lineRule="auto"/>
              <w:jc w:val="left"/>
              <w:rPr>
                <w:ins w:id="164" w:author="Ume Sauda Ghanyani" w:date="2025-11-06T16:55:00Z" w16du:dateUtc="2025-11-06T11:55:00Z"/>
                <w:rFonts w:ascii="Arial Unicode MS" w:eastAsia="Times New Roman" w:hAnsi="Arial Unicode MS" w:cs="Times New Roman"/>
                <w:color w:val="000000"/>
              </w:rPr>
            </w:pPr>
            <w:ins w:id="165" w:author="Ume Sauda Ghanyani" w:date="2025-11-06T16:55:00Z" w16du:dateUtc="2025-11-06T11:55:00Z">
              <w:r w:rsidRPr="00860977">
                <w:rPr>
                  <w:rFonts w:ascii="Arial Unicode MS" w:eastAsia="Times New Roman" w:hAnsi="Arial Unicode MS" w:cs="Times New Roman"/>
                  <w:color w:val="000000"/>
                </w:rPr>
                <w:t>PACS002</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PACS008</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PAIN001</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PAIN013</w:t>
              </w:r>
            </w:ins>
          </w:p>
        </w:tc>
        <w:tc>
          <w:tcPr>
            <w:tcW w:w="3110" w:type="dxa"/>
            <w:tcBorders>
              <w:top w:val="nil"/>
              <w:left w:val="nil"/>
              <w:bottom w:val="nil"/>
              <w:right w:val="nil"/>
            </w:tcBorders>
            <w:vAlign w:val="center"/>
            <w:hideMark/>
            <w:tcPrChange w:id="166" w:author="Ume Sauda Ghanyani" w:date="2025-11-06T16:55:00Z" w16du:dateUtc="2025-11-06T11:55:00Z">
              <w:tcPr>
                <w:tcW w:w="5840" w:type="dxa"/>
                <w:gridSpan w:val="2"/>
                <w:tcBorders>
                  <w:top w:val="nil"/>
                  <w:left w:val="nil"/>
                  <w:bottom w:val="nil"/>
                  <w:right w:val="nil"/>
                </w:tcBorders>
                <w:vAlign w:val="center"/>
                <w:hideMark/>
              </w:tcPr>
            </w:tcPrChange>
          </w:tcPr>
          <w:p w14:paraId="65B1B7D6" w14:textId="77777777" w:rsidR="00860977" w:rsidRPr="00860977" w:rsidRDefault="00860977" w:rsidP="00860977">
            <w:pPr>
              <w:spacing w:after="0" w:line="240" w:lineRule="auto"/>
              <w:jc w:val="left"/>
              <w:rPr>
                <w:ins w:id="167" w:author="Ume Sauda Ghanyani" w:date="2025-11-06T16:55:00Z" w16du:dateUtc="2025-11-06T11:55:00Z"/>
                <w:rFonts w:ascii="Aptos Narrow" w:eastAsia="Times New Roman" w:hAnsi="Aptos Narrow" w:cs="Times New Roman"/>
                <w:color w:val="000000"/>
                <w:sz w:val="22"/>
                <w:szCs w:val="22"/>
              </w:rPr>
            </w:pPr>
            <w:ins w:id="168" w:author="Ume Sauda Ghanyani" w:date="2025-11-06T16:55:00Z" w16du:dateUtc="2025-11-06T11:55:00Z">
              <w:r w:rsidRPr="00860977">
                <w:rPr>
                  <w:rFonts w:ascii="Aptos Narrow" w:eastAsia="Times New Roman" w:hAnsi="Aptos Narrow" w:cs="Times New Roman"/>
                  <w:color w:val="000000"/>
                  <w:sz w:val="22"/>
                  <w:szCs w:val="22"/>
                </w:rPr>
                <w:t>Represents ISO 20022 payment messages ingested in raw JSON format, used to reconstruct transaction flows and statuses.</w:t>
              </w:r>
            </w:ins>
          </w:p>
        </w:tc>
      </w:tr>
      <w:tr w:rsidR="00860977" w:rsidRPr="00860977" w14:paraId="36B10A43" w14:textId="77777777" w:rsidTr="00860977">
        <w:trPr>
          <w:trHeight w:val="864"/>
          <w:ins w:id="169" w:author="Ume Sauda Ghanyani" w:date="2025-11-06T16:55:00Z"/>
          <w:trPrChange w:id="170" w:author="Ume Sauda Ghanyani" w:date="2025-11-06T16:55:00Z" w16du:dateUtc="2025-11-06T11:55:00Z">
            <w:trPr>
              <w:trHeight w:val="864"/>
            </w:trPr>
          </w:trPrChange>
        </w:trPr>
        <w:tc>
          <w:tcPr>
            <w:tcW w:w="2220" w:type="dxa"/>
            <w:tcBorders>
              <w:top w:val="nil"/>
              <w:left w:val="nil"/>
              <w:bottom w:val="nil"/>
              <w:right w:val="nil"/>
            </w:tcBorders>
            <w:noWrap/>
            <w:vAlign w:val="center"/>
            <w:hideMark/>
            <w:tcPrChange w:id="171" w:author="Ume Sauda Ghanyani" w:date="2025-11-06T16:55:00Z" w16du:dateUtc="2025-11-06T11:55:00Z">
              <w:tcPr>
                <w:tcW w:w="2220" w:type="dxa"/>
                <w:tcBorders>
                  <w:top w:val="nil"/>
                  <w:left w:val="nil"/>
                  <w:bottom w:val="nil"/>
                  <w:right w:val="nil"/>
                </w:tcBorders>
                <w:noWrap/>
                <w:vAlign w:val="center"/>
                <w:hideMark/>
              </w:tcPr>
            </w:tcPrChange>
          </w:tcPr>
          <w:p w14:paraId="3C8F8191" w14:textId="77777777" w:rsidR="00860977" w:rsidRPr="00860977" w:rsidRDefault="00860977" w:rsidP="00860977">
            <w:pPr>
              <w:spacing w:after="0" w:line="240" w:lineRule="auto"/>
              <w:jc w:val="left"/>
              <w:rPr>
                <w:ins w:id="172" w:author="Ume Sauda Ghanyani" w:date="2025-11-06T16:55:00Z" w16du:dateUtc="2025-11-06T11:55:00Z"/>
                <w:rFonts w:ascii="Aptos Narrow" w:eastAsia="Times New Roman" w:hAnsi="Aptos Narrow" w:cs="Times New Roman"/>
                <w:b/>
                <w:bCs/>
                <w:color w:val="000000"/>
                <w:sz w:val="22"/>
                <w:szCs w:val="22"/>
              </w:rPr>
            </w:pPr>
            <w:ins w:id="173" w:author="Ume Sauda Ghanyani" w:date="2025-11-06T16:55:00Z" w16du:dateUtc="2025-11-06T11:55:00Z">
              <w:r w:rsidRPr="00860977">
                <w:rPr>
                  <w:rFonts w:ascii="Aptos Narrow" w:eastAsia="Times New Roman" w:hAnsi="Aptos Narrow" w:cs="Times New Roman"/>
                  <w:b/>
                  <w:bCs/>
                  <w:color w:val="000000"/>
                  <w:sz w:val="22"/>
                  <w:szCs w:val="22"/>
                </w:rPr>
                <w:t>Transaction Data</w:t>
              </w:r>
            </w:ins>
          </w:p>
        </w:tc>
        <w:tc>
          <w:tcPr>
            <w:tcW w:w="4840" w:type="dxa"/>
            <w:tcBorders>
              <w:top w:val="nil"/>
              <w:left w:val="nil"/>
              <w:bottom w:val="nil"/>
              <w:right w:val="nil"/>
            </w:tcBorders>
            <w:vAlign w:val="center"/>
            <w:hideMark/>
            <w:tcPrChange w:id="174" w:author="Ume Sauda Ghanyani" w:date="2025-11-06T16:55:00Z" w16du:dateUtc="2025-11-06T11:55:00Z">
              <w:tcPr>
                <w:tcW w:w="4840" w:type="dxa"/>
                <w:tcBorders>
                  <w:top w:val="nil"/>
                  <w:left w:val="nil"/>
                  <w:bottom w:val="nil"/>
                  <w:right w:val="nil"/>
                </w:tcBorders>
                <w:vAlign w:val="center"/>
                <w:hideMark/>
              </w:tcPr>
            </w:tcPrChange>
          </w:tcPr>
          <w:p w14:paraId="686A6B85" w14:textId="77777777" w:rsidR="00860977" w:rsidRPr="00860977" w:rsidRDefault="00860977" w:rsidP="00860977">
            <w:pPr>
              <w:spacing w:after="0" w:line="240" w:lineRule="auto"/>
              <w:jc w:val="left"/>
              <w:rPr>
                <w:ins w:id="175" w:author="Ume Sauda Ghanyani" w:date="2025-11-06T16:55:00Z" w16du:dateUtc="2025-11-06T11:55:00Z"/>
                <w:rFonts w:ascii="Arial Unicode MS" w:eastAsia="Times New Roman" w:hAnsi="Arial Unicode MS" w:cs="Times New Roman"/>
                <w:color w:val="000000"/>
              </w:rPr>
            </w:pPr>
            <w:ins w:id="176" w:author="Ume Sauda Ghanyani" w:date="2025-11-06T16:55:00Z" w16du:dateUtc="2025-11-06T11:55:00Z">
              <w:r w:rsidRPr="00860977">
                <w:rPr>
                  <w:rFonts w:ascii="Arial Unicode MS" w:eastAsia="Times New Roman" w:hAnsi="Arial Unicode MS" w:cs="Times New Roman"/>
                  <w:color w:val="000000"/>
                </w:rPr>
                <w:t>TRANSACTION</w:t>
              </w:r>
            </w:ins>
          </w:p>
        </w:tc>
        <w:tc>
          <w:tcPr>
            <w:tcW w:w="3110" w:type="dxa"/>
            <w:tcBorders>
              <w:top w:val="nil"/>
              <w:left w:val="nil"/>
              <w:bottom w:val="nil"/>
              <w:right w:val="nil"/>
            </w:tcBorders>
            <w:vAlign w:val="center"/>
            <w:hideMark/>
            <w:tcPrChange w:id="177" w:author="Ume Sauda Ghanyani" w:date="2025-11-06T16:55:00Z" w16du:dateUtc="2025-11-06T11:55:00Z">
              <w:tcPr>
                <w:tcW w:w="5840" w:type="dxa"/>
                <w:gridSpan w:val="2"/>
                <w:tcBorders>
                  <w:top w:val="nil"/>
                  <w:left w:val="nil"/>
                  <w:bottom w:val="nil"/>
                  <w:right w:val="nil"/>
                </w:tcBorders>
                <w:vAlign w:val="center"/>
                <w:hideMark/>
              </w:tcPr>
            </w:tcPrChange>
          </w:tcPr>
          <w:p w14:paraId="55ABB0F8" w14:textId="77777777" w:rsidR="00860977" w:rsidRPr="00860977" w:rsidRDefault="00860977" w:rsidP="00860977">
            <w:pPr>
              <w:spacing w:after="0" w:line="240" w:lineRule="auto"/>
              <w:jc w:val="left"/>
              <w:rPr>
                <w:ins w:id="178" w:author="Ume Sauda Ghanyani" w:date="2025-11-06T16:55:00Z" w16du:dateUtc="2025-11-06T11:55:00Z"/>
                <w:rFonts w:ascii="Aptos Narrow" w:eastAsia="Times New Roman" w:hAnsi="Aptos Narrow" w:cs="Times New Roman"/>
                <w:color w:val="000000"/>
                <w:sz w:val="22"/>
                <w:szCs w:val="22"/>
              </w:rPr>
            </w:pPr>
            <w:ins w:id="179" w:author="Ume Sauda Ghanyani" w:date="2025-11-06T16:55:00Z" w16du:dateUtc="2025-11-06T11:55:00Z">
              <w:r w:rsidRPr="00860977">
                <w:rPr>
                  <w:rFonts w:ascii="Aptos Narrow" w:eastAsia="Times New Roman" w:hAnsi="Aptos Narrow" w:cs="Times New Roman"/>
                  <w:color w:val="000000"/>
                  <w:sz w:val="22"/>
                  <w:szCs w:val="22"/>
                </w:rPr>
                <w:t>Captures structured, derived transaction-level records with key attributes (source, destination, currency, amount, status, message ID).</w:t>
              </w:r>
            </w:ins>
          </w:p>
        </w:tc>
      </w:tr>
    </w:tbl>
    <w:p w14:paraId="3BCE1552" w14:textId="77777777" w:rsidR="00860977" w:rsidRDefault="00860977" w:rsidP="00606D0C">
      <w:pPr>
        <w:rPr>
          <w:ins w:id="180" w:author="Ume Sauda Ghanyani" w:date="2025-11-06T16:55:00Z" w16du:dateUtc="2025-11-06T11:55:00Z"/>
        </w:rPr>
      </w:pPr>
    </w:p>
    <w:p w14:paraId="1FF434D5" w14:textId="77777777" w:rsidR="00860977" w:rsidRDefault="00860977" w:rsidP="00606D0C"/>
    <w:p w14:paraId="7617ED72" w14:textId="626D51D3" w:rsidR="2B61243C" w:rsidRDefault="2B61243C"/>
    <w:p w14:paraId="493FE44B" w14:textId="708E09D5" w:rsidR="2B61243C" w:rsidRDefault="2B61243C"/>
    <w:p w14:paraId="6397B9CF" w14:textId="273ADD48" w:rsidR="003B10FE" w:rsidRDefault="00EE0400" w:rsidP="00D170B1">
      <w:pPr>
        <w:pStyle w:val="Heading1"/>
        <w:numPr>
          <w:ilvl w:val="0"/>
          <w:numId w:val="0"/>
        </w:numPr>
      </w:pPr>
      <w:bookmarkStart w:id="181" w:name="_Toc213340850"/>
      <w:bookmarkStart w:id="182" w:name="_Toc213341039"/>
      <w:ins w:id="183" w:author="Ume Sauda Ghanyani" w:date="2025-11-06T17:04:00Z" w16du:dateUtc="2025-11-06T12:04:00Z">
        <w:r>
          <w:t xml:space="preserve">4. </w:t>
        </w:r>
      </w:ins>
      <w:commentRangeStart w:id="184"/>
      <w:commentRangeStart w:id="185"/>
      <w:commentRangeStart w:id="186"/>
      <w:r w:rsidR="5F80B395">
        <w:t>Postgres Collection</w:t>
      </w:r>
      <w:commentRangeEnd w:id="184"/>
      <w:r w:rsidR="00A910F2">
        <w:rPr>
          <w:rStyle w:val="CommentReference"/>
        </w:rPr>
        <w:commentReference w:id="184"/>
      </w:r>
      <w:commentRangeEnd w:id="185"/>
      <w:r w:rsidR="002E47F0">
        <w:rPr>
          <w:rStyle w:val="CommentReference"/>
          <w:rFonts w:eastAsiaTheme="minorHAnsi" w:cstheme="minorBidi"/>
          <w:b w:val="0"/>
          <w:color w:val="auto"/>
          <w:kern w:val="0"/>
          <w14:ligatures w14:val="none"/>
        </w:rPr>
        <w:commentReference w:id="185"/>
      </w:r>
      <w:r w:rsidR="5F80B395">
        <w:t xml:space="preserve"> </w:t>
      </w:r>
      <w:r w:rsidR="72A99B69">
        <w:t>in</w:t>
      </w:r>
      <w:r w:rsidR="5F80B395">
        <w:t>to Data Lake House Layers</w:t>
      </w:r>
      <w:commentRangeEnd w:id="186"/>
      <w:r w:rsidR="008759B9">
        <w:rPr>
          <w:rStyle w:val="CommentReference"/>
          <w:rFonts w:eastAsiaTheme="minorHAnsi" w:cstheme="minorBidi"/>
          <w:b w:val="0"/>
          <w:color w:val="auto"/>
          <w:kern w:val="0"/>
          <w14:ligatures w14:val="none"/>
        </w:rPr>
        <w:commentReference w:id="186"/>
      </w:r>
      <w:bookmarkEnd w:id="181"/>
      <w:bookmarkEnd w:id="182"/>
    </w:p>
    <w:p w14:paraId="72CB81D7" w14:textId="77777777" w:rsidR="004D3485" w:rsidRDefault="004D3485" w:rsidP="004D3485">
      <w:pPr>
        <w:pStyle w:val="NoSpacing"/>
        <w:rPr>
          <w:ins w:id="187" w:author="Ume Sauda Ghanyani" w:date="2025-10-29T10:05:00Z" w16du:dateUtc="2025-10-29T05:05:00Z"/>
          <w:sz w:val="10"/>
          <w:szCs w:val="12"/>
        </w:rPr>
      </w:pPr>
    </w:p>
    <w:p w14:paraId="293A848F" w14:textId="598EF254" w:rsidR="002E47F0" w:rsidRPr="00B61145" w:rsidRDefault="00B61145" w:rsidP="004D3485">
      <w:pPr>
        <w:pStyle w:val="NoSpacing"/>
        <w:rPr>
          <w:ins w:id="188" w:author="Ume Sauda Ghanyani" w:date="2025-10-29T10:05:00Z" w16du:dateUtc="2025-10-29T05:05:00Z"/>
          <w:sz w:val="22"/>
          <w:rPrChange w:id="189" w:author="Ume Sauda Ghanyani" w:date="2025-10-29T11:40:00Z" w16du:dateUtc="2025-10-29T06:40:00Z">
            <w:rPr>
              <w:ins w:id="190" w:author="Ume Sauda Ghanyani" w:date="2025-10-29T10:05:00Z" w16du:dateUtc="2025-10-29T05:05:00Z"/>
              <w:sz w:val="10"/>
              <w:szCs w:val="12"/>
            </w:rPr>
          </w:rPrChange>
        </w:rPr>
      </w:pPr>
      <w:ins w:id="191" w:author="Ume Sauda Ghanyani" w:date="2025-10-29T11:40:00Z">
        <w:r w:rsidRPr="00B61145">
          <w:rPr>
            <w:sz w:val="22"/>
          </w:rPr>
          <w:t xml:space="preserve">Following data extraction from the PostgreSQL operational stores, datasets are ingested into the </w:t>
        </w:r>
        <w:r w:rsidRPr="00B61145">
          <w:rPr>
            <w:sz w:val="22"/>
            <w:rPrChange w:id="192" w:author="Ume Sauda Ghanyani" w:date="2025-10-29T11:40:00Z" w16du:dateUtc="2025-10-29T06:40:00Z">
              <w:rPr>
                <w:b/>
                <w:bCs/>
                <w:sz w:val="22"/>
              </w:rPr>
            </w:rPrChange>
          </w:rPr>
          <w:t>Tazama Data Lakehouse</w:t>
        </w:r>
        <w:r w:rsidRPr="00B61145">
          <w:rPr>
            <w:sz w:val="22"/>
          </w:rPr>
          <w:t xml:space="preserve"> through a controlled, layered pipeline built on </w:t>
        </w:r>
        <w:proofErr w:type="spellStart"/>
        <w:r w:rsidRPr="00B61145">
          <w:rPr>
            <w:sz w:val="22"/>
            <w:rPrChange w:id="193" w:author="Ume Sauda Ghanyani" w:date="2025-10-29T11:40:00Z" w16du:dateUtc="2025-10-29T06:40:00Z">
              <w:rPr>
                <w:b/>
                <w:bCs/>
                <w:sz w:val="22"/>
              </w:rPr>
            </w:rPrChange>
          </w:rPr>
          <w:t>NiFi</w:t>
        </w:r>
        <w:proofErr w:type="spellEnd"/>
        <w:r w:rsidRPr="00B61145">
          <w:rPr>
            <w:sz w:val="22"/>
            <w:rPrChange w:id="194" w:author="Ume Sauda Ghanyani" w:date="2025-10-29T11:40:00Z" w16du:dateUtc="2025-10-29T06:40:00Z">
              <w:rPr>
                <w:b/>
                <w:bCs/>
                <w:sz w:val="22"/>
              </w:rPr>
            </w:rPrChange>
          </w:rPr>
          <w:t>, Apache Ozone, Apache Hudi, and Apache Spark</w:t>
        </w:r>
        <w:r w:rsidRPr="00B61145">
          <w:rPr>
            <w:sz w:val="22"/>
          </w:rPr>
          <w:t>.</w:t>
        </w:r>
        <w:r w:rsidRPr="00B61145">
          <w:rPr>
            <w:sz w:val="22"/>
          </w:rPr>
          <w:br/>
          <w:t>Each layer in the Lakehouse architecture serves a distinct transformation and validation purpose — ensuring traceability, data quality, and analytical readiness while maintaining regulatory and audit compliance.</w:t>
        </w:r>
      </w:ins>
    </w:p>
    <w:p w14:paraId="338DB469" w14:textId="593C104C" w:rsidR="00B61145" w:rsidRPr="00B61145" w:rsidRDefault="00B61145">
      <w:pPr>
        <w:pStyle w:val="NoSpacing"/>
        <w:numPr>
          <w:ilvl w:val="0"/>
          <w:numId w:val="126"/>
        </w:numPr>
        <w:rPr>
          <w:ins w:id="195" w:author="Ume Sauda Ghanyani" w:date="2025-10-29T11:41:00Z"/>
          <w:b/>
          <w:bCs/>
          <w:sz w:val="22"/>
          <w:rPrChange w:id="196" w:author="Ume Sauda Ghanyani" w:date="2025-10-29T11:41:00Z" w16du:dateUtc="2025-10-29T06:41:00Z">
            <w:rPr>
              <w:ins w:id="197" w:author="Ume Sauda Ghanyani" w:date="2025-10-29T11:41:00Z"/>
              <w:sz w:val="22"/>
            </w:rPr>
          </w:rPrChange>
        </w:rPr>
        <w:pPrChange w:id="198" w:author="Ume Sauda Ghanyani" w:date="2025-10-29T11:41:00Z" w16du:dateUtc="2025-10-29T06:41:00Z">
          <w:pPr>
            <w:pStyle w:val="NoSpacing"/>
          </w:pPr>
        </w:pPrChange>
      </w:pPr>
      <w:ins w:id="199" w:author="Ume Sauda Ghanyani" w:date="2025-10-29T11:41:00Z">
        <w:r w:rsidRPr="00B61145">
          <w:rPr>
            <w:b/>
            <w:bCs/>
            <w:sz w:val="22"/>
          </w:rPr>
          <w:t>Raw Layer (Apache Ozone)</w:t>
        </w:r>
        <w:r w:rsidRPr="00B61145">
          <w:rPr>
            <w:sz w:val="22"/>
          </w:rPr>
          <w:br/>
          <w:t>The Raw Layer serves as the immutable data landing zone for all ingested datasets, including extracts from PostgreSQL and other operational systems.</w:t>
        </w:r>
      </w:ins>
    </w:p>
    <w:p w14:paraId="14B402EC" w14:textId="4EB9DFD8" w:rsidR="00B61145" w:rsidRPr="00B61145" w:rsidRDefault="00B61145">
      <w:pPr>
        <w:pStyle w:val="NoSpacing"/>
        <w:numPr>
          <w:ilvl w:val="0"/>
          <w:numId w:val="125"/>
        </w:numPr>
        <w:tabs>
          <w:tab w:val="clear" w:pos="720"/>
          <w:tab w:val="num" w:pos="1080"/>
        </w:tabs>
        <w:ind w:left="1080"/>
        <w:rPr>
          <w:ins w:id="200" w:author="Ume Sauda Ghanyani" w:date="2025-10-29T11:41:00Z"/>
          <w:sz w:val="22"/>
        </w:rPr>
        <w:pPrChange w:id="201" w:author="Ume Sauda Ghanyani" w:date="2025-10-29T11:41:00Z" w16du:dateUtc="2025-10-29T06:41:00Z">
          <w:pPr>
            <w:pStyle w:val="NoSpacing"/>
            <w:numPr>
              <w:numId w:val="125"/>
            </w:numPr>
            <w:tabs>
              <w:tab w:val="num" w:pos="720"/>
            </w:tabs>
            <w:ind w:left="720" w:hanging="360"/>
          </w:pPr>
        </w:pPrChange>
      </w:pPr>
      <w:ins w:id="202" w:author="Ume Sauda Ghanyani" w:date="2025-10-29T11:41:00Z">
        <w:r w:rsidRPr="00B61145">
          <w:rPr>
            <w:sz w:val="22"/>
          </w:rPr>
          <w:t xml:space="preserve">Data is stored in its </w:t>
        </w:r>
        <w:r w:rsidRPr="00B61145">
          <w:rPr>
            <w:sz w:val="22"/>
            <w:rPrChange w:id="203" w:author="Ume Sauda Ghanyani" w:date="2025-10-29T11:41:00Z" w16du:dateUtc="2025-10-29T06:41:00Z">
              <w:rPr>
                <w:b/>
                <w:bCs/>
                <w:sz w:val="22"/>
              </w:rPr>
            </w:rPrChange>
          </w:rPr>
          <w:t>native format</w:t>
        </w:r>
        <w:r w:rsidRPr="00B61145">
          <w:rPr>
            <w:sz w:val="22"/>
          </w:rPr>
          <w:t xml:space="preserve"> (JSON, CSV, XML) as received from </w:t>
        </w:r>
        <w:proofErr w:type="spellStart"/>
        <w:r w:rsidRPr="00B61145">
          <w:rPr>
            <w:sz w:val="22"/>
          </w:rPr>
          <w:t>NiFi</w:t>
        </w:r>
        <w:proofErr w:type="spellEnd"/>
        <w:r w:rsidRPr="00B61145">
          <w:rPr>
            <w:sz w:val="22"/>
          </w:rPr>
          <w:t xml:space="preserve"> or direct JDBC ingestion.</w:t>
        </w:r>
      </w:ins>
    </w:p>
    <w:p w14:paraId="58E0DE9E" w14:textId="77777777" w:rsidR="00B61145" w:rsidRPr="00B61145" w:rsidRDefault="00B61145">
      <w:pPr>
        <w:pStyle w:val="NoSpacing"/>
        <w:numPr>
          <w:ilvl w:val="0"/>
          <w:numId w:val="125"/>
        </w:numPr>
        <w:tabs>
          <w:tab w:val="clear" w:pos="720"/>
          <w:tab w:val="num" w:pos="1080"/>
        </w:tabs>
        <w:ind w:left="1080"/>
        <w:rPr>
          <w:ins w:id="204" w:author="Ume Sauda Ghanyani" w:date="2025-10-29T11:41:00Z"/>
          <w:sz w:val="22"/>
        </w:rPr>
        <w:pPrChange w:id="205" w:author="Ume Sauda Ghanyani" w:date="2025-10-29T11:41:00Z" w16du:dateUtc="2025-10-29T06:41:00Z">
          <w:pPr>
            <w:pStyle w:val="NoSpacing"/>
            <w:numPr>
              <w:numId w:val="125"/>
            </w:numPr>
            <w:tabs>
              <w:tab w:val="num" w:pos="720"/>
            </w:tabs>
            <w:ind w:left="720" w:hanging="360"/>
          </w:pPr>
        </w:pPrChange>
      </w:pPr>
      <w:ins w:id="206" w:author="Ume Sauda Ghanyani" w:date="2025-10-29T11:41:00Z">
        <w:r w:rsidRPr="00B61145">
          <w:rPr>
            <w:sz w:val="22"/>
          </w:rPr>
          <w:t>No transformation, validation, or structural enforcement is applied at this stage.</w:t>
        </w:r>
      </w:ins>
    </w:p>
    <w:p w14:paraId="45C926CB" w14:textId="77777777" w:rsidR="00B61145" w:rsidRPr="00B61145" w:rsidRDefault="00B61145">
      <w:pPr>
        <w:pStyle w:val="NoSpacing"/>
        <w:numPr>
          <w:ilvl w:val="0"/>
          <w:numId w:val="125"/>
        </w:numPr>
        <w:tabs>
          <w:tab w:val="clear" w:pos="720"/>
          <w:tab w:val="num" w:pos="1080"/>
        </w:tabs>
        <w:ind w:left="1080"/>
        <w:rPr>
          <w:ins w:id="207" w:author="Ume Sauda Ghanyani" w:date="2025-10-29T11:41:00Z"/>
          <w:sz w:val="22"/>
        </w:rPr>
        <w:pPrChange w:id="208" w:author="Ume Sauda Ghanyani" w:date="2025-10-29T11:41:00Z" w16du:dateUtc="2025-10-29T06:41:00Z">
          <w:pPr>
            <w:pStyle w:val="NoSpacing"/>
            <w:numPr>
              <w:numId w:val="125"/>
            </w:numPr>
            <w:tabs>
              <w:tab w:val="num" w:pos="720"/>
            </w:tabs>
            <w:ind w:left="720" w:hanging="360"/>
          </w:pPr>
        </w:pPrChange>
      </w:pPr>
      <w:ins w:id="209" w:author="Ume Sauda Ghanyani" w:date="2025-10-29T11:41:00Z">
        <w:r w:rsidRPr="00B61145">
          <w:rPr>
            <w:sz w:val="22"/>
          </w:rPr>
          <w:t xml:space="preserve">Serves as the </w:t>
        </w:r>
        <w:r w:rsidRPr="00B61145">
          <w:rPr>
            <w:sz w:val="22"/>
            <w:rPrChange w:id="210" w:author="Ume Sauda Ghanyani" w:date="2025-10-29T11:41:00Z" w16du:dateUtc="2025-10-29T06:41:00Z">
              <w:rPr>
                <w:b/>
                <w:bCs/>
                <w:sz w:val="22"/>
              </w:rPr>
            </w:rPrChange>
          </w:rPr>
          <w:t>system of record</w:t>
        </w:r>
        <w:r w:rsidRPr="00B61145">
          <w:rPr>
            <w:sz w:val="22"/>
          </w:rPr>
          <w:t xml:space="preserve"> for all incoming data, preserving the original payload for audit and replay.</w:t>
        </w:r>
      </w:ins>
    </w:p>
    <w:p w14:paraId="50E219F4" w14:textId="77777777" w:rsidR="00B61145" w:rsidRPr="00B61145" w:rsidRDefault="00B61145">
      <w:pPr>
        <w:pStyle w:val="NoSpacing"/>
        <w:numPr>
          <w:ilvl w:val="0"/>
          <w:numId w:val="125"/>
        </w:numPr>
        <w:tabs>
          <w:tab w:val="clear" w:pos="720"/>
          <w:tab w:val="num" w:pos="1080"/>
        </w:tabs>
        <w:ind w:left="1080"/>
        <w:rPr>
          <w:ins w:id="211" w:author="Ume Sauda Ghanyani" w:date="2025-10-29T11:41:00Z"/>
          <w:sz w:val="22"/>
        </w:rPr>
        <w:pPrChange w:id="212" w:author="Ume Sauda Ghanyani" w:date="2025-10-29T11:41:00Z" w16du:dateUtc="2025-10-29T06:41:00Z">
          <w:pPr>
            <w:pStyle w:val="NoSpacing"/>
            <w:numPr>
              <w:numId w:val="125"/>
            </w:numPr>
            <w:tabs>
              <w:tab w:val="num" w:pos="720"/>
            </w:tabs>
            <w:ind w:left="720" w:hanging="360"/>
          </w:pPr>
        </w:pPrChange>
      </w:pPr>
      <w:ins w:id="213" w:author="Ume Sauda Ghanyani" w:date="2025-10-29T11:41:00Z">
        <w:r w:rsidRPr="00B61145">
          <w:rPr>
            <w:sz w:val="22"/>
          </w:rPr>
          <w:t xml:space="preserve">Acts as the </w:t>
        </w:r>
        <w:r w:rsidRPr="00B61145">
          <w:rPr>
            <w:sz w:val="22"/>
            <w:rPrChange w:id="214" w:author="Ume Sauda Ghanyani" w:date="2025-10-29T11:41:00Z" w16du:dateUtc="2025-10-29T06:41:00Z">
              <w:rPr>
                <w:b/>
                <w:bCs/>
                <w:sz w:val="22"/>
              </w:rPr>
            </w:rPrChange>
          </w:rPr>
          <w:t>source of truth</w:t>
        </w:r>
        <w:r w:rsidRPr="00B61145">
          <w:rPr>
            <w:sz w:val="22"/>
          </w:rPr>
          <w:t xml:space="preserve"> for downstream reprocessing or re-ingestion if schema evolution occurs.</w:t>
        </w:r>
      </w:ins>
    </w:p>
    <w:p w14:paraId="25F739A0" w14:textId="77777777" w:rsidR="00B61145" w:rsidRPr="00B61145" w:rsidRDefault="00B61145">
      <w:pPr>
        <w:pStyle w:val="NoSpacing"/>
        <w:numPr>
          <w:ilvl w:val="0"/>
          <w:numId w:val="125"/>
        </w:numPr>
        <w:rPr>
          <w:ins w:id="215" w:author="Ume Sauda Ghanyani" w:date="2025-10-29T11:41:00Z"/>
          <w:b/>
          <w:bCs/>
          <w:sz w:val="22"/>
        </w:rPr>
        <w:pPrChange w:id="216" w:author="Ume Sauda Ghanyani" w:date="2025-10-29T11:42:00Z" w16du:dateUtc="2025-10-29T06:42:00Z">
          <w:pPr>
            <w:pStyle w:val="NoSpacing"/>
            <w:ind w:left="360"/>
          </w:pPr>
        </w:pPrChange>
      </w:pPr>
      <w:ins w:id="217" w:author="Ume Sauda Ghanyani" w:date="2025-10-29T11:41:00Z">
        <w:r w:rsidRPr="00B61145">
          <w:rPr>
            <w:b/>
            <w:bCs/>
            <w:sz w:val="22"/>
          </w:rPr>
          <w:t>Bronze Layer (Apache Hudi, Written via Spark)</w:t>
        </w:r>
      </w:ins>
    </w:p>
    <w:p w14:paraId="186A86F2" w14:textId="5FDE7166" w:rsidR="00B61145" w:rsidRPr="00295A9B" w:rsidRDefault="00B61145" w:rsidP="00B61145">
      <w:pPr>
        <w:pStyle w:val="NoSpacing"/>
        <w:ind w:left="360"/>
        <w:rPr>
          <w:ins w:id="218" w:author="Ume Sauda Ghanyani" w:date="2025-10-29T11:41:00Z"/>
          <w:sz w:val="22"/>
        </w:rPr>
      </w:pPr>
      <w:ins w:id="219" w:author="Ume Sauda Ghanyani" w:date="2025-10-29T11:41:00Z">
        <w:r w:rsidRPr="00295A9B">
          <w:rPr>
            <w:sz w:val="22"/>
          </w:rPr>
          <w:t xml:space="preserve">The Bronze Layer represents the </w:t>
        </w:r>
        <w:r w:rsidRPr="00295A9B">
          <w:rPr>
            <w:sz w:val="22"/>
            <w:rPrChange w:id="220" w:author="Ume Sauda Ghanyani" w:date="2025-11-05T10:13:00Z" w16du:dateUtc="2025-11-05T05:13:00Z">
              <w:rPr>
                <w:b/>
                <w:bCs/>
                <w:sz w:val="22"/>
              </w:rPr>
            </w:rPrChange>
          </w:rPr>
          <w:t>first structured staging zone</w:t>
        </w:r>
        <w:r w:rsidRPr="00295A9B">
          <w:rPr>
            <w:sz w:val="22"/>
          </w:rPr>
          <w:t xml:space="preserve"> in the Lakehouse.</w:t>
        </w:r>
        <w:r w:rsidRPr="00295A9B">
          <w:rPr>
            <w:sz w:val="22"/>
          </w:rPr>
          <w:br/>
          <w:t xml:space="preserve">It converts raw data into </w:t>
        </w:r>
        <w:r w:rsidRPr="00295A9B">
          <w:rPr>
            <w:sz w:val="22"/>
            <w:rPrChange w:id="221" w:author="Ume Sauda Ghanyani" w:date="2025-11-05T10:13:00Z" w16du:dateUtc="2025-11-05T05:13:00Z">
              <w:rPr>
                <w:b/>
                <w:bCs/>
                <w:sz w:val="22"/>
              </w:rPr>
            </w:rPrChange>
          </w:rPr>
          <w:t>schema-aligned, lightly validated Hudi tables</w:t>
        </w:r>
        <w:r w:rsidRPr="00295A9B">
          <w:rPr>
            <w:sz w:val="22"/>
          </w:rPr>
          <w:t>, providing a consistent and queryable foundation for all downstream transformations.</w:t>
        </w:r>
      </w:ins>
    </w:p>
    <w:p w14:paraId="0A7446C3" w14:textId="77777777" w:rsidR="00B61145" w:rsidRPr="00295A9B" w:rsidRDefault="00B61145" w:rsidP="00B61145">
      <w:pPr>
        <w:pStyle w:val="NoSpacing"/>
        <w:numPr>
          <w:ilvl w:val="0"/>
          <w:numId w:val="127"/>
        </w:numPr>
        <w:rPr>
          <w:ins w:id="222" w:author="Ume Sauda Ghanyani" w:date="2025-10-29T11:41:00Z"/>
          <w:sz w:val="22"/>
        </w:rPr>
      </w:pPr>
      <w:ins w:id="223" w:author="Ume Sauda Ghanyani" w:date="2025-10-29T11:41:00Z">
        <w:r w:rsidRPr="00295A9B">
          <w:rPr>
            <w:sz w:val="22"/>
          </w:rPr>
          <w:t xml:space="preserve">Enforce </w:t>
        </w:r>
        <w:r w:rsidRPr="00295A9B">
          <w:rPr>
            <w:sz w:val="22"/>
            <w:rPrChange w:id="224" w:author="Ume Sauda Ghanyani" w:date="2025-11-05T10:13:00Z" w16du:dateUtc="2025-11-05T05:13:00Z">
              <w:rPr>
                <w:b/>
                <w:bCs/>
                <w:sz w:val="22"/>
              </w:rPr>
            </w:rPrChange>
          </w:rPr>
          <w:t>column-level schema alignment</w:t>
        </w:r>
        <w:r w:rsidRPr="00295A9B">
          <w:rPr>
            <w:sz w:val="22"/>
          </w:rPr>
          <w:t xml:space="preserve"> with predefined data contracts.</w:t>
        </w:r>
      </w:ins>
    </w:p>
    <w:p w14:paraId="29CB6AF4" w14:textId="77777777" w:rsidR="00B61145" w:rsidRPr="00B61145" w:rsidRDefault="00B61145" w:rsidP="00B61145">
      <w:pPr>
        <w:pStyle w:val="NoSpacing"/>
        <w:numPr>
          <w:ilvl w:val="0"/>
          <w:numId w:val="127"/>
        </w:numPr>
        <w:rPr>
          <w:ins w:id="225" w:author="Ume Sauda Ghanyani" w:date="2025-10-29T11:41:00Z"/>
          <w:sz w:val="22"/>
        </w:rPr>
      </w:pPr>
      <w:ins w:id="226" w:author="Ume Sauda Ghanyani" w:date="2025-10-29T11:41:00Z">
        <w:r w:rsidRPr="00B61145">
          <w:rPr>
            <w:sz w:val="22"/>
          </w:rPr>
          <w:t xml:space="preserve">Apply </w:t>
        </w:r>
        <w:r w:rsidRPr="00B61145">
          <w:rPr>
            <w:sz w:val="22"/>
            <w:rPrChange w:id="227" w:author="Ume Sauda Ghanyani" w:date="2025-10-29T11:42:00Z" w16du:dateUtc="2025-10-29T06:42:00Z">
              <w:rPr>
                <w:b/>
                <w:bCs/>
                <w:sz w:val="22"/>
              </w:rPr>
            </w:rPrChange>
          </w:rPr>
          <w:t>light validation</w:t>
        </w:r>
        <w:r w:rsidRPr="00B61145">
          <w:rPr>
            <w:sz w:val="22"/>
          </w:rPr>
          <w:t xml:space="preserve"> (e.g., timestamp parsing, key non-null checks, and numeric casting).</w:t>
        </w:r>
      </w:ins>
    </w:p>
    <w:p w14:paraId="7BD2CA62" w14:textId="77777777" w:rsidR="00B61145" w:rsidRPr="00B61145" w:rsidRDefault="00B61145" w:rsidP="00B61145">
      <w:pPr>
        <w:pStyle w:val="NoSpacing"/>
        <w:numPr>
          <w:ilvl w:val="0"/>
          <w:numId w:val="127"/>
        </w:numPr>
        <w:rPr>
          <w:ins w:id="228" w:author="Ume Sauda Ghanyani" w:date="2025-10-29T11:41:00Z"/>
          <w:sz w:val="22"/>
        </w:rPr>
      </w:pPr>
      <w:ins w:id="229" w:author="Ume Sauda Ghanyani" w:date="2025-10-29T11:41:00Z">
        <w:r w:rsidRPr="00B61145">
          <w:rPr>
            <w:sz w:val="22"/>
          </w:rPr>
          <w:t xml:space="preserve">Add </w:t>
        </w:r>
        <w:r w:rsidRPr="00B61145">
          <w:rPr>
            <w:sz w:val="22"/>
            <w:rPrChange w:id="230" w:author="Ume Sauda Ghanyani" w:date="2025-10-29T11:42:00Z" w16du:dateUtc="2025-10-29T06:42:00Z">
              <w:rPr>
                <w:b/>
                <w:bCs/>
                <w:sz w:val="22"/>
              </w:rPr>
            </w:rPrChange>
          </w:rPr>
          <w:t>lineage metadata</w:t>
        </w:r>
        <w:r w:rsidRPr="00B61145">
          <w:rPr>
            <w:sz w:val="22"/>
          </w:rPr>
          <w:t xml:space="preserve"> (</w:t>
        </w:r>
        <w:proofErr w:type="spellStart"/>
        <w:r w:rsidRPr="00B61145">
          <w:rPr>
            <w:sz w:val="22"/>
          </w:rPr>
          <w:t>ingestion_ts</w:t>
        </w:r>
        <w:proofErr w:type="spellEnd"/>
        <w:r w:rsidRPr="00B61145">
          <w:rPr>
            <w:sz w:val="22"/>
          </w:rPr>
          <w:t xml:space="preserve">, </w:t>
        </w:r>
        <w:proofErr w:type="spellStart"/>
        <w:r w:rsidRPr="00B61145">
          <w:rPr>
            <w:sz w:val="22"/>
          </w:rPr>
          <w:t>source_file_path</w:t>
        </w:r>
        <w:proofErr w:type="spellEnd"/>
        <w:r w:rsidRPr="00B61145">
          <w:rPr>
            <w:sz w:val="22"/>
          </w:rPr>
          <w:t xml:space="preserve">, </w:t>
        </w:r>
        <w:proofErr w:type="spellStart"/>
        <w:r w:rsidRPr="00B61145">
          <w:rPr>
            <w:sz w:val="22"/>
          </w:rPr>
          <w:t>record_hash</w:t>
        </w:r>
        <w:proofErr w:type="spellEnd"/>
        <w:r w:rsidRPr="00B61145">
          <w:rPr>
            <w:sz w:val="22"/>
          </w:rPr>
          <w:t xml:space="preserve"> for deduplication).</w:t>
        </w:r>
      </w:ins>
    </w:p>
    <w:p w14:paraId="60AB1732" w14:textId="77777777" w:rsidR="00B61145" w:rsidRPr="00B61145" w:rsidRDefault="00B61145" w:rsidP="00B61145">
      <w:pPr>
        <w:pStyle w:val="NoSpacing"/>
        <w:numPr>
          <w:ilvl w:val="0"/>
          <w:numId w:val="127"/>
        </w:numPr>
        <w:rPr>
          <w:ins w:id="231" w:author="Ume Sauda Ghanyani" w:date="2025-10-29T11:41:00Z"/>
          <w:sz w:val="22"/>
        </w:rPr>
      </w:pPr>
      <w:ins w:id="232" w:author="Ume Sauda Ghanyani" w:date="2025-10-29T11:41:00Z">
        <w:r w:rsidRPr="00B61145">
          <w:rPr>
            <w:sz w:val="22"/>
          </w:rPr>
          <w:t>Retain rejected or invalid records in companion _rejects tables for full auditability.</w:t>
        </w:r>
      </w:ins>
    </w:p>
    <w:p w14:paraId="1EA5D446" w14:textId="77777777" w:rsidR="00B61145" w:rsidRPr="00B61145" w:rsidRDefault="00B61145" w:rsidP="00B61145">
      <w:pPr>
        <w:pStyle w:val="NoSpacing"/>
        <w:numPr>
          <w:ilvl w:val="0"/>
          <w:numId w:val="127"/>
        </w:numPr>
        <w:rPr>
          <w:ins w:id="233" w:author="Ume Sauda Ghanyani" w:date="2025-10-29T11:41:00Z"/>
          <w:sz w:val="22"/>
        </w:rPr>
      </w:pPr>
      <w:ins w:id="234" w:author="Ume Sauda Ghanyani" w:date="2025-10-29T11:41:00Z">
        <w:r w:rsidRPr="00B61145">
          <w:rPr>
            <w:sz w:val="22"/>
          </w:rPr>
          <w:t xml:space="preserve">Ensure all records are stored as </w:t>
        </w:r>
        <w:r w:rsidRPr="00B61145">
          <w:rPr>
            <w:sz w:val="22"/>
            <w:rPrChange w:id="235" w:author="Ume Sauda Ghanyani" w:date="2025-10-29T11:42:00Z" w16du:dateUtc="2025-10-29T06:42:00Z">
              <w:rPr>
                <w:b/>
                <w:bCs/>
                <w:sz w:val="22"/>
              </w:rPr>
            </w:rPrChange>
          </w:rPr>
          <w:t>Hudi Copy-on-Write</w:t>
        </w:r>
        <w:r w:rsidRPr="00B61145">
          <w:rPr>
            <w:sz w:val="22"/>
          </w:rPr>
          <w:t xml:space="preserve"> datasets to enable ACID-compliant incremental updates.</w:t>
        </w:r>
      </w:ins>
    </w:p>
    <w:p w14:paraId="69417363" w14:textId="3F68BD07" w:rsidR="00B61145" w:rsidRPr="00B61145" w:rsidRDefault="00B61145" w:rsidP="00B61145">
      <w:pPr>
        <w:pStyle w:val="NoSpacing"/>
        <w:ind w:left="360"/>
        <w:rPr>
          <w:ins w:id="236" w:author="Ume Sauda Ghanyani" w:date="2025-10-29T11:41:00Z"/>
          <w:sz w:val="22"/>
        </w:rPr>
      </w:pPr>
      <w:ins w:id="237" w:author="Ume Sauda Ghanyani" w:date="2025-10-29T11:41:00Z">
        <w:r w:rsidRPr="00B61145">
          <w:rPr>
            <w:sz w:val="22"/>
          </w:rPr>
          <w:br/>
          <w:t xml:space="preserve">The Bronze Layer provides a </w:t>
        </w:r>
        <w:r w:rsidRPr="00B61145">
          <w:rPr>
            <w:sz w:val="22"/>
            <w:rPrChange w:id="238" w:author="Ume Sauda Ghanyani" w:date="2025-10-29T11:42:00Z" w16du:dateUtc="2025-10-29T06:42:00Z">
              <w:rPr>
                <w:b/>
                <w:bCs/>
                <w:sz w:val="22"/>
              </w:rPr>
            </w:rPrChange>
          </w:rPr>
          <w:t>clean, schema-consistent, view</w:t>
        </w:r>
        <w:r w:rsidRPr="00B61145">
          <w:rPr>
            <w:sz w:val="22"/>
          </w:rPr>
          <w:t xml:space="preserve"> of all ingested data, ready for relational enrichment in the </w:t>
        </w:r>
        <w:proofErr w:type="gramStart"/>
        <w:r w:rsidRPr="00B61145">
          <w:rPr>
            <w:sz w:val="22"/>
          </w:rPr>
          <w:t>Silver</w:t>
        </w:r>
        <w:proofErr w:type="gramEnd"/>
        <w:r w:rsidRPr="00B61145">
          <w:rPr>
            <w:sz w:val="22"/>
          </w:rPr>
          <w:t xml:space="preserve"> layer.</w:t>
        </w:r>
      </w:ins>
    </w:p>
    <w:p w14:paraId="0F4F8567" w14:textId="77777777" w:rsidR="002E47F0" w:rsidRPr="00B61145" w:rsidRDefault="002E47F0">
      <w:pPr>
        <w:pStyle w:val="NoSpacing"/>
        <w:ind w:left="360"/>
        <w:rPr>
          <w:ins w:id="239" w:author="Ume Sauda Ghanyani" w:date="2025-10-29T10:05:00Z" w16du:dateUtc="2025-10-29T05:05:00Z"/>
          <w:sz w:val="22"/>
          <w:rPrChange w:id="240" w:author="Ume Sauda Ghanyani" w:date="2025-10-29T11:41:00Z" w16du:dateUtc="2025-10-29T06:41:00Z">
            <w:rPr>
              <w:ins w:id="241" w:author="Ume Sauda Ghanyani" w:date="2025-10-29T10:05:00Z" w16du:dateUtc="2025-10-29T05:05:00Z"/>
              <w:sz w:val="10"/>
              <w:szCs w:val="12"/>
            </w:rPr>
          </w:rPrChange>
        </w:rPr>
        <w:pPrChange w:id="242" w:author="Ume Sauda Ghanyani" w:date="2025-10-29T11:41:00Z" w16du:dateUtc="2025-10-29T06:41:00Z">
          <w:pPr>
            <w:pStyle w:val="NoSpacing"/>
          </w:pPr>
        </w:pPrChange>
      </w:pPr>
    </w:p>
    <w:p w14:paraId="2ECB3920" w14:textId="77777777" w:rsidR="00B61145" w:rsidRPr="00B61145" w:rsidRDefault="00B61145">
      <w:pPr>
        <w:pStyle w:val="NoSpacing"/>
        <w:numPr>
          <w:ilvl w:val="0"/>
          <w:numId w:val="130"/>
        </w:numPr>
        <w:rPr>
          <w:ins w:id="243" w:author="Ume Sauda Ghanyani" w:date="2025-10-29T11:43:00Z"/>
          <w:b/>
          <w:bCs/>
          <w:sz w:val="22"/>
        </w:rPr>
        <w:pPrChange w:id="244" w:author="Ume Sauda Ghanyani" w:date="2025-10-29T11:43:00Z" w16du:dateUtc="2025-10-29T06:43:00Z">
          <w:pPr>
            <w:pStyle w:val="NoSpacing"/>
          </w:pPr>
        </w:pPrChange>
      </w:pPr>
      <w:ins w:id="245" w:author="Ume Sauda Ghanyani" w:date="2025-10-29T11:43:00Z">
        <w:r w:rsidRPr="00B61145">
          <w:rPr>
            <w:b/>
            <w:bCs/>
            <w:sz w:val="22"/>
          </w:rPr>
          <w:t>Silver Layer (Normalized Domain Layer)</w:t>
        </w:r>
      </w:ins>
    </w:p>
    <w:p w14:paraId="455B46AF" w14:textId="431379A5" w:rsidR="00B61145" w:rsidRPr="00B61145" w:rsidRDefault="00B61145" w:rsidP="00B61145">
      <w:pPr>
        <w:pStyle w:val="NoSpacing"/>
        <w:rPr>
          <w:ins w:id="246" w:author="Ume Sauda Ghanyani" w:date="2025-10-29T11:43:00Z"/>
          <w:sz w:val="22"/>
        </w:rPr>
      </w:pPr>
      <w:ins w:id="247" w:author="Ume Sauda Ghanyani" w:date="2025-10-29T11:43:00Z">
        <w:r w:rsidRPr="00B61145">
          <w:rPr>
            <w:sz w:val="22"/>
          </w:rPr>
          <w:br/>
          <w:t xml:space="preserve">The Silver Layer represents the </w:t>
        </w:r>
        <w:r w:rsidRPr="00B61145">
          <w:rPr>
            <w:sz w:val="22"/>
            <w:rPrChange w:id="248" w:author="Ume Sauda Ghanyani" w:date="2025-10-29T11:43:00Z" w16du:dateUtc="2025-10-29T06:43:00Z">
              <w:rPr>
                <w:b/>
                <w:bCs/>
                <w:sz w:val="22"/>
              </w:rPr>
            </w:rPrChange>
          </w:rPr>
          <w:t>normalized and relationally enriched domain layer</w:t>
        </w:r>
        <w:r w:rsidRPr="00B61145">
          <w:rPr>
            <w:sz w:val="22"/>
          </w:rPr>
          <w:t>, transforming the structured but raw data from Bronze into semantically meaningful datasets.</w:t>
        </w:r>
      </w:ins>
    </w:p>
    <w:p w14:paraId="55843C2C" w14:textId="77777777" w:rsidR="00B61145" w:rsidRPr="00B61145" w:rsidRDefault="00B61145" w:rsidP="00B61145">
      <w:pPr>
        <w:pStyle w:val="NoSpacing"/>
        <w:numPr>
          <w:ilvl w:val="0"/>
          <w:numId w:val="129"/>
        </w:numPr>
        <w:rPr>
          <w:ins w:id="249" w:author="Ume Sauda Ghanyani" w:date="2025-10-29T11:43:00Z"/>
          <w:sz w:val="22"/>
        </w:rPr>
      </w:pPr>
      <w:ins w:id="250" w:author="Ume Sauda Ghanyani" w:date="2025-10-29T11:43:00Z">
        <w:r w:rsidRPr="00B61145">
          <w:rPr>
            <w:sz w:val="22"/>
          </w:rPr>
          <w:t xml:space="preserve">Establish </w:t>
        </w:r>
        <w:r w:rsidRPr="00B61145">
          <w:rPr>
            <w:sz w:val="22"/>
            <w:rPrChange w:id="251" w:author="Ume Sauda Ghanyani" w:date="2025-10-29T11:43:00Z" w16du:dateUtc="2025-10-29T06:43:00Z">
              <w:rPr>
                <w:b/>
                <w:bCs/>
                <w:sz w:val="22"/>
              </w:rPr>
            </w:rPrChange>
          </w:rPr>
          <w:t>entity relationships</w:t>
        </w:r>
        <w:r w:rsidRPr="00B61145">
          <w:rPr>
            <w:sz w:val="22"/>
          </w:rPr>
          <w:t xml:space="preserve"> across domains (e.g., linking transactions, evaluation results, and case data).</w:t>
        </w:r>
      </w:ins>
    </w:p>
    <w:p w14:paraId="4D054265" w14:textId="18D565D6" w:rsidR="00B61145" w:rsidRPr="00B61145" w:rsidRDefault="00B61145" w:rsidP="00B61145">
      <w:pPr>
        <w:pStyle w:val="NoSpacing"/>
        <w:numPr>
          <w:ilvl w:val="0"/>
          <w:numId w:val="129"/>
        </w:numPr>
        <w:rPr>
          <w:ins w:id="252" w:author="Ume Sauda Ghanyani" w:date="2025-10-29T11:43:00Z"/>
          <w:sz w:val="22"/>
        </w:rPr>
      </w:pPr>
      <w:ins w:id="253" w:author="Ume Sauda Ghanyani" w:date="2025-10-29T11:43:00Z">
        <w:r w:rsidRPr="00B61145">
          <w:rPr>
            <w:sz w:val="22"/>
          </w:rPr>
          <w:lastRenderedPageBreak/>
          <w:t xml:space="preserve">Perform </w:t>
        </w:r>
        <w:proofErr w:type="spellStart"/>
        <w:proofErr w:type="gramStart"/>
        <w:r w:rsidRPr="00B61145">
          <w:rPr>
            <w:sz w:val="22"/>
            <w:rPrChange w:id="254" w:author="Ume Sauda Ghanyani" w:date="2025-10-29T11:43:00Z" w16du:dateUtc="2025-10-29T06:43:00Z">
              <w:rPr>
                <w:b/>
                <w:bCs/>
                <w:sz w:val="22"/>
              </w:rPr>
            </w:rPrChange>
          </w:rPr>
          <w:t>deduplication</w:t>
        </w:r>
        <w:r w:rsidRPr="00B61145">
          <w:rPr>
            <w:sz w:val="22"/>
          </w:rPr>
          <w:t>,and</w:t>
        </w:r>
        <w:proofErr w:type="spellEnd"/>
        <w:proofErr w:type="gramEnd"/>
        <w:r w:rsidRPr="00B61145">
          <w:rPr>
            <w:sz w:val="22"/>
          </w:rPr>
          <w:t xml:space="preserve"> </w:t>
        </w:r>
        <w:r w:rsidRPr="00B61145">
          <w:rPr>
            <w:sz w:val="22"/>
            <w:rPrChange w:id="255" w:author="Ume Sauda Ghanyani" w:date="2025-10-29T11:43:00Z" w16du:dateUtc="2025-10-29T06:43:00Z">
              <w:rPr>
                <w:b/>
                <w:bCs/>
                <w:sz w:val="22"/>
              </w:rPr>
            </w:rPrChange>
          </w:rPr>
          <w:t>foreign-key alignment</w:t>
        </w:r>
        <w:r w:rsidRPr="00B61145">
          <w:rPr>
            <w:sz w:val="22"/>
          </w:rPr>
          <w:t xml:space="preserve"> across tables.</w:t>
        </w:r>
      </w:ins>
    </w:p>
    <w:p w14:paraId="5DD0F16F" w14:textId="77777777" w:rsidR="00B61145" w:rsidRPr="00B61145" w:rsidRDefault="00B61145" w:rsidP="00B61145">
      <w:pPr>
        <w:pStyle w:val="NoSpacing"/>
        <w:numPr>
          <w:ilvl w:val="0"/>
          <w:numId w:val="129"/>
        </w:numPr>
        <w:rPr>
          <w:ins w:id="256" w:author="Ume Sauda Ghanyani" w:date="2025-10-29T11:43:00Z"/>
          <w:sz w:val="22"/>
        </w:rPr>
      </w:pPr>
      <w:ins w:id="257" w:author="Ume Sauda Ghanyani" w:date="2025-10-29T11:43:00Z">
        <w:r w:rsidRPr="00B61145">
          <w:rPr>
            <w:sz w:val="22"/>
          </w:rPr>
          <w:t xml:space="preserve">Apply </w:t>
        </w:r>
        <w:r w:rsidRPr="00B61145">
          <w:rPr>
            <w:sz w:val="22"/>
            <w:rPrChange w:id="258" w:author="Ume Sauda Ghanyani" w:date="2025-10-29T11:43:00Z" w16du:dateUtc="2025-10-29T06:43:00Z">
              <w:rPr>
                <w:b/>
                <w:bCs/>
                <w:sz w:val="22"/>
              </w:rPr>
            </w:rPrChange>
          </w:rPr>
          <w:t>business logic and rule-based validations</w:t>
        </w:r>
        <w:r w:rsidRPr="00B61145">
          <w:rPr>
            <w:sz w:val="22"/>
          </w:rPr>
          <w:t>, such as mapping typologies, associating alerts with cases, and categorizing fraud event types.</w:t>
        </w:r>
      </w:ins>
    </w:p>
    <w:p w14:paraId="11AC6518" w14:textId="77777777" w:rsidR="00B61145" w:rsidRPr="00B61145" w:rsidRDefault="00B61145" w:rsidP="00B61145">
      <w:pPr>
        <w:pStyle w:val="NoSpacing"/>
        <w:numPr>
          <w:ilvl w:val="0"/>
          <w:numId w:val="129"/>
        </w:numPr>
        <w:rPr>
          <w:ins w:id="259" w:author="Ume Sauda Ghanyani" w:date="2025-10-29T11:43:00Z"/>
          <w:sz w:val="22"/>
        </w:rPr>
      </w:pPr>
      <w:ins w:id="260" w:author="Ume Sauda Ghanyani" w:date="2025-10-29T11:43:00Z">
        <w:r w:rsidRPr="00B61145">
          <w:rPr>
            <w:sz w:val="22"/>
          </w:rPr>
          <w:t>Harmonize timestamps and currency fields for consistent analytical consumption.</w:t>
        </w:r>
      </w:ins>
    </w:p>
    <w:p w14:paraId="1DAEFE78" w14:textId="0879A8C4" w:rsidR="00B61145" w:rsidRPr="00B61145" w:rsidRDefault="00B61145" w:rsidP="00B61145">
      <w:pPr>
        <w:pStyle w:val="NoSpacing"/>
        <w:rPr>
          <w:ins w:id="261" w:author="Ume Sauda Ghanyani" w:date="2025-10-29T11:43:00Z"/>
          <w:sz w:val="22"/>
        </w:rPr>
      </w:pPr>
      <w:ins w:id="262" w:author="Ume Sauda Ghanyani" w:date="2025-10-29T11:43:00Z">
        <w:r w:rsidRPr="00B61145">
          <w:rPr>
            <w:sz w:val="22"/>
          </w:rPr>
          <w:br/>
          <w:t xml:space="preserve">Silver delivers </w:t>
        </w:r>
        <w:r w:rsidRPr="00B61145">
          <w:rPr>
            <w:sz w:val="22"/>
            <w:rPrChange w:id="263" w:author="Ume Sauda Ghanyani" w:date="2025-10-29T11:44:00Z" w16du:dateUtc="2025-10-29T06:44:00Z">
              <w:rPr>
                <w:b/>
                <w:bCs/>
                <w:sz w:val="22"/>
              </w:rPr>
            </w:rPrChange>
          </w:rPr>
          <w:t>business-ready, relationally consistent tables</w:t>
        </w:r>
        <w:r w:rsidRPr="00B61145">
          <w:rPr>
            <w:sz w:val="22"/>
          </w:rPr>
          <w:t xml:space="preserve"> that underpin analytical modeling, compliance reporting, and fraud typology analysis.</w:t>
        </w:r>
      </w:ins>
    </w:p>
    <w:p w14:paraId="2D3258F5" w14:textId="77777777" w:rsidR="002E47F0" w:rsidRDefault="002E47F0" w:rsidP="004D3485">
      <w:pPr>
        <w:pStyle w:val="NoSpacing"/>
        <w:rPr>
          <w:ins w:id="264" w:author="Ume Sauda Ghanyani" w:date="2025-10-29T11:44:00Z" w16du:dateUtc="2025-10-29T06:44:00Z"/>
          <w:sz w:val="22"/>
        </w:rPr>
      </w:pPr>
    </w:p>
    <w:p w14:paraId="4D2327E2" w14:textId="4A145938" w:rsidR="00B61145" w:rsidRPr="00B61145" w:rsidRDefault="00B61145">
      <w:pPr>
        <w:pStyle w:val="NoSpacing"/>
        <w:numPr>
          <w:ilvl w:val="0"/>
          <w:numId w:val="132"/>
        </w:numPr>
        <w:rPr>
          <w:ins w:id="265" w:author="Ume Sauda Ghanyani" w:date="2025-10-29T11:44:00Z"/>
          <w:b/>
          <w:bCs/>
          <w:sz w:val="22"/>
        </w:rPr>
        <w:pPrChange w:id="266" w:author="Ume Sauda Ghanyani" w:date="2025-10-29T11:44:00Z" w16du:dateUtc="2025-10-29T06:44:00Z">
          <w:pPr>
            <w:pStyle w:val="NoSpacing"/>
          </w:pPr>
        </w:pPrChange>
      </w:pPr>
      <w:ins w:id="267" w:author="Ume Sauda Ghanyani" w:date="2025-10-29T11:44:00Z" w16du:dateUtc="2025-10-29T06:44:00Z">
        <w:r>
          <w:rPr>
            <w:b/>
            <w:bCs/>
            <w:sz w:val="22"/>
          </w:rPr>
          <w:t>G</w:t>
        </w:r>
      </w:ins>
      <w:ins w:id="268" w:author="Ume Sauda Ghanyani" w:date="2025-10-29T11:44:00Z">
        <w:r w:rsidRPr="00B61145">
          <w:rPr>
            <w:b/>
            <w:bCs/>
            <w:sz w:val="22"/>
          </w:rPr>
          <w:t xml:space="preserve">old Layer (Analytical and </w:t>
        </w:r>
        <w:proofErr w:type="gramStart"/>
        <w:r w:rsidRPr="00B61145">
          <w:rPr>
            <w:b/>
            <w:bCs/>
            <w:sz w:val="22"/>
          </w:rPr>
          <w:t>BI Layer</w:t>
        </w:r>
        <w:proofErr w:type="gramEnd"/>
        <w:r w:rsidRPr="00B61145">
          <w:rPr>
            <w:b/>
            <w:bCs/>
            <w:sz w:val="22"/>
          </w:rPr>
          <w:t>)</w:t>
        </w:r>
      </w:ins>
    </w:p>
    <w:p w14:paraId="58BDE650" w14:textId="6EF0E8CA" w:rsidR="00B61145" w:rsidRPr="00B61145" w:rsidRDefault="00B61145" w:rsidP="00B61145">
      <w:pPr>
        <w:pStyle w:val="NoSpacing"/>
        <w:rPr>
          <w:ins w:id="269" w:author="Ume Sauda Ghanyani" w:date="2025-10-29T11:44:00Z"/>
          <w:sz w:val="22"/>
        </w:rPr>
      </w:pPr>
      <w:ins w:id="270" w:author="Ume Sauda Ghanyani" w:date="2025-10-29T11:44:00Z">
        <w:r w:rsidRPr="00B61145">
          <w:rPr>
            <w:sz w:val="22"/>
          </w:rPr>
          <w:br/>
          <w:t xml:space="preserve">The Gold Layer provides </w:t>
        </w:r>
        <w:r w:rsidRPr="00B61145">
          <w:rPr>
            <w:sz w:val="22"/>
            <w:rPrChange w:id="271" w:author="Ume Sauda Ghanyani" w:date="2025-10-29T11:44:00Z" w16du:dateUtc="2025-10-29T06:44:00Z">
              <w:rPr>
                <w:b/>
                <w:bCs/>
                <w:sz w:val="22"/>
              </w:rPr>
            </w:rPrChange>
          </w:rPr>
          <w:t>aggregated, business-facing analytical views</w:t>
        </w:r>
        <w:r w:rsidRPr="00B61145">
          <w:rPr>
            <w:sz w:val="22"/>
          </w:rPr>
          <w:t xml:space="preserve"> that directly support dashboards, regulatory reporting, and executive analytics.</w:t>
        </w:r>
      </w:ins>
    </w:p>
    <w:p w14:paraId="1E5F1264" w14:textId="77777777" w:rsidR="00B61145" w:rsidRPr="00B61145" w:rsidRDefault="00B61145" w:rsidP="00B61145">
      <w:pPr>
        <w:pStyle w:val="NoSpacing"/>
        <w:numPr>
          <w:ilvl w:val="0"/>
          <w:numId w:val="131"/>
        </w:numPr>
        <w:rPr>
          <w:ins w:id="272" w:author="Ume Sauda Ghanyani" w:date="2025-10-29T11:44:00Z"/>
          <w:sz w:val="22"/>
        </w:rPr>
      </w:pPr>
      <w:ins w:id="273" w:author="Ume Sauda Ghanyani" w:date="2025-10-29T11:44:00Z">
        <w:r w:rsidRPr="00B61145">
          <w:rPr>
            <w:sz w:val="22"/>
          </w:rPr>
          <w:t xml:space="preserve">Compute </w:t>
        </w:r>
        <w:r w:rsidRPr="00B61145">
          <w:rPr>
            <w:sz w:val="22"/>
            <w:rPrChange w:id="274" w:author="Ume Sauda Ghanyani" w:date="2025-10-29T11:44:00Z" w16du:dateUtc="2025-10-29T06:44:00Z">
              <w:rPr>
                <w:b/>
                <w:bCs/>
                <w:sz w:val="22"/>
              </w:rPr>
            </w:rPrChange>
          </w:rPr>
          <w:t>key performance indicators (KPIs)</w:t>
        </w:r>
        <w:r w:rsidRPr="00B61145">
          <w:rPr>
            <w:sz w:val="22"/>
          </w:rPr>
          <w:t xml:space="preserve"> such as fraud detection rate, false-positive ratio, precision/recall, and SLA adherence.</w:t>
        </w:r>
      </w:ins>
    </w:p>
    <w:p w14:paraId="405154B4" w14:textId="3B693760" w:rsidR="00B61145" w:rsidRPr="00B61145" w:rsidRDefault="00B61145" w:rsidP="00B61145">
      <w:pPr>
        <w:pStyle w:val="NoSpacing"/>
        <w:numPr>
          <w:ilvl w:val="0"/>
          <w:numId w:val="131"/>
        </w:numPr>
        <w:rPr>
          <w:ins w:id="275" w:author="Ume Sauda Ghanyani" w:date="2025-10-29T11:44:00Z"/>
          <w:sz w:val="22"/>
        </w:rPr>
      </w:pPr>
      <w:ins w:id="276" w:author="Ume Sauda Ghanyani" w:date="2025-10-29T11:44:00Z">
        <w:r w:rsidRPr="00B61145">
          <w:rPr>
            <w:sz w:val="22"/>
          </w:rPr>
          <w:t>Aggregate data for multidimensional analytics.</w:t>
        </w:r>
      </w:ins>
    </w:p>
    <w:p w14:paraId="0B2B5715" w14:textId="77777777" w:rsidR="00B61145" w:rsidRPr="00B61145" w:rsidRDefault="00B61145" w:rsidP="00B61145">
      <w:pPr>
        <w:pStyle w:val="NoSpacing"/>
        <w:numPr>
          <w:ilvl w:val="0"/>
          <w:numId w:val="131"/>
        </w:numPr>
        <w:rPr>
          <w:ins w:id="277" w:author="Ume Sauda Ghanyani" w:date="2025-10-29T11:44:00Z"/>
          <w:sz w:val="22"/>
        </w:rPr>
      </w:pPr>
      <w:ins w:id="278" w:author="Ume Sauda Ghanyani" w:date="2025-10-29T11:44:00Z">
        <w:r w:rsidRPr="00B61145">
          <w:rPr>
            <w:sz w:val="22"/>
          </w:rPr>
          <w:t xml:space="preserve">Expose </w:t>
        </w:r>
        <w:r w:rsidRPr="00B61145">
          <w:rPr>
            <w:sz w:val="22"/>
            <w:rPrChange w:id="279" w:author="Ume Sauda Ghanyani" w:date="2025-10-29T11:44:00Z" w16du:dateUtc="2025-10-29T06:44:00Z">
              <w:rPr>
                <w:b/>
                <w:bCs/>
                <w:sz w:val="22"/>
              </w:rPr>
            </w:rPrChange>
          </w:rPr>
          <w:t>pre-computed views</w:t>
        </w:r>
        <w:r w:rsidRPr="00B61145">
          <w:rPr>
            <w:sz w:val="22"/>
          </w:rPr>
          <w:t xml:space="preserve"> (e.g., </w:t>
        </w:r>
        <w:proofErr w:type="spellStart"/>
        <w:r w:rsidRPr="00B61145">
          <w:rPr>
            <w:sz w:val="22"/>
          </w:rPr>
          <w:t>vw_false_positive_analysis</w:t>
        </w:r>
        <w:proofErr w:type="spellEnd"/>
        <w:r w:rsidRPr="00B61145">
          <w:rPr>
            <w:sz w:val="22"/>
          </w:rPr>
          <w:t xml:space="preserve">, </w:t>
        </w:r>
        <w:proofErr w:type="spellStart"/>
        <w:r w:rsidRPr="00B61145">
          <w:rPr>
            <w:sz w:val="22"/>
          </w:rPr>
          <w:t>vw_rule_effectiveness</w:t>
        </w:r>
        <w:proofErr w:type="spellEnd"/>
        <w:r w:rsidRPr="00B61145">
          <w:rPr>
            <w:sz w:val="22"/>
          </w:rPr>
          <w:t xml:space="preserve">, </w:t>
        </w:r>
        <w:proofErr w:type="spellStart"/>
        <w:r w:rsidRPr="00B61145">
          <w:rPr>
            <w:sz w:val="22"/>
          </w:rPr>
          <w:t>vw_case_tracking_summary</w:t>
        </w:r>
        <w:proofErr w:type="spellEnd"/>
        <w:r w:rsidRPr="00B61145">
          <w:rPr>
            <w:sz w:val="22"/>
          </w:rPr>
          <w:t>) for direct consumption by visualization tools.</w:t>
        </w:r>
      </w:ins>
    </w:p>
    <w:p w14:paraId="18B8845E" w14:textId="77777777" w:rsidR="00B61145" w:rsidRPr="00B61145" w:rsidRDefault="00B61145" w:rsidP="00B61145">
      <w:pPr>
        <w:pStyle w:val="NoSpacing"/>
        <w:numPr>
          <w:ilvl w:val="0"/>
          <w:numId w:val="131"/>
        </w:numPr>
        <w:rPr>
          <w:ins w:id="280" w:author="Ume Sauda Ghanyani" w:date="2025-10-29T11:44:00Z"/>
          <w:sz w:val="22"/>
        </w:rPr>
      </w:pPr>
      <w:ins w:id="281" w:author="Ume Sauda Ghanyani" w:date="2025-10-29T11:44:00Z">
        <w:r w:rsidRPr="00B61145">
          <w:rPr>
            <w:sz w:val="22"/>
          </w:rPr>
          <w:t xml:space="preserve">Apply </w:t>
        </w:r>
        <w:r w:rsidRPr="00B61145">
          <w:rPr>
            <w:sz w:val="22"/>
            <w:rPrChange w:id="282" w:author="Ume Sauda Ghanyani" w:date="2025-10-29T11:44:00Z" w16du:dateUtc="2025-10-29T06:44:00Z">
              <w:rPr>
                <w:b/>
                <w:bCs/>
                <w:sz w:val="22"/>
              </w:rPr>
            </w:rPrChange>
          </w:rPr>
          <w:t>data access controls</w:t>
        </w:r>
        <w:r w:rsidRPr="00B61145">
          <w:rPr>
            <w:sz w:val="22"/>
          </w:rPr>
          <w:t xml:space="preserve"> and </w:t>
        </w:r>
        <w:r w:rsidRPr="00B61145">
          <w:rPr>
            <w:sz w:val="22"/>
            <w:rPrChange w:id="283" w:author="Ume Sauda Ghanyani" w:date="2025-10-29T11:44:00Z" w16du:dateUtc="2025-10-29T06:44:00Z">
              <w:rPr>
                <w:b/>
                <w:bCs/>
                <w:sz w:val="22"/>
              </w:rPr>
            </w:rPrChange>
          </w:rPr>
          <w:t>security tagging</w:t>
        </w:r>
        <w:r w:rsidRPr="00B61145">
          <w:rPr>
            <w:sz w:val="22"/>
          </w:rPr>
          <w:t xml:space="preserve"> per user or tenant for governed self-service analytics.</w:t>
        </w:r>
      </w:ins>
    </w:p>
    <w:p w14:paraId="0D34675A" w14:textId="44291DCD" w:rsidR="00B61145" w:rsidRPr="00B61145" w:rsidRDefault="00B61145" w:rsidP="00B61145">
      <w:pPr>
        <w:pStyle w:val="NoSpacing"/>
        <w:rPr>
          <w:ins w:id="284" w:author="Ume Sauda Ghanyani" w:date="2025-10-29T11:44:00Z"/>
          <w:sz w:val="22"/>
        </w:rPr>
      </w:pPr>
      <w:ins w:id="285" w:author="Ume Sauda Ghanyani" w:date="2025-10-29T11:44:00Z">
        <w:r w:rsidRPr="00B61145">
          <w:rPr>
            <w:sz w:val="22"/>
          </w:rPr>
          <w:br/>
          <w:t xml:space="preserve">The Gold Layer forms the </w:t>
        </w:r>
        <w:r w:rsidRPr="00B61145">
          <w:rPr>
            <w:sz w:val="22"/>
            <w:rPrChange w:id="286" w:author="Ume Sauda Ghanyani" w:date="2025-10-29T11:44:00Z" w16du:dateUtc="2025-10-29T06:44:00Z">
              <w:rPr>
                <w:b/>
                <w:bCs/>
                <w:sz w:val="22"/>
              </w:rPr>
            </w:rPrChange>
          </w:rPr>
          <w:t>single source of analytical truth</w:t>
        </w:r>
        <w:r w:rsidRPr="00B61145">
          <w:rPr>
            <w:sz w:val="22"/>
          </w:rPr>
          <w:t>, providing optimized, business-curated datasets and views for dashboards, advanced analytics, and executive reporting.</w:t>
        </w:r>
      </w:ins>
    </w:p>
    <w:p w14:paraId="259CE389" w14:textId="77777777" w:rsidR="00B61145" w:rsidRPr="00B61145" w:rsidRDefault="00B61145" w:rsidP="004D3485">
      <w:pPr>
        <w:pStyle w:val="NoSpacing"/>
        <w:rPr>
          <w:ins w:id="287" w:author="Ume Sauda Ghanyani" w:date="2025-10-29T10:05:00Z" w16du:dateUtc="2025-10-29T05:05:00Z"/>
          <w:sz w:val="22"/>
          <w:rPrChange w:id="288" w:author="Ume Sauda Ghanyani" w:date="2025-10-29T11:43:00Z" w16du:dateUtc="2025-10-29T06:43:00Z">
            <w:rPr>
              <w:ins w:id="289" w:author="Ume Sauda Ghanyani" w:date="2025-10-29T10:05:00Z" w16du:dateUtc="2025-10-29T05:05:00Z"/>
              <w:sz w:val="10"/>
              <w:szCs w:val="12"/>
            </w:rPr>
          </w:rPrChange>
        </w:rPr>
      </w:pPr>
    </w:p>
    <w:p w14:paraId="4C1CA6AA" w14:textId="77777777" w:rsidR="002E47F0" w:rsidRPr="00B9083B" w:rsidDel="00D170B1" w:rsidRDefault="002E47F0" w:rsidP="004D3485">
      <w:pPr>
        <w:pStyle w:val="NoSpacing"/>
        <w:rPr>
          <w:del w:id="290" w:author="Ume Sauda Ghanyani" w:date="2025-11-06T17:06:00Z" w16du:dateUtc="2025-11-06T12:06:00Z"/>
          <w:sz w:val="10"/>
          <w:szCs w:val="12"/>
        </w:rPr>
      </w:pPr>
    </w:p>
    <w:p w14:paraId="3E762D8C" w14:textId="1F4B3E5B" w:rsidR="00EE73CF" w:rsidDel="003D0EC9" w:rsidRDefault="004F34D7">
      <w:pPr>
        <w:pStyle w:val="Heading1"/>
        <w:rPr>
          <w:del w:id="291" w:author="Ume Sauda Ghanyani" w:date="2025-10-30T12:07:00Z" w16du:dateUtc="2025-10-30T07:07:00Z"/>
        </w:rPr>
        <w:pPrChange w:id="292" w:author="Ume Sauda Ghanyani" w:date="2025-11-06T17:06:00Z" w16du:dateUtc="2025-11-06T12:06:00Z">
          <w:pPr>
            <w:pStyle w:val="Heading2"/>
            <w:numPr>
              <w:numId w:val="4"/>
            </w:numPr>
          </w:pPr>
        </w:pPrChange>
      </w:pPr>
      <w:bookmarkStart w:id="293" w:name="_Toc213340851"/>
      <w:bookmarkStart w:id="294" w:name="_Toc213341040"/>
      <w:commentRangeStart w:id="295"/>
      <w:commentRangeStart w:id="296"/>
      <w:r w:rsidRPr="00C73B32">
        <w:rPr>
          <w:b w:val="0"/>
          <w:noProof/>
        </w:rPr>
        <w:drawing>
          <wp:anchor distT="0" distB="0" distL="114300" distR="114300" simplePos="0" relativeHeight="251659776" behindDoc="1" locked="0" layoutInCell="1" allowOverlap="1" wp14:anchorId="6367FAC9" wp14:editId="23DE0D31">
            <wp:simplePos x="0" y="0"/>
            <wp:positionH relativeFrom="margin">
              <wp:align>right</wp:align>
            </wp:positionH>
            <wp:positionV relativeFrom="paragraph">
              <wp:posOffset>561340</wp:posOffset>
            </wp:positionV>
            <wp:extent cx="5960110" cy="2037715"/>
            <wp:effectExtent l="0" t="0" r="2540" b="635"/>
            <wp:wrapTight wrapText="bothSides">
              <wp:wrapPolygon edited="0">
                <wp:start x="0" y="0"/>
                <wp:lineTo x="0" y="21405"/>
                <wp:lineTo x="21540" y="21405"/>
                <wp:lineTo x="21540" y="0"/>
                <wp:lineTo x="0" y="0"/>
              </wp:wrapPolygon>
            </wp:wrapTight>
            <wp:docPr id="725267135"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7135" name="Picture 1" descr="A diagram of a diagram"/>
                    <pic:cNvPicPr/>
                  </pic:nvPicPr>
                  <pic:blipFill>
                    <a:blip r:embed="rId19">
                      <a:extLst>
                        <a:ext uri="{28A0092B-C50C-407E-A947-70E740481C1C}">
                          <a14:useLocalDpi xmlns:a14="http://schemas.microsoft.com/office/drawing/2010/main" val="0"/>
                        </a:ext>
                      </a:extLst>
                    </a:blip>
                    <a:stretch>
                      <a:fillRect/>
                    </a:stretch>
                  </pic:blipFill>
                  <pic:spPr>
                    <a:xfrm>
                      <a:off x="0" y="0"/>
                      <a:ext cx="5960110" cy="2037715"/>
                    </a:xfrm>
                    <a:prstGeom prst="rect">
                      <a:avLst/>
                    </a:prstGeom>
                  </pic:spPr>
                </pic:pic>
              </a:graphicData>
            </a:graphic>
            <wp14:sizeRelH relativeFrom="page">
              <wp14:pctWidth>0</wp14:pctWidth>
            </wp14:sizeRelH>
            <wp14:sizeRelV relativeFrom="page">
              <wp14:pctHeight>0</wp14:pctHeight>
            </wp14:sizeRelV>
          </wp:anchor>
        </w:drawing>
      </w:r>
      <w:commentRangeEnd w:id="295"/>
      <w:ins w:id="297" w:author="Ume Sauda Ghanyani" w:date="2025-11-06T17:04:00Z" w16du:dateUtc="2025-11-06T12:04:00Z">
        <w:r w:rsidR="00EE0400">
          <w:t xml:space="preserve">  </w:t>
        </w:r>
      </w:ins>
      <w:r w:rsidR="00E55477">
        <w:rPr>
          <w:rStyle w:val="CommentReference"/>
          <w:rFonts w:eastAsiaTheme="minorHAnsi" w:cstheme="minorBidi"/>
          <w:b w:val="0"/>
          <w:kern w:val="0"/>
          <w14:ligatures w14:val="none"/>
        </w:rPr>
        <w:commentReference w:id="295"/>
      </w:r>
      <w:ins w:id="298" w:author="Ume Sauda Ghanyani" w:date="2025-10-30T12:07:00Z" w16du:dateUtc="2025-10-30T07:07:00Z">
        <w:r w:rsidR="003D0EC9">
          <w:t xml:space="preserve">Event </w:t>
        </w:r>
      </w:ins>
      <w:ins w:id="299" w:author="Ume Sauda Ghanyani" w:date="2025-10-30T12:08:00Z" w16du:dateUtc="2025-10-30T07:08:00Z">
        <w:r w:rsidR="003D0EC9">
          <w:t>History</w:t>
        </w:r>
      </w:ins>
      <w:del w:id="300" w:author="Ume Sauda Ghanyani" w:date="2025-10-30T12:07:00Z" w16du:dateUtc="2025-10-30T07:07:00Z">
        <w:r w:rsidR="00554013" w:rsidDel="003D0EC9">
          <w:delText>Pseudonyms</w:delText>
        </w:r>
        <w:commentRangeEnd w:id="296"/>
        <w:r w:rsidR="00E55477" w:rsidDel="003D0EC9">
          <w:rPr>
            <w:rStyle w:val="CommentReference"/>
            <w:rFonts w:eastAsiaTheme="minorHAnsi" w:cstheme="minorBidi"/>
            <w:b w:val="0"/>
            <w:kern w:val="0"/>
            <w14:ligatures w14:val="none"/>
          </w:rPr>
          <w:commentReference w:id="296"/>
        </w:r>
        <w:bookmarkEnd w:id="293"/>
        <w:bookmarkEnd w:id="294"/>
      </w:del>
    </w:p>
    <w:p w14:paraId="45AC4356" w14:textId="0284E28B" w:rsidR="00C73B32" w:rsidRPr="00C73B32" w:rsidRDefault="00C73B32" w:rsidP="00EE0400">
      <w:bookmarkStart w:id="301" w:name="_Toc213340852"/>
      <w:bookmarkStart w:id="302" w:name="_Toc213341041"/>
      <w:bookmarkEnd w:id="301"/>
      <w:bookmarkEnd w:id="302"/>
    </w:p>
    <w:p w14:paraId="358C550D" w14:textId="1461C309" w:rsidR="00101042" w:rsidRDefault="004151C1" w:rsidP="0082296D">
      <w:pPr>
        <w:pStyle w:val="Heading3"/>
        <w:numPr>
          <w:ilvl w:val="2"/>
          <w:numId w:val="4"/>
        </w:numPr>
      </w:pPr>
      <w:bookmarkStart w:id="303" w:name="_Toc213340853"/>
      <w:bookmarkStart w:id="304" w:name="_Toc213341042"/>
      <w:r w:rsidRPr="004151C1">
        <w:t xml:space="preserve">Core identifiers, lineage &amp; relationship anchors </w:t>
      </w:r>
      <w:del w:id="305" w:author="Ume Sauda Ghanyani" w:date="2025-11-05T10:07:00Z" w16du:dateUtc="2025-11-05T05:07:00Z">
        <w:r w:rsidRPr="004151C1" w:rsidDel="00630B4C">
          <w:delText>(applies to all node/edge collections)</w:delText>
        </w:r>
      </w:del>
      <w:bookmarkEnd w:id="303"/>
      <w:bookmarkEnd w:id="304"/>
    </w:p>
    <w:tbl>
      <w:tblPr>
        <w:tblStyle w:val="GridTable4"/>
        <w:tblW w:w="0" w:type="auto"/>
        <w:tblInd w:w="-5" w:type="dxa"/>
        <w:tblLook w:val="04A0" w:firstRow="1" w:lastRow="0" w:firstColumn="1" w:lastColumn="0" w:noHBand="0" w:noVBand="1"/>
      </w:tblPr>
      <w:tblGrid>
        <w:gridCol w:w="1032"/>
        <w:gridCol w:w="1080"/>
        <w:gridCol w:w="1764"/>
        <w:gridCol w:w="3491"/>
        <w:gridCol w:w="2014"/>
      </w:tblGrid>
      <w:tr w:rsidR="0006242D" w:rsidRPr="00993E02" w:rsidDel="00356E8C" w14:paraId="7CB45A7B" w14:textId="6EA26194" w:rsidTr="0006242D">
        <w:trPr>
          <w:cnfStyle w:val="100000000000" w:firstRow="1" w:lastRow="0" w:firstColumn="0" w:lastColumn="0" w:oddVBand="0" w:evenVBand="0" w:oddHBand="0" w:evenHBand="0" w:firstRowFirstColumn="0" w:firstRowLastColumn="0" w:lastRowFirstColumn="0" w:lastRowLastColumn="0"/>
          <w:trHeight w:val="856"/>
          <w:del w:id="306" w:author="Ume Sauda Ghanyani" w:date="2025-11-05T10:07: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476F8" w14:textId="05B2364A" w:rsidR="00993E02" w:rsidRPr="00993E02" w:rsidDel="00356E8C" w:rsidRDefault="00993E02" w:rsidP="0006242D">
            <w:pPr>
              <w:spacing w:after="160" w:line="259" w:lineRule="auto"/>
              <w:jc w:val="center"/>
              <w:rPr>
                <w:del w:id="307" w:author="Ume Sauda Ghanyani" w:date="2025-11-05T10:07:00Z" w16du:dateUtc="2025-11-05T05:07:00Z"/>
              </w:rPr>
            </w:pPr>
            <w:del w:id="308" w:author="Ume Sauda Ghanyani" w:date="2025-11-05T10:07:00Z" w16du:dateUtc="2025-11-05T05:07:00Z">
              <w:r w:rsidRPr="00993E02" w:rsidDel="00356E8C">
                <w:delText>Field</w:delText>
              </w:r>
            </w:del>
          </w:p>
        </w:tc>
        <w:tc>
          <w:tcPr>
            <w:tcW w:w="0" w:type="auto"/>
            <w:vAlign w:val="center"/>
            <w:hideMark/>
          </w:tcPr>
          <w:p w14:paraId="2E74F424" w14:textId="521D6538" w:rsidR="00993E02" w:rsidRPr="00993E02" w:rsidDel="00356E8C" w:rsidRDefault="00993E02" w:rsidP="0006242D">
            <w:pPr>
              <w:spacing w:after="160" w:line="259" w:lineRule="auto"/>
              <w:jc w:val="center"/>
              <w:cnfStyle w:val="100000000000" w:firstRow="1" w:lastRow="0" w:firstColumn="0" w:lastColumn="0" w:oddVBand="0" w:evenVBand="0" w:oddHBand="0" w:evenHBand="0" w:firstRowFirstColumn="0" w:firstRowLastColumn="0" w:lastRowFirstColumn="0" w:lastRowLastColumn="0"/>
              <w:rPr>
                <w:del w:id="309" w:author="Ume Sauda Ghanyani" w:date="2025-11-05T10:07:00Z" w16du:dateUtc="2025-11-05T05:07:00Z"/>
              </w:rPr>
            </w:pPr>
            <w:del w:id="310" w:author="Ume Sauda Ghanyani" w:date="2025-11-05T10:07:00Z" w16du:dateUtc="2025-11-05T05:07:00Z">
              <w:r w:rsidRPr="00993E02" w:rsidDel="00356E8C">
                <w:delText>Raw (Ozone)</w:delText>
              </w:r>
            </w:del>
          </w:p>
        </w:tc>
        <w:tc>
          <w:tcPr>
            <w:tcW w:w="0" w:type="auto"/>
            <w:vAlign w:val="center"/>
            <w:hideMark/>
          </w:tcPr>
          <w:p w14:paraId="57C6E012" w14:textId="21A4843D" w:rsidR="00993E02" w:rsidRPr="00993E02" w:rsidDel="00356E8C" w:rsidRDefault="00993E02" w:rsidP="0006242D">
            <w:pPr>
              <w:spacing w:after="160" w:line="259" w:lineRule="auto"/>
              <w:jc w:val="center"/>
              <w:cnfStyle w:val="100000000000" w:firstRow="1" w:lastRow="0" w:firstColumn="0" w:lastColumn="0" w:oddVBand="0" w:evenVBand="0" w:oddHBand="0" w:evenHBand="0" w:firstRowFirstColumn="0" w:firstRowLastColumn="0" w:lastRowFirstColumn="0" w:lastRowLastColumn="0"/>
              <w:rPr>
                <w:del w:id="311" w:author="Ume Sauda Ghanyani" w:date="2025-11-05T10:07:00Z" w16du:dateUtc="2025-11-05T05:07:00Z"/>
              </w:rPr>
            </w:pPr>
            <w:del w:id="312" w:author="Ume Sauda Ghanyani" w:date="2025-11-05T10:07:00Z" w16du:dateUtc="2025-11-05T05:07:00Z">
              <w:r w:rsidRPr="00993E02" w:rsidDel="00356E8C">
                <w:delText>Bronze (Hudi)</w:delText>
              </w:r>
            </w:del>
          </w:p>
        </w:tc>
        <w:tc>
          <w:tcPr>
            <w:tcW w:w="0" w:type="auto"/>
            <w:vAlign w:val="center"/>
            <w:hideMark/>
          </w:tcPr>
          <w:p w14:paraId="038EE7F6" w14:textId="0E138191" w:rsidR="00993E02" w:rsidRPr="00993E02" w:rsidDel="00356E8C" w:rsidRDefault="00993E02" w:rsidP="0006242D">
            <w:pPr>
              <w:spacing w:after="160" w:line="259" w:lineRule="auto"/>
              <w:jc w:val="center"/>
              <w:cnfStyle w:val="100000000000" w:firstRow="1" w:lastRow="0" w:firstColumn="0" w:lastColumn="0" w:oddVBand="0" w:evenVBand="0" w:oddHBand="0" w:evenHBand="0" w:firstRowFirstColumn="0" w:firstRowLastColumn="0" w:lastRowFirstColumn="0" w:lastRowLastColumn="0"/>
              <w:rPr>
                <w:del w:id="313" w:author="Ume Sauda Ghanyani" w:date="2025-11-05T10:07:00Z" w16du:dateUtc="2025-11-05T05:07:00Z"/>
              </w:rPr>
            </w:pPr>
            <w:del w:id="314" w:author="Ume Sauda Ghanyani" w:date="2025-11-05T10:07:00Z" w16du:dateUtc="2025-11-05T05:07:00Z">
              <w:r w:rsidRPr="00993E02" w:rsidDel="00356E8C">
                <w:delText>Silver (Hudi + Spark)</w:delText>
              </w:r>
            </w:del>
          </w:p>
        </w:tc>
        <w:tc>
          <w:tcPr>
            <w:tcW w:w="0" w:type="auto"/>
            <w:vAlign w:val="center"/>
            <w:hideMark/>
          </w:tcPr>
          <w:p w14:paraId="1C657E8B" w14:textId="481F2A30" w:rsidR="00993E02" w:rsidRPr="00993E02" w:rsidDel="00356E8C" w:rsidRDefault="00993E02" w:rsidP="0006242D">
            <w:pPr>
              <w:spacing w:after="160" w:line="259" w:lineRule="auto"/>
              <w:jc w:val="center"/>
              <w:cnfStyle w:val="100000000000" w:firstRow="1" w:lastRow="0" w:firstColumn="0" w:lastColumn="0" w:oddVBand="0" w:evenVBand="0" w:oddHBand="0" w:evenHBand="0" w:firstRowFirstColumn="0" w:firstRowLastColumn="0" w:lastRowFirstColumn="0" w:lastRowLastColumn="0"/>
              <w:rPr>
                <w:del w:id="315" w:author="Ume Sauda Ghanyani" w:date="2025-11-05T10:07:00Z" w16du:dateUtc="2025-11-05T05:07:00Z"/>
              </w:rPr>
            </w:pPr>
            <w:del w:id="316" w:author="Ume Sauda Ghanyani" w:date="2025-11-05T10:07:00Z" w16du:dateUtc="2025-11-05T05:07:00Z">
              <w:r w:rsidRPr="00993E02" w:rsidDel="00356E8C">
                <w:delText>Gold (Analytics / Dashboards)</w:delText>
              </w:r>
            </w:del>
          </w:p>
        </w:tc>
      </w:tr>
      <w:tr w:rsidR="0006242D" w:rsidRPr="00993E02" w:rsidDel="00356E8C" w14:paraId="185026BA" w14:textId="63F18567" w:rsidTr="0006242D">
        <w:trPr>
          <w:cnfStyle w:val="000000100000" w:firstRow="0" w:lastRow="0" w:firstColumn="0" w:lastColumn="0" w:oddVBand="0" w:evenVBand="0" w:oddHBand="1" w:evenHBand="0" w:firstRowFirstColumn="0" w:firstRowLastColumn="0" w:lastRowFirstColumn="0" w:lastRowLastColumn="0"/>
          <w:trHeight w:val="1997"/>
          <w:del w:id="317" w:author="Ume Sauda Ghanyani" w:date="2025-11-05T10:07:00Z"/>
        </w:trPr>
        <w:tc>
          <w:tcPr>
            <w:cnfStyle w:val="001000000000" w:firstRow="0" w:lastRow="0" w:firstColumn="1" w:lastColumn="0" w:oddVBand="0" w:evenVBand="0" w:oddHBand="0" w:evenHBand="0" w:firstRowFirstColumn="0" w:firstRowLastColumn="0" w:lastRowFirstColumn="0" w:lastRowLastColumn="0"/>
            <w:tcW w:w="0" w:type="auto"/>
            <w:hideMark/>
          </w:tcPr>
          <w:p w14:paraId="2E002588" w14:textId="66866B6A" w:rsidR="00993E02" w:rsidRPr="00993E02" w:rsidDel="00356E8C" w:rsidRDefault="00993E02" w:rsidP="00BD4A77">
            <w:pPr>
              <w:spacing w:after="160" w:line="259" w:lineRule="auto"/>
              <w:jc w:val="left"/>
              <w:rPr>
                <w:del w:id="318" w:author="Ume Sauda Ghanyani" w:date="2025-11-05T10:07:00Z" w16du:dateUtc="2025-11-05T05:07:00Z"/>
              </w:rPr>
            </w:pPr>
            <w:commentRangeStart w:id="319"/>
            <w:commentRangeStart w:id="320"/>
            <w:del w:id="321" w:author="Ume Sauda Ghanyani" w:date="2025-11-04T16:49:00Z" w16du:dateUtc="2025-11-04T11:49:00Z">
              <w:r w:rsidRPr="00993E02" w:rsidDel="00774402">
                <w:lastRenderedPageBreak/>
                <w:delText>_id, _rev, _key</w:delText>
              </w:r>
            </w:del>
          </w:p>
        </w:tc>
        <w:tc>
          <w:tcPr>
            <w:tcW w:w="0" w:type="auto"/>
            <w:hideMark/>
          </w:tcPr>
          <w:p w14:paraId="56ACAE31" w14:textId="4DD3BD10" w:rsidR="00993E02" w:rsidRPr="00993E02" w:rsidDel="00356E8C" w:rsidRDefault="00993E02" w:rsidP="00BD4A77">
            <w:pPr>
              <w:spacing w:after="160" w:line="259" w:lineRule="auto"/>
              <w:jc w:val="left"/>
              <w:cnfStyle w:val="000000100000" w:firstRow="0" w:lastRow="0" w:firstColumn="0" w:lastColumn="0" w:oddVBand="0" w:evenVBand="0" w:oddHBand="1" w:evenHBand="0" w:firstRowFirstColumn="0" w:firstRowLastColumn="0" w:lastRowFirstColumn="0" w:lastRowLastColumn="0"/>
              <w:rPr>
                <w:del w:id="322" w:author="Ume Sauda Ghanyani" w:date="2025-11-05T10:07:00Z" w16du:dateUtc="2025-11-05T05:07:00Z"/>
              </w:rPr>
            </w:pPr>
            <w:del w:id="323" w:author="Ume Sauda Ghanyani" w:date="2025-11-04T16:49:00Z" w16du:dateUtc="2025-11-04T11:49:00Z">
              <w:r w:rsidRPr="00993E02" w:rsidDel="00774402">
                <w:delText>Stored as-is (JSON).</w:delText>
              </w:r>
            </w:del>
          </w:p>
        </w:tc>
        <w:tc>
          <w:tcPr>
            <w:tcW w:w="0" w:type="auto"/>
            <w:hideMark/>
          </w:tcPr>
          <w:p w14:paraId="39A37B32" w14:textId="4F08FCCE" w:rsidR="00993E02" w:rsidRPr="00993E02" w:rsidDel="00356E8C" w:rsidRDefault="00993E02" w:rsidP="00BD4A77">
            <w:pPr>
              <w:spacing w:after="160" w:line="259" w:lineRule="auto"/>
              <w:jc w:val="left"/>
              <w:cnfStyle w:val="000000100000" w:firstRow="0" w:lastRow="0" w:firstColumn="0" w:lastColumn="0" w:oddVBand="0" w:evenVBand="0" w:oddHBand="1" w:evenHBand="0" w:firstRowFirstColumn="0" w:firstRowLastColumn="0" w:lastRowFirstColumn="0" w:lastRowLastColumn="0"/>
              <w:rPr>
                <w:del w:id="324" w:author="Ume Sauda Ghanyani" w:date="2025-11-05T10:07:00Z" w16du:dateUtc="2025-11-05T05:07:00Z"/>
              </w:rPr>
            </w:pPr>
            <w:del w:id="325" w:author="Ume Sauda Ghanyani" w:date="2025-11-04T16:49:00Z" w16du:dateUtc="2025-11-04T11:49:00Z">
              <w:r w:rsidRPr="00993E02" w:rsidDel="00774402">
                <w:delText>Cast to STRING; persisted for lineage; _id is natural key.</w:delText>
              </w:r>
            </w:del>
          </w:p>
        </w:tc>
        <w:tc>
          <w:tcPr>
            <w:tcW w:w="0" w:type="auto"/>
            <w:hideMark/>
          </w:tcPr>
          <w:p w14:paraId="4FBA0E7F" w14:textId="26D75D8E" w:rsidR="00993E02" w:rsidRPr="00993E02" w:rsidDel="00356E8C" w:rsidRDefault="00993E02" w:rsidP="00BD4A77">
            <w:pPr>
              <w:spacing w:after="160" w:line="259" w:lineRule="auto"/>
              <w:jc w:val="left"/>
              <w:cnfStyle w:val="000000100000" w:firstRow="0" w:lastRow="0" w:firstColumn="0" w:lastColumn="0" w:oddVBand="0" w:evenVBand="0" w:oddHBand="1" w:evenHBand="0" w:firstRowFirstColumn="0" w:firstRowLastColumn="0" w:lastRowFirstColumn="0" w:lastRowLastColumn="0"/>
              <w:rPr>
                <w:del w:id="326" w:author="Ume Sauda Ghanyani" w:date="2025-11-05T10:07:00Z" w16du:dateUtc="2025-11-05T05:07:00Z"/>
              </w:rPr>
            </w:pPr>
            <w:del w:id="327" w:author="Ume Sauda Ghanyani" w:date="2025-11-04T16:49:00Z" w16du:dateUtc="2025-11-04T11:49:00Z">
              <w:r w:rsidRPr="00993E02" w:rsidDel="00774402">
                <w:delText>Mapped via crosswalk to surrogate IDs (entity_id, account_id, etc.); keep original in attributes/src_</w:delText>
              </w:r>
              <w:r w:rsidR="006E7197" w:rsidDel="00774402">
                <w:delText xml:space="preserve"> </w:delText>
              </w:r>
              <w:r w:rsidRPr="00993E02" w:rsidDel="00774402">
                <w:delText>columns.</w:delText>
              </w:r>
            </w:del>
          </w:p>
        </w:tc>
        <w:tc>
          <w:tcPr>
            <w:tcW w:w="0" w:type="auto"/>
            <w:hideMark/>
          </w:tcPr>
          <w:p w14:paraId="2FCAF61B" w14:textId="2F2CC796" w:rsidR="00993E02" w:rsidRPr="00993E02" w:rsidDel="00356E8C" w:rsidRDefault="00993E02" w:rsidP="00BD4A77">
            <w:pPr>
              <w:spacing w:after="160" w:line="259" w:lineRule="auto"/>
              <w:jc w:val="left"/>
              <w:cnfStyle w:val="000000100000" w:firstRow="0" w:lastRow="0" w:firstColumn="0" w:lastColumn="0" w:oddVBand="0" w:evenVBand="0" w:oddHBand="1" w:evenHBand="0" w:firstRowFirstColumn="0" w:firstRowLastColumn="0" w:lastRowFirstColumn="0" w:lastRowLastColumn="0"/>
              <w:rPr>
                <w:del w:id="328" w:author="Ume Sauda Ghanyani" w:date="2025-11-05T10:07:00Z" w16du:dateUtc="2025-11-05T05:07:00Z"/>
              </w:rPr>
            </w:pPr>
            <w:del w:id="329" w:author="Ume Sauda Ghanyani" w:date="2025-11-04T16:49:00Z" w16du:dateUtc="2025-11-04T11:49:00Z">
              <w:r w:rsidRPr="00993E02" w:rsidDel="00774402">
                <w:delText>Kept only for drill-down and audit popovers; not shown on top-level dashboards.</w:delText>
              </w:r>
            </w:del>
          </w:p>
        </w:tc>
      </w:tr>
      <w:tr w:rsidR="0006242D" w:rsidRPr="00993E02" w:rsidDel="00356E8C" w14:paraId="1A94C7D7" w14:textId="713DC2FB" w:rsidTr="0006242D">
        <w:trPr>
          <w:trHeight w:val="1551"/>
          <w:del w:id="330" w:author="Ume Sauda Ghanyani" w:date="2025-11-05T10:07:00Z"/>
        </w:trPr>
        <w:tc>
          <w:tcPr>
            <w:cnfStyle w:val="001000000000" w:firstRow="0" w:lastRow="0" w:firstColumn="1" w:lastColumn="0" w:oddVBand="0" w:evenVBand="0" w:oddHBand="0" w:evenHBand="0" w:firstRowFirstColumn="0" w:firstRowLastColumn="0" w:lastRowFirstColumn="0" w:lastRowLastColumn="0"/>
            <w:tcW w:w="0" w:type="auto"/>
            <w:hideMark/>
          </w:tcPr>
          <w:p w14:paraId="55EA7AE5" w14:textId="2F6C4972" w:rsidR="00993E02" w:rsidRPr="00993E02" w:rsidDel="00356E8C" w:rsidRDefault="00993E02" w:rsidP="00BD4A77">
            <w:pPr>
              <w:spacing w:after="160" w:line="259" w:lineRule="auto"/>
              <w:jc w:val="left"/>
              <w:rPr>
                <w:del w:id="331" w:author="Ume Sauda Ghanyani" w:date="2025-11-05T10:07:00Z" w16du:dateUtc="2025-11-05T05:07:00Z"/>
              </w:rPr>
            </w:pPr>
            <w:del w:id="332" w:author="Ume Sauda Ghanyani" w:date="2025-11-04T16:49:00Z" w16du:dateUtc="2025-11-04T11:49:00Z">
              <w:r w:rsidRPr="00993E02" w:rsidDel="00774402">
                <w:delText>_from, _to (edges</w:delText>
              </w:r>
            </w:del>
            <w:del w:id="333" w:author="Ume Sauda Ghanyani" w:date="2025-11-05T10:07:00Z" w16du:dateUtc="2025-11-05T05:07:00Z">
              <w:r w:rsidRPr="00993E02" w:rsidDel="00356E8C">
                <w:delText>)</w:delText>
              </w:r>
            </w:del>
          </w:p>
        </w:tc>
        <w:tc>
          <w:tcPr>
            <w:tcW w:w="0" w:type="auto"/>
            <w:hideMark/>
          </w:tcPr>
          <w:p w14:paraId="1F798E6B" w14:textId="684A5A1A" w:rsidR="00993E02" w:rsidRPr="00993E02" w:rsidDel="00356E8C" w:rsidRDefault="00993E02" w:rsidP="00BD4A77">
            <w:pPr>
              <w:spacing w:after="160" w:line="259" w:lineRule="auto"/>
              <w:jc w:val="left"/>
              <w:cnfStyle w:val="000000000000" w:firstRow="0" w:lastRow="0" w:firstColumn="0" w:lastColumn="0" w:oddVBand="0" w:evenVBand="0" w:oddHBand="0" w:evenHBand="0" w:firstRowFirstColumn="0" w:firstRowLastColumn="0" w:lastRowFirstColumn="0" w:lastRowLastColumn="0"/>
              <w:rPr>
                <w:del w:id="334" w:author="Ume Sauda Ghanyani" w:date="2025-11-05T10:07:00Z" w16du:dateUtc="2025-11-05T05:07:00Z"/>
              </w:rPr>
            </w:pPr>
            <w:del w:id="335" w:author="Ume Sauda Ghanyani" w:date="2025-11-04T16:49:00Z" w16du:dateUtc="2025-11-04T11:49:00Z">
              <w:r w:rsidRPr="00993E02" w:rsidDel="00774402">
                <w:delText>Stored as-is.</w:delText>
              </w:r>
            </w:del>
          </w:p>
        </w:tc>
        <w:tc>
          <w:tcPr>
            <w:tcW w:w="0" w:type="auto"/>
            <w:hideMark/>
          </w:tcPr>
          <w:p w14:paraId="15594F94" w14:textId="076F806C" w:rsidR="00993E02" w:rsidRPr="00993E02" w:rsidDel="00356E8C" w:rsidRDefault="00993E02" w:rsidP="00BD4A77">
            <w:pPr>
              <w:spacing w:after="160" w:line="259" w:lineRule="auto"/>
              <w:jc w:val="left"/>
              <w:cnfStyle w:val="000000000000" w:firstRow="0" w:lastRow="0" w:firstColumn="0" w:lastColumn="0" w:oddVBand="0" w:evenVBand="0" w:oddHBand="0" w:evenHBand="0" w:firstRowFirstColumn="0" w:firstRowLastColumn="0" w:lastRowFirstColumn="0" w:lastRowLastColumn="0"/>
              <w:rPr>
                <w:del w:id="336" w:author="Ume Sauda Ghanyani" w:date="2025-11-05T10:07:00Z" w16du:dateUtc="2025-11-05T05:07:00Z"/>
              </w:rPr>
            </w:pPr>
            <w:del w:id="337" w:author="Ume Sauda Ghanyani" w:date="2025-11-04T16:49:00Z" w16du:dateUtc="2025-11-04T11:49:00Z">
              <w:r w:rsidRPr="00993E02" w:rsidDel="00774402">
                <w:delText>STRING; validate endpoints exist; quarantine missing-to/missing-from.</w:delText>
              </w:r>
            </w:del>
          </w:p>
        </w:tc>
        <w:tc>
          <w:tcPr>
            <w:tcW w:w="0" w:type="auto"/>
            <w:hideMark/>
          </w:tcPr>
          <w:p w14:paraId="1E4E96CB" w14:textId="5B9E7511" w:rsidR="00993E02" w:rsidRPr="00993E02" w:rsidDel="00356E8C" w:rsidRDefault="00993E02" w:rsidP="00BD4A77">
            <w:pPr>
              <w:spacing w:after="160" w:line="259" w:lineRule="auto"/>
              <w:jc w:val="left"/>
              <w:cnfStyle w:val="000000000000" w:firstRow="0" w:lastRow="0" w:firstColumn="0" w:lastColumn="0" w:oddVBand="0" w:evenVBand="0" w:oddHBand="0" w:evenHBand="0" w:firstRowFirstColumn="0" w:firstRowLastColumn="0" w:lastRowFirstColumn="0" w:lastRowLastColumn="0"/>
              <w:rPr>
                <w:del w:id="338" w:author="Ume Sauda Ghanyani" w:date="2025-11-05T10:07:00Z" w16du:dateUtc="2025-11-05T05:07:00Z"/>
              </w:rPr>
            </w:pPr>
            <w:del w:id="339" w:author="Ume Sauda Ghanyani" w:date="2025-11-04T16:49:00Z" w16du:dateUtc="2025-11-04T11:49:00Z">
              <w:r w:rsidRPr="00993E02" w:rsidDel="00774402">
                <w:delText>Resolved to FK surrogates: src_entity_id/src_account_id, dst_entity_id/dst_account_id.</w:delText>
              </w:r>
            </w:del>
          </w:p>
        </w:tc>
        <w:tc>
          <w:tcPr>
            <w:tcW w:w="0" w:type="auto"/>
            <w:hideMark/>
          </w:tcPr>
          <w:p w14:paraId="47FB9BCC" w14:textId="68FDF21A" w:rsidR="00993E02" w:rsidRPr="00993E02" w:rsidDel="00356E8C" w:rsidRDefault="00993E02" w:rsidP="00BD4A77">
            <w:pPr>
              <w:spacing w:after="160" w:line="259" w:lineRule="auto"/>
              <w:jc w:val="left"/>
              <w:cnfStyle w:val="000000000000" w:firstRow="0" w:lastRow="0" w:firstColumn="0" w:lastColumn="0" w:oddVBand="0" w:evenVBand="0" w:oddHBand="0" w:evenHBand="0" w:firstRowFirstColumn="0" w:firstRowLastColumn="0" w:lastRowFirstColumn="0" w:lastRowLastColumn="0"/>
              <w:rPr>
                <w:del w:id="340" w:author="Ume Sauda Ghanyani" w:date="2025-11-05T10:07:00Z" w16du:dateUtc="2025-11-05T05:07:00Z"/>
              </w:rPr>
            </w:pPr>
            <w:del w:id="341" w:author="Ume Sauda Ghanyani" w:date="2025-11-04T16:49:00Z" w16du:dateUtc="2025-11-04T11:49:00Z">
              <w:r w:rsidRPr="00993E02" w:rsidDel="00774402">
                <w:delText>Underpins network views; not directly surfaced.</w:delText>
              </w:r>
            </w:del>
          </w:p>
        </w:tc>
      </w:tr>
    </w:tbl>
    <w:commentRangeEnd w:id="319"/>
    <w:p w14:paraId="3687EC15" w14:textId="77777777" w:rsidR="00580A2B" w:rsidRDefault="00E55477" w:rsidP="00DF527F">
      <w:pPr>
        <w:jc w:val="left"/>
        <w:rPr>
          <w:ins w:id="342" w:author="Ume Sauda Ghanyani" w:date="2025-11-05T10:15:00Z" w16du:dateUtc="2025-11-05T05:15:00Z"/>
        </w:rPr>
      </w:pPr>
      <w:r>
        <w:rPr>
          <w:rStyle w:val="CommentReference"/>
          <w:rFonts w:eastAsiaTheme="minorHAnsi" w:cstheme="minorBidi"/>
        </w:rPr>
        <w:commentReference w:id="319"/>
      </w:r>
      <w:commentRangeEnd w:id="320"/>
      <w:r w:rsidR="00A63F38">
        <w:rPr>
          <w:rStyle w:val="CommentReference"/>
          <w:rFonts w:eastAsiaTheme="minorHAnsi" w:cstheme="minorBidi"/>
        </w:rPr>
        <w:commentReference w:id="320"/>
      </w:r>
      <w:ins w:id="343" w:author="Ume Sauda Ghanyani" w:date="2025-11-05T10:10:00Z" w16du:dateUtc="2025-11-05T05:10:00Z">
        <w:r w:rsidR="00DF527F" w:rsidRPr="00DF527F">
          <w:t xml:space="preserve"> </w:t>
        </w:r>
      </w:ins>
    </w:p>
    <w:p w14:paraId="1850EC26" w14:textId="77777777" w:rsidR="00580A2B" w:rsidRDefault="00580A2B" w:rsidP="00DF527F">
      <w:pPr>
        <w:jc w:val="left"/>
        <w:rPr>
          <w:ins w:id="344" w:author="Ume Sauda Ghanyani" w:date="2025-11-05T10:15:00Z" w16du:dateUtc="2025-11-05T05:15:00Z"/>
        </w:rPr>
      </w:pPr>
    </w:p>
    <w:p w14:paraId="11B9118B" w14:textId="77777777" w:rsidR="00580A2B" w:rsidRDefault="00580A2B" w:rsidP="00DF527F">
      <w:pPr>
        <w:jc w:val="left"/>
        <w:rPr>
          <w:ins w:id="345" w:author="Ume Sauda Ghanyani" w:date="2025-11-05T10:15:00Z" w16du:dateUtc="2025-11-05T05:15:00Z"/>
        </w:rPr>
      </w:pPr>
    </w:p>
    <w:p w14:paraId="03BDB8D3" w14:textId="77777777" w:rsidR="00580A2B" w:rsidRDefault="00580A2B" w:rsidP="00DF527F">
      <w:pPr>
        <w:jc w:val="left"/>
        <w:rPr>
          <w:ins w:id="346" w:author="Ume Sauda Ghanyani" w:date="2025-11-05T10:15:00Z" w16du:dateUtc="2025-11-05T05:15:00Z"/>
        </w:rPr>
      </w:pPr>
    </w:p>
    <w:p w14:paraId="07450C52" w14:textId="77777777" w:rsidR="00580A2B" w:rsidRDefault="00580A2B" w:rsidP="00DF527F">
      <w:pPr>
        <w:jc w:val="left"/>
        <w:rPr>
          <w:ins w:id="347" w:author="Ume Sauda Ghanyani" w:date="2025-11-05T10:15:00Z" w16du:dateUtc="2025-11-05T05:15:00Z"/>
        </w:rPr>
      </w:pPr>
    </w:p>
    <w:p w14:paraId="228902CA" w14:textId="77777777" w:rsidR="00580A2B" w:rsidRDefault="00580A2B" w:rsidP="00DF527F">
      <w:pPr>
        <w:jc w:val="left"/>
        <w:rPr>
          <w:ins w:id="348" w:author="Ume Sauda Ghanyani" w:date="2025-11-05T10:15:00Z" w16du:dateUtc="2025-11-05T05:15:00Z"/>
        </w:rPr>
      </w:pPr>
    </w:p>
    <w:p w14:paraId="17610A52" w14:textId="77777777" w:rsidR="00580A2B" w:rsidRDefault="00580A2B" w:rsidP="00DF527F">
      <w:pPr>
        <w:jc w:val="left"/>
        <w:rPr>
          <w:ins w:id="349" w:author="Ume Sauda Ghanyani" w:date="2025-11-05T10:15:00Z" w16du:dateUtc="2025-11-05T05:15:00Z"/>
        </w:rPr>
      </w:pPr>
    </w:p>
    <w:p w14:paraId="4653D811" w14:textId="77777777" w:rsidR="00580A2B" w:rsidRDefault="00580A2B" w:rsidP="00DF527F">
      <w:pPr>
        <w:jc w:val="left"/>
        <w:rPr>
          <w:ins w:id="350" w:author="Ume Sauda Ghanyani" w:date="2025-11-05T10:15:00Z" w16du:dateUtc="2025-11-05T05:15:00Z"/>
        </w:rPr>
      </w:pPr>
    </w:p>
    <w:p w14:paraId="63B38926" w14:textId="558E11F5" w:rsidR="00993E02" w:rsidRPr="00DF527F" w:rsidRDefault="00DF527F">
      <w:pPr>
        <w:jc w:val="left"/>
        <w:rPr>
          <w:ins w:id="351" w:author="Ume Sauda Ghanyani" w:date="2025-11-05T10:07:00Z" w16du:dateUtc="2025-11-05T05:07:00Z"/>
        </w:rPr>
        <w:pPrChange w:id="352" w:author="Ume Sauda Ghanyani" w:date="2025-11-05T10:11:00Z" w16du:dateUtc="2025-11-05T05:11:00Z">
          <w:pPr/>
        </w:pPrChange>
      </w:pPr>
      <w:ins w:id="353" w:author="Ume Sauda Ghanyani" w:date="2025-11-05T10:10:00Z">
        <w:r w:rsidRPr="00DF527F">
          <w:t xml:space="preserve">Each dataset within the Lakehouse is uniquely identified through a set of </w:t>
        </w:r>
        <w:r w:rsidRPr="00DF527F">
          <w:rPr>
            <w:rPrChange w:id="354" w:author="Ume Sauda Ghanyani" w:date="2025-11-05T10:11:00Z" w16du:dateUtc="2025-11-05T05:11:00Z">
              <w:rPr>
                <w:b/>
                <w:bCs/>
              </w:rPr>
            </w:rPrChange>
          </w:rPr>
          <w:t>core identifiers</w:t>
        </w:r>
        <w:r w:rsidRPr="00DF527F">
          <w:t xml:space="preserve"> (primary keys) and </w:t>
        </w:r>
        <w:r w:rsidRPr="00DF527F">
          <w:rPr>
            <w:rPrChange w:id="355" w:author="Ume Sauda Ghanyani" w:date="2025-11-05T10:11:00Z" w16du:dateUtc="2025-11-05T05:11:00Z">
              <w:rPr>
                <w:b/>
                <w:bCs/>
              </w:rPr>
            </w:rPrChange>
          </w:rPr>
          <w:t>relationship anchors</w:t>
        </w:r>
        <w:r w:rsidRPr="00DF527F">
          <w:t xml:space="preserve"> (foreign keys) that enable data lineage, traceability, and relational joins across layers.</w:t>
        </w:r>
        <w:r w:rsidRPr="00DF527F">
          <w:br/>
        </w:r>
      </w:ins>
    </w:p>
    <w:tbl>
      <w:tblPr>
        <w:tblStyle w:val="GridTable4"/>
        <w:tblW w:w="0" w:type="auto"/>
        <w:tblLook w:val="04A0" w:firstRow="1" w:lastRow="0" w:firstColumn="1" w:lastColumn="0" w:noHBand="0" w:noVBand="1"/>
        <w:tblPrChange w:id="356" w:author="Ume Sauda Ghanyani" w:date="2025-11-05T10:09:00Z" w16du:dateUtc="2025-11-05T05:09: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093"/>
        <w:gridCol w:w="1743"/>
        <w:gridCol w:w="2613"/>
        <w:gridCol w:w="2927"/>
        <w:tblGridChange w:id="357">
          <w:tblGrid>
            <w:gridCol w:w="5"/>
            <w:gridCol w:w="2030"/>
            <w:gridCol w:w="63"/>
            <w:gridCol w:w="1743"/>
            <w:gridCol w:w="34"/>
            <w:gridCol w:w="2526"/>
            <w:gridCol w:w="53"/>
            <w:gridCol w:w="2927"/>
            <w:gridCol w:w="5"/>
          </w:tblGrid>
        </w:tblGridChange>
      </w:tblGrid>
      <w:tr w:rsidR="00510A8F" w:rsidRPr="00510A8F" w14:paraId="076A9FF2" w14:textId="77777777" w:rsidTr="00A1491E">
        <w:trPr>
          <w:cnfStyle w:val="100000000000" w:firstRow="1" w:lastRow="0" w:firstColumn="0" w:lastColumn="0" w:oddVBand="0" w:evenVBand="0" w:oddHBand="0" w:evenHBand="0" w:firstRowFirstColumn="0" w:firstRowLastColumn="0" w:lastRowFirstColumn="0" w:lastRowLastColumn="0"/>
          <w:ins w:id="358" w:author="Ume Sauda Ghanyani" w:date="2025-11-05T10:08:00Z"/>
          <w:trPrChange w:id="359" w:author="Ume Sauda Ghanyani" w:date="2025-11-05T10:09:00Z" w16du:dateUtc="2025-11-05T05:09:00Z">
            <w:trPr>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0" w:author="Ume Sauda Ghanyani" w:date="2025-11-05T10:09:00Z" w16du:dateUtc="2025-11-05T05:09:00Z">
              <w:tcPr>
                <w:tcW w:w="0" w:type="auto"/>
                <w:gridSpan w:val="2"/>
                <w:vAlign w:val="center"/>
                <w:hideMark/>
              </w:tcPr>
            </w:tcPrChange>
          </w:tcPr>
          <w:p w14:paraId="62D7C296" w14:textId="77777777" w:rsidR="00510A8F" w:rsidRPr="00510A8F" w:rsidRDefault="00510A8F" w:rsidP="00510A8F">
            <w:pPr>
              <w:spacing w:after="160" w:line="259" w:lineRule="auto"/>
              <w:cnfStyle w:val="101000000000" w:firstRow="1" w:lastRow="0" w:firstColumn="1" w:lastColumn="0" w:oddVBand="0" w:evenVBand="0" w:oddHBand="0" w:evenHBand="0" w:firstRowFirstColumn="0" w:firstRowLastColumn="0" w:lastRowFirstColumn="0" w:lastRowLastColumn="0"/>
              <w:rPr>
                <w:ins w:id="361" w:author="Ume Sauda Ghanyani" w:date="2025-11-05T10:08:00Z"/>
              </w:rPr>
            </w:pPr>
            <w:ins w:id="362" w:author="Ume Sauda Ghanyani" w:date="2025-11-05T10:08:00Z">
              <w:r w:rsidRPr="00510A8F">
                <w:t>Table</w:t>
              </w:r>
            </w:ins>
          </w:p>
        </w:tc>
        <w:tc>
          <w:tcPr>
            <w:tcW w:w="0" w:type="auto"/>
            <w:hideMark/>
            <w:tcPrChange w:id="363" w:author="Ume Sauda Ghanyani" w:date="2025-11-05T10:09:00Z" w16du:dateUtc="2025-11-05T05:09:00Z">
              <w:tcPr>
                <w:tcW w:w="0" w:type="auto"/>
                <w:gridSpan w:val="3"/>
                <w:vAlign w:val="center"/>
                <w:hideMark/>
              </w:tcPr>
            </w:tcPrChange>
          </w:tcPr>
          <w:p w14:paraId="0A50D5FA" w14:textId="77777777"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rPr>
                <w:ins w:id="364" w:author="Ume Sauda Ghanyani" w:date="2025-11-05T10:08:00Z"/>
              </w:rPr>
            </w:pPr>
            <w:ins w:id="365" w:author="Ume Sauda Ghanyani" w:date="2025-11-05T10:08:00Z">
              <w:r w:rsidRPr="00510A8F">
                <w:t>Primary Key</w:t>
              </w:r>
            </w:ins>
          </w:p>
        </w:tc>
        <w:tc>
          <w:tcPr>
            <w:tcW w:w="0" w:type="auto"/>
            <w:hideMark/>
            <w:tcPrChange w:id="366" w:author="Ume Sauda Ghanyani" w:date="2025-11-05T10:09:00Z" w16du:dateUtc="2025-11-05T05:09:00Z">
              <w:tcPr>
                <w:tcW w:w="0" w:type="auto"/>
                <w:vAlign w:val="center"/>
                <w:hideMark/>
              </w:tcPr>
            </w:tcPrChange>
          </w:tcPr>
          <w:p w14:paraId="5A2D975C" w14:textId="77777777"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rPr>
                <w:ins w:id="367" w:author="Ume Sauda Ghanyani" w:date="2025-11-05T10:08:00Z"/>
              </w:rPr>
            </w:pPr>
            <w:ins w:id="368" w:author="Ume Sauda Ghanyani" w:date="2025-11-05T10:08:00Z">
              <w:r w:rsidRPr="00510A8F">
                <w:t>Foreign Key(s)</w:t>
              </w:r>
            </w:ins>
          </w:p>
        </w:tc>
        <w:tc>
          <w:tcPr>
            <w:tcW w:w="0" w:type="auto"/>
            <w:hideMark/>
            <w:tcPrChange w:id="369" w:author="Ume Sauda Ghanyani" w:date="2025-11-05T10:09:00Z" w16du:dateUtc="2025-11-05T05:09:00Z">
              <w:tcPr>
                <w:tcW w:w="0" w:type="auto"/>
                <w:gridSpan w:val="3"/>
                <w:vAlign w:val="center"/>
                <w:hideMark/>
              </w:tcPr>
            </w:tcPrChange>
          </w:tcPr>
          <w:p w14:paraId="22147F76" w14:textId="23155870"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rPr>
                <w:ins w:id="370" w:author="Ume Sauda Ghanyani" w:date="2025-11-05T10:08:00Z"/>
              </w:rPr>
            </w:pPr>
            <w:ins w:id="371" w:author="Ume Sauda Ghanyani" w:date="2025-11-05T10:08:00Z">
              <w:r w:rsidRPr="00510A8F">
                <w:t xml:space="preserve">Relationship Description </w:t>
              </w:r>
            </w:ins>
          </w:p>
        </w:tc>
      </w:tr>
      <w:tr w:rsidR="00510A8F" w:rsidRPr="00510A8F" w14:paraId="399CF521" w14:textId="77777777" w:rsidTr="00A1491E">
        <w:trPr>
          <w:cnfStyle w:val="000000100000" w:firstRow="0" w:lastRow="0" w:firstColumn="0" w:lastColumn="0" w:oddVBand="0" w:evenVBand="0" w:oddHBand="1" w:evenHBand="0" w:firstRowFirstColumn="0" w:firstRowLastColumn="0" w:lastRowFirstColumn="0" w:lastRowLastColumn="0"/>
          <w:ins w:id="372" w:author="Ume Sauda Ghanyani" w:date="2025-11-05T10:08:00Z"/>
          <w:trPrChange w:id="373"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4" w:author="Ume Sauda Ghanyani" w:date="2025-11-05T10:09:00Z" w16du:dateUtc="2025-11-05T05:09:00Z">
              <w:tcPr>
                <w:tcW w:w="0" w:type="auto"/>
                <w:gridSpan w:val="2"/>
                <w:vAlign w:val="center"/>
                <w:hideMark/>
              </w:tcPr>
            </w:tcPrChange>
          </w:tcPr>
          <w:p w14:paraId="56174C76" w14:textId="77777777" w:rsidR="00510A8F" w:rsidRPr="00510A8F" w:rsidRDefault="00510A8F" w:rsidP="00510A8F">
            <w:pPr>
              <w:spacing w:after="160" w:line="259" w:lineRule="auto"/>
              <w:cnfStyle w:val="001000100000" w:firstRow="0" w:lastRow="0" w:firstColumn="1" w:lastColumn="0" w:oddVBand="0" w:evenVBand="0" w:oddHBand="1" w:evenHBand="0" w:firstRowFirstColumn="0" w:firstRowLastColumn="0" w:lastRowFirstColumn="0" w:lastRowLastColumn="0"/>
              <w:rPr>
                <w:ins w:id="375" w:author="Ume Sauda Ghanyani" w:date="2025-11-05T10:08:00Z"/>
              </w:rPr>
            </w:pPr>
            <w:ins w:id="376" w:author="Ume Sauda Ghanyani" w:date="2025-11-05T10:08:00Z">
              <w:r w:rsidRPr="00510A8F">
                <w:t>Entity</w:t>
              </w:r>
            </w:ins>
          </w:p>
        </w:tc>
        <w:tc>
          <w:tcPr>
            <w:tcW w:w="0" w:type="auto"/>
            <w:hideMark/>
            <w:tcPrChange w:id="377" w:author="Ume Sauda Ghanyani" w:date="2025-11-05T10:09:00Z" w16du:dateUtc="2025-11-05T05:09:00Z">
              <w:tcPr>
                <w:tcW w:w="0" w:type="auto"/>
                <w:gridSpan w:val="3"/>
                <w:vAlign w:val="center"/>
                <w:hideMark/>
              </w:tcPr>
            </w:tcPrChange>
          </w:tcPr>
          <w:p w14:paraId="56DD3A22"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378" w:author="Ume Sauda Ghanyani" w:date="2025-11-05T10:08:00Z"/>
              </w:rPr>
            </w:pPr>
            <w:ins w:id="379" w:author="Ume Sauda Ghanyani" w:date="2025-11-05T10:08:00Z">
              <w:r w:rsidRPr="00510A8F">
                <w:t>(</w:t>
              </w:r>
              <w:proofErr w:type="spellStart"/>
              <w:r w:rsidRPr="00510A8F">
                <w:t>tenant_id</w:t>
              </w:r>
              <w:proofErr w:type="spellEnd"/>
              <w:r w:rsidRPr="00510A8F">
                <w:t>, id)</w:t>
              </w:r>
            </w:ins>
          </w:p>
        </w:tc>
        <w:tc>
          <w:tcPr>
            <w:tcW w:w="0" w:type="auto"/>
            <w:hideMark/>
            <w:tcPrChange w:id="380" w:author="Ume Sauda Ghanyani" w:date="2025-11-05T10:09:00Z" w16du:dateUtc="2025-11-05T05:09:00Z">
              <w:tcPr>
                <w:tcW w:w="0" w:type="auto"/>
                <w:vAlign w:val="center"/>
                <w:hideMark/>
              </w:tcPr>
            </w:tcPrChange>
          </w:tcPr>
          <w:p w14:paraId="000C2071"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381" w:author="Ume Sauda Ghanyani" w:date="2025-11-05T10:08:00Z"/>
              </w:rPr>
            </w:pPr>
            <w:ins w:id="382" w:author="Ume Sauda Ghanyani" w:date="2025-11-05T10:08:00Z">
              <w:r w:rsidRPr="00510A8F">
                <w:t>—</w:t>
              </w:r>
            </w:ins>
          </w:p>
        </w:tc>
        <w:tc>
          <w:tcPr>
            <w:tcW w:w="0" w:type="auto"/>
            <w:hideMark/>
            <w:tcPrChange w:id="383" w:author="Ume Sauda Ghanyani" w:date="2025-11-05T10:09:00Z" w16du:dateUtc="2025-11-05T05:09:00Z">
              <w:tcPr>
                <w:tcW w:w="0" w:type="auto"/>
                <w:gridSpan w:val="3"/>
                <w:vAlign w:val="center"/>
                <w:hideMark/>
              </w:tcPr>
            </w:tcPrChange>
          </w:tcPr>
          <w:p w14:paraId="6C454CB7"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384" w:author="Ume Sauda Ghanyani" w:date="2025-11-05T10:08:00Z"/>
              </w:rPr>
            </w:pPr>
            <w:proofErr w:type="gramStart"/>
            <w:ins w:id="385" w:author="Ume Sauda Ghanyani" w:date="2025-11-05T10:08:00Z">
              <w:r w:rsidRPr="00510A8F">
                <w:t>Base</w:t>
              </w:r>
              <w:proofErr w:type="gramEnd"/>
              <w:r w:rsidRPr="00510A8F">
                <w:t xml:space="preserve"> master table for all persons or organizations in the system.</w:t>
              </w:r>
            </w:ins>
          </w:p>
        </w:tc>
      </w:tr>
      <w:tr w:rsidR="00510A8F" w:rsidRPr="00510A8F" w14:paraId="4F6AF833" w14:textId="77777777" w:rsidTr="00A1491E">
        <w:trPr>
          <w:ins w:id="386" w:author="Ume Sauda Ghanyani" w:date="2025-11-05T10:08:00Z"/>
          <w:trPrChange w:id="387"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8" w:author="Ume Sauda Ghanyani" w:date="2025-11-05T10:09:00Z" w16du:dateUtc="2025-11-05T05:09:00Z">
              <w:tcPr>
                <w:tcW w:w="0" w:type="auto"/>
                <w:gridSpan w:val="2"/>
                <w:vAlign w:val="center"/>
                <w:hideMark/>
              </w:tcPr>
            </w:tcPrChange>
          </w:tcPr>
          <w:p w14:paraId="5574C2C9" w14:textId="77777777" w:rsidR="00510A8F" w:rsidRPr="00510A8F" w:rsidRDefault="00510A8F" w:rsidP="00510A8F">
            <w:pPr>
              <w:spacing w:after="160" w:line="259" w:lineRule="auto"/>
              <w:rPr>
                <w:ins w:id="389" w:author="Ume Sauda Ghanyani" w:date="2025-11-05T10:08:00Z"/>
              </w:rPr>
            </w:pPr>
            <w:ins w:id="390" w:author="Ume Sauda Ghanyani" w:date="2025-11-05T10:08:00Z">
              <w:r w:rsidRPr="00510A8F">
                <w:t>Account</w:t>
              </w:r>
            </w:ins>
          </w:p>
        </w:tc>
        <w:tc>
          <w:tcPr>
            <w:tcW w:w="0" w:type="auto"/>
            <w:hideMark/>
            <w:tcPrChange w:id="391" w:author="Ume Sauda Ghanyani" w:date="2025-11-05T10:09:00Z" w16du:dateUtc="2025-11-05T05:09:00Z">
              <w:tcPr>
                <w:tcW w:w="0" w:type="auto"/>
                <w:gridSpan w:val="3"/>
                <w:vAlign w:val="center"/>
                <w:hideMark/>
              </w:tcPr>
            </w:tcPrChange>
          </w:tcPr>
          <w:p w14:paraId="7B618404"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392" w:author="Ume Sauda Ghanyani" w:date="2025-11-05T10:08:00Z"/>
              </w:rPr>
            </w:pPr>
            <w:ins w:id="393" w:author="Ume Sauda Ghanyani" w:date="2025-11-05T10:08:00Z">
              <w:r w:rsidRPr="00510A8F">
                <w:t>(</w:t>
              </w:r>
              <w:proofErr w:type="spellStart"/>
              <w:r w:rsidRPr="00510A8F">
                <w:t>tenant_id</w:t>
              </w:r>
              <w:proofErr w:type="spellEnd"/>
              <w:r w:rsidRPr="00510A8F">
                <w:t>, id)</w:t>
              </w:r>
            </w:ins>
          </w:p>
        </w:tc>
        <w:tc>
          <w:tcPr>
            <w:tcW w:w="0" w:type="auto"/>
            <w:hideMark/>
            <w:tcPrChange w:id="394" w:author="Ume Sauda Ghanyani" w:date="2025-11-05T10:09:00Z" w16du:dateUtc="2025-11-05T05:09:00Z">
              <w:tcPr>
                <w:tcW w:w="0" w:type="auto"/>
                <w:vAlign w:val="center"/>
                <w:hideMark/>
              </w:tcPr>
            </w:tcPrChange>
          </w:tcPr>
          <w:p w14:paraId="671275FA"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395" w:author="Ume Sauda Ghanyani" w:date="2025-11-05T10:08:00Z"/>
              </w:rPr>
            </w:pPr>
            <w:proofErr w:type="spellStart"/>
            <w:ins w:id="396" w:author="Ume Sauda Ghanyani" w:date="2025-11-05T10:08:00Z">
              <w:r w:rsidRPr="00510A8F">
                <w:t>entity_id</w:t>
              </w:r>
              <w:proofErr w:type="spellEnd"/>
              <w:r w:rsidRPr="00510A8F">
                <w:t xml:space="preserve"> (via Account Holder)</w:t>
              </w:r>
            </w:ins>
          </w:p>
        </w:tc>
        <w:tc>
          <w:tcPr>
            <w:tcW w:w="0" w:type="auto"/>
            <w:hideMark/>
            <w:tcPrChange w:id="397" w:author="Ume Sauda Ghanyani" w:date="2025-11-05T10:09:00Z" w16du:dateUtc="2025-11-05T05:09:00Z">
              <w:tcPr>
                <w:tcW w:w="0" w:type="auto"/>
                <w:gridSpan w:val="3"/>
                <w:vAlign w:val="center"/>
                <w:hideMark/>
              </w:tcPr>
            </w:tcPrChange>
          </w:tcPr>
          <w:p w14:paraId="4A44E0A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398" w:author="Ume Sauda Ghanyani" w:date="2025-11-05T10:08:00Z"/>
              </w:rPr>
            </w:pPr>
            <w:ins w:id="399" w:author="Ume Sauda Ghanyani" w:date="2025-11-05T10:08:00Z">
              <w:r w:rsidRPr="00510A8F">
                <w:t>Represents a financial account belonging to an entity.</w:t>
              </w:r>
            </w:ins>
          </w:p>
        </w:tc>
      </w:tr>
      <w:tr w:rsidR="00510A8F" w:rsidRPr="00510A8F" w14:paraId="17E7F0A5" w14:textId="77777777" w:rsidTr="00A1491E">
        <w:trPr>
          <w:cnfStyle w:val="000000100000" w:firstRow="0" w:lastRow="0" w:firstColumn="0" w:lastColumn="0" w:oddVBand="0" w:evenVBand="0" w:oddHBand="1" w:evenHBand="0" w:firstRowFirstColumn="0" w:firstRowLastColumn="0" w:lastRowFirstColumn="0" w:lastRowLastColumn="0"/>
          <w:ins w:id="400" w:author="Ume Sauda Ghanyani" w:date="2025-11-05T10:08:00Z"/>
          <w:trPrChange w:id="401"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2" w:author="Ume Sauda Ghanyani" w:date="2025-11-05T10:09:00Z" w16du:dateUtc="2025-11-05T05:09:00Z">
              <w:tcPr>
                <w:tcW w:w="0" w:type="auto"/>
                <w:gridSpan w:val="2"/>
                <w:vAlign w:val="center"/>
                <w:hideMark/>
              </w:tcPr>
            </w:tcPrChange>
          </w:tcPr>
          <w:p w14:paraId="55C0A9B2" w14:textId="77777777" w:rsidR="00510A8F" w:rsidRPr="00510A8F" w:rsidRDefault="00510A8F" w:rsidP="00510A8F">
            <w:pPr>
              <w:spacing w:after="160" w:line="259" w:lineRule="auto"/>
              <w:cnfStyle w:val="001000100000" w:firstRow="0" w:lastRow="0" w:firstColumn="1" w:lastColumn="0" w:oddVBand="0" w:evenVBand="0" w:oddHBand="1" w:evenHBand="0" w:firstRowFirstColumn="0" w:firstRowLastColumn="0" w:lastRowFirstColumn="0" w:lastRowLastColumn="0"/>
              <w:rPr>
                <w:ins w:id="403" w:author="Ume Sauda Ghanyani" w:date="2025-11-05T10:08:00Z"/>
              </w:rPr>
            </w:pPr>
            <w:ins w:id="404" w:author="Ume Sauda Ghanyani" w:date="2025-11-05T10:08:00Z">
              <w:r w:rsidRPr="00510A8F">
                <w:t>Account Holder</w:t>
              </w:r>
            </w:ins>
          </w:p>
        </w:tc>
        <w:tc>
          <w:tcPr>
            <w:tcW w:w="0" w:type="auto"/>
            <w:hideMark/>
            <w:tcPrChange w:id="405" w:author="Ume Sauda Ghanyani" w:date="2025-11-05T10:09:00Z" w16du:dateUtc="2025-11-05T05:09:00Z">
              <w:tcPr>
                <w:tcW w:w="0" w:type="auto"/>
                <w:gridSpan w:val="3"/>
                <w:vAlign w:val="center"/>
                <w:hideMark/>
              </w:tcPr>
            </w:tcPrChange>
          </w:tcPr>
          <w:p w14:paraId="5B3B0474"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06" w:author="Ume Sauda Ghanyani" w:date="2025-11-05T10:08:00Z"/>
              </w:rPr>
            </w:pPr>
            <w:ins w:id="407" w:author="Ume Sauda Ghanyani" w:date="2025-11-05T10:08:00Z">
              <w:r w:rsidRPr="00510A8F">
                <w:t>(</w:t>
              </w:r>
              <w:proofErr w:type="spellStart"/>
              <w:r w:rsidRPr="00510A8F">
                <w:t>tenant_id</w:t>
              </w:r>
              <w:proofErr w:type="spellEnd"/>
              <w:r w:rsidRPr="00510A8F">
                <w:t>, source, destination)</w:t>
              </w:r>
            </w:ins>
          </w:p>
        </w:tc>
        <w:tc>
          <w:tcPr>
            <w:tcW w:w="0" w:type="auto"/>
            <w:hideMark/>
            <w:tcPrChange w:id="408" w:author="Ume Sauda Ghanyani" w:date="2025-11-05T10:09:00Z" w16du:dateUtc="2025-11-05T05:09:00Z">
              <w:tcPr>
                <w:tcW w:w="0" w:type="auto"/>
                <w:vAlign w:val="center"/>
                <w:hideMark/>
              </w:tcPr>
            </w:tcPrChange>
          </w:tcPr>
          <w:p w14:paraId="0226BA79"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09" w:author="Ume Sauda Ghanyani" w:date="2025-11-05T10:08:00Z"/>
              </w:rPr>
            </w:pPr>
            <w:ins w:id="410" w:author="Ume Sauda Ghanyani" w:date="2025-11-05T10:08:00Z">
              <w:r w:rsidRPr="00510A8F">
                <w:t xml:space="preserve">source → </w:t>
              </w:r>
              <w:proofErr w:type="spellStart"/>
              <w:r w:rsidRPr="00510A8F">
                <w:t>Accountdestination</w:t>
              </w:r>
              <w:proofErr w:type="spellEnd"/>
              <w:r w:rsidRPr="00510A8F">
                <w:t xml:space="preserve"> → Entity</w:t>
              </w:r>
            </w:ins>
          </w:p>
        </w:tc>
        <w:tc>
          <w:tcPr>
            <w:tcW w:w="0" w:type="auto"/>
            <w:hideMark/>
            <w:tcPrChange w:id="411" w:author="Ume Sauda Ghanyani" w:date="2025-11-05T10:09:00Z" w16du:dateUtc="2025-11-05T05:09:00Z">
              <w:tcPr>
                <w:tcW w:w="0" w:type="auto"/>
                <w:gridSpan w:val="3"/>
                <w:vAlign w:val="center"/>
                <w:hideMark/>
              </w:tcPr>
            </w:tcPrChange>
          </w:tcPr>
          <w:p w14:paraId="22CC6FC0"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12" w:author="Ume Sauda Ghanyani" w:date="2025-11-05T10:08:00Z"/>
              </w:rPr>
            </w:pPr>
            <w:ins w:id="413" w:author="Ume Sauda Ghanyani" w:date="2025-11-05T10:08:00Z">
              <w:r w:rsidRPr="00510A8F">
                <w:t>Shows which entity owns or controls which account.</w:t>
              </w:r>
            </w:ins>
          </w:p>
        </w:tc>
      </w:tr>
      <w:tr w:rsidR="00510A8F" w:rsidRPr="00510A8F" w14:paraId="275FE983" w14:textId="77777777" w:rsidTr="00A1491E">
        <w:trPr>
          <w:ins w:id="414" w:author="Ume Sauda Ghanyani" w:date="2025-11-05T10:08:00Z"/>
          <w:trPrChange w:id="415"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6" w:author="Ume Sauda Ghanyani" w:date="2025-11-05T10:09:00Z" w16du:dateUtc="2025-11-05T05:09:00Z">
              <w:tcPr>
                <w:tcW w:w="0" w:type="auto"/>
                <w:gridSpan w:val="2"/>
                <w:vAlign w:val="center"/>
                <w:hideMark/>
              </w:tcPr>
            </w:tcPrChange>
          </w:tcPr>
          <w:p w14:paraId="3807B6E5" w14:textId="77777777" w:rsidR="00510A8F" w:rsidRPr="00510A8F" w:rsidRDefault="00510A8F" w:rsidP="00510A8F">
            <w:pPr>
              <w:spacing w:after="160" w:line="259" w:lineRule="auto"/>
              <w:rPr>
                <w:ins w:id="417" w:author="Ume Sauda Ghanyani" w:date="2025-11-05T10:08:00Z"/>
              </w:rPr>
            </w:pPr>
            <w:ins w:id="418" w:author="Ume Sauda Ghanyani" w:date="2025-11-05T10:08:00Z">
              <w:r w:rsidRPr="00510A8F">
                <w:lastRenderedPageBreak/>
                <w:t>Condition</w:t>
              </w:r>
            </w:ins>
          </w:p>
        </w:tc>
        <w:tc>
          <w:tcPr>
            <w:tcW w:w="0" w:type="auto"/>
            <w:hideMark/>
            <w:tcPrChange w:id="419" w:author="Ume Sauda Ghanyani" w:date="2025-11-05T10:09:00Z" w16du:dateUtc="2025-11-05T05:09:00Z">
              <w:tcPr>
                <w:tcW w:w="0" w:type="auto"/>
                <w:gridSpan w:val="3"/>
                <w:vAlign w:val="center"/>
                <w:hideMark/>
              </w:tcPr>
            </w:tcPrChange>
          </w:tcPr>
          <w:p w14:paraId="1B003793"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20" w:author="Ume Sauda Ghanyani" w:date="2025-11-05T10:08:00Z"/>
              </w:rPr>
            </w:pPr>
            <w:ins w:id="421" w:author="Ume Sauda Ghanyani" w:date="2025-11-05T10:08:00Z">
              <w:r w:rsidRPr="00510A8F">
                <w:t>(</w:t>
              </w:r>
              <w:proofErr w:type="spellStart"/>
              <w:r w:rsidRPr="00510A8F">
                <w:t>tenant_id</w:t>
              </w:r>
              <w:proofErr w:type="spellEnd"/>
              <w:r w:rsidRPr="00510A8F">
                <w:t>, id)</w:t>
              </w:r>
            </w:ins>
          </w:p>
        </w:tc>
        <w:tc>
          <w:tcPr>
            <w:tcW w:w="0" w:type="auto"/>
            <w:hideMark/>
            <w:tcPrChange w:id="422" w:author="Ume Sauda Ghanyani" w:date="2025-11-05T10:09:00Z" w16du:dateUtc="2025-11-05T05:09:00Z">
              <w:tcPr>
                <w:tcW w:w="0" w:type="auto"/>
                <w:vAlign w:val="center"/>
                <w:hideMark/>
              </w:tcPr>
            </w:tcPrChange>
          </w:tcPr>
          <w:p w14:paraId="7260C7B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23" w:author="Ume Sauda Ghanyani" w:date="2025-11-05T10:08:00Z"/>
              </w:rPr>
            </w:pPr>
            <w:ins w:id="424" w:author="Ume Sauda Ghanyani" w:date="2025-11-05T10:08:00Z">
              <w:r w:rsidRPr="00510A8F">
                <w:t>—</w:t>
              </w:r>
            </w:ins>
          </w:p>
        </w:tc>
        <w:tc>
          <w:tcPr>
            <w:tcW w:w="0" w:type="auto"/>
            <w:hideMark/>
            <w:tcPrChange w:id="425" w:author="Ume Sauda Ghanyani" w:date="2025-11-05T10:09:00Z" w16du:dateUtc="2025-11-05T05:09:00Z">
              <w:tcPr>
                <w:tcW w:w="0" w:type="auto"/>
                <w:gridSpan w:val="3"/>
                <w:vAlign w:val="center"/>
                <w:hideMark/>
              </w:tcPr>
            </w:tcPrChange>
          </w:tcPr>
          <w:p w14:paraId="05DA6BA2"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26" w:author="Ume Sauda Ghanyani" w:date="2025-11-05T10:08:00Z"/>
              </w:rPr>
            </w:pPr>
            <w:ins w:id="427" w:author="Ume Sauda Ghanyani" w:date="2025-11-05T10:08:00Z">
              <w:r w:rsidRPr="00510A8F">
                <w:t>Independent definition table for business or regulatory conditions.</w:t>
              </w:r>
            </w:ins>
          </w:p>
        </w:tc>
      </w:tr>
      <w:tr w:rsidR="00510A8F" w:rsidRPr="00510A8F" w14:paraId="56124B8F" w14:textId="77777777" w:rsidTr="00A1491E">
        <w:trPr>
          <w:cnfStyle w:val="000000100000" w:firstRow="0" w:lastRow="0" w:firstColumn="0" w:lastColumn="0" w:oddVBand="0" w:evenVBand="0" w:oddHBand="1" w:evenHBand="0" w:firstRowFirstColumn="0" w:firstRowLastColumn="0" w:lastRowFirstColumn="0" w:lastRowLastColumn="0"/>
          <w:ins w:id="428" w:author="Ume Sauda Ghanyani" w:date="2025-11-05T10:08:00Z"/>
          <w:trPrChange w:id="429"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30" w:author="Ume Sauda Ghanyani" w:date="2025-11-05T10:09:00Z" w16du:dateUtc="2025-11-05T05:09:00Z">
              <w:tcPr>
                <w:tcW w:w="0" w:type="auto"/>
                <w:gridSpan w:val="2"/>
                <w:vAlign w:val="center"/>
                <w:hideMark/>
              </w:tcPr>
            </w:tcPrChange>
          </w:tcPr>
          <w:p w14:paraId="258E2141" w14:textId="77777777" w:rsidR="00510A8F" w:rsidRPr="00510A8F" w:rsidRDefault="00510A8F" w:rsidP="00510A8F">
            <w:pPr>
              <w:spacing w:after="160" w:line="259" w:lineRule="auto"/>
              <w:cnfStyle w:val="001000100000" w:firstRow="0" w:lastRow="0" w:firstColumn="1" w:lastColumn="0" w:oddVBand="0" w:evenVBand="0" w:oddHBand="1" w:evenHBand="0" w:firstRowFirstColumn="0" w:firstRowLastColumn="0" w:lastRowFirstColumn="0" w:lastRowLastColumn="0"/>
              <w:rPr>
                <w:ins w:id="431" w:author="Ume Sauda Ghanyani" w:date="2025-11-05T10:08:00Z"/>
              </w:rPr>
            </w:pPr>
            <w:ins w:id="432" w:author="Ume Sauda Ghanyani" w:date="2025-11-05T10:08:00Z">
              <w:r w:rsidRPr="00510A8F">
                <w:t>Governed as Creditor / Debtor (Entity / Account)</w:t>
              </w:r>
            </w:ins>
          </w:p>
        </w:tc>
        <w:tc>
          <w:tcPr>
            <w:tcW w:w="0" w:type="auto"/>
            <w:hideMark/>
            <w:tcPrChange w:id="433" w:author="Ume Sauda Ghanyani" w:date="2025-11-05T10:09:00Z" w16du:dateUtc="2025-11-05T05:09:00Z">
              <w:tcPr>
                <w:tcW w:w="0" w:type="auto"/>
                <w:gridSpan w:val="3"/>
                <w:vAlign w:val="center"/>
                <w:hideMark/>
              </w:tcPr>
            </w:tcPrChange>
          </w:tcPr>
          <w:p w14:paraId="589E8C36"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34" w:author="Ume Sauda Ghanyani" w:date="2025-11-05T10:08:00Z"/>
              </w:rPr>
            </w:pPr>
            <w:ins w:id="435" w:author="Ume Sauda Ghanyani" w:date="2025-11-05T10:08:00Z">
              <w:r w:rsidRPr="00510A8F">
                <w:t>(</w:t>
              </w:r>
              <w:proofErr w:type="spellStart"/>
              <w:r w:rsidRPr="00510A8F">
                <w:t>tenant_id</w:t>
              </w:r>
              <w:proofErr w:type="spellEnd"/>
              <w:r w:rsidRPr="00510A8F">
                <w:t>, source, destination)</w:t>
              </w:r>
            </w:ins>
          </w:p>
        </w:tc>
        <w:tc>
          <w:tcPr>
            <w:tcW w:w="0" w:type="auto"/>
            <w:hideMark/>
            <w:tcPrChange w:id="436" w:author="Ume Sauda Ghanyani" w:date="2025-11-05T10:09:00Z" w16du:dateUtc="2025-11-05T05:09:00Z">
              <w:tcPr>
                <w:tcW w:w="0" w:type="auto"/>
                <w:vAlign w:val="center"/>
                <w:hideMark/>
              </w:tcPr>
            </w:tcPrChange>
          </w:tcPr>
          <w:p w14:paraId="5575C60A"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37" w:author="Ume Sauda Ghanyani" w:date="2025-11-05T10:08:00Z"/>
              </w:rPr>
            </w:pPr>
            <w:ins w:id="438" w:author="Ume Sauda Ghanyani" w:date="2025-11-05T10:08:00Z">
              <w:r w:rsidRPr="00510A8F">
                <w:t xml:space="preserve">source → Account or </w:t>
              </w:r>
              <w:proofErr w:type="spellStart"/>
              <w:r w:rsidRPr="00510A8F">
                <w:t>Entitydestination</w:t>
              </w:r>
              <w:proofErr w:type="spellEnd"/>
              <w:r w:rsidRPr="00510A8F">
                <w:t xml:space="preserve"> → Condition</w:t>
              </w:r>
            </w:ins>
          </w:p>
        </w:tc>
        <w:tc>
          <w:tcPr>
            <w:tcW w:w="0" w:type="auto"/>
            <w:hideMark/>
            <w:tcPrChange w:id="439" w:author="Ume Sauda Ghanyani" w:date="2025-11-05T10:09:00Z" w16du:dateUtc="2025-11-05T05:09:00Z">
              <w:tcPr>
                <w:tcW w:w="0" w:type="auto"/>
                <w:gridSpan w:val="3"/>
                <w:vAlign w:val="center"/>
                <w:hideMark/>
              </w:tcPr>
            </w:tcPrChange>
          </w:tcPr>
          <w:p w14:paraId="223B3FFB"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rPr>
                <w:ins w:id="440" w:author="Ume Sauda Ghanyani" w:date="2025-11-05T10:08:00Z"/>
              </w:rPr>
            </w:pPr>
            <w:ins w:id="441" w:author="Ume Sauda Ghanyani" w:date="2025-11-05T10:08:00Z">
              <w:r w:rsidRPr="00510A8F">
                <w:t>Links conditions to the accounts or entities they govern, showing direction of relationship.</w:t>
              </w:r>
            </w:ins>
          </w:p>
        </w:tc>
      </w:tr>
      <w:tr w:rsidR="00510A8F" w:rsidRPr="00510A8F" w14:paraId="2771439E" w14:textId="77777777" w:rsidTr="00A1491E">
        <w:trPr>
          <w:ins w:id="442" w:author="Ume Sauda Ghanyani" w:date="2025-11-05T10:08:00Z"/>
          <w:trPrChange w:id="443" w:author="Ume Sauda Ghanyani" w:date="2025-11-05T10:09:00Z" w16du:dateUtc="2025-11-05T05:0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44" w:author="Ume Sauda Ghanyani" w:date="2025-11-05T10:09:00Z" w16du:dateUtc="2025-11-05T05:09:00Z">
              <w:tcPr>
                <w:tcW w:w="0" w:type="auto"/>
                <w:gridSpan w:val="2"/>
                <w:vAlign w:val="center"/>
                <w:hideMark/>
              </w:tcPr>
            </w:tcPrChange>
          </w:tcPr>
          <w:p w14:paraId="16E9A2D0" w14:textId="77777777" w:rsidR="00510A8F" w:rsidRPr="00510A8F" w:rsidRDefault="00510A8F" w:rsidP="00510A8F">
            <w:pPr>
              <w:spacing w:after="160" w:line="259" w:lineRule="auto"/>
              <w:rPr>
                <w:ins w:id="445" w:author="Ume Sauda Ghanyani" w:date="2025-11-05T10:08:00Z"/>
              </w:rPr>
            </w:pPr>
            <w:ins w:id="446" w:author="Ume Sauda Ghanyani" w:date="2025-11-05T10:08:00Z">
              <w:r w:rsidRPr="00510A8F">
                <w:t>Transaction</w:t>
              </w:r>
            </w:ins>
          </w:p>
        </w:tc>
        <w:tc>
          <w:tcPr>
            <w:tcW w:w="0" w:type="auto"/>
            <w:hideMark/>
            <w:tcPrChange w:id="447" w:author="Ume Sauda Ghanyani" w:date="2025-11-05T10:09:00Z" w16du:dateUtc="2025-11-05T05:09:00Z">
              <w:tcPr>
                <w:tcW w:w="0" w:type="auto"/>
                <w:gridSpan w:val="3"/>
                <w:vAlign w:val="center"/>
                <w:hideMark/>
              </w:tcPr>
            </w:tcPrChange>
          </w:tcPr>
          <w:p w14:paraId="1C17D4B0"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48" w:author="Ume Sauda Ghanyani" w:date="2025-11-05T10:08:00Z"/>
              </w:rPr>
            </w:pPr>
            <w:ins w:id="449" w:author="Ume Sauda Ghanyani" w:date="2025-11-05T10:08:00Z">
              <w:r w:rsidRPr="00510A8F">
                <w:t>(</w:t>
              </w:r>
              <w:proofErr w:type="spellStart"/>
              <w:r w:rsidRPr="00510A8F">
                <w:t>tenant_id</w:t>
              </w:r>
              <w:proofErr w:type="spellEnd"/>
              <w:r w:rsidRPr="00510A8F">
                <w:t xml:space="preserve">, </w:t>
              </w:r>
              <w:proofErr w:type="spellStart"/>
              <w:proofErr w:type="gramStart"/>
              <w:r w:rsidRPr="00510A8F">
                <w:t>endtoend_</w:t>
              </w:r>
              <w:proofErr w:type="gramEnd"/>
              <w:r w:rsidRPr="00510A8F">
                <w:t>id</w:t>
              </w:r>
              <w:proofErr w:type="spellEnd"/>
              <w:r w:rsidRPr="00510A8F">
                <w:t>)</w:t>
              </w:r>
            </w:ins>
          </w:p>
        </w:tc>
        <w:tc>
          <w:tcPr>
            <w:tcW w:w="0" w:type="auto"/>
            <w:hideMark/>
            <w:tcPrChange w:id="450" w:author="Ume Sauda Ghanyani" w:date="2025-11-05T10:09:00Z" w16du:dateUtc="2025-11-05T05:09:00Z">
              <w:tcPr>
                <w:tcW w:w="0" w:type="auto"/>
                <w:vAlign w:val="center"/>
                <w:hideMark/>
              </w:tcPr>
            </w:tcPrChange>
          </w:tcPr>
          <w:p w14:paraId="5947369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51" w:author="Ume Sauda Ghanyani" w:date="2025-11-05T10:08:00Z"/>
              </w:rPr>
            </w:pPr>
            <w:ins w:id="452" w:author="Ume Sauda Ghanyani" w:date="2025-11-05T10:08:00Z">
              <w:r w:rsidRPr="00510A8F">
                <w:t>source and destination → Account</w:t>
              </w:r>
            </w:ins>
          </w:p>
        </w:tc>
        <w:tc>
          <w:tcPr>
            <w:tcW w:w="0" w:type="auto"/>
            <w:hideMark/>
            <w:tcPrChange w:id="453" w:author="Ume Sauda Ghanyani" w:date="2025-11-05T10:09:00Z" w16du:dateUtc="2025-11-05T05:09:00Z">
              <w:tcPr>
                <w:tcW w:w="0" w:type="auto"/>
                <w:gridSpan w:val="3"/>
                <w:vAlign w:val="center"/>
                <w:hideMark/>
              </w:tcPr>
            </w:tcPrChange>
          </w:tcPr>
          <w:p w14:paraId="1C05D962"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rPr>
                <w:ins w:id="454" w:author="Ume Sauda Ghanyani" w:date="2025-11-05T10:08:00Z"/>
              </w:rPr>
            </w:pPr>
            <w:ins w:id="455" w:author="Ume Sauda Ghanyani" w:date="2025-11-05T10:08:00Z">
              <w:r w:rsidRPr="00510A8F">
                <w:t>Each transaction connects a source and destination account.</w:t>
              </w:r>
            </w:ins>
          </w:p>
        </w:tc>
      </w:tr>
    </w:tbl>
    <w:p w14:paraId="34F9D2B9" w14:textId="77777777" w:rsidR="00356E8C" w:rsidRDefault="00356E8C" w:rsidP="00993E02">
      <w:pPr>
        <w:rPr>
          <w:ins w:id="456" w:author="Ume Sauda Ghanyani" w:date="2025-11-05T10:11:00Z" w16du:dateUtc="2025-11-05T05:11:00Z"/>
        </w:rPr>
      </w:pPr>
    </w:p>
    <w:p w14:paraId="7081CB78" w14:textId="77777777" w:rsidR="00DF527F" w:rsidRDefault="00DF527F" w:rsidP="00993E02">
      <w:pPr>
        <w:rPr>
          <w:ins w:id="457" w:author="Ume Sauda Ghanyani" w:date="2025-11-05T10:11:00Z" w16du:dateUtc="2025-11-05T05:11:00Z"/>
        </w:rPr>
      </w:pPr>
    </w:p>
    <w:p w14:paraId="0E2710D8" w14:textId="77777777" w:rsidR="00DF527F" w:rsidRPr="00993E02" w:rsidRDefault="00DF527F" w:rsidP="00993E02"/>
    <w:p w14:paraId="1B3F88AB" w14:textId="71B45B22" w:rsidR="00101042" w:rsidRPr="00B11F4D" w:rsidRDefault="006C3C40" w:rsidP="0082296D">
      <w:pPr>
        <w:pStyle w:val="Heading3"/>
        <w:numPr>
          <w:ilvl w:val="2"/>
          <w:numId w:val="4"/>
        </w:numPr>
      </w:pPr>
      <w:bookmarkStart w:id="458" w:name="_Toc213340854"/>
      <w:bookmarkStart w:id="459" w:name="_Toc213341043"/>
      <w:r>
        <w:t>Time Fields (all tables that carry dates)</w:t>
      </w:r>
      <w:bookmarkEnd w:id="458"/>
      <w:bookmarkEnd w:id="459"/>
    </w:p>
    <w:tbl>
      <w:tblPr>
        <w:tblStyle w:val="GridTable4"/>
        <w:tblW w:w="0" w:type="auto"/>
        <w:tblLook w:val="04A0" w:firstRow="1" w:lastRow="0" w:firstColumn="1" w:lastColumn="0" w:noHBand="0" w:noVBand="1"/>
      </w:tblPr>
      <w:tblGrid>
        <w:gridCol w:w="1542"/>
        <w:gridCol w:w="2045"/>
        <w:gridCol w:w="1520"/>
        <w:gridCol w:w="2397"/>
        <w:gridCol w:w="1872"/>
      </w:tblGrid>
      <w:tr w:rsidR="0006072D" w:rsidRPr="006E0FFC" w14:paraId="26D66F58" w14:textId="77777777" w:rsidTr="006E0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D25CC" w14:textId="77777777" w:rsidR="006E0FFC" w:rsidRPr="006E0FFC" w:rsidRDefault="006E0FFC" w:rsidP="006E0FFC">
            <w:pPr>
              <w:spacing w:before="100" w:beforeAutospacing="1" w:after="100" w:afterAutospacing="1" w:line="276" w:lineRule="auto"/>
              <w:jc w:val="center"/>
            </w:pPr>
            <w:r w:rsidRPr="006E0FFC">
              <w:t>Field</w:t>
            </w:r>
          </w:p>
        </w:tc>
        <w:tc>
          <w:tcPr>
            <w:tcW w:w="0" w:type="auto"/>
            <w:vAlign w:val="center"/>
            <w:hideMark/>
          </w:tcPr>
          <w:p w14:paraId="540FF766"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Raw (Ozone)</w:t>
            </w:r>
          </w:p>
        </w:tc>
        <w:tc>
          <w:tcPr>
            <w:tcW w:w="0" w:type="auto"/>
            <w:vAlign w:val="center"/>
            <w:hideMark/>
          </w:tcPr>
          <w:p w14:paraId="0392DA4D"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Bronze (Hudi)</w:t>
            </w:r>
          </w:p>
        </w:tc>
        <w:tc>
          <w:tcPr>
            <w:tcW w:w="0" w:type="auto"/>
            <w:vAlign w:val="center"/>
            <w:hideMark/>
          </w:tcPr>
          <w:p w14:paraId="33CD7212"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Silver (Hudi + Spark)</w:t>
            </w:r>
          </w:p>
        </w:tc>
        <w:tc>
          <w:tcPr>
            <w:tcW w:w="0" w:type="auto"/>
            <w:vAlign w:val="center"/>
            <w:hideMark/>
          </w:tcPr>
          <w:p w14:paraId="6B9DFBEC"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Gold (Analytics / Dashboards)</w:t>
            </w:r>
          </w:p>
        </w:tc>
      </w:tr>
      <w:tr w:rsidR="0006072D" w:rsidRPr="006E0FFC" w14:paraId="58F54EAC" w14:textId="77777777" w:rsidTr="006E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37F2" w14:textId="77777777" w:rsidR="006E0FFC" w:rsidRPr="006E0FFC" w:rsidRDefault="006E0FFC" w:rsidP="006E0FFC">
            <w:pPr>
              <w:spacing w:before="100" w:beforeAutospacing="1" w:after="100" w:afterAutospacing="1" w:line="276" w:lineRule="auto"/>
              <w:jc w:val="center"/>
            </w:pPr>
            <w:r w:rsidRPr="006E0FFC">
              <w:t xml:space="preserve">CreDtTm, </w:t>
            </w:r>
            <w:proofErr w:type="spellStart"/>
            <w:r w:rsidRPr="006E0FFC">
              <w:t>incptnDtTm</w:t>
            </w:r>
            <w:proofErr w:type="spellEnd"/>
            <w:r w:rsidRPr="006E0FFC">
              <w:t xml:space="preserve">, </w:t>
            </w:r>
            <w:proofErr w:type="spellStart"/>
            <w:r w:rsidRPr="006E0FFC">
              <w:t>xprtnDtTm</w:t>
            </w:r>
            <w:proofErr w:type="spellEnd"/>
          </w:p>
        </w:tc>
        <w:tc>
          <w:tcPr>
            <w:tcW w:w="0" w:type="auto"/>
            <w:hideMark/>
          </w:tcPr>
          <w:p w14:paraId="18FD649D" w14:textId="77777777" w:rsid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ins w:id="460" w:author="Ume Sauda Ghanyani" w:date="2025-10-29T11:49:00Z" w16du:dateUtc="2025-10-29T06:49:00Z"/>
              </w:rPr>
            </w:pPr>
            <w:commentRangeStart w:id="461"/>
            <w:del w:id="462" w:author="Ume Sauda Ghanyani" w:date="2025-10-29T11:49:00Z" w16du:dateUtc="2025-10-29T06:49:00Z">
              <w:r w:rsidRPr="006E0FFC" w:rsidDel="00B61145">
                <w:delText>Raw ISO strings.</w:delText>
              </w:r>
              <w:commentRangeEnd w:id="461"/>
              <w:r w:rsidR="00E55477" w:rsidDel="00B61145">
                <w:rPr>
                  <w:rStyle w:val="CommentReference"/>
                  <w:rFonts w:eastAsiaTheme="minorHAnsi" w:cstheme="minorBidi"/>
                </w:rPr>
                <w:commentReference w:id="461"/>
              </w:r>
            </w:del>
          </w:p>
          <w:p w14:paraId="6AC1027F" w14:textId="7A6C835C" w:rsidR="00B61145" w:rsidRPr="006E0FFC" w:rsidRDefault="00B61145"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proofErr w:type="spellStart"/>
            <w:ins w:id="463" w:author="Ume Sauda Ghanyani" w:date="2025-10-29T11:49:00Z">
              <w:r w:rsidRPr="00B61145">
                <w:t>YYYY-MM-DDTHH:</w:t>
              </w:r>
              <w:proofErr w:type="gramStart"/>
              <w:r w:rsidRPr="00B61145">
                <w:t>MM:SS</w:t>
              </w:r>
              <w:proofErr w:type="gramEnd"/>
              <w:r w:rsidRPr="00B61145">
                <w:t>.sssZ</w:t>
              </w:r>
            </w:ins>
            <w:proofErr w:type="spellEnd"/>
          </w:p>
        </w:tc>
        <w:tc>
          <w:tcPr>
            <w:tcW w:w="0" w:type="auto"/>
            <w:hideMark/>
          </w:tcPr>
          <w:p w14:paraId="0989BC33" w14:textId="54AAAAE9"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Parsed to TIMESTAMP (</w:t>
            </w:r>
            <w:commentRangeStart w:id="464"/>
            <w:del w:id="465" w:author="Ume Sauda Ghanyani" w:date="2025-10-29T11:50:00Z" w16du:dateUtc="2025-10-29T06:50:00Z">
              <w:r w:rsidRPr="006E0FFC" w:rsidDel="00FC088F">
                <w:delText>UTC</w:delText>
              </w:r>
              <w:commentRangeEnd w:id="464"/>
              <w:r w:rsidR="00E55477" w:rsidDel="00FC088F">
                <w:rPr>
                  <w:rStyle w:val="CommentReference"/>
                  <w:rFonts w:eastAsiaTheme="minorHAnsi" w:cstheme="minorBidi"/>
                </w:rPr>
                <w:commentReference w:id="464"/>
              </w:r>
            </w:del>
            <w:r w:rsidRPr="006E0FFC">
              <w:t>); null-safe.</w:t>
            </w:r>
          </w:p>
        </w:tc>
        <w:tc>
          <w:tcPr>
            <w:tcW w:w="0" w:type="auto"/>
            <w:hideMark/>
          </w:tcPr>
          <w:p w14:paraId="04059FE3" w14:textId="79CEA4DE"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SCD-2</w:t>
            </w:r>
            <w:r w:rsidR="0006072D">
              <w:t xml:space="preserve"> (slowly Changing Dimension – 2</w:t>
            </w:r>
            <w:proofErr w:type="gramStart"/>
            <w:r w:rsidR="0006072D">
              <w:t xml:space="preserve">) </w:t>
            </w:r>
            <w:r w:rsidRPr="006E0FFC">
              <w:t>:</w:t>
            </w:r>
            <w:proofErr w:type="gramEnd"/>
            <w:r w:rsidRPr="006E0FFC">
              <w:t xml:space="preserve"> </w:t>
            </w:r>
            <w:proofErr w:type="spellStart"/>
            <w:r w:rsidRPr="006E0FFC">
              <w:t>valid_from</w:t>
            </w:r>
            <w:proofErr w:type="spellEnd"/>
            <w:r w:rsidRPr="006E0FFC">
              <w:t xml:space="preserve"> = </w:t>
            </w:r>
            <w:r w:rsidR="002352C4" w:rsidRPr="006E0FFC">
              <w:t>coalesce (</w:t>
            </w:r>
            <w:proofErr w:type="spellStart"/>
            <w:r w:rsidRPr="006E0FFC">
              <w:t>incptnDtTm</w:t>
            </w:r>
            <w:proofErr w:type="spellEnd"/>
            <w:r w:rsidRPr="006E0FFC">
              <w:t xml:space="preserve">, CreDtTm, </w:t>
            </w:r>
            <w:proofErr w:type="spellStart"/>
            <w:r w:rsidRPr="006E0FFC">
              <w:t>ingested_at</w:t>
            </w:r>
            <w:proofErr w:type="spellEnd"/>
            <w:r w:rsidRPr="006E0FFC">
              <w:t xml:space="preserve">), </w:t>
            </w:r>
            <w:proofErr w:type="spellStart"/>
            <w:r w:rsidRPr="006E0FFC">
              <w:t>valid_to</w:t>
            </w:r>
            <w:proofErr w:type="spellEnd"/>
            <w:r w:rsidRPr="006E0FFC">
              <w:t xml:space="preserve"> open-ended until closed; add </w:t>
            </w:r>
            <w:proofErr w:type="spellStart"/>
            <w:r w:rsidRPr="006E0FFC">
              <w:t>date_key</w:t>
            </w:r>
            <w:proofErr w:type="spellEnd"/>
            <w:r w:rsidRPr="006E0FFC">
              <w:t xml:space="preserve">, </w:t>
            </w:r>
            <w:proofErr w:type="spellStart"/>
            <w:r w:rsidRPr="006E0FFC">
              <w:t>month_key</w:t>
            </w:r>
            <w:proofErr w:type="spellEnd"/>
            <w:r w:rsidRPr="006E0FFC">
              <w:t>.</w:t>
            </w:r>
          </w:p>
        </w:tc>
        <w:tc>
          <w:tcPr>
            <w:tcW w:w="0" w:type="auto"/>
            <w:hideMark/>
          </w:tcPr>
          <w:p w14:paraId="66D37325" w14:textId="77777777"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Timelines: Account Lifecycle, Governance Changes, Case “what-we-knew-when”.</w:t>
            </w:r>
          </w:p>
        </w:tc>
      </w:tr>
    </w:tbl>
    <w:p w14:paraId="6337556E" w14:textId="77777777" w:rsidR="00F974B6" w:rsidRDefault="00F974B6" w:rsidP="005F5931">
      <w:pPr>
        <w:spacing w:beforeAutospacing="1" w:after="0" w:line="276" w:lineRule="auto"/>
        <w:jc w:val="left"/>
      </w:pPr>
    </w:p>
    <w:p w14:paraId="1A6144FF" w14:textId="7300B566" w:rsidR="00B11F4D" w:rsidRPr="00B11F4D" w:rsidRDefault="00EA765A" w:rsidP="0082296D">
      <w:pPr>
        <w:pStyle w:val="Heading3"/>
        <w:numPr>
          <w:ilvl w:val="2"/>
          <w:numId w:val="4"/>
        </w:numPr>
      </w:pPr>
      <w:bookmarkStart w:id="466" w:name="_Toc213340855"/>
      <w:bookmarkStart w:id="467" w:name="_Toc213341044"/>
      <w:r>
        <w:t xml:space="preserve">Entities </w:t>
      </w:r>
      <w:del w:id="468" w:author="Ume Sauda Ghanyani" w:date="2025-11-05T10:15:00Z" w16du:dateUtc="2025-11-05T05:15:00Z">
        <w:r w:rsidDel="00F03456">
          <w:delText>(nodes)</w:delText>
        </w:r>
      </w:del>
      <w:bookmarkEnd w:id="466"/>
      <w:bookmarkEnd w:id="467"/>
    </w:p>
    <w:tbl>
      <w:tblPr>
        <w:tblStyle w:val="GridTable4"/>
        <w:tblW w:w="0" w:type="auto"/>
        <w:tblLook w:val="04A0" w:firstRow="1" w:lastRow="0" w:firstColumn="1" w:lastColumn="0" w:noHBand="0" w:noVBand="1"/>
      </w:tblPr>
      <w:tblGrid>
        <w:gridCol w:w="1397"/>
        <w:gridCol w:w="1076"/>
        <w:gridCol w:w="1393"/>
        <w:gridCol w:w="3397"/>
        <w:gridCol w:w="2113"/>
      </w:tblGrid>
      <w:tr w:rsidR="00F974B6" w:rsidRPr="00F974B6" w14:paraId="1629CA09" w14:textId="77777777" w:rsidTr="00F9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B9F0C" w14:textId="77777777" w:rsidR="00F974B6" w:rsidRPr="00F974B6" w:rsidRDefault="00F974B6" w:rsidP="00F974B6">
            <w:pPr>
              <w:spacing w:after="160" w:line="259" w:lineRule="auto"/>
              <w:jc w:val="center"/>
            </w:pPr>
            <w:r w:rsidRPr="00F974B6">
              <w:t>Field</w:t>
            </w:r>
          </w:p>
        </w:tc>
        <w:tc>
          <w:tcPr>
            <w:tcW w:w="0" w:type="auto"/>
            <w:hideMark/>
          </w:tcPr>
          <w:p w14:paraId="36C15D5C"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Raw (Ozone)</w:t>
            </w:r>
          </w:p>
        </w:tc>
        <w:tc>
          <w:tcPr>
            <w:tcW w:w="0" w:type="auto"/>
            <w:hideMark/>
          </w:tcPr>
          <w:p w14:paraId="33276FA2"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Bronze (Hudi)</w:t>
            </w:r>
          </w:p>
        </w:tc>
        <w:tc>
          <w:tcPr>
            <w:tcW w:w="0" w:type="auto"/>
            <w:hideMark/>
          </w:tcPr>
          <w:p w14:paraId="0AF27232"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Silver (Hudi + Spark)</w:t>
            </w:r>
          </w:p>
        </w:tc>
        <w:tc>
          <w:tcPr>
            <w:tcW w:w="0" w:type="auto"/>
            <w:hideMark/>
          </w:tcPr>
          <w:p w14:paraId="1213A190"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Gold (Analytics / Dashboards)</w:t>
            </w:r>
          </w:p>
        </w:tc>
      </w:tr>
      <w:tr w:rsidR="00F974B6" w:rsidRPr="00F974B6" w14:paraId="7EF99E6F" w14:textId="77777777" w:rsidTr="00F9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88200" w14:textId="1703D75C" w:rsidR="00F974B6" w:rsidRPr="00F974B6" w:rsidRDefault="00F974B6" w:rsidP="00F974B6">
            <w:pPr>
              <w:spacing w:after="160" w:line="259" w:lineRule="auto"/>
              <w:jc w:val="center"/>
            </w:pPr>
            <w:commentRangeStart w:id="469"/>
            <w:r w:rsidRPr="00F974B6">
              <w:t>_</w:t>
            </w:r>
            <w:proofErr w:type="gramStart"/>
            <w:r w:rsidRPr="00F974B6">
              <w:t>id</w:t>
            </w:r>
            <w:ins w:id="470" w:author="Ume Sauda Ghanyani" w:date="2025-10-30T10:31:00Z" w16du:dateUtc="2025-10-30T05:31:00Z">
              <w:r w:rsidR="00C95298">
                <w:t>(</w:t>
              </w:r>
              <w:proofErr w:type="gramEnd"/>
              <w:r w:rsidR="00C95298">
                <w:t>PK)</w:t>
              </w:r>
            </w:ins>
            <w:del w:id="471" w:author="Ume Sauda Ghanyani" w:date="2025-10-30T10:31:00Z" w16du:dateUtc="2025-10-30T05:31:00Z">
              <w:r w:rsidRPr="00F974B6" w:rsidDel="00C95298">
                <w:delText xml:space="preserve">, </w:delText>
              </w:r>
            </w:del>
            <w:del w:id="472" w:author="Ume Sauda Ghanyani" w:date="2025-10-30T10:30:00Z" w16du:dateUtc="2025-10-30T05:30:00Z">
              <w:r w:rsidRPr="00F974B6" w:rsidDel="00C95298">
                <w:delText>_rev, _key</w:delText>
              </w:r>
              <w:commentRangeEnd w:id="469"/>
              <w:r w:rsidR="008759B9" w:rsidDel="00C95298">
                <w:rPr>
                  <w:rStyle w:val="CommentReference"/>
                  <w:rFonts w:eastAsiaTheme="minorHAnsi" w:cstheme="minorBidi"/>
                  <w:b w:val="0"/>
                  <w:bCs w:val="0"/>
                </w:rPr>
                <w:commentReference w:id="469"/>
              </w:r>
            </w:del>
          </w:p>
        </w:tc>
        <w:tc>
          <w:tcPr>
            <w:tcW w:w="0" w:type="auto"/>
            <w:hideMark/>
          </w:tcPr>
          <w:p w14:paraId="7EE025D1"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As-is.</w:t>
            </w:r>
          </w:p>
        </w:tc>
        <w:tc>
          <w:tcPr>
            <w:tcW w:w="0" w:type="auto"/>
            <w:hideMark/>
          </w:tcPr>
          <w:p w14:paraId="7817D1BC"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STRING.</w:t>
            </w:r>
          </w:p>
        </w:tc>
        <w:tc>
          <w:tcPr>
            <w:tcW w:w="0" w:type="auto"/>
            <w:hideMark/>
          </w:tcPr>
          <w:p w14:paraId="44D62197" w14:textId="30F88971"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commentRangeStart w:id="473"/>
            <w:commentRangeStart w:id="474"/>
            <w:commentRangeStart w:id="475"/>
            <w:del w:id="476" w:author="Ume Sauda Ghanyani" w:date="2025-10-31T16:05:00Z" w16du:dateUtc="2025-10-31T11:05:00Z">
              <w:r w:rsidRPr="00F974B6" w:rsidDel="006E3F15">
                <w:delText>Crosswalk → entity_id BIGINT</w:delText>
              </w:r>
              <w:commentRangeEnd w:id="473"/>
              <w:r w:rsidR="008759B9" w:rsidDel="006E3F15">
                <w:rPr>
                  <w:rStyle w:val="CommentReference"/>
                  <w:rFonts w:eastAsiaTheme="minorHAnsi" w:cstheme="minorBidi"/>
                </w:rPr>
                <w:commentReference w:id="473"/>
              </w:r>
              <w:commentRangeEnd w:id="474"/>
              <w:r w:rsidR="00061CF8" w:rsidDel="006E3F15">
                <w:rPr>
                  <w:rStyle w:val="CommentReference"/>
                  <w:rFonts w:eastAsiaTheme="minorHAnsi" w:cstheme="minorBidi"/>
                </w:rPr>
                <w:commentReference w:id="474"/>
              </w:r>
              <w:commentRangeEnd w:id="475"/>
              <w:r w:rsidR="007232D7" w:rsidDel="006E3F15">
                <w:rPr>
                  <w:rStyle w:val="CommentReference"/>
                  <w:rFonts w:eastAsiaTheme="minorHAnsi" w:cstheme="minorBidi"/>
                </w:rPr>
                <w:commentReference w:id="475"/>
              </w:r>
              <w:r w:rsidRPr="00F974B6" w:rsidDel="006E3F15">
                <w:delText xml:space="preserve">; </w:delText>
              </w:r>
            </w:del>
            <w:r w:rsidRPr="00F974B6">
              <w:t xml:space="preserve">keep </w:t>
            </w:r>
            <w:proofErr w:type="spellStart"/>
            <w:r w:rsidRPr="00F974B6">
              <w:t>original</w:t>
            </w:r>
            <w:del w:id="477" w:author="Ume Sauda Ghanyani" w:date="2025-10-31T16:05:00Z" w16du:dateUtc="2025-10-31T11:05:00Z">
              <w:r w:rsidRPr="00F974B6" w:rsidDel="006E3F15">
                <w:delText xml:space="preserve"> in src_entity</w:delText>
              </w:r>
            </w:del>
            <w:r w:rsidRPr="00F974B6">
              <w:t>_id</w:t>
            </w:r>
            <w:proofErr w:type="spellEnd"/>
            <w:r w:rsidRPr="00F974B6">
              <w:t>.</w:t>
            </w:r>
          </w:p>
        </w:tc>
        <w:tc>
          <w:tcPr>
            <w:tcW w:w="0" w:type="auto"/>
            <w:hideMark/>
          </w:tcPr>
          <w:p w14:paraId="65D38747"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Used for node-level metrics and drill-down.</w:t>
            </w:r>
          </w:p>
        </w:tc>
      </w:tr>
      <w:tr w:rsidR="00F974B6" w:rsidRPr="00F974B6" w14:paraId="54964462" w14:textId="77777777" w:rsidTr="00F974B6">
        <w:tc>
          <w:tcPr>
            <w:cnfStyle w:val="001000000000" w:firstRow="0" w:lastRow="0" w:firstColumn="1" w:lastColumn="0" w:oddVBand="0" w:evenVBand="0" w:oddHBand="0" w:evenHBand="0" w:firstRowFirstColumn="0" w:firstRowLastColumn="0" w:lastRowFirstColumn="0" w:lastRowLastColumn="0"/>
            <w:tcW w:w="0" w:type="auto"/>
            <w:hideMark/>
          </w:tcPr>
          <w:p w14:paraId="493FFAE4" w14:textId="77777777" w:rsidR="00F974B6" w:rsidRPr="00F974B6" w:rsidRDefault="00F974B6" w:rsidP="00F974B6">
            <w:pPr>
              <w:spacing w:after="160" w:line="259" w:lineRule="auto"/>
              <w:jc w:val="center"/>
            </w:pPr>
            <w:r w:rsidRPr="00F974B6">
              <w:t>CreDtTm</w:t>
            </w:r>
          </w:p>
        </w:tc>
        <w:tc>
          <w:tcPr>
            <w:tcW w:w="0" w:type="auto"/>
            <w:hideMark/>
          </w:tcPr>
          <w:p w14:paraId="3688CC5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ISO string.</w:t>
            </w:r>
          </w:p>
        </w:tc>
        <w:tc>
          <w:tcPr>
            <w:tcW w:w="0" w:type="auto"/>
            <w:hideMark/>
          </w:tcPr>
          <w:p w14:paraId="391381A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TIMESTAMP.</w:t>
            </w:r>
          </w:p>
        </w:tc>
        <w:tc>
          <w:tcPr>
            <w:tcW w:w="0" w:type="auto"/>
            <w:hideMark/>
          </w:tcPr>
          <w:p w14:paraId="3C614339" w14:textId="57D2DA61"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created at;</w:t>
            </w:r>
          </w:p>
        </w:tc>
        <w:tc>
          <w:tcPr>
            <w:tcW w:w="0" w:type="auto"/>
            <w:hideMark/>
          </w:tcPr>
          <w:p w14:paraId="7A5CC8F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“New entities by day,” “Entity age” distributions.</w:t>
            </w:r>
          </w:p>
        </w:tc>
      </w:tr>
    </w:tbl>
    <w:p w14:paraId="15DB6771" w14:textId="28328AEA" w:rsidR="238F8397" w:rsidRDefault="238F8397" w:rsidP="238F8397"/>
    <w:p w14:paraId="0ED35B30" w14:textId="7C6DFF53" w:rsidR="00101042" w:rsidRDefault="00CC195D" w:rsidP="0082296D">
      <w:pPr>
        <w:pStyle w:val="Heading3"/>
        <w:numPr>
          <w:ilvl w:val="2"/>
          <w:numId w:val="4"/>
        </w:numPr>
      </w:pPr>
      <w:bookmarkStart w:id="478" w:name="_Toc213340856"/>
      <w:bookmarkStart w:id="479" w:name="_Toc213341045"/>
      <w:r>
        <w:lastRenderedPageBreak/>
        <w:t xml:space="preserve">Accounts </w:t>
      </w:r>
      <w:del w:id="480" w:author="Ume Sauda Ghanyani" w:date="2025-11-05T10:31:00Z" w16du:dateUtc="2025-11-05T05:31:00Z">
        <w:r w:rsidDel="000C6B6E">
          <w:delText>(node)</w:delText>
        </w:r>
      </w:del>
      <w:bookmarkEnd w:id="478"/>
      <w:bookmarkEnd w:id="479"/>
    </w:p>
    <w:tbl>
      <w:tblPr>
        <w:tblStyle w:val="GridTable4"/>
        <w:tblW w:w="0" w:type="auto"/>
        <w:tblLook w:val="04A0" w:firstRow="1" w:lastRow="0" w:firstColumn="1" w:lastColumn="0" w:noHBand="0" w:noVBand="1"/>
        <w:tblPrChange w:id="481" w:author="Ume Sauda Ghanyani" w:date="2025-11-05T11:59:00Z" w16du:dateUtc="2025-11-05T06:59:00Z">
          <w:tblPr>
            <w:tblStyle w:val="GridTable4"/>
            <w:tblW w:w="0" w:type="auto"/>
            <w:tblLook w:val="04A0" w:firstRow="1" w:lastRow="0" w:firstColumn="1" w:lastColumn="0" w:noHBand="0" w:noVBand="1"/>
          </w:tblPr>
        </w:tblPrChange>
      </w:tblPr>
      <w:tblGrid>
        <w:gridCol w:w="3900"/>
        <w:gridCol w:w="957"/>
        <w:gridCol w:w="1025"/>
        <w:gridCol w:w="1683"/>
        <w:gridCol w:w="1811"/>
        <w:tblGridChange w:id="482">
          <w:tblGrid>
            <w:gridCol w:w="3900"/>
            <w:gridCol w:w="957"/>
            <w:gridCol w:w="1025"/>
            <w:gridCol w:w="1683"/>
            <w:gridCol w:w="1811"/>
          </w:tblGrid>
        </w:tblGridChange>
      </w:tblGrid>
      <w:tr w:rsidR="005D6C8B" w:rsidRPr="001C262A" w14:paraId="6A9F6CB4" w14:textId="77777777" w:rsidTr="00FE5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hideMark/>
            <w:tcPrChange w:id="483" w:author="Ume Sauda Ghanyani" w:date="2025-11-05T11:59:00Z" w16du:dateUtc="2025-11-05T06:59:00Z">
              <w:tcPr>
                <w:tcW w:w="3870" w:type="dxa"/>
                <w:hideMark/>
              </w:tcPr>
            </w:tcPrChange>
          </w:tcPr>
          <w:p w14:paraId="7D41CA36" w14:textId="77777777" w:rsidR="001C262A" w:rsidRPr="001C262A" w:rsidRDefault="001C262A" w:rsidP="005D6C8B">
            <w:pPr>
              <w:spacing w:after="160" w:line="259" w:lineRule="auto"/>
              <w:jc w:val="left"/>
              <w:cnfStyle w:val="101000000000" w:firstRow="1" w:lastRow="0" w:firstColumn="1" w:lastColumn="0" w:oddVBand="0" w:evenVBand="0" w:oddHBand="0" w:evenHBand="0" w:firstRowFirstColumn="0" w:firstRowLastColumn="0" w:lastRowFirstColumn="0" w:lastRowLastColumn="0"/>
            </w:pPr>
            <w:r w:rsidRPr="001C262A">
              <w:t>Field</w:t>
            </w:r>
          </w:p>
        </w:tc>
        <w:tc>
          <w:tcPr>
            <w:tcW w:w="957" w:type="dxa"/>
            <w:hideMark/>
            <w:tcPrChange w:id="484" w:author="Ume Sauda Ghanyani" w:date="2025-11-05T11:59:00Z" w16du:dateUtc="2025-11-05T06:59:00Z">
              <w:tcPr>
                <w:tcW w:w="951" w:type="dxa"/>
                <w:hideMark/>
              </w:tcPr>
            </w:tcPrChange>
          </w:tcPr>
          <w:p w14:paraId="5FF77878"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Raw (Ozone)</w:t>
            </w:r>
          </w:p>
        </w:tc>
        <w:tc>
          <w:tcPr>
            <w:tcW w:w="0" w:type="auto"/>
            <w:hideMark/>
            <w:tcPrChange w:id="485" w:author="Ume Sauda Ghanyani" w:date="2025-11-05T11:59:00Z" w16du:dateUtc="2025-11-05T06:59:00Z">
              <w:tcPr>
                <w:tcW w:w="0" w:type="auto"/>
                <w:hideMark/>
              </w:tcPr>
            </w:tcPrChange>
          </w:tcPr>
          <w:p w14:paraId="33D5815D"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Bronze (Hudi)</w:t>
            </w:r>
          </w:p>
        </w:tc>
        <w:tc>
          <w:tcPr>
            <w:tcW w:w="0" w:type="auto"/>
            <w:hideMark/>
            <w:tcPrChange w:id="486" w:author="Ume Sauda Ghanyani" w:date="2025-11-05T11:59:00Z" w16du:dateUtc="2025-11-05T06:59:00Z">
              <w:tcPr>
                <w:tcW w:w="0" w:type="auto"/>
                <w:hideMark/>
              </w:tcPr>
            </w:tcPrChange>
          </w:tcPr>
          <w:p w14:paraId="20D0AA99"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Silver (Hudi + Spark)</w:t>
            </w:r>
          </w:p>
        </w:tc>
        <w:tc>
          <w:tcPr>
            <w:tcW w:w="0" w:type="auto"/>
            <w:hideMark/>
            <w:tcPrChange w:id="487" w:author="Ume Sauda Ghanyani" w:date="2025-11-05T11:59:00Z" w16du:dateUtc="2025-11-05T06:59:00Z">
              <w:tcPr>
                <w:tcW w:w="0" w:type="auto"/>
                <w:hideMark/>
              </w:tcPr>
            </w:tcPrChange>
          </w:tcPr>
          <w:p w14:paraId="002D72F2"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Gold (Analytics / Dashboards)</w:t>
            </w:r>
          </w:p>
        </w:tc>
      </w:tr>
      <w:tr w:rsidR="005D6C8B" w:rsidRPr="001C262A" w14:paraId="576CF274" w14:textId="77777777" w:rsidTr="00FE5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hideMark/>
            <w:tcPrChange w:id="488" w:author="Ume Sauda Ghanyani" w:date="2025-11-05T11:59:00Z" w16du:dateUtc="2025-11-05T06:59:00Z">
              <w:tcPr>
                <w:tcW w:w="3870" w:type="dxa"/>
                <w:hideMark/>
              </w:tcPr>
            </w:tcPrChange>
          </w:tcPr>
          <w:p w14:paraId="011A177A" w14:textId="63DE392A" w:rsidR="001C262A" w:rsidRPr="001C262A" w:rsidRDefault="001C262A" w:rsidP="005D6C8B">
            <w:pPr>
              <w:spacing w:after="160" w:line="259" w:lineRule="auto"/>
              <w:jc w:val="left"/>
              <w:cnfStyle w:val="001000100000" w:firstRow="0" w:lastRow="0" w:firstColumn="1" w:lastColumn="0" w:oddVBand="0" w:evenVBand="0" w:oddHBand="1" w:evenHBand="0" w:firstRowFirstColumn="0" w:firstRowLastColumn="0" w:lastRowFirstColumn="0" w:lastRowLastColumn="0"/>
            </w:pPr>
            <w:commentRangeStart w:id="489"/>
            <w:r w:rsidRPr="001C262A">
              <w:t xml:space="preserve">_id, </w:t>
            </w:r>
            <w:del w:id="490" w:author="Ume Sauda Ghanyani" w:date="2025-10-30T10:46:00Z" w16du:dateUtc="2025-10-30T05:46:00Z">
              <w:r w:rsidRPr="001C262A" w:rsidDel="009122B0">
                <w:delText>_rev, _key</w:delText>
              </w:r>
              <w:commentRangeEnd w:id="489"/>
              <w:r w:rsidR="008759B9" w:rsidDel="009122B0">
                <w:rPr>
                  <w:rStyle w:val="CommentReference"/>
                  <w:rFonts w:eastAsiaTheme="minorHAnsi" w:cstheme="minorBidi"/>
                  <w:b w:val="0"/>
                  <w:bCs w:val="0"/>
                </w:rPr>
                <w:commentReference w:id="489"/>
              </w:r>
            </w:del>
          </w:p>
        </w:tc>
        <w:tc>
          <w:tcPr>
            <w:tcW w:w="957" w:type="dxa"/>
            <w:hideMark/>
            <w:tcPrChange w:id="491" w:author="Ume Sauda Ghanyani" w:date="2025-11-05T11:59:00Z" w16du:dateUtc="2025-11-05T06:59:00Z">
              <w:tcPr>
                <w:tcW w:w="951" w:type="dxa"/>
                <w:hideMark/>
              </w:tcPr>
            </w:tcPrChange>
          </w:tcPr>
          <w:p w14:paraId="61035C44"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As-is.</w:t>
            </w:r>
          </w:p>
        </w:tc>
        <w:tc>
          <w:tcPr>
            <w:tcW w:w="0" w:type="auto"/>
            <w:hideMark/>
            <w:tcPrChange w:id="492" w:author="Ume Sauda Ghanyani" w:date="2025-11-05T11:59:00Z" w16du:dateUtc="2025-11-05T06:59:00Z">
              <w:tcPr>
                <w:tcW w:w="0" w:type="auto"/>
                <w:hideMark/>
              </w:tcPr>
            </w:tcPrChange>
          </w:tcPr>
          <w:p w14:paraId="58F77857"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STRING.</w:t>
            </w:r>
          </w:p>
        </w:tc>
        <w:tc>
          <w:tcPr>
            <w:tcW w:w="0" w:type="auto"/>
            <w:hideMark/>
            <w:tcPrChange w:id="493" w:author="Ume Sauda Ghanyani" w:date="2025-11-05T11:59:00Z" w16du:dateUtc="2025-11-05T06:59:00Z">
              <w:tcPr>
                <w:tcW w:w="0" w:type="auto"/>
                <w:hideMark/>
              </w:tcPr>
            </w:tcPrChange>
          </w:tcPr>
          <w:p w14:paraId="28D08C88"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 xml:space="preserve">Crosswalk → </w:t>
            </w:r>
            <w:proofErr w:type="spellStart"/>
            <w:r w:rsidRPr="001C262A">
              <w:t>account_id</w:t>
            </w:r>
            <w:proofErr w:type="spellEnd"/>
            <w:r w:rsidRPr="001C262A">
              <w:t xml:space="preserve"> BIGINT; keep </w:t>
            </w:r>
            <w:proofErr w:type="spellStart"/>
            <w:r w:rsidRPr="001C262A">
              <w:t>src_account_id</w:t>
            </w:r>
            <w:proofErr w:type="spellEnd"/>
            <w:r w:rsidRPr="001C262A">
              <w:t>.</w:t>
            </w:r>
          </w:p>
        </w:tc>
        <w:tc>
          <w:tcPr>
            <w:tcW w:w="0" w:type="auto"/>
            <w:hideMark/>
            <w:tcPrChange w:id="494" w:author="Ume Sauda Ghanyani" w:date="2025-11-05T11:59:00Z" w16du:dateUtc="2025-11-05T06:59:00Z">
              <w:tcPr>
                <w:tcW w:w="0" w:type="auto"/>
                <w:hideMark/>
              </w:tcPr>
            </w:tcPrChange>
          </w:tcPr>
          <w:p w14:paraId="63ABF899"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Degree/centrality, account cohorts.</w:t>
            </w:r>
          </w:p>
        </w:tc>
      </w:tr>
      <w:tr w:rsidR="005D6C8B" w:rsidRPr="001C262A" w:rsidDel="00FE5CF7" w14:paraId="6CAF4106" w14:textId="4783A896" w:rsidTr="00FE5CF7">
        <w:trPr>
          <w:del w:id="495" w:author="Ume Sauda Ghanyani" w:date="2025-11-05T11:59:00Z"/>
        </w:trPr>
        <w:tc>
          <w:tcPr>
            <w:cnfStyle w:val="001000000000" w:firstRow="0" w:lastRow="0" w:firstColumn="1" w:lastColumn="0" w:oddVBand="0" w:evenVBand="0" w:oddHBand="0" w:evenHBand="0" w:firstRowFirstColumn="0" w:firstRowLastColumn="0" w:lastRowFirstColumn="0" w:lastRowLastColumn="0"/>
            <w:tcW w:w="3900" w:type="dxa"/>
            <w:hideMark/>
            <w:tcPrChange w:id="496" w:author="Ume Sauda Ghanyani" w:date="2025-11-05T11:59:00Z" w16du:dateUtc="2025-11-05T06:59:00Z">
              <w:tcPr>
                <w:tcW w:w="3870" w:type="dxa"/>
                <w:hideMark/>
              </w:tcPr>
            </w:tcPrChange>
          </w:tcPr>
          <w:p w14:paraId="099E2310" w14:textId="72E24AC5" w:rsidR="001C262A" w:rsidRPr="001C262A" w:rsidDel="00FE5CF7" w:rsidRDefault="001C262A" w:rsidP="005D6C8B">
            <w:pPr>
              <w:spacing w:after="160" w:line="259" w:lineRule="auto"/>
              <w:jc w:val="left"/>
              <w:rPr>
                <w:del w:id="497" w:author="Ume Sauda Ghanyani" w:date="2025-11-05T11:59:00Z" w16du:dateUtc="2025-11-05T06:59:00Z"/>
              </w:rPr>
            </w:pPr>
            <w:commentRangeStart w:id="498"/>
            <w:del w:id="499" w:author="Ume Sauda Ghanyani" w:date="2025-11-05T11:59:00Z" w16du:dateUtc="2025-11-05T06:59:00Z">
              <w:r w:rsidRPr="001C262A" w:rsidDel="00FE5CF7">
                <w:delText>acct_scheme_prtry</w:delText>
              </w:r>
            </w:del>
          </w:p>
        </w:tc>
        <w:tc>
          <w:tcPr>
            <w:tcW w:w="957" w:type="dxa"/>
            <w:hideMark/>
            <w:tcPrChange w:id="500" w:author="Ume Sauda Ghanyani" w:date="2025-11-05T11:59:00Z" w16du:dateUtc="2025-11-05T06:59:00Z">
              <w:tcPr>
                <w:tcW w:w="951" w:type="dxa"/>
                <w:hideMark/>
              </w:tcPr>
            </w:tcPrChange>
          </w:tcPr>
          <w:p w14:paraId="12B3C4E7" w14:textId="4415FD66" w:rsidR="001C262A" w:rsidRPr="001C262A" w:rsidDel="00FE5CF7" w:rsidRDefault="001C262A" w:rsidP="005D6C8B">
            <w:pPr>
              <w:spacing w:after="160" w:line="259" w:lineRule="auto"/>
              <w:jc w:val="left"/>
              <w:cnfStyle w:val="000000000000" w:firstRow="0" w:lastRow="0" w:firstColumn="0" w:lastColumn="0" w:oddVBand="0" w:evenVBand="0" w:oddHBand="0" w:evenHBand="0" w:firstRowFirstColumn="0" w:firstRowLastColumn="0" w:lastRowFirstColumn="0" w:lastRowLastColumn="0"/>
              <w:rPr>
                <w:del w:id="501" w:author="Ume Sauda Ghanyani" w:date="2025-11-05T11:59:00Z" w16du:dateUtc="2025-11-05T06:59:00Z"/>
              </w:rPr>
            </w:pPr>
            <w:del w:id="502" w:author="Ume Sauda Ghanyani" w:date="2025-11-05T11:59:00Z" w16du:dateUtc="2025-11-05T06:59:00Z">
              <w:r w:rsidRPr="001C262A" w:rsidDel="00FE5CF7">
                <w:delText>As-is.</w:delText>
              </w:r>
            </w:del>
          </w:p>
        </w:tc>
        <w:tc>
          <w:tcPr>
            <w:tcW w:w="0" w:type="auto"/>
            <w:hideMark/>
            <w:tcPrChange w:id="503" w:author="Ume Sauda Ghanyani" w:date="2025-11-05T11:59:00Z" w16du:dateUtc="2025-11-05T06:59:00Z">
              <w:tcPr>
                <w:tcW w:w="0" w:type="auto"/>
                <w:hideMark/>
              </w:tcPr>
            </w:tcPrChange>
          </w:tcPr>
          <w:p w14:paraId="15958C37" w14:textId="16045BEB" w:rsidR="001C262A" w:rsidRPr="001C262A" w:rsidDel="00FE5CF7" w:rsidRDefault="001C262A" w:rsidP="005D6C8B">
            <w:pPr>
              <w:spacing w:after="160" w:line="259" w:lineRule="auto"/>
              <w:jc w:val="left"/>
              <w:cnfStyle w:val="000000000000" w:firstRow="0" w:lastRow="0" w:firstColumn="0" w:lastColumn="0" w:oddVBand="0" w:evenVBand="0" w:oddHBand="0" w:evenHBand="0" w:firstRowFirstColumn="0" w:firstRowLastColumn="0" w:lastRowFirstColumn="0" w:lastRowLastColumn="0"/>
              <w:rPr>
                <w:del w:id="504" w:author="Ume Sauda Ghanyani" w:date="2025-11-05T11:59:00Z" w16du:dateUtc="2025-11-05T06:59:00Z"/>
              </w:rPr>
            </w:pPr>
            <w:del w:id="505" w:author="Ume Sauda Ghanyani" w:date="2025-11-05T11:59:00Z" w16du:dateUtc="2025-11-05T06:59:00Z">
              <w:r w:rsidRPr="001C262A" w:rsidDel="00FE5CF7">
                <w:delText>STRING; validated set.</w:delText>
              </w:r>
            </w:del>
          </w:p>
        </w:tc>
        <w:tc>
          <w:tcPr>
            <w:tcW w:w="0" w:type="auto"/>
            <w:hideMark/>
            <w:tcPrChange w:id="506" w:author="Ume Sauda Ghanyani" w:date="2025-11-05T11:59:00Z" w16du:dateUtc="2025-11-05T06:59:00Z">
              <w:tcPr>
                <w:tcW w:w="0" w:type="auto"/>
                <w:hideMark/>
              </w:tcPr>
            </w:tcPrChange>
          </w:tcPr>
          <w:p w14:paraId="2530D999" w14:textId="7E30C866" w:rsidR="001C262A" w:rsidRPr="001C262A" w:rsidDel="00FE5CF7" w:rsidRDefault="001C262A" w:rsidP="005D6C8B">
            <w:pPr>
              <w:spacing w:after="160" w:line="259" w:lineRule="auto"/>
              <w:jc w:val="left"/>
              <w:cnfStyle w:val="000000000000" w:firstRow="0" w:lastRow="0" w:firstColumn="0" w:lastColumn="0" w:oddVBand="0" w:evenVBand="0" w:oddHBand="0" w:evenHBand="0" w:firstRowFirstColumn="0" w:firstRowLastColumn="0" w:lastRowFirstColumn="0" w:lastRowLastColumn="0"/>
              <w:rPr>
                <w:del w:id="507" w:author="Ume Sauda Ghanyani" w:date="2025-11-05T11:59:00Z" w16du:dateUtc="2025-11-05T06:59:00Z"/>
              </w:rPr>
            </w:pPr>
            <w:del w:id="508" w:author="Ume Sauda Ghanyani" w:date="2025-11-05T11:59:00Z" w16du:dateUtc="2025-11-05T06:59:00Z">
              <w:r w:rsidRPr="001C262A" w:rsidDel="00FE5CF7">
                <w:delText>Normalized scheme code; joinable to dim_scheme.</w:delText>
              </w:r>
            </w:del>
          </w:p>
        </w:tc>
        <w:tc>
          <w:tcPr>
            <w:tcW w:w="0" w:type="auto"/>
            <w:hideMark/>
            <w:tcPrChange w:id="509" w:author="Ume Sauda Ghanyani" w:date="2025-11-05T11:59:00Z" w16du:dateUtc="2025-11-05T06:59:00Z">
              <w:tcPr>
                <w:tcW w:w="0" w:type="auto"/>
                <w:hideMark/>
              </w:tcPr>
            </w:tcPrChange>
          </w:tcPr>
          <w:p w14:paraId="5E187E39" w14:textId="73C429C7" w:rsidR="001C262A" w:rsidRPr="001C262A" w:rsidDel="00FE5CF7" w:rsidRDefault="001C262A" w:rsidP="005D6C8B">
            <w:pPr>
              <w:spacing w:after="160" w:line="259" w:lineRule="auto"/>
              <w:jc w:val="left"/>
              <w:cnfStyle w:val="000000000000" w:firstRow="0" w:lastRow="0" w:firstColumn="0" w:lastColumn="0" w:oddVBand="0" w:evenVBand="0" w:oddHBand="0" w:evenHBand="0" w:firstRowFirstColumn="0" w:firstRowLastColumn="0" w:lastRowFirstColumn="0" w:lastRowLastColumn="0"/>
              <w:rPr>
                <w:del w:id="510" w:author="Ume Sauda Ghanyani" w:date="2025-11-05T11:59:00Z" w16du:dateUtc="2025-11-05T06:59:00Z"/>
              </w:rPr>
            </w:pPr>
            <w:del w:id="511" w:author="Ume Sauda Ghanyani" w:date="2025-11-05T11:59:00Z" w16du:dateUtc="2025-11-05T06:59:00Z">
              <w:r w:rsidRPr="001C262A" w:rsidDel="00FE5CF7">
                <w:delText>Scheme distribution charts.</w:delText>
              </w:r>
            </w:del>
          </w:p>
        </w:tc>
      </w:tr>
      <w:tr w:rsidR="005D6C8B" w:rsidRPr="001C262A" w:rsidDel="00FE5CF7" w14:paraId="0FCECCFF" w14:textId="2FC3F9D9" w:rsidTr="00FE5CF7">
        <w:trPr>
          <w:cnfStyle w:val="000000100000" w:firstRow="0" w:lastRow="0" w:firstColumn="0" w:lastColumn="0" w:oddVBand="0" w:evenVBand="0" w:oddHBand="1" w:evenHBand="0" w:firstRowFirstColumn="0" w:firstRowLastColumn="0" w:lastRowFirstColumn="0" w:lastRowLastColumn="0"/>
          <w:del w:id="512" w:author="Ume Sauda Ghanyani" w:date="2025-11-05T11:59:00Z"/>
        </w:trPr>
        <w:tc>
          <w:tcPr>
            <w:cnfStyle w:val="001000000000" w:firstRow="0" w:lastRow="0" w:firstColumn="1" w:lastColumn="0" w:oddVBand="0" w:evenVBand="0" w:oddHBand="0" w:evenHBand="0" w:firstRowFirstColumn="0" w:firstRowLastColumn="0" w:lastRowFirstColumn="0" w:lastRowLastColumn="0"/>
            <w:tcW w:w="3900" w:type="dxa"/>
            <w:hideMark/>
            <w:tcPrChange w:id="513" w:author="Ume Sauda Ghanyani" w:date="2025-11-05T11:59:00Z" w16du:dateUtc="2025-11-05T06:59:00Z">
              <w:tcPr>
                <w:tcW w:w="3870" w:type="dxa"/>
                <w:hideMark/>
              </w:tcPr>
            </w:tcPrChange>
          </w:tcPr>
          <w:p w14:paraId="1A5E67BC" w14:textId="64BD1258" w:rsidR="001C262A" w:rsidRPr="001C262A" w:rsidDel="00FE5CF7" w:rsidRDefault="001C262A" w:rsidP="005D6C8B">
            <w:pPr>
              <w:spacing w:after="160" w:line="259" w:lineRule="auto"/>
              <w:jc w:val="left"/>
              <w:cnfStyle w:val="001000100000" w:firstRow="0" w:lastRow="0" w:firstColumn="1" w:lastColumn="0" w:oddVBand="0" w:evenVBand="0" w:oddHBand="1" w:evenHBand="0" w:firstRowFirstColumn="0" w:firstRowLastColumn="0" w:lastRowFirstColumn="0" w:lastRowLastColumn="0"/>
              <w:rPr>
                <w:del w:id="514" w:author="Ume Sauda Ghanyani" w:date="2025-11-05T11:59:00Z" w16du:dateUtc="2025-11-05T06:59:00Z"/>
              </w:rPr>
            </w:pPr>
            <w:del w:id="515" w:author="Ume Sauda Ghanyani" w:date="2025-11-05T11:59:00Z" w16du:dateUtc="2025-11-05T06:59:00Z">
              <w:r w:rsidRPr="001C262A" w:rsidDel="00FE5CF7">
                <w:delText>acct_agt_finInstnId_clrSysMmbId_mmbid</w:delText>
              </w:r>
            </w:del>
          </w:p>
        </w:tc>
        <w:tc>
          <w:tcPr>
            <w:tcW w:w="957" w:type="dxa"/>
            <w:hideMark/>
            <w:tcPrChange w:id="516" w:author="Ume Sauda Ghanyani" w:date="2025-11-05T11:59:00Z" w16du:dateUtc="2025-11-05T06:59:00Z">
              <w:tcPr>
                <w:tcW w:w="951" w:type="dxa"/>
                <w:hideMark/>
              </w:tcPr>
            </w:tcPrChange>
          </w:tcPr>
          <w:p w14:paraId="32BE6825" w14:textId="7209CBF3" w:rsidR="001C262A" w:rsidRPr="001C262A" w:rsidDel="00FE5CF7"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rPr>
                <w:del w:id="517" w:author="Ume Sauda Ghanyani" w:date="2025-11-05T11:59:00Z" w16du:dateUtc="2025-11-05T06:59:00Z"/>
              </w:rPr>
            </w:pPr>
            <w:del w:id="518" w:author="Ume Sauda Ghanyani" w:date="2025-11-05T11:59:00Z" w16du:dateUtc="2025-11-05T06:59:00Z">
              <w:r w:rsidRPr="001C262A" w:rsidDel="00FE5CF7">
                <w:delText>Nested path.</w:delText>
              </w:r>
            </w:del>
          </w:p>
        </w:tc>
        <w:tc>
          <w:tcPr>
            <w:tcW w:w="0" w:type="auto"/>
            <w:hideMark/>
            <w:tcPrChange w:id="519" w:author="Ume Sauda Ghanyani" w:date="2025-11-05T11:59:00Z" w16du:dateUtc="2025-11-05T06:59:00Z">
              <w:tcPr>
                <w:tcW w:w="0" w:type="auto"/>
                <w:hideMark/>
              </w:tcPr>
            </w:tcPrChange>
          </w:tcPr>
          <w:p w14:paraId="4DAE2CE8" w14:textId="08A0C4FD" w:rsidR="001C262A" w:rsidRPr="001C262A" w:rsidDel="00FE5CF7"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rPr>
                <w:del w:id="520" w:author="Ume Sauda Ghanyani" w:date="2025-11-05T11:59:00Z" w16du:dateUtc="2025-11-05T06:59:00Z"/>
              </w:rPr>
            </w:pPr>
            <w:del w:id="521" w:author="Ume Sauda Ghanyani" w:date="2025-11-05T11:59:00Z" w16du:dateUtc="2025-11-05T06:59:00Z">
              <w:r w:rsidRPr="001C262A" w:rsidDel="00FE5CF7">
                <w:delText>Flatten to STRING.</w:delText>
              </w:r>
            </w:del>
          </w:p>
        </w:tc>
        <w:tc>
          <w:tcPr>
            <w:tcW w:w="0" w:type="auto"/>
            <w:hideMark/>
            <w:tcPrChange w:id="522" w:author="Ume Sauda Ghanyani" w:date="2025-11-05T11:59:00Z" w16du:dateUtc="2025-11-05T06:59:00Z">
              <w:tcPr>
                <w:tcW w:w="0" w:type="auto"/>
                <w:hideMark/>
              </w:tcPr>
            </w:tcPrChange>
          </w:tcPr>
          <w:p w14:paraId="2DFD957A" w14:textId="34EDFB4A" w:rsidR="001C262A" w:rsidRPr="001C262A" w:rsidDel="00FE5CF7"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rPr>
                <w:del w:id="523" w:author="Ume Sauda Ghanyani" w:date="2025-11-05T11:59:00Z" w16du:dateUtc="2025-11-05T06:59:00Z"/>
              </w:rPr>
            </w:pPr>
            <w:del w:id="524" w:author="Ume Sauda Ghanyani" w:date="2025-11-05T11:59:00Z" w16du:dateUtc="2025-11-05T06:59:00Z">
              <w:r w:rsidRPr="001C262A" w:rsidDel="00FE5CF7">
                <w:delText>Mapped to participant/BIC (join to dim_participant).</w:delText>
              </w:r>
            </w:del>
          </w:p>
        </w:tc>
        <w:tc>
          <w:tcPr>
            <w:tcW w:w="0" w:type="auto"/>
            <w:hideMark/>
            <w:tcPrChange w:id="525" w:author="Ume Sauda Ghanyani" w:date="2025-11-05T11:59:00Z" w16du:dateUtc="2025-11-05T06:59:00Z">
              <w:tcPr>
                <w:tcW w:w="0" w:type="auto"/>
                <w:hideMark/>
              </w:tcPr>
            </w:tcPrChange>
          </w:tcPr>
          <w:p w14:paraId="745C30F3" w14:textId="06421248" w:rsidR="001C262A" w:rsidRPr="001C262A" w:rsidDel="00FE5CF7"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rPr>
                <w:del w:id="526" w:author="Ume Sauda Ghanyani" w:date="2025-11-05T11:59:00Z" w16du:dateUtc="2025-11-05T06:59:00Z"/>
              </w:rPr>
            </w:pPr>
            <w:del w:id="527" w:author="Ume Sauda Ghanyani" w:date="2025-11-05T11:59:00Z" w16du:dateUtc="2025-11-05T06:59:00Z">
              <w:r w:rsidRPr="001C262A" w:rsidDel="00FE5CF7">
                <w:delText>Participant-level dashboards and filters.</w:delText>
              </w:r>
            </w:del>
          </w:p>
        </w:tc>
      </w:tr>
    </w:tbl>
    <w:commentRangeEnd w:id="498"/>
    <w:p w14:paraId="0BB4F16D" w14:textId="77777777" w:rsidR="009345E4" w:rsidRDefault="008759B9" w:rsidP="009345E4">
      <w:r>
        <w:rPr>
          <w:rStyle w:val="CommentReference"/>
          <w:rFonts w:eastAsiaTheme="minorHAnsi" w:cstheme="minorBidi"/>
        </w:rPr>
        <w:commentReference w:id="498"/>
      </w:r>
    </w:p>
    <w:p w14:paraId="20943FD2" w14:textId="77777777" w:rsidR="00D77492" w:rsidRDefault="00D77492" w:rsidP="009345E4"/>
    <w:p w14:paraId="11521D70" w14:textId="77777777" w:rsidR="00D77492" w:rsidRDefault="00D77492" w:rsidP="009345E4"/>
    <w:p w14:paraId="31ED641A" w14:textId="77777777" w:rsidR="00D77492" w:rsidRDefault="00D77492" w:rsidP="009345E4"/>
    <w:p w14:paraId="7C5BFE34" w14:textId="77777777" w:rsidR="00D77492" w:rsidRDefault="00D77492" w:rsidP="009345E4"/>
    <w:p w14:paraId="1A6F0139" w14:textId="77777777" w:rsidR="00D77492" w:rsidRPr="009345E4" w:rsidRDefault="00D77492" w:rsidP="009345E4"/>
    <w:p w14:paraId="72A5F804" w14:textId="0A964928" w:rsidR="00101042" w:rsidRDefault="00DC1E89" w:rsidP="0082296D">
      <w:pPr>
        <w:pStyle w:val="Heading3"/>
        <w:numPr>
          <w:ilvl w:val="2"/>
          <w:numId w:val="4"/>
        </w:numPr>
      </w:pPr>
      <w:bookmarkStart w:id="528" w:name="_Toc213340857"/>
      <w:bookmarkStart w:id="529" w:name="_Toc213341046"/>
      <w:commentRangeStart w:id="530"/>
      <w:commentRangeStart w:id="531"/>
      <w:r>
        <w:t xml:space="preserve">Conditions </w:t>
      </w:r>
      <w:commentRangeEnd w:id="530"/>
      <w:r w:rsidR="008759B9">
        <w:rPr>
          <w:rStyle w:val="CommentReference"/>
          <w:rFonts w:eastAsiaTheme="minorHAnsi" w:cstheme="minorBidi"/>
          <w:b w:val="0"/>
          <w:kern w:val="0"/>
          <w14:ligatures w14:val="none"/>
        </w:rPr>
        <w:commentReference w:id="530"/>
      </w:r>
      <w:commentRangeEnd w:id="531"/>
      <w:r w:rsidR="00096CE2">
        <w:rPr>
          <w:rStyle w:val="CommentReference"/>
          <w:rFonts w:eastAsiaTheme="minorHAnsi" w:cstheme="minorBidi"/>
          <w:b w:val="0"/>
          <w:kern w:val="0"/>
          <w14:ligatures w14:val="none"/>
        </w:rPr>
        <w:commentReference w:id="531"/>
      </w:r>
      <w:del w:id="532" w:author="Ume Sauda Ghanyani" w:date="2025-11-05T10:31:00Z" w16du:dateUtc="2025-11-05T05:31:00Z">
        <w:r w:rsidDel="000C6B6E">
          <w:delText>(node)</w:delText>
        </w:r>
      </w:del>
      <w:bookmarkEnd w:id="528"/>
      <w:bookmarkEnd w:id="529"/>
    </w:p>
    <w:tbl>
      <w:tblPr>
        <w:tblStyle w:val="GridTable4"/>
        <w:tblW w:w="0" w:type="auto"/>
        <w:tblLook w:val="04A0" w:firstRow="1" w:lastRow="0" w:firstColumn="1" w:lastColumn="0" w:noHBand="0" w:noVBand="1"/>
      </w:tblPr>
      <w:tblGrid>
        <w:gridCol w:w="1636"/>
        <w:gridCol w:w="1071"/>
        <w:gridCol w:w="2444"/>
        <w:gridCol w:w="2493"/>
        <w:gridCol w:w="1732"/>
      </w:tblGrid>
      <w:tr w:rsidR="00D77492" w:rsidRPr="00D77492" w14:paraId="68440561" w14:textId="77777777" w:rsidTr="00D77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78142" w14:textId="77777777" w:rsidR="00D77492" w:rsidRPr="00D77492" w:rsidRDefault="00D77492" w:rsidP="00D77492">
            <w:pPr>
              <w:spacing w:after="160" w:line="259" w:lineRule="auto"/>
            </w:pPr>
            <w:r w:rsidRPr="00D77492">
              <w:t>Field</w:t>
            </w:r>
          </w:p>
        </w:tc>
        <w:tc>
          <w:tcPr>
            <w:tcW w:w="0" w:type="auto"/>
            <w:hideMark/>
          </w:tcPr>
          <w:p w14:paraId="4736C440"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Raw (Ozone)</w:t>
            </w:r>
          </w:p>
        </w:tc>
        <w:tc>
          <w:tcPr>
            <w:tcW w:w="0" w:type="auto"/>
            <w:hideMark/>
          </w:tcPr>
          <w:p w14:paraId="1B13AE15"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Bronze (Hudi)</w:t>
            </w:r>
          </w:p>
        </w:tc>
        <w:tc>
          <w:tcPr>
            <w:tcW w:w="0" w:type="auto"/>
            <w:hideMark/>
          </w:tcPr>
          <w:p w14:paraId="5D0A2582"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Silver (Hudi + Spark)</w:t>
            </w:r>
          </w:p>
        </w:tc>
        <w:tc>
          <w:tcPr>
            <w:tcW w:w="0" w:type="auto"/>
            <w:hideMark/>
          </w:tcPr>
          <w:p w14:paraId="694DC9CF"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Gold (Analytics / Dashboards)</w:t>
            </w:r>
          </w:p>
        </w:tc>
      </w:tr>
      <w:tr w:rsidR="00D77492" w:rsidRPr="00D77492" w14:paraId="680071F4"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4BC2" w14:textId="421759B0" w:rsidR="00D77492" w:rsidRPr="00D77492" w:rsidRDefault="00D77492" w:rsidP="00D77492">
            <w:pPr>
              <w:spacing w:after="160" w:line="259" w:lineRule="auto"/>
            </w:pPr>
            <w:r w:rsidRPr="00D77492">
              <w:t xml:space="preserve">_id, </w:t>
            </w:r>
            <w:del w:id="533" w:author="Ume Sauda Ghanyani" w:date="2025-11-05T10:57:00Z" w16du:dateUtc="2025-11-05T05:57:00Z">
              <w:r w:rsidRPr="00D77492" w:rsidDel="00A56724">
                <w:delText>_rev, _key</w:delText>
              </w:r>
            </w:del>
          </w:p>
        </w:tc>
        <w:tc>
          <w:tcPr>
            <w:tcW w:w="0" w:type="auto"/>
            <w:hideMark/>
          </w:tcPr>
          <w:p w14:paraId="585A0C12"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118DEA08"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STRING.</w:t>
            </w:r>
          </w:p>
        </w:tc>
        <w:tc>
          <w:tcPr>
            <w:tcW w:w="0" w:type="auto"/>
            <w:hideMark/>
          </w:tcPr>
          <w:p w14:paraId="0C57E012" w14:textId="26FCCF8E"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del w:id="534" w:author="Ume Sauda Ghanyani" w:date="2025-11-05T11:00:00Z" w16du:dateUtc="2025-11-05T06:00:00Z">
              <w:r w:rsidRPr="00D77492" w:rsidDel="00A75F26">
                <w:delText>condition_id BIGINT surrogate.</w:delText>
              </w:r>
            </w:del>
            <w:ins w:id="535" w:author="Ume Sauda Ghanyani" w:date="2025-11-05T11:00:00Z" w16du:dateUtc="2025-11-05T06:00:00Z">
              <w:r w:rsidR="00A75F26">
                <w:t xml:space="preserve"> STRING </w:t>
              </w:r>
            </w:ins>
          </w:p>
        </w:tc>
        <w:tc>
          <w:tcPr>
            <w:tcW w:w="0" w:type="auto"/>
            <w:hideMark/>
          </w:tcPr>
          <w:p w14:paraId="223BB7A1"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Not shown directly; aggregated to trends.</w:t>
            </w:r>
          </w:p>
        </w:tc>
      </w:tr>
      <w:tr w:rsidR="00D77492" w:rsidRPr="00D77492" w14:paraId="7530F67F" w14:textId="77777777" w:rsidTr="00D77492">
        <w:tc>
          <w:tcPr>
            <w:cnfStyle w:val="001000000000" w:firstRow="0" w:lastRow="0" w:firstColumn="1" w:lastColumn="0" w:oddVBand="0" w:evenVBand="0" w:oddHBand="0" w:evenHBand="0" w:firstRowFirstColumn="0" w:firstRowLastColumn="0" w:lastRowFirstColumn="0" w:lastRowLastColumn="0"/>
            <w:tcW w:w="0" w:type="auto"/>
            <w:hideMark/>
          </w:tcPr>
          <w:p w14:paraId="74208F01" w14:textId="77777777" w:rsidR="00D77492" w:rsidRPr="00D77492" w:rsidRDefault="00D77492" w:rsidP="00D77492">
            <w:pPr>
              <w:spacing w:after="160" w:line="259" w:lineRule="auto"/>
            </w:pPr>
            <w:proofErr w:type="spellStart"/>
            <w:r w:rsidRPr="00D77492">
              <w:t>evtTp</w:t>
            </w:r>
            <w:proofErr w:type="spellEnd"/>
            <w:r w:rsidRPr="00D77492">
              <w:t xml:space="preserve">, </w:t>
            </w:r>
            <w:proofErr w:type="spellStart"/>
            <w:r w:rsidRPr="00D77492">
              <w:t>condTp</w:t>
            </w:r>
            <w:proofErr w:type="spellEnd"/>
            <w:r w:rsidRPr="00D77492">
              <w:t xml:space="preserve">, </w:t>
            </w:r>
            <w:proofErr w:type="spellStart"/>
            <w:r w:rsidRPr="00D77492">
              <w:t>prsptv</w:t>
            </w:r>
            <w:proofErr w:type="spellEnd"/>
            <w:r w:rsidRPr="00D77492">
              <w:t xml:space="preserve">, </w:t>
            </w:r>
            <w:proofErr w:type="spellStart"/>
            <w:r w:rsidRPr="00D77492">
              <w:t>condRsn</w:t>
            </w:r>
            <w:proofErr w:type="spellEnd"/>
          </w:p>
        </w:tc>
        <w:tc>
          <w:tcPr>
            <w:tcW w:w="0" w:type="auto"/>
            <w:hideMark/>
          </w:tcPr>
          <w:p w14:paraId="201B12C0"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As-is (</w:t>
            </w:r>
            <w:proofErr w:type="spellStart"/>
            <w:r w:rsidRPr="00D77492">
              <w:t>enum-ish</w:t>
            </w:r>
            <w:proofErr w:type="spellEnd"/>
            <w:r w:rsidRPr="00D77492">
              <w:t>).</w:t>
            </w:r>
          </w:p>
        </w:tc>
        <w:tc>
          <w:tcPr>
            <w:tcW w:w="0" w:type="auto"/>
            <w:hideMark/>
          </w:tcPr>
          <w:p w14:paraId="5512E1BA" w14:textId="77777777" w:rsid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rPr>
                <w:ins w:id="536" w:author="Ume Sauda Ghanyani" w:date="2025-10-30T10:48:00Z" w16du:dateUtc="2025-10-30T05:48:00Z"/>
              </w:rPr>
            </w:pPr>
            <w:commentRangeStart w:id="537"/>
            <w:commentRangeStart w:id="538"/>
            <w:del w:id="539" w:author="Ume Sauda Ghanyani" w:date="2025-10-30T10:48:00Z" w16du:dateUtc="2025-10-30T05:48:00Z">
              <w:r w:rsidRPr="00D77492" w:rsidDel="009122B0">
                <w:delText>Lowercased</w:delText>
              </w:r>
              <w:commentRangeEnd w:id="537"/>
              <w:r w:rsidR="00A13A63" w:rsidDel="009122B0">
                <w:rPr>
                  <w:rStyle w:val="CommentReference"/>
                  <w:rFonts w:eastAsiaTheme="minorHAnsi" w:cstheme="minorBidi"/>
                </w:rPr>
                <w:commentReference w:id="537"/>
              </w:r>
              <w:commentRangeEnd w:id="538"/>
              <w:r w:rsidR="009122B0" w:rsidDel="009122B0">
                <w:rPr>
                  <w:rStyle w:val="CommentReference"/>
                  <w:rFonts w:eastAsiaTheme="minorHAnsi" w:cstheme="minorBidi"/>
                </w:rPr>
                <w:commentReference w:id="538"/>
              </w:r>
              <w:r w:rsidRPr="00D77492" w:rsidDel="009122B0">
                <w:delText>, trimmed.</w:delText>
              </w:r>
            </w:del>
          </w:p>
          <w:p w14:paraId="49AB0D1E" w14:textId="0813B460" w:rsidR="009122B0" w:rsidRPr="00D77492" w:rsidRDefault="009122B0" w:rsidP="00D77492">
            <w:pPr>
              <w:spacing w:after="160" w:line="259" w:lineRule="auto"/>
              <w:cnfStyle w:val="000000000000" w:firstRow="0" w:lastRow="0" w:firstColumn="0" w:lastColumn="0" w:oddVBand="0" w:evenVBand="0" w:oddHBand="0" w:evenHBand="0" w:firstRowFirstColumn="0" w:firstRowLastColumn="0" w:lastRowFirstColumn="0" w:lastRowLastColumn="0"/>
            </w:pPr>
            <w:ins w:id="540" w:author="Ume Sauda Ghanyani" w:date="2025-10-30T10:48:00Z" w16du:dateUtc="2025-10-30T05:48:00Z">
              <w:r>
                <w:t>As-is</w:t>
              </w:r>
            </w:ins>
          </w:p>
        </w:tc>
        <w:tc>
          <w:tcPr>
            <w:tcW w:w="0" w:type="auto"/>
            <w:hideMark/>
          </w:tcPr>
          <w:p w14:paraId="43878272" w14:textId="25ADC794" w:rsidR="003E6AEC" w:rsidRDefault="00D77492" w:rsidP="003E6AEC">
            <w:pPr>
              <w:spacing w:after="160" w:line="259" w:lineRule="auto"/>
              <w:cnfStyle w:val="000000000000" w:firstRow="0" w:lastRow="0" w:firstColumn="0" w:lastColumn="0" w:oddVBand="0" w:evenVBand="0" w:oddHBand="0" w:evenHBand="0" w:firstRowFirstColumn="0" w:firstRowLastColumn="0" w:lastRowFirstColumn="0" w:lastRowLastColumn="0"/>
              <w:rPr>
                <w:ins w:id="541" w:author="Ume Sauda Ghanyani" w:date="2025-11-05T11:32:00Z" w16du:dateUtc="2025-11-05T06:32:00Z"/>
              </w:rPr>
            </w:pPr>
            <w:r w:rsidRPr="00D77492">
              <w:t xml:space="preserve">Conformed via </w:t>
            </w:r>
            <w:proofErr w:type="spellStart"/>
            <w:r w:rsidRPr="00D77492">
              <w:t>dim_event_type</w:t>
            </w:r>
            <w:proofErr w:type="spellEnd"/>
            <w:r w:rsidRPr="00D77492">
              <w:t xml:space="preserve">, </w:t>
            </w:r>
            <w:proofErr w:type="spellStart"/>
            <w:r w:rsidRPr="00D77492">
              <w:t>dim_condition_type</w:t>
            </w:r>
            <w:proofErr w:type="spellEnd"/>
            <w:ins w:id="542" w:author="Ume Sauda Ghanyani" w:date="2025-11-05T11:32:00Z" w16du:dateUtc="2025-11-05T06:32:00Z">
              <w:r w:rsidR="003E6AEC">
                <w:t>,</w:t>
              </w:r>
            </w:ins>
            <w:del w:id="543" w:author="Ume Sauda Ghanyani" w:date="2025-11-05T11:32:00Z" w16du:dateUtc="2025-11-05T06:32:00Z">
              <w:r w:rsidRPr="00D77492" w:rsidDel="003E6AEC">
                <w:delText>.</w:delText>
              </w:r>
            </w:del>
          </w:p>
          <w:p w14:paraId="486E974F" w14:textId="0C8CA1BD" w:rsidR="003E6AEC" w:rsidRPr="003E6AEC" w:rsidRDefault="003E6AEC" w:rsidP="003E6AEC">
            <w:pPr>
              <w:spacing w:after="160" w:line="259" w:lineRule="auto"/>
              <w:cnfStyle w:val="000000000000" w:firstRow="0" w:lastRow="0" w:firstColumn="0" w:lastColumn="0" w:oddVBand="0" w:evenVBand="0" w:oddHBand="0" w:evenHBand="0" w:firstRowFirstColumn="0" w:firstRowLastColumn="0" w:lastRowFirstColumn="0" w:lastRowLastColumn="0"/>
              <w:rPr>
                <w:ins w:id="544" w:author="Ume Sauda Ghanyani" w:date="2025-11-05T11:32:00Z"/>
              </w:rPr>
            </w:pPr>
            <w:proofErr w:type="spellStart"/>
            <w:ins w:id="545" w:author="Ume Sauda Ghanyani" w:date="2025-11-05T11:32:00Z">
              <w:r w:rsidRPr="003E6AEC">
                <w:t>dim_perspective</w:t>
              </w:r>
            </w:ins>
            <w:proofErr w:type="spellEnd"/>
            <w:ins w:id="546" w:author="Ume Sauda Ghanyani" w:date="2025-11-05T11:32:00Z" w16du:dateUtc="2025-11-05T06:32:00Z">
              <w:r>
                <w:t>,</w:t>
              </w:r>
            </w:ins>
          </w:p>
          <w:p w14:paraId="55AF81CC" w14:textId="7358A0A2" w:rsidR="003E6AEC" w:rsidRPr="003E6AEC" w:rsidRDefault="003E6AEC" w:rsidP="003E6AEC">
            <w:pPr>
              <w:spacing w:after="160" w:line="259" w:lineRule="auto"/>
              <w:cnfStyle w:val="000000000000" w:firstRow="0" w:lastRow="0" w:firstColumn="0" w:lastColumn="0" w:oddVBand="0" w:evenVBand="0" w:oddHBand="0" w:evenHBand="0" w:firstRowFirstColumn="0" w:firstRowLastColumn="0" w:lastRowFirstColumn="0" w:lastRowLastColumn="0"/>
              <w:rPr>
                <w:ins w:id="547" w:author="Ume Sauda Ghanyani" w:date="2025-11-05T11:32:00Z"/>
              </w:rPr>
            </w:pPr>
            <w:proofErr w:type="spellStart"/>
            <w:ins w:id="548" w:author="Ume Sauda Ghanyani" w:date="2025-11-05T11:32:00Z">
              <w:r w:rsidRPr="003E6AEC">
                <w:lastRenderedPageBreak/>
                <w:t>dim_condition_reason</w:t>
              </w:r>
              <w:proofErr w:type="spellEnd"/>
            </w:ins>
          </w:p>
          <w:p w14:paraId="422308AC" w14:textId="77777777" w:rsidR="003E6AEC" w:rsidRPr="00D77492" w:rsidRDefault="003E6AEC" w:rsidP="00D7749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51080FB"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lastRenderedPageBreak/>
              <w:t>Governance trend &amp; reason breakdowns.</w:t>
            </w:r>
          </w:p>
        </w:tc>
      </w:tr>
      <w:tr w:rsidR="00D77492" w:rsidRPr="00D77492" w14:paraId="30C9EE53"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D53C1" w14:textId="77777777" w:rsidR="00D77492" w:rsidRPr="00D77492" w:rsidRDefault="00D77492" w:rsidP="00D77492">
            <w:pPr>
              <w:spacing w:after="160" w:line="259" w:lineRule="auto"/>
            </w:pPr>
            <w:proofErr w:type="spellStart"/>
            <w:r w:rsidRPr="00D77492">
              <w:t>acct_id</w:t>
            </w:r>
            <w:proofErr w:type="spellEnd"/>
          </w:p>
        </w:tc>
        <w:tc>
          <w:tcPr>
            <w:tcW w:w="0" w:type="auto"/>
            <w:hideMark/>
          </w:tcPr>
          <w:p w14:paraId="6733096C"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2BFD6D3F"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STRING.</w:t>
            </w:r>
          </w:p>
        </w:tc>
        <w:tc>
          <w:tcPr>
            <w:tcW w:w="0" w:type="auto"/>
            <w:hideMark/>
          </w:tcPr>
          <w:p w14:paraId="3454CAC7"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 xml:space="preserve">FK → </w:t>
            </w:r>
            <w:proofErr w:type="spellStart"/>
            <w:proofErr w:type="gramStart"/>
            <w:r w:rsidRPr="00D77492">
              <w:t>accounts.account</w:t>
            </w:r>
            <w:proofErr w:type="gramEnd"/>
            <w:r w:rsidRPr="00D77492">
              <w:t>_id</w:t>
            </w:r>
            <w:proofErr w:type="spellEnd"/>
            <w:r w:rsidRPr="00D77492">
              <w:t xml:space="preserve"> via crosswalk.</w:t>
            </w:r>
          </w:p>
        </w:tc>
        <w:tc>
          <w:tcPr>
            <w:tcW w:w="0" w:type="auto"/>
            <w:hideMark/>
          </w:tcPr>
          <w:p w14:paraId="33F3F34F"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Used to segment governance by account.</w:t>
            </w:r>
          </w:p>
        </w:tc>
      </w:tr>
      <w:tr w:rsidR="00D77492" w:rsidRPr="00D77492" w14:paraId="786601B9" w14:textId="77777777" w:rsidTr="00D77492">
        <w:tc>
          <w:tcPr>
            <w:cnfStyle w:val="001000000000" w:firstRow="0" w:lastRow="0" w:firstColumn="1" w:lastColumn="0" w:oddVBand="0" w:evenVBand="0" w:oddHBand="0" w:evenHBand="0" w:firstRowFirstColumn="0" w:firstRowLastColumn="0" w:lastRowFirstColumn="0" w:lastRowLastColumn="0"/>
            <w:tcW w:w="0" w:type="auto"/>
            <w:hideMark/>
          </w:tcPr>
          <w:p w14:paraId="4DC8AAB6" w14:textId="77777777" w:rsidR="00D77492" w:rsidRPr="00D77492" w:rsidRDefault="00D77492" w:rsidP="00D77492">
            <w:pPr>
              <w:spacing w:after="160" w:line="259" w:lineRule="auto"/>
            </w:pPr>
            <w:proofErr w:type="spellStart"/>
            <w:r w:rsidRPr="00D77492">
              <w:t>incptnDtTm</w:t>
            </w:r>
            <w:proofErr w:type="spellEnd"/>
            <w:r w:rsidRPr="00D77492">
              <w:t xml:space="preserve">, </w:t>
            </w:r>
            <w:proofErr w:type="spellStart"/>
            <w:r w:rsidRPr="00D77492">
              <w:t>xprtnDtTm</w:t>
            </w:r>
            <w:proofErr w:type="spellEnd"/>
            <w:r w:rsidRPr="00D77492">
              <w:t xml:space="preserve">, </w:t>
            </w:r>
            <w:proofErr w:type="spellStart"/>
            <w:r w:rsidRPr="00D77492">
              <w:t>creDtTm</w:t>
            </w:r>
            <w:proofErr w:type="spellEnd"/>
          </w:p>
        </w:tc>
        <w:tc>
          <w:tcPr>
            <w:tcW w:w="0" w:type="auto"/>
            <w:hideMark/>
          </w:tcPr>
          <w:p w14:paraId="2649E9AD"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As-is.</w:t>
            </w:r>
          </w:p>
        </w:tc>
        <w:tc>
          <w:tcPr>
            <w:tcW w:w="0" w:type="auto"/>
            <w:hideMark/>
          </w:tcPr>
          <w:p w14:paraId="7C96585A"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TIMESTAMP.</w:t>
            </w:r>
          </w:p>
        </w:tc>
        <w:tc>
          <w:tcPr>
            <w:tcW w:w="0" w:type="auto"/>
            <w:hideMark/>
          </w:tcPr>
          <w:p w14:paraId="2EC871FA"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SCD-2 windows; is_current.</w:t>
            </w:r>
          </w:p>
        </w:tc>
        <w:tc>
          <w:tcPr>
            <w:tcW w:w="0" w:type="auto"/>
            <w:hideMark/>
          </w:tcPr>
          <w:p w14:paraId="5AC95245"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“Active conditions” and “condition churn.”</w:t>
            </w:r>
          </w:p>
        </w:tc>
      </w:tr>
      <w:tr w:rsidR="00D77492" w:rsidRPr="00D77492" w14:paraId="4E7A7E87"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CFC2E" w14:textId="77777777" w:rsidR="00D77492" w:rsidRPr="00D77492" w:rsidRDefault="00D77492" w:rsidP="00D77492">
            <w:pPr>
              <w:spacing w:after="160" w:line="259" w:lineRule="auto"/>
            </w:pPr>
            <w:proofErr w:type="spellStart"/>
            <w:r w:rsidRPr="00D77492">
              <w:t>condId</w:t>
            </w:r>
            <w:proofErr w:type="spellEnd"/>
            <w:r w:rsidRPr="00D77492">
              <w:t xml:space="preserve">, </w:t>
            </w:r>
            <w:proofErr w:type="spellStart"/>
            <w:r w:rsidRPr="00D77492">
              <w:t>usr</w:t>
            </w:r>
            <w:proofErr w:type="spellEnd"/>
            <w:r w:rsidRPr="00D77492">
              <w:t xml:space="preserve">, </w:t>
            </w:r>
            <w:proofErr w:type="spellStart"/>
            <w:r w:rsidRPr="00D77492">
              <w:t>force_cret</w:t>
            </w:r>
            <w:proofErr w:type="spellEnd"/>
          </w:p>
        </w:tc>
        <w:tc>
          <w:tcPr>
            <w:tcW w:w="0" w:type="auto"/>
            <w:hideMark/>
          </w:tcPr>
          <w:p w14:paraId="16437929"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358BC488"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Typed STRING/BOOLEAN.</w:t>
            </w:r>
          </w:p>
        </w:tc>
        <w:tc>
          <w:tcPr>
            <w:tcW w:w="0" w:type="auto"/>
            <w:hideMark/>
          </w:tcPr>
          <w:p w14:paraId="4DFF5672"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 xml:space="preserve">Kept in attributes; </w:t>
            </w:r>
            <w:proofErr w:type="spellStart"/>
            <w:r w:rsidRPr="00D77492">
              <w:t>usr</w:t>
            </w:r>
            <w:proofErr w:type="spellEnd"/>
            <w:r w:rsidRPr="00D77492">
              <w:t xml:space="preserve"> may </w:t>
            </w:r>
            <w:proofErr w:type="gramStart"/>
            <w:r w:rsidRPr="00D77492">
              <w:t>join to</w:t>
            </w:r>
            <w:proofErr w:type="gramEnd"/>
            <w:r w:rsidRPr="00D77492">
              <w:t xml:space="preserve"> </w:t>
            </w:r>
            <w:proofErr w:type="spellStart"/>
            <w:r w:rsidRPr="00D77492">
              <w:t>dim_user</w:t>
            </w:r>
            <w:proofErr w:type="spellEnd"/>
            <w:r w:rsidRPr="00D77492">
              <w:t>.</w:t>
            </w:r>
          </w:p>
        </w:tc>
        <w:tc>
          <w:tcPr>
            <w:tcW w:w="0" w:type="auto"/>
            <w:hideMark/>
          </w:tcPr>
          <w:p w14:paraId="57A4205D"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Ops audit widgets.</w:t>
            </w:r>
          </w:p>
        </w:tc>
      </w:tr>
    </w:tbl>
    <w:p w14:paraId="65AFAA9F" w14:textId="77777777" w:rsidR="00DC1E89" w:rsidRPr="00DC1E89" w:rsidRDefault="00DC1E89" w:rsidP="00DC1E89"/>
    <w:p w14:paraId="05E616A5" w14:textId="35BE470C" w:rsidR="00101042" w:rsidRDefault="002623A3" w:rsidP="0082296D">
      <w:pPr>
        <w:pStyle w:val="Heading3"/>
        <w:numPr>
          <w:ilvl w:val="2"/>
          <w:numId w:val="4"/>
        </w:numPr>
      </w:pPr>
      <w:bookmarkStart w:id="549" w:name="_Toc213340858"/>
      <w:bookmarkStart w:id="550" w:name="_Toc213341047"/>
      <w:proofErr w:type="spellStart"/>
      <w:r>
        <w:t>a</w:t>
      </w:r>
      <w:r w:rsidR="00EC462F">
        <w:t>ccount_holder</w:t>
      </w:r>
      <w:proofErr w:type="spellEnd"/>
      <w:del w:id="551" w:author="Ume Sauda Ghanyani" w:date="2025-11-06T12:22:00Z" w16du:dateUtc="2025-11-06T07:22:00Z">
        <w:r w:rsidR="00EC462F" w:rsidDel="00E94A5C">
          <w:delText>(edge)</w:delText>
        </w:r>
      </w:del>
      <w:bookmarkEnd w:id="549"/>
      <w:bookmarkEnd w:id="550"/>
    </w:p>
    <w:tbl>
      <w:tblPr>
        <w:tblStyle w:val="GridTable4"/>
        <w:tblW w:w="0" w:type="auto"/>
        <w:tblLook w:val="04A0" w:firstRow="1" w:lastRow="0" w:firstColumn="1" w:lastColumn="0" w:noHBand="0" w:noVBand="1"/>
      </w:tblPr>
      <w:tblGrid>
        <w:gridCol w:w="1328"/>
        <w:gridCol w:w="996"/>
        <w:gridCol w:w="1436"/>
        <w:gridCol w:w="3348"/>
        <w:gridCol w:w="2268"/>
      </w:tblGrid>
      <w:tr w:rsidR="002623A3" w:rsidRPr="002623A3" w14:paraId="1393F6AF" w14:textId="77777777" w:rsidTr="00262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53F87" w14:textId="77777777" w:rsidR="002623A3" w:rsidRPr="002623A3" w:rsidRDefault="002623A3" w:rsidP="002623A3">
            <w:pPr>
              <w:spacing w:after="160" w:line="259" w:lineRule="auto"/>
            </w:pPr>
            <w:r w:rsidRPr="002623A3">
              <w:t>Field</w:t>
            </w:r>
          </w:p>
        </w:tc>
        <w:tc>
          <w:tcPr>
            <w:tcW w:w="0" w:type="auto"/>
            <w:hideMark/>
          </w:tcPr>
          <w:p w14:paraId="26130C7D"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Raw (Ozone)</w:t>
            </w:r>
          </w:p>
        </w:tc>
        <w:tc>
          <w:tcPr>
            <w:tcW w:w="0" w:type="auto"/>
            <w:hideMark/>
          </w:tcPr>
          <w:p w14:paraId="43D2E735"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Bronze (Hudi)</w:t>
            </w:r>
          </w:p>
        </w:tc>
        <w:tc>
          <w:tcPr>
            <w:tcW w:w="0" w:type="auto"/>
            <w:hideMark/>
          </w:tcPr>
          <w:p w14:paraId="0CFCC741"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Silver (Hudi + Spark)</w:t>
            </w:r>
          </w:p>
        </w:tc>
        <w:tc>
          <w:tcPr>
            <w:tcW w:w="0" w:type="auto"/>
            <w:hideMark/>
          </w:tcPr>
          <w:p w14:paraId="5874CAC6"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Gold (Analytics / Dashboards)</w:t>
            </w:r>
          </w:p>
        </w:tc>
      </w:tr>
      <w:tr w:rsidR="002623A3" w:rsidRPr="002623A3" w14:paraId="540F1938" w14:textId="77777777" w:rsidTr="0026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A45C3" w14:textId="21BA2BFD" w:rsidR="002623A3" w:rsidRDefault="002623A3" w:rsidP="002623A3">
            <w:pPr>
              <w:spacing w:after="160" w:line="259" w:lineRule="auto"/>
              <w:rPr>
                <w:ins w:id="552" w:author="Ume Sauda Ghanyani" w:date="2025-11-05T10:57:00Z" w16du:dateUtc="2025-11-05T05:57:00Z"/>
                <w:b w:val="0"/>
                <w:bCs w:val="0"/>
              </w:rPr>
            </w:pPr>
            <w:commentRangeStart w:id="553"/>
            <w:del w:id="554" w:author="Ume Sauda Ghanyani" w:date="2025-11-05T12:14:00Z" w16du:dateUtc="2025-11-05T07:14:00Z">
              <w:r w:rsidRPr="002623A3" w:rsidDel="00F67E84">
                <w:delText>_from, _to</w:delText>
              </w:r>
              <w:commentRangeEnd w:id="553"/>
              <w:r w:rsidR="00A13A63" w:rsidDel="00F67E84">
                <w:rPr>
                  <w:rStyle w:val="CommentReference"/>
                  <w:rFonts w:eastAsiaTheme="minorHAnsi" w:cstheme="minorBidi"/>
                  <w:b w:val="0"/>
                  <w:bCs w:val="0"/>
                </w:rPr>
                <w:commentReference w:id="553"/>
              </w:r>
            </w:del>
            <w:ins w:id="555" w:author="Ume Sauda Ghanyani" w:date="2025-10-30T10:49:00Z" w16du:dateUtc="2025-10-30T05:49:00Z">
              <w:r w:rsidR="009122B0">
                <w:t xml:space="preserve"> (FK)</w:t>
              </w:r>
            </w:ins>
          </w:p>
          <w:p w14:paraId="2E6B4881" w14:textId="77D6787B" w:rsidR="00A56724" w:rsidRPr="002623A3" w:rsidRDefault="00A56724" w:rsidP="002623A3">
            <w:pPr>
              <w:spacing w:after="160" w:line="259" w:lineRule="auto"/>
            </w:pPr>
            <w:ins w:id="556" w:author="Ume Sauda Ghanyani" w:date="2025-11-05T10:57:00Z" w16du:dateUtc="2025-11-05T05:57:00Z">
              <w:r>
                <w:t>Source, destination</w:t>
              </w:r>
            </w:ins>
          </w:p>
        </w:tc>
        <w:tc>
          <w:tcPr>
            <w:tcW w:w="0" w:type="auto"/>
            <w:hideMark/>
          </w:tcPr>
          <w:p w14:paraId="64C947CA"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As-is.</w:t>
            </w:r>
          </w:p>
        </w:tc>
        <w:tc>
          <w:tcPr>
            <w:tcW w:w="0" w:type="auto"/>
            <w:hideMark/>
          </w:tcPr>
          <w:p w14:paraId="18D402CD"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STRING; validate both ends exist.</w:t>
            </w:r>
          </w:p>
        </w:tc>
        <w:tc>
          <w:tcPr>
            <w:tcW w:w="0" w:type="auto"/>
            <w:hideMark/>
          </w:tcPr>
          <w:p w14:paraId="187C33F6"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2623A3">
              <w:t>src_entity_id</w:t>
            </w:r>
            <w:proofErr w:type="spellEnd"/>
            <w:r w:rsidRPr="002623A3">
              <w:t xml:space="preserve"> (holder) → </w:t>
            </w:r>
            <w:proofErr w:type="spellStart"/>
            <w:r w:rsidRPr="002623A3">
              <w:t>dst_account_id</w:t>
            </w:r>
            <w:proofErr w:type="spellEnd"/>
            <w:r w:rsidRPr="002623A3">
              <w:t xml:space="preserve"> (account); edge_type='ACCOUNT_HOLDER'.</w:t>
            </w:r>
          </w:p>
        </w:tc>
        <w:tc>
          <w:tcPr>
            <w:tcW w:w="0" w:type="auto"/>
            <w:hideMark/>
          </w:tcPr>
          <w:p w14:paraId="6FE234C3"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Identity resolution, ownership exposure.</w:t>
            </w:r>
          </w:p>
        </w:tc>
      </w:tr>
      <w:tr w:rsidR="002623A3" w:rsidRPr="002623A3" w14:paraId="7E7A8670" w14:textId="77777777" w:rsidTr="002623A3">
        <w:tc>
          <w:tcPr>
            <w:cnfStyle w:val="001000000000" w:firstRow="0" w:lastRow="0" w:firstColumn="1" w:lastColumn="0" w:oddVBand="0" w:evenVBand="0" w:oddHBand="0" w:evenHBand="0" w:firstRowFirstColumn="0" w:firstRowLastColumn="0" w:lastRowFirstColumn="0" w:lastRowLastColumn="0"/>
            <w:tcW w:w="0" w:type="auto"/>
            <w:hideMark/>
          </w:tcPr>
          <w:p w14:paraId="62476743" w14:textId="77777777" w:rsidR="002623A3" w:rsidRPr="002623A3" w:rsidRDefault="002623A3" w:rsidP="002623A3">
            <w:pPr>
              <w:spacing w:after="160" w:line="259" w:lineRule="auto"/>
            </w:pPr>
            <w:r w:rsidRPr="002623A3">
              <w:t>CreDtTm</w:t>
            </w:r>
          </w:p>
        </w:tc>
        <w:tc>
          <w:tcPr>
            <w:tcW w:w="0" w:type="auto"/>
            <w:hideMark/>
          </w:tcPr>
          <w:p w14:paraId="68516116"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ISO string.</w:t>
            </w:r>
          </w:p>
        </w:tc>
        <w:tc>
          <w:tcPr>
            <w:tcW w:w="0" w:type="auto"/>
            <w:hideMark/>
          </w:tcPr>
          <w:p w14:paraId="15066A7A"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TIMESTAMP.</w:t>
            </w:r>
          </w:p>
        </w:tc>
        <w:tc>
          <w:tcPr>
            <w:tcW w:w="0" w:type="auto"/>
            <w:hideMark/>
          </w:tcPr>
          <w:p w14:paraId="322F89DC"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2623A3">
              <w:t>valid_from</w:t>
            </w:r>
            <w:proofErr w:type="spellEnd"/>
            <w:r w:rsidRPr="002623A3">
              <w:t>/</w:t>
            </w:r>
            <w:proofErr w:type="spellStart"/>
            <w:r w:rsidRPr="002623A3">
              <w:t>valid_to</w:t>
            </w:r>
            <w:proofErr w:type="spellEnd"/>
            <w:r w:rsidRPr="002623A3">
              <w:t>/is_current (SCD-2).</w:t>
            </w:r>
          </w:p>
        </w:tc>
        <w:tc>
          <w:tcPr>
            <w:tcW w:w="0" w:type="auto"/>
            <w:hideMark/>
          </w:tcPr>
          <w:p w14:paraId="64C897F5" w14:textId="66087E0E"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commentRangeStart w:id="557"/>
            <w:commentRangeStart w:id="558"/>
            <w:r w:rsidRPr="002623A3">
              <w:t>“</w:t>
            </w:r>
            <w:ins w:id="559" w:author="Ume Sauda Ghanyani" w:date="2025-10-30T11:50:00Z" w16du:dateUtc="2025-10-30T06:50:00Z">
              <w:r w:rsidR="00754982" w:rsidRPr="002623A3" w:rsidDel="00754982">
                <w:t xml:space="preserve"> </w:t>
              </w:r>
            </w:ins>
            <w:del w:id="560" w:author="Ume Sauda Ghanyani" w:date="2025-10-30T11:50:00Z" w16du:dateUtc="2025-10-30T06:50:00Z">
              <w:r w:rsidRPr="002623A3" w:rsidDel="00754982">
                <w:delText xml:space="preserve">Owner change” timeline; </w:delText>
              </w:r>
              <w:commentRangeEnd w:id="557"/>
              <w:r w:rsidR="00E85127" w:rsidDel="00754982">
                <w:rPr>
                  <w:rStyle w:val="CommentReference"/>
                  <w:rFonts w:eastAsiaTheme="minorHAnsi" w:cstheme="minorBidi"/>
                </w:rPr>
                <w:commentReference w:id="557"/>
              </w:r>
            </w:del>
            <w:commentRangeEnd w:id="558"/>
            <w:r w:rsidR="00754982">
              <w:rPr>
                <w:rStyle w:val="CommentReference"/>
                <w:rFonts w:eastAsiaTheme="minorHAnsi" w:cstheme="minorBidi"/>
              </w:rPr>
              <w:commentReference w:id="558"/>
            </w:r>
            <w:r w:rsidRPr="002623A3">
              <w:t>“Accounts per entity.”</w:t>
            </w:r>
          </w:p>
        </w:tc>
      </w:tr>
    </w:tbl>
    <w:p w14:paraId="10E37DB6" w14:textId="77777777" w:rsidR="00D77492" w:rsidRDefault="00D77492" w:rsidP="00D77492"/>
    <w:p w14:paraId="4E3EA763" w14:textId="77777777" w:rsidR="004D192B" w:rsidRDefault="004D192B" w:rsidP="00D77492"/>
    <w:p w14:paraId="4C959D6C" w14:textId="77777777" w:rsidR="004D192B" w:rsidRDefault="004D192B" w:rsidP="00D77492"/>
    <w:p w14:paraId="47DBBB00" w14:textId="77777777" w:rsidR="00A1518A" w:rsidRDefault="00A1518A" w:rsidP="00D77492"/>
    <w:p w14:paraId="0191470C" w14:textId="0587FBA8" w:rsidR="00A1518A" w:rsidRPr="00A1518A" w:rsidRDefault="00A1518A" w:rsidP="0082296D">
      <w:pPr>
        <w:pStyle w:val="Heading3"/>
        <w:numPr>
          <w:ilvl w:val="2"/>
          <w:numId w:val="4"/>
        </w:numPr>
      </w:pPr>
      <w:bookmarkStart w:id="561" w:name="_Toc213340859"/>
      <w:bookmarkStart w:id="562" w:name="_Toc213341048"/>
      <w:proofErr w:type="spellStart"/>
      <w:r w:rsidRPr="00A1518A">
        <w:t>governed_as_creditor_by</w:t>
      </w:r>
      <w:proofErr w:type="spellEnd"/>
      <w:r w:rsidRPr="00A1518A">
        <w:t xml:space="preserve"> / </w:t>
      </w:r>
      <w:proofErr w:type="spellStart"/>
      <w:r w:rsidRPr="00A1518A">
        <w:t>governed_as_debtor_by</w:t>
      </w:r>
      <w:proofErr w:type="spellEnd"/>
      <w:r w:rsidRPr="00A1518A">
        <w:t xml:space="preserve"> </w:t>
      </w:r>
      <w:del w:id="563" w:author="Ume Sauda Ghanyani" w:date="2025-11-06T12:22:00Z" w16du:dateUtc="2025-11-06T07:22:00Z">
        <w:r w:rsidRPr="00A1518A" w:rsidDel="00E94A5C">
          <w:delText>(edge: entity→entity)</w:delText>
        </w:r>
      </w:del>
      <w:bookmarkEnd w:id="561"/>
      <w:bookmarkEnd w:id="562"/>
    </w:p>
    <w:tbl>
      <w:tblPr>
        <w:tblStyle w:val="GridTable4"/>
        <w:tblW w:w="0" w:type="auto"/>
        <w:tblLook w:val="04A0" w:firstRow="1" w:lastRow="0" w:firstColumn="1" w:lastColumn="0" w:noHBand="0" w:noVBand="1"/>
      </w:tblPr>
      <w:tblGrid>
        <w:gridCol w:w="2242"/>
        <w:gridCol w:w="950"/>
        <w:gridCol w:w="917"/>
        <w:gridCol w:w="3894"/>
        <w:gridCol w:w="1373"/>
      </w:tblGrid>
      <w:tr w:rsidR="00A1518A" w:rsidRPr="00A1518A" w14:paraId="48EE0490" w14:textId="77777777" w:rsidTr="00A15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D8E0C" w14:textId="77777777" w:rsidR="00A1518A" w:rsidRPr="00A1518A" w:rsidRDefault="00A1518A" w:rsidP="00A1518A">
            <w:pPr>
              <w:spacing w:after="160" w:line="259" w:lineRule="auto"/>
            </w:pPr>
            <w:r w:rsidRPr="00A1518A">
              <w:t>Field</w:t>
            </w:r>
          </w:p>
        </w:tc>
        <w:tc>
          <w:tcPr>
            <w:tcW w:w="0" w:type="auto"/>
            <w:hideMark/>
          </w:tcPr>
          <w:p w14:paraId="5FAF29C4"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Raw (Ozone)</w:t>
            </w:r>
          </w:p>
        </w:tc>
        <w:tc>
          <w:tcPr>
            <w:tcW w:w="0" w:type="auto"/>
            <w:hideMark/>
          </w:tcPr>
          <w:p w14:paraId="5DE22203"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Bronze (Hudi)</w:t>
            </w:r>
          </w:p>
        </w:tc>
        <w:tc>
          <w:tcPr>
            <w:tcW w:w="0" w:type="auto"/>
            <w:hideMark/>
          </w:tcPr>
          <w:p w14:paraId="473FB6D0"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Silver (Hudi + Spark)</w:t>
            </w:r>
          </w:p>
        </w:tc>
        <w:tc>
          <w:tcPr>
            <w:tcW w:w="0" w:type="auto"/>
            <w:hideMark/>
          </w:tcPr>
          <w:p w14:paraId="72552EB7"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Gold (Analytics / Dashboards)</w:t>
            </w:r>
          </w:p>
        </w:tc>
      </w:tr>
      <w:tr w:rsidR="00A1518A" w:rsidRPr="00A1518A" w14:paraId="41FE2026" w14:textId="77777777" w:rsidTr="00A15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597B7" w14:textId="6D18E027" w:rsidR="00A1518A" w:rsidRDefault="00A1518A" w:rsidP="00A1518A">
            <w:pPr>
              <w:spacing w:after="160" w:line="259" w:lineRule="auto"/>
              <w:rPr>
                <w:ins w:id="564" w:author="Ume Sauda Ghanyani" w:date="2025-11-05T10:56:00Z" w16du:dateUtc="2025-11-05T05:56:00Z"/>
                <w:b w:val="0"/>
                <w:bCs w:val="0"/>
              </w:rPr>
            </w:pPr>
            <w:commentRangeStart w:id="565"/>
            <w:del w:id="566" w:author="Ume Sauda Ghanyani" w:date="2025-11-05T12:14:00Z" w16du:dateUtc="2025-11-05T07:14:00Z">
              <w:r w:rsidRPr="00A1518A" w:rsidDel="00F67E84">
                <w:delText>_from, _to</w:delText>
              </w:r>
              <w:commentRangeEnd w:id="565"/>
              <w:r w:rsidR="00E85127" w:rsidDel="00F67E84">
                <w:rPr>
                  <w:rStyle w:val="CommentReference"/>
                  <w:rFonts w:eastAsiaTheme="minorHAnsi" w:cstheme="minorBidi"/>
                  <w:b w:val="0"/>
                  <w:bCs w:val="0"/>
                </w:rPr>
                <w:commentReference w:id="565"/>
              </w:r>
            </w:del>
            <w:ins w:id="567" w:author="Ume Sauda Ghanyani" w:date="2025-10-30T10:50:00Z" w16du:dateUtc="2025-10-30T05:50:00Z">
              <w:r w:rsidR="009122B0">
                <w:t xml:space="preserve"> (FK)</w:t>
              </w:r>
            </w:ins>
          </w:p>
          <w:p w14:paraId="6E31D94F" w14:textId="033B938C" w:rsidR="00A56724" w:rsidRPr="00A1518A" w:rsidRDefault="00A56724" w:rsidP="00A1518A">
            <w:pPr>
              <w:spacing w:after="160" w:line="259" w:lineRule="auto"/>
            </w:pPr>
            <w:ins w:id="568" w:author="Ume Sauda Ghanyani" w:date="2025-11-05T10:56:00Z" w16du:dateUtc="2025-11-05T05:56:00Z">
              <w:r>
                <w:t>-source, destination</w:t>
              </w:r>
            </w:ins>
          </w:p>
        </w:tc>
        <w:tc>
          <w:tcPr>
            <w:tcW w:w="0" w:type="auto"/>
            <w:hideMark/>
          </w:tcPr>
          <w:p w14:paraId="096A931B"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As-is.</w:t>
            </w:r>
          </w:p>
        </w:tc>
        <w:tc>
          <w:tcPr>
            <w:tcW w:w="0" w:type="auto"/>
            <w:hideMark/>
          </w:tcPr>
          <w:p w14:paraId="589A1965"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STRING.</w:t>
            </w:r>
          </w:p>
        </w:tc>
        <w:tc>
          <w:tcPr>
            <w:tcW w:w="0" w:type="auto"/>
            <w:hideMark/>
          </w:tcPr>
          <w:p w14:paraId="2ACD2670"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A1518A">
              <w:t>src_entity_id</w:t>
            </w:r>
            <w:proofErr w:type="spellEnd"/>
            <w:r w:rsidRPr="00A1518A">
              <w:t xml:space="preserve">, </w:t>
            </w:r>
            <w:proofErr w:type="spellStart"/>
            <w:r w:rsidRPr="00A1518A">
              <w:t>dst_entity_id</w:t>
            </w:r>
            <w:proofErr w:type="spellEnd"/>
            <w:r w:rsidRPr="00A1518A">
              <w:t>; edge_type='GOVERNED_AS_CREDITOR_BY' or '…DEBTOR_BY'.</w:t>
            </w:r>
          </w:p>
        </w:tc>
        <w:tc>
          <w:tcPr>
            <w:tcW w:w="0" w:type="auto"/>
            <w:hideMark/>
          </w:tcPr>
          <w:p w14:paraId="1B485C00"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 xml:space="preserve">Governance network </w:t>
            </w:r>
            <w:r w:rsidRPr="00A1518A">
              <w:lastRenderedPageBreak/>
              <w:t>layers, role maps.</w:t>
            </w:r>
          </w:p>
        </w:tc>
      </w:tr>
      <w:tr w:rsidR="00A1518A" w:rsidRPr="00A1518A" w14:paraId="00C954B9" w14:textId="77777777" w:rsidTr="00A1518A">
        <w:tc>
          <w:tcPr>
            <w:cnfStyle w:val="001000000000" w:firstRow="0" w:lastRow="0" w:firstColumn="1" w:lastColumn="0" w:oddVBand="0" w:evenVBand="0" w:oddHBand="0" w:evenHBand="0" w:firstRowFirstColumn="0" w:firstRowLastColumn="0" w:lastRowFirstColumn="0" w:lastRowLastColumn="0"/>
            <w:tcW w:w="0" w:type="auto"/>
            <w:hideMark/>
          </w:tcPr>
          <w:p w14:paraId="4D243BD4" w14:textId="3E256E48" w:rsidR="00A1518A" w:rsidRPr="00A1518A" w:rsidRDefault="00A1518A" w:rsidP="00A1518A">
            <w:pPr>
              <w:spacing w:after="160" w:line="259" w:lineRule="auto"/>
            </w:pPr>
            <w:commentRangeStart w:id="569"/>
            <w:commentRangeStart w:id="570"/>
            <w:del w:id="571" w:author="Ume Sauda Ghanyani" w:date="2025-11-05T10:55:00Z" w16du:dateUtc="2025-11-05T05:55:00Z">
              <w:r w:rsidRPr="00A1518A" w:rsidDel="005F0407">
                <w:lastRenderedPageBreak/>
                <w:delText>evtTp, incptnDtTm</w:delText>
              </w:r>
              <w:commentRangeEnd w:id="569"/>
              <w:r w:rsidR="00E85127" w:rsidDel="005F0407">
                <w:rPr>
                  <w:rStyle w:val="CommentReference"/>
                  <w:rFonts w:eastAsiaTheme="minorHAnsi" w:cstheme="minorBidi"/>
                  <w:b w:val="0"/>
                  <w:bCs w:val="0"/>
                </w:rPr>
                <w:commentReference w:id="569"/>
              </w:r>
            </w:del>
            <w:commentRangeEnd w:id="570"/>
            <w:r w:rsidR="005F0407">
              <w:rPr>
                <w:rStyle w:val="CommentReference"/>
                <w:rFonts w:eastAsiaTheme="minorHAnsi" w:cstheme="minorBidi"/>
                <w:b w:val="0"/>
                <w:bCs w:val="0"/>
              </w:rPr>
              <w:commentReference w:id="570"/>
            </w:r>
          </w:p>
        </w:tc>
        <w:tc>
          <w:tcPr>
            <w:tcW w:w="0" w:type="auto"/>
            <w:hideMark/>
          </w:tcPr>
          <w:p w14:paraId="02180EAF" w14:textId="3F8C3698"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del w:id="572" w:author="Ume Sauda Ghanyani" w:date="2025-11-05T10:55:00Z" w16du:dateUtc="2025-11-05T05:55:00Z">
              <w:r w:rsidRPr="00A1518A" w:rsidDel="005F0407">
                <w:delText>As-is.</w:delText>
              </w:r>
            </w:del>
          </w:p>
        </w:tc>
        <w:tc>
          <w:tcPr>
            <w:tcW w:w="0" w:type="auto"/>
            <w:hideMark/>
          </w:tcPr>
          <w:p w14:paraId="6FF7FACE" w14:textId="5196A90F"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del w:id="573" w:author="Ume Sauda Ghanyani" w:date="2025-11-05T10:55:00Z" w16du:dateUtc="2025-11-05T05:55:00Z">
              <w:r w:rsidRPr="00A1518A" w:rsidDel="005F0407">
                <w:delText>Typed.</w:delText>
              </w:r>
            </w:del>
          </w:p>
        </w:tc>
        <w:tc>
          <w:tcPr>
            <w:tcW w:w="0" w:type="auto"/>
            <w:hideMark/>
          </w:tcPr>
          <w:p w14:paraId="175DA9A0" w14:textId="21950CFC"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del w:id="574" w:author="Ume Sauda Ghanyani" w:date="2025-11-05T10:55:00Z" w16du:dateUtc="2025-11-05T05:55:00Z">
              <w:r w:rsidRPr="00A1518A" w:rsidDel="005F0407">
                <w:delText>SCD-2 windows; role at time T.</w:delText>
              </w:r>
            </w:del>
          </w:p>
        </w:tc>
        <w:tc>
          <w:tcPr>
            <w:tcW w:w="0" w:type="auto"/>
            <w:hideMark/>
          </w:tcPr>
          <w:p w14:paraId="7F41222F" w14:textId="56B30194"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del w:id="575" w:author="Ume Sauda Ghanyani" w:date="2025-11-05T10:55:00Z" w16du:dateUtc="2025-11-05T05:55:00Z">
              <w:r w:rsidRPr="00A1518A" w:rsidDel="005F0407">
                <w:delText>“Governance changes by evtTp.”</w:delText>
              </w:r>
            </w:del>
          </w:p>
        </w:tc>
      </w:tr>
    </w:tbl>
    <w:p w14:paraId="52D90233" w14:textId="77777777" w:rsidR="002623A3" w:rsidRDefault="002623A3" w:rsidP="00D77492"/>
    <w:p w14:paraId="22C05147" w14:textId="46EF4F1B" w:rsidR="004D192B" w:rsidRDefault="00BD664E" w:rsidP="0082296D">
      <w:pPr>
        <w:pStyle w:val="Heading3"/>
        <w:numPr>
          <w:ilvl w:val="2"/>
          <w:numId w:val="4"/>
        </w:numPr>
        <w:jc w:val="left"/>
      </w:pPr>
      <w:bookmarkStart w:id="576" w:name="_Toc213340860"/>
      <w:bookmarkStart w:id="577" w:name="_Toc213341049"/>
      <w:proofErr w:type="spellStart"/>
      <w:r w:rsidRPr="00BD664E">
        <w:t>governed_as_creditor_account_by</w:t>
      </w:r>
      <w:proofErr w:type="spellEnd"/>
      <w:r w:rsidRPr="00BD664E">
        <w:t xml:space="preserve"> / </w:t>
      </w:r>
      <w:proofErr w:type="spellStart"/>
      <w:r w:rsidRPr="00BD664E">
        <w:t>governed_as_debtor_account_by</w:t>
      </w:r>
      <w:proofErr w:type="spellEnd"/>
      <w:r w:rsidRPr="00BD664E">
        <w:t xml:space="preserve"> </w:t>
      </w:r>
      <w:del w:id="578" w:author="Ume Sauda Ghanyani" w:date="2025-11-06T12:22:00Z" w16du:dateUtc="2025-11-06T07:22:00Z">
        <w:r w:rsidRPr="00BD664E" w:rsidDel="00E94A5C">
          <w:delText>(edge: account→entity)</w:delText>
        </w:r>
      </w:del>
      <w:bookmarkEnd w:id="576"/>
      <w:bookmarkEnd w:id="577"/>
    </w:p>
    <w:tbl>
      <w:tblPr>
        <w:tblStyle w:val="GridTable4"/>
        <w:tblW w:w="0" w:type="auto"/>
        <w:tblLook w:val="04A0" w:firstRow="1" w:lastRow="0" w:firstColumn="1" w:lastColumn="0" w:noHBand="0" w:noVBand="1"/>
      </w:tblPr>
      <w:tblGrid>
        <w:gridCol w:w="1949"/>
        <w:gridCol w:w="1017"/>
        <w:gridCol w:w="2342"/>
        <w:gridCol w:w="1866"/>
        <w:gridCol w:w="2202"/>
      </w:tblGrid>
      <w:tr w:rsidR="000E6835" w:rsidRPr="000E6835" w14:paraId="38AF4E47" w14:textId="77777777" w:rsidTr="000E6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AF85C" w14:textId="77777777" w:rsidR="000E6835" w:rsidRPr="000E6835" w:rsidRDefault="000E6835" w:rsidP="000E6835">
            <w:pPr>
              <w:spacing w:after="160" w:line="259" w:lineRule="auto"/>
            </w:pPr>
            <w:r w:rsidRPr="000E6835">
              <w:t>Field</w:t>
            </w:r>
          </w:p>
        </w:tc>
        <w:tc>
          <w:tcPr>
            <w:tcW w:w="0" w:type="auto"/>
            <w:hideMark/>
          </w:tcPr>
          <w:p w14:paraId="41B6BFE8"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Raw (Ozone)</w:t>
            </w:r>
          </w:p>
        </w:tc>
        <w:tc>
          <w:tcPr>
            <w:tcW w:w="0" w:type="auto"/>
            <w:hideMark/>
          </w:tcPr>
          <w:p w14:paraId="1AED02FF"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Bronze (Hudi)</w:t>
            </w:r>
          </w:p>
        </w:tc>
        <w:tc>
          <w:tcPr>
            <w:tcW w:w="0" w:type="auto"/>
            <w:hideMark/>
          </w:tcPr>
          <w:p w14:paraId="1198B0B4"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Silver (Hudi + Spark)</w:t>
            </w:r>
          </w:p>
        </w:tc>
        <w:tc>
          <w:tcPr>
            <w:tcW w:w="0" w:type="auto"/>
            <w:hideMark/>
          </w:tcPr>
          <w:p w14:paraId="29BFA87B"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Gold (Analytics / Dashboards)</w:t>
            </w:r>
          </w:p>
        </w:tc>
      </w:tr>
      <w:tr w:rsidR="000E6835" w:rsidRPr="000E6835" w14:paraId="578E40B2" w14:textId="77777777" w:rsidTr="000E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ABA3B" w14:textId="3D1087CE" w:rsidR="000E6835" w:rsidRPr="000E6835" w:rsidRDefault="000E6835" w:rsidP="000E6835">
            <w:pPr>
              <w:spacing w:after="160" w:line="259" w:lineRule="auto"/>
            </w:pPr>
            <w:commentRangeStart w:id="579"/>
            <w:del w:id="580" w:author="Ume Sauda Ghanyani" w:date="2025-11-05T12:14:00Z" w16du:dateUtc="2025-11-05T07:14:00Z">
              <w:r w:rsidRPr="000E6835" w:rsidDel="00F67E84">
                <w:delText>_from, _to</w:delText>
              </w:r>
              <w:commentRangeEnd w:id="579"/>
              <w:r w:rsidR="00E85127" w:rsidDel="00F67E84">
                <w:rPr>
                  <w:rStyle w:val="CommentReference"/>
                  <w:rFonts w:eastAsiaTheme="minorHAnsi" w:cstheme="minorBidi"/>
                  <w:b w:val="0"/>
                  <w:bCs w:val="0"/>
                </w:rPr>
                <w:commentReference w:id="579"/>
              </w:r>
            </w:del>
            <w:ins w:id="581" w:author="Ume Sauda Ghanyani" w:date="2025-10-30T10:51:00Z" w16du:dateUtc="2025-10-30T05:51:00Z">
              <w:r w:rsidR="009122B0">
                <w:t xml:space="preserve"> (FK)</w:t>
              </w:r>
            </w:ins>
            <w:ins w:id="582" w:author="Ume Sauda Ghanyani" w:date="2025-11-05T10:56:00Z" w16du:dateUtc="2025-11-05T05:56:00Z">
              <w:r w:rsidR="00A56724">
                <w:t xml:space="preserve"> – source, destination</w:t>
              </w:r>
            </w:ins>
          </w:p>
        </w:tc>
        <w:tc>
          <w:tcPr>
            <w:tcW w:w="0" w:type="auto"/>
            <w:hideMark/>
          </w:tcPr>
          <w:p w14:paraId="0BA74B5E"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As-is.</w:t>
            </w:r>
          </w:p>
        </w:tc>
        <w:tc>
          <w:tcPr>
            <w:tcW w:w="0" w:type="auto"/>
            <w:hideMark/>
          </w:tcPr>
          <w:p w14:paraId="2C031823"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STRING.</w:t>
            </w:r>
          </w:p>
        </w:tc>
        <w:tc>
          <w:tcPr>
            <w:tcW w:w="0" w:type="auto"/>
            <w:hideMark/>
          </w:tcPr>
          <w:p w14:paraId="0DC1B908"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E6835">
              <w:t>src_account_id</w:t>
            </w:r>
            <w:proofErr w:type="spellEnd"/>
            <w:r w:rsidRPr="000E6835">
              <w:t xml:space="preserve">, </w:t>
            </w:r>
            <w:proofErr w:type="spellStart"/>
            <w:r w:rsidRPr="000E6835">
              <w:t>dst_entity_id</w:t>
            </w:r>
            <w:proofErr w:type="spellEnd"/>
            <w:r w:rsidRPr="000E6835">
              <w:t>; edge types as named.</w:t>
            </w:r>
          </w:p>
        </w:tc>
        <w:tc>
          <w:tcPr>
            <w:tcW w:w="0" w:type="auto"/>
            <w:hideMark/>
          </w:tcPr>
          <w:p w14:paraId="5BE411DD"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“Accounts governed by X,” heatmaps by participant.</w:t>
            </w:r>
          </w:p>
        </w:tc>
      </w:tr>
      <w:tr w:rsidR="000E6835" w:rsidRPr="000E6835" w14:paraId="6E55C114" w14:textId="77777777" w:rsidTr="000E6835">
        <w:tc>
          <w:tcPr>
            <w:cnfStyle w:val="001000000000" w:firstRow="0" w:lastRow="0" w:firstColumn="1" w:lastColumn="0" w:oddVBand="0" w:evenVBand="0" w:oddHBand="0" w:evenHBand="0" w:firstRowFirstColumn="0" w:firstRowLastColumn="0" w:lastRowFirstColumn="0" w:lastRowLastColumn="0"/>
            <w:tcW w:w="0" w:type="auto"/>
            <w:hideMark/>
          </w:tcPr>
          <w:p w14:paraId="0754DEB5" w14:textId="6E71F4F3" w:rsidR="000E6835" w:rsidRPr="000E6835" w:rsidRDefault="000E6835" w:rsidP="000E6835">
            <w:pPr>
              <w:spacing w:after="160" w:line="259" w:lineRule="auto"/>
            </w:pPr>
            <w:commentRangeStart w:id="583"/>
            <w:del w:id="584" w:author="Ume Sauda Ghanyani" w:date="2025-11-05T10:56:00Z" w16du:dateUtc="2025-11-05T05:56:00Z">
              <w:r w:rsidRPr="000E6835" w:rsidDel="005F0407">
                <w:delText>evtTp, incptnDtTm, xprtnDtTm</w:delText>
              </w:r>
              <w:commentRangeEnd w:id="583"/>
              <w:r w:rsidR="00E85127" w:rsidDel="005F0407">
                <w:rPr>
                  <w:rStyle w:val="CommentReference"/>
                  <w:rFonts w:eastAsiaTheme="minorHAnsi" w:cstheme="minorBidi"/>
                  <w:b w:val="0"/>
                  <w:bCs w:val="0"/>
                </w:rPr>
                <w:commentReference w:id="583"/>
              </w:r>
            </w:del>
          </w:p>
        </w:tc>
        <w:tc>
          <w:tcPr>
            <w:tcW w:w="0" w:type="auto"/>
            <w:hideMark/>
          </w:tcPr>
          <w:p w14:paraId="5DF08AC3" w14:textId="7CACA978"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del w:id="585" w:author="Ume Sauda Ghanyani" w:date="2025-11-05T10:56:00Z" w16du:dateUtc="2025-11-05T05:56:00Z">
              <w:r w:rsidRPr="000E6835" w:rsidDel="005F0407">
                <w:delText>As-is.</w:delText>
              </w:r>
            </w:del>
          </w:p>
        </w:tc>
        <w:tc>
          <w:tcPr>
            <w:tcW w:w="0" w:type="auto"/>
            <w:hideMark/>
          </w:tcPr>
          <w:p w14:paraId="70083FD7" w14:textId="52CCA50E"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commentRangeStart w:id="586"/>
            <w:commentRangeStart w:id="587"/>
            <w:del w:id="588" w:author="Ume Sauda Ghanyani" w:date="2025-11-05T10:56:00Z" w16du:dateUtc="2025-11-05T05:56:00Z">
              <w:r w:rsidRPr="000E6835" w:rsidDel="005F0407">
                <w:delText>TIMESTAMP</w:delText>
              </w:r>
              <w:commentRangeEnd w:id="586"/>
              <w:r w:rsidR="00E85127" w:rsidDel="005F0407">
                <w:rPr>
                  <w:rStyle w:val="CommentReference"/>
                  <w:rFonts w:eastAsiaTheme="minorHAnsi" w:cstheme="minorBidi"/>
                </w:rPr>
                <w:commentReference w:id="586"/>
              </w:r>
            </w:del>
            <w:commentRangeEnd w:id="587"/>
            <w:r w:rsidR="005257B2">
              <w:rPr>
                <w:rStyle w:val="CommentReference"/>
                <w:rFonts w:eastAsiaTheme="minorHAnsi" w:cstheme="minorBidi"/>
              </w:rPr>
              <w:commentReference w:id="587"/>
            </w:r>
            <w:del w:id="589" w:author="Ume Sauda Ghanyani" w:date="2025-11-05T10:56:00Z" w16du:dateUtc="2025-11-05T05:56:00Z">
              <w:r w:rsidRPr="000E6835" w:rsidDel="005F0407">
                <w:delText>.</w:delText>
              </w:r>
            </w:del>
          </w:p>
        </w:tc>
        <w:tc>
          <w:tcPr>
            <w:tcW w:w="0" w:type="auto"/>
            <w:hideMark/>
          </w:tcPr>
          <w:p w14:paraId="0786159E" w14:textId="248FF0F0"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del w:id="590" w:author="Ume Sauda Ghanyani" w:date="2025-11-05T10:56:00Z" w16du:dateUtc="2025-11-05T05:56:00Z">
              <w:r w:rsidRPr="000E6835" w:rsidDel="005F0407">
                <w:delText>SCD-2 windows; current vs historical.</w:delText>
              </w:r>
            </w:del>
          </w:p>
        </w:tc>
        <w:tc>
          <w:tcPr>
            <w:tcW w:w="0" w:type="auto"/>
            <w:hideMark/>
          </w:tcPr>
          <w:p w14:paraId="3DF80146" w14:textId="60636D0C"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del w:id="591" w:author="Ume Sauda Ghanyani" w:date="2025-11-05T10:56:00Z" w16du:dateUtc="2025-11-05T05:56:00Z">
              <w:r w:rsidRPr="000E6835" w:rsidDel="005F0407">
                <w:delText>“Active mandates by entity/participant.”</w:delText>
              </w:r>
            </w:del>
          </w:p>
        </w:tc>
      </w:tr>
    </w:tbl>
    <w:p w14:paraId="1211A160" w14:textId="77777777" w:rsidR="00BD664E" w:rsidRDefault="00BD664E" w:rsidP="00BD664E">
      <w:pPr>
        <w:rPr>
          <w:ins w:id="592" w:author="Ume Sauda Ghanyani" w:date="2025-11-05T12:00:00Z" w16du:dateUtc="2025-11-05T07:00:00Z"/>
        </w:rPr>
      </w:pPr>
    </w:p>
    <w:p w14:paraId="2A8629AF" w14:textId="77777777" w:rsidR="00AF2B81" w:rsidRDefault="00AF2B81" w:rsidP="00BD664E">
      <w:pPr>
        <w:rPr>
          <w:ins w:id="593" w:author="Ume Sauda Ghanyani" w:date="2025-11-05T12:00:00Z" w16du:dateUtc="2025-11-05T07:00:00Z"/>
        </w:rPr>
      </w:pPr>
    </w:p>
    <w:p w14:paraId="0E680B2F" w14:textId="77777777" w:rsidR="00AF2B81" w:rsidRDefault="00AF2B81" w:rsidP="00BD664E"/>
    <w:p w14:paraId="57A9AF0C" w14:textId="23D0B1DF" w:rsidR="000E6835" w:rsidRDefault="005D13A0" w:rsidP="0082296D">
      <w:pPr>
        <w:pStyle w:val="Heading3"/>
        <w:numPr>
          <w:ilvl w:val="2"/>
          <w:numId w:val="4"/>
        </w:numPr>
        <w:jc w:val="left"/>
      </w:pPr>
      <w:bookmarkStart w:id="594" w:name="_Toc213340861"/>
      <w:bookmarkStart w:id="595" w:name="_Toc213341050"/>
      <w:r w:rsidRPr="005D13A0">
        <w:t xml:space="preserve">transactionRelationship </w:t>
      </w:r>
      <w:del w:id="596" w:author="Ume Sauda Ghanyani" w:date="2025-11-05T12:00:00Z" w16du:dateUtc="2025-11-05T07:00:00Z">
        <w:r w:rsidRPr="005D13A0" w:rsidDel="00AF2B81">
          <w:delText>(edge: typically, account→account)</w:delText>
        </w:r>
      </w:del>
      <w:bookmarkEnd w:id="594"/>
      <w:bookmarkEnd w:id="595"/>
    </w:p>
    <w:tbl>
      <w:tblPr>
        <w:tblStyle w:val="GridTable4"/>
        <w:tblW w:w="0" w:type="auto"/>
        <w:tblLook w:val="04A0" w:firstRow="1" w:lastRow="0" w:firstColumn="1" w:lastColumn="0" w:noHBand="0" w:noVBand="1"/>
      </w:tblPr>
      <w:tblGrid>
        <w:gridCol w:w="1637"/>
        <w:gridCol w:w="988"/>
        <w:gridCol w:w="2665"/>
        <w:gridCol w:w="2009"/>
        <w:gridCol w:w="2077"/>
      </w:tblGrid>
      <w:tr w:rsidR="00857BC1" w:rsidRPr="00581660" w14:paraId="6C17882A" w14:textId="77777777" w:rsidTr="005816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67DAD" w14:textId="77777777" w:rsidR="00581660" w:rsidRPr="00581660" w:rsidRDefault="00581660" w:rsidP="00581660">
            <w:pPr>
              <w:spacing w:after="160" w:line="259" w:lineRule="auto"/>
            </w:pPr>
            <w:r w:rsidRPr="00581660">
              <w:t>Field</w:t>
            </w:r>
          </w:p>
        </w:tc>
        <w:tc>
          <w:tcPr>
            <w:tcW w:w="0" w:type="auto"/>
            <w:hideMark/>
          </w:tcPr>
          <w:p w14:paraId="74903D9F"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Raw (Ozone)</w:t>
            </w:r>
          </w:p>
        </w:tc>
        <w:tc>
          <w:tcPr>
            <w:tcW w:w="0" w:type="auto"/>
            <w:hideMark/>
          </w:tcPr>
          <w:p w14:paraId="5C98EC8E"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Bronze (Hudi)</w:t>
            </w:r>
          </w:p>
        </w:tc>
        <w:tc>
          <w:tcPr>
            <w:tcW w:w="0" w:type="auto"/>
            <w:hideMark/>
          </w:tcPr>
          <w:p w14:paraId="71B7DDB9"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Silver (Hudi + Spark)</w:t>
            </w:r>
          </w:p>
        </w:tc>
        <w:tc>
          <w:tcPr>
            <w:tcW w:w="0" w:type="auto"/>
            <w:hideMark/>
          </w:tcPr>
          <w:p w14:paraId="35C1EFC1"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Gold (Analytics / Dashboards)</w:t>
            </w:r>
          </w:p>
        </w:tc>
      </w:tr>
      <w:tr w:rsidR="00857BC1" w:rsidRPr="00581660" w14:paraId="2844CFAE"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FB748" w14:textId="6170B91C" w:rsidR="00581660" w:rsidRPr="00581660" w:rsidRDefault="00581660" w:rsidP="00581660">
            <w:pPr>
              <w:spacing w:after="160" w:line="259" w:lineRule="auto"/>
            </w:pPr>
            <w:commentRangeStart w:id="597"/>
            <w:del w:id="598" w:author="Ume Sauda Ghanyani" w:date="2025-11-05T12:14:00Z" w16du:dateUtc="2025-11-05T07:14:00Z">
              <w:r w:rsidRPr="00581660" w:rsidDel="00F67E84">
                <w:delText>_from, _to</w:delText>
              </w:r>
            </w:del>
            <w:ins w:id="599" w:author="Ume Sauda Ghanyani" w:date="2025-11-05T12:01:00Z" w16du:dateUtc="2025-11-05T07:01:00Z">
              <w:r w:rsidR="00BE73C0">
                <w:t xml:space="preserve"> (source, </w:t>
              </w:r>
              <w:proofErr w:type="gramStart"/>
              <w:r w:rsidR="00BE73C0">
                <w:t xml:space="preserve">destination) </w:t>
              </w:r>
            </w:ins>
            <w:ins w:id="600" w:author="Ume Sauda Ghanyani" w:date="2025-10-30T10:51:00Z" w16du:dateUtc="2025-10-30T05:51:00Z">
              <w:r w:rsidR="009122B0">
                <w:t xml:space="preserve"> (</w:t>
              </w:r>
              <w:proofErr w:type="gramEnd"/>
              <w:r w:rsidR="009122B0">
                <w:t>FK)</w:t>
              </w:r>
            </w:ins>
          </w:p>
        </w:tc>
        <w:tc>
          <w:tcPr>
            <w:tcW w:w="0" w:type="auto"/>
            <w:hideMark/>
          </w:tcPr>
          <w:p w14:paraId="04B72119"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007D6AB1"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STRING.</w:t>
            </w:r>
          </w:p>
        </w:tc>
        <w:tc>
          <w:tcPr>
            <w:tcW w:w="0" w:type="auto"/>
            <w:hideMark/>
          </w:tcPr>
          <w:p w14:paraId="6672BB06"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 xml:space="preserve">FK to </w:t>
            </w:r>
            <w:proofErr w:type="spellStart"/>
            <w:r w:rsidRPr="00581660">
              <w:t>src_account_id</w:t>
            </w:r>
            <w:proofErr w:type="spellEnd"/>
            <w:r w:rsidRPr="00581660">
              <w:t xml:space="preserve">, </w:t>
            </w:r>
            <w:proofErr w:type="spellStart"/>
            <w:r w:rsidRPr="00581660">
              <w:t>dst_account_id</w:t>
            </w:r>
            <w:proofErr w:type="spellEnd"/>
            <w:r w:rsidRPr="00581660">
              <w:t>; edge_type='TX'.</w:t>
            </w:r>
          </w:p>
        </w:tc>
        <w:tc>
          <w:tcPr>
            <w:tcW w:w="0" w:type="auto"/>
            <w:hideMark/>
          </w:tcPr>
          <w:p w14:paraId="5A7DD442"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Network graph (money flow), corridor matrices.</w:t>
            </w:r>
          </w:p>
        </w:tc>
      </w:tr>
      <w:commentRangeEnd w:id="597"/>
      <w:tr w:rsidR="00857BC1" w:rsidRPr="00581660" w14:paraId="2E3042A3" w14:textId="77777777" w:rsidTr="00581660">
        <w:tc>
          <w:tcPr>
            <w:cnfStyle w:val="001000000000" w:firstRow="0" w:lastRow="0" w:firstColumn="1" w:lastColumn="0" w:oddVBand="0" w:evenVBand="0" w:oddHBand="0" w:evenHBand="0" w:firstRowFirstColumn="0" w:firstRowLastColumn="0" w:lastRowFirstColumn="0" w:lastRowLastColumn="0"/>
            <w:tcW w:w="0" w:type="auto"/>
            <w:hideMark/>
          </w:tcPr>
          <w:p w14:paraId="72E008AB" w14:textId="77777777" w:rsidR="00581660" w:rsidRPr="00581660" w:rsidRDefault="00E85127" w:rsidP="00581660">
            <w:pPr>
              <w:spacing w:after="160" w:line="259" w:lineRule="auto"/>
            </w:pPr>
            <w:r>
              <w:rPr>
                <w:rStyle w:val="CommentReference"/>
                <w:rFonts w:eastAsiaTheme="minorHAnsi" w:cstheme="minorBidi"/>
                <w:b w:val="0"/>
                <w:bCs w:val="0"/>
              </w:rPr>
              <w:commentReference w:id="597"/>
            </w:r>
            <w:proofErr w:type="spellStart"/>
            <w:r w:rsidR="00581660" w:rsidRPr="00581660">
              <w:t>TxTp</w:t>
            </w:r>
            <w:proofErr w:type="spellEnd"/>
          </w:p>
        </w:tc>
        <w:tc>
          <w:tcPr>
            <w:tcW w:w="0" w:type="auto"/>
            <w:hideMark/>
          </w:tcPr>
          <w:p w14:paraId="17B98CBF"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As-is.</w:t>
            </w:r>
          </w:p>
        </w:tc>
        <w:tc>
          <w:tcPr>
            <w:tcW w:w="0" w:type="auto"/>
            <w:hideMark/>
          </w:tcPr>
          <w:p w14:paraId="44594258"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 xml:space="preserve">STRING </w:t>
            </w:r>
            <w:commentRangeStart w:id="601"/>
            <w:commentRangeStart w:id="602"/>
            <w:r w:rsidRPr="00581660">
              <w:t>normalized</w:t>
            </w:r>
            <w:commentRangeEnd w:id="601"/>
            <w:r w:rsidR="00E85127">
              <w:rPr>
                <w:rStyle w:val="CommentReference"/>
                <w:rFonts w:eastAsiaTheme="minorHAnsi" w:cstheme="minorBidi"/>
              </w:rPr>
              <w:commentReference w:id="601"/>
            </w:r>
            <w:commentRangeEnd w:id="602"/>
            <w:r w:rsidR="009122B0">
              <w:rPr>
                <w:rStyle w:val="CommentReference"/>
                <w:rFonts w:eastAsiaTheme="minorHAnsi" w:cstheme="minorBidi"/>
              </w:rPr>
              <w:commentReference w:id="602"/>
            </w:r>
            <w:r w:rsidRPr="00581660">
              <w:t>.</w:t>
            </w:r>
          </w:p>
        </w:tc>
        <w:tc>
          <w:tcPr>
            <w:tcW w:w="0" w:type="auto"/>
            <w:hideMark/>
          </w:tcPr>
          <w:p w14:paraId="2F530455"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 xml:space="preserve">Mapped to </w:t>
            </w:r>
            <w:proofErr w:type="spellStart"/>
            <w:r w:rsidRPr="00581660">
              <w:t>dim_tx_type</w:t>
            </w:r>
            <w:proofErr w:type="spellEnd"/>
            <w:r w:rsidRPr="00581660">
              <w:t>.</w:t>
            </w:r>
          </w:p>
        </w:tc>
        <w:tc>
          <w:tcPr>
            <w:tcW w:w="0" w:type="auto"/>
            <w:hideMark/>
          </w:tcPr>
          <w:p w14:paraId="1EDA0CF8"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Filter and series splits.</w:t>
            </w:r>
          </w:p>
        </w:tc>
      </w:tr>
      <w:tr w:rsidR="00857BC1" w:rsidRPr="00581660" w14:paraId="4AF81A31"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93811" w14:textId="77777777" w:rsidR="00581660" w:rsidRPr="00581660" w:rsidRDefault="00581660" w:rsidP="00581660">
            <w:pPr>
              <w:spacing w:after="160" w:line="259" w:lineRule="auto"/>
            </w:pPr>
            <w:r w:rsidRPr="00581660">
              <w:t>CreDtTm</w:t>
            </w:r>
          </w:p>
        </w:tc>
        <w:tc>
          <w:tcPr>
            <w:tcW w:w="0" w:type="auto"/>
            <w:hideMark/>
          </w:tcPr>
          <w:p w14:paraId="21689747"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448053FD"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TIMESTAMP.</w:t>
            </w:r>
          </w:p>
        </w:tc>
        <w:tc>
          <w:tcPr>
            <w:tcW w:w="0" w:type="auto"/>
            <w:hideMark/>
          </w:tcPr>
          <w:p w14:paraId="0A22D88C" w14:textId="73EAE456"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 xml:space="preserve">Event </w:t>
            </w:r>
            <w:proofErr w:type="gramStart"/>
            <w:r w:rsidRPr="00581660">
              <w:t>time;</w:t>
            </w:r>
            <w:proofErr w:type="gramEnd"/>
            <w:r w:rsidRPr="00581660">
              <w:t xml:space="preserve"> SCD</w:t>
            </w:r>
            <w:ins w:id="603" w:author="Ume Sauda Ghanyani" w:date="2025-11-05T13:50:00Z" w16du:dateUtc="2025-11-05T08:50:00Z">
              <w:r w:rsidR="00763F13">
                <w:t xml:space="preserve"> (slow changing dimension)</w:t>
              </w:r>
            </w:ins>
            <w:r w:rsidRPr="00581660">
              <w:t>-2 validity if needed.</w:t>
            </w:r>
          </w:p>
        </w:tc>
        <w:tc>
          <w:tcPr>
            <w:tcW w:w="0" w:type="auto"/>
            <w:hideMark/>
          </w:tcPr>
          <w:p w14:paraId="75DA18D8"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Daily/weekly aggregations, peak hours.</w:t>
            </w:r>
          </w:p>
        </w:tc>
      </w:tr>
      <w:tr w:rsidR="006C7BF3" w:rsidRPr="00581660" w14:paraId="5C649FC0" w14:textId="77777777" w:rsidTr="00581660">
        <w:trPr>
          <w:ins w:id="604" w:author="Ume Sauda Ghanyani" w:date="2025-11-05T12:50:00Z"/>
        </w:trPr>
        <w:tc>
          <w:tcPr>
            <w:cnfStyle w:val="001000000000" w:firstRow="0" w:lastRow="0" w:firstColumn="1" w:lastColumn="0" w:oddVBand="0" w:evenVBand="0" w:oddHBand="0" w:evenHBand="0" w:firstRowFirstColumn="0" w:firstRowLastColumn="0" w:lastRowFirstColumn="0" w:lastRowLastColumn="0"/>
            <w:tcW w:w="0" w:type="auto"/>
          </w:tcPr>
          <w:p w14:paraId="4D57A42A" w14:textId="42EC7FA4" w:rsidR="006C7BF3" w:rsidRPr="00581660" w:rsidRDefault="006C7BF3" w:rsidP="00581660">
            <w:pPr>
              <w:rPr>
                <w:ins w:id="605" w:author="Ume Sauda Ghanyani" w:date="2025-11-05T12:50:00Z" w16du:dateUtc="2025-11-05T07:50:00Z"/>
              </w:rPr>
            </w:pPr>
            <w:ins w:id="606" w:author="Ume Sauda Ghanyani" w:date="2025-11-05T12:50:00Z" w16du:dateUtc="2025-11-05T07:50:00Z">
              <w:r>
                <w:lastRenderedPageBreak/>
                <w:t>Amt</w:t>
              </w:r>
            </w:ins>
          </w:p>
        </w:tc>
        <w:tc>
          <w:tcPr>
            <w:tcW w:w="0" w:type="auto"/>
          </w:tcPr>
          <w:p w14:paraId="3641BA72" w14:textId="2B615DB9" w:rsidR="006C7BF3" w:rsidRPr="00581660" w:rsidRDefault="006C7BF3" w:rsidP="00581660">
            <w:pPr>
              <w:cnfStyle w:val="000000000000" w:firstRow="0" w:lastRow="0" w:firstColumn="0" w:lastColumn="0" w:oddVBand="0" w:evenVBand="0" w:oddHBand="0" w:evenHBand="0" w:firstRowFirstColumn="0" w:firstRowLastColumn="0" w:lastRowFirstColumn="0" w:lastRowLastColumn="0"/>
              <w:rPr>
                <w:ins w:id="607" w:author="Ume Sauda Ghanyani" w:date="2025-11-05T12:50:00Z" w16du:dateUtc="2025-11-05T07:50:00Z"/>
              </w:rPr>
            </w:pPr>
            <w:ins w:id="608" w:author="Ume Sauda Ghanyani" w:date="2025-11-05T12:50:00Z" w16du:dateUtc="2025-11-05T07:50:00Z">
              <w:r>
                <w:t>As</w:t>
              </w:r>
            </w:ins>
            <w:ins w:id="609" w:author="Ume Sauda Ghanyani" w:date="2025-11-05T12:51:00Z" w16du:dateUtc="2025-11-05T07:51:00Z">
              <w:r>
                <w:t>-is</w:t>
              </w:r>
            </w:ins>
          </w:p>
        </w:tc>
        <w:tc>
          <w:tcPr>
            <w:tcW w:w="0" w:type="auto"/>
          </w:tcPr>
          <w:p w14:paraId="129A836E" w14:textId="55E5059D" w:rsidR="006C7BF3" w:rsidRPr="00857BC1" w:rsidRDefault="00857BC1" w:rsidP="00581660">
            <w:pPr>
              <w:cnfStyle w:val="000000000000" w:firstRow="0" w:lastRow="0" w:firstColumn="0" w:lastColumn="0" w:oddVBand="0" w:evenVBand="0" w:oddHBand="0" w:evenHBand="0" w:firstRowFirstColumn="0" w:firstRowLastColumn="0" w:lastRowFirstColumn="0" w:lastRowLastColumn="0"/>
              <w:rPr>
                <w:ins w:id="610" w:author="Ume Sauda Ghanyani" w:date="2025-11-05T12:50:00Z" w16du:dateUtc="2025-11-05T07:50:00Z"/>
              </w:rPr>
            </w:pPr>
            <w:ins w:id="611" w:author="Ume Sauda Ghanyani" w:date="2025-11-05T13:47:00Z">
              <w:r w:rsidRPr="00857BC1">
                <w:t xml:space="preserve">Converted into a proper </w:t>
              </w:r>
              <w:r w:rsidRPr="00857BC1">
                <w:rPr>
                  <w:rPrChange w:id="612" w:author="Ume Sauda Ghanyani" w:date="2025-11-05T13:47:00Z" w16du:dateUtc="2025-11-05T08:47:00Z">
                    <w:rPr>
                      <w:b/>
                      <w:bCs/>
                    </w:rPr>
                  </w:rPrChange>
                </w:rPr>
                <w:t>decimal number</w:t>
              </w:r>
              <w:r w:rsidRPr="00857BC1">
                <w:t xml:space="preserve"> so it can be used in calculations. Any missing or invalid amounts are flagged and kept aside for review. The amount is always stored together with its currency.</w:t>
              </w:r>
            </w:ins>
          </w:p>
        </w:tc>
        <w:tc>
          <w:tcPr>
            <w:tcW w:w="0" w:type="auto"/>
          </w:tcPr>
          <w:p w14:paraId="4CB0C889" w14:textId="4D41029D" w:rsidR="006C7BF3" w:rsidRPr="00CF03DA" w:rsidRDefault="00CF03DA" w:rsidP="00581660">
            <w:pPr>
              <w:cnfStyle w:val="000000000000" w:firstRow="0" w:lastRow="0" w:firstColumn="0" w:lastColumn="0" w:oddVBand="0" w:evenVBand="0" w:oddHBand="0" w:evenHBand="0" w:firstRowFirstColumn="0" w:firstRowLastColumn="0" w:lastRowFirstColumn="0" w:lastRowLastColumn="0"/>
              <w:rPr>
                <w:ins w:id="613" w:author="Ume Sauda Ghanyani" w:date="2025-11-05T12:50:00Z" w16du:dateUtc="2025-11-05T07:50:00Z"/>
              </w:rPr>
            </w:pPr>
            <w:ins w:id="614" w:author="Ume Sauda Ghanyani" w:date="2025-11-05T13:47:00Z">
              <w:r w:rsidRPr="00CF03DA">
                <w:t xml:space="preserve">The cleaned amount is used to show </w:t>
              </w:r>
              <w:r w:rsidRPr="00CF03DA">
                <w:rPr>
                  <w:rPrChange w:id="615" w:author="Ume Sauda Ghanyani" w:date="2025-11-05T13:48:00Z" w16du:dateUtc="2025-11-05T08:48:00Z">
                    <w:rPr>
                      <w:b/>
                      <w:bCs/>
                    </w:rPr>
                  </w:rPrChange>
                </w:rPr>
                <w:t>how much money moved</w:t>
              </w:r>
              <w:r w:rsidRPr="00CF03DA">
                <w:t xml:space="preserve"> from one account to another. Adjustments (like refunds or reversals) can be shown as negative amounts. </w:t>
              </w:r>
            </w:ins>
          </w:p>
        </w:tc>
        <w:tc>
          <w:tcPr>
            <w:tcW w:w="0" w:type="auto"/>
          </w:tcPr>
          <w:p w14:paraId="350A04BD" w14:textId="388CBAF1" w:rsidR="006C7BF3" w:rsidRPr="00054D3F" w:rsidRDefault="00054D3F" w:rsidP="00581660">
            <w:pPr>
              <w:cnfStyle w:val="000000000000" w:firstRow="0" w:lastRow="0" w:firstColumn="0" w:lastColumn="0" w:oddVBand="0" w:evenVBand="0" w:oddHBand="0" w:evenHBand="0" w:firstRowFirstColumn="0" w:firstRowLastColumn="0" w:lastRowFirstColumn="0" w:lastRowLastColumn="0"/>
              <w:rPr>
                <w:ins w:id="616" w:author="Ume Sauda Ghanyani" w:date="2025-11-05T12:50:00Z" w16du:dateUtc="2025-11-05T07:50:00Z"/>
              </w:rPr>
            </w:pPr>
            <w:ins w:id="617" w:author="Ume Sauda Ghanyani" w:date="2025-11-05T13:48:00Z" w16du:dateUtc="2025-11-05T08:48:00Z">
              <w:r w:rsidRPr="00054D3F">
                <w:t xml:space="preserve">Used for </w:t>
              </w:r>
              <w:r w:rsidRPr="00054D3F">
                <w:rPr>
                  <w:rStyle w:val="Strong"/>
                  <w:b w:val="0"/>
                  <w:bCs w:val="0"/>
                  <w:rPrChange w:id="618" w:author="Ume Sauda Ghanyani" w:date="2025-11-05T13:48:00Z" w16du:dateUtc="2025-11-05T08:48:00Z">
                    <w:rPr>
                      <w:rStyle w:val="Strong"/>
                    </w:rPr>
                  </w:rPrChange>
                </w:rPr>
                <w:t>summaries and dashboards</w:t>
              </w:r>
              <w:r w:rsidRPr="00054D3F">
                <w:t xml:space="preserve"> — such as total amount sent, average amount per transaction, or top counterparties. Can also be shown in a single common currency (like USD) for cross-currency comparisons.</w:t>
              </w:r>
            </w:ins>
          </w:p>
        </w:tc>
      </w:tr>
      <w:tr w:rsidR="00857BC1" w:rsidRPr="00581660" w14:paraId="1170CC1E"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1B03B" w14:textId="77777777" w:rsidR="00581660" w:rsidRPr="00581660" w:rsidRDefault="00581660" w:rsidP="00581660">
            <w:pPr>
              <w:spacing w:after="160" w:line="259" w:lineRule="auto"/>
            </w:pPr>
            <w:commentRangeStart w:id="619"/>
            <w:r w:rsidRPr="00581660">
              <w:t>Ccy</w:t>
            </w:r>
            <w:commentRangeEnd w:id="619"/>
            <w:r w:rsidR="00E85127">
              <w:rPr>
                <w:rStyle w:val="CommentReference"/>
                <w:rFonts w:eastAsiaTheme="minorHAnsi" w:cstheme="minorBidi"/>
                <w:b w:val="0"/>
                <w:bCs w:val="0"/>
              </w:rPr>
              <w:commentReference w:id="619"/>
            </w:r>
          </w:p>
        </w:tc>
        <w:tc>
          <w:tcPr>
            <w:tcW w:w="0" w:type="auto"/>
            <w:hideMark/>
          </w:tcPr>
          <w:p w14:paraId="60A28686"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560F9A45"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STRING (ISO 4217).</w:t>
            </w:r>
          </w:p>
        </w:tc>
        <w:tc>
          <w:tcPr>
            <w:tcW w:w="0" w:type="auto"/>
            <w:hideMark/>
          </w:tcPr>
          <w:p w14:paraId="2F9E2FDF"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 xml:space="preserve">FK to </w:t>
            </w:r>
            <w:proofErr w:type="spellStart"/>
            <w:r w:rsidRPr="00581660">
              <w:t>dim_ccy</w:t>
            </w:r>
            <w:proofErr w:type="spellEnd"/>
            <w:r w:rsidRPr="00581660">
              <w:t>.</w:t>
            </w:r>
          </w:p>
        </w:tc>
        <w:tc>
          <w:tcPr>
            <w:tcW w:w="0" w:type="auto"/>
            <w:hideMark/>
          </w:tcPr>
          <w:p w14:paraId="629F3994"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Ccy splits; FX exposure.</w:t>
            </w:r>
          </w:p>
        </w:tc>
      </w:tr>
      <w:tr w:rsidR="00857BC1" w:rsidRPr="00581660" w14:paraId="7F61C36D" w14:textId="77777777" w:rsidTr="00581660">
        <w:tc>
          <w:tcPr>
            <w:cnfStyle w:val="001000000000" w:firstRow="0" w:lastRow="0" w:firstColumn="1" w:lastColumn="0" w:oddVBand="0" w:evenVBand="0" w:oddHBand="0" w:evenHBand="0" w:firstRowFirstColumn="0" w:firstRowLastColumn="0" w:lastRowFirstColumn="0" w:lastRowLastColumn="0"/>
            <w:tcW w:w="0" w:type="auto"/>
            <w:hideMark/>
          </w:tcPr>
          <w:p w14:paraId="2F535D36" w14:textId="2E4E2400" w:rsidR="00581660" w:rsidRPr="00581660" w:rsidRDefault="00581660" w:rsidP="00581660">
            <w:pPr>
              <w:spacing w:after="160" w:line="259" w:lineRule="auto"/>
            </w:pPr>
            <w:commentRangeStart w:id="620"/>
            <w:del w:id="621" w:author="Ume Sauda Ghanyani" w:date="2025-10-30T10:54:00Z" w16du:dateUtc="2025-10-30T05:54:00Z">
              <w:r w:rsidRPr="00581660" w:rsidDel="009122B0">
                <w:delText>PmtInfID</w:delText>
              </w:r>
              <w:commentRangeEnd w:id="620"/>
              <w:r w:rsidR="00E85127" w:rsidDel="009122B0">
                <w:rPr>
                  <w:rStyle w:val="CommentReference"/>
                  <w:rFonts w:eastAsiaTheme="minorHAnsi" w:cstheme="minorBidi"/>
                  <w:b w:val="0"/>
                  <w:bCs w:val="0"/>
                </w:rPr>
                <w:commentReference w:id="620"/>
              </w:r>
            </w:del>
            <w:r w:rsidRPr="00581660">
              <w:t xml:space="preserve">, </w:t>
            </w:r>
            <w:proofErr w:type="spellStart"/>
            <w:r w:rsidRPr="00581660">
              <w:t>EndToEndId</w:t>
            </w:r>
            <w:proofErr w:type="spellEnd"/>
          </w:p>
        </w:tc>
        <w:tc>
          <w:tcPr>
            <w:tcW w:w="0" w:type="auto"/>
            <w:hideMark/>
          </w:tcPr>
          <w:p w14:paraId="2C2BB0F1"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As-is.</w:t>
            </w:r>
          </w:p>
        </w:tc>
        <w:tc>
          <w:tcPr>
            <w:tcW w:w="0" w:type="auto"/>
            <w:hideMark/>
          </w:tcPr>
          <w:p w14:paraId="232FDC9A"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STRING; validated/</w:t>
            </w:r>
            <w:proofErr w:type="gramStart"/>
            <w:r w:rsidRPr="00581660">
              <w:t>not-null</w:t>
            </w:r>
            <w:proofErr w:type="gramEnd"/>
            <w:r w:rsidRPr="00581660">
              <w:t xml:space="preserve"> per source rules.</w:t>
            </w:r>
          </w:p>
        </w:tc>
        <w:tc>
          <w:tcPr>
            <w:tcW w:w="0" w:type="auto"/>
            <w:hideMark/>
          </w:tcPr>
          <w:p w14:paraId="7E2ECB9F"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1660">
              <w:t>Dedup</w:t>
            </w:r>
            <w:proofErr w:type="spellEnd"/>
            <w:r w:rsidRPr="00581660">
              <w:t xml:space="preserve"> keys for rollups (latest per E2E); join to message tables if present.</w:t>
            </w:r>
          </w:p>
        </w:tc>
        <w:tc>
          <w:tcPr>
            <w:tcW w:w="0" w:type="auto"/>
            <w:hideMark/>
          </w:tcPr>
          <w:p w14:paraId="64467E22"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Drill-down identifiers; reconciliation checks.</w:t>
            </w:r>
          </w:p>
        </w:tc>
      </w:tr>
    </w:tbl>
    <w:p w14:paraId="7BA5207A" w14:textId="77777777" w:rsidR="00103940" w:rsidRPr="00D77492" w:rsidRDefault="00103940" w:rsidP="00D77492"/>
    <w:p w14:paraId="35577194" w14:textId="1630099F" w:rsidR="003B10FE" w:rsidDel="009122B0" w:rsidRDefault="009122B0" w:rsidP="0082296D">
      <w:pPr>
        <w:pStyle w:val="Heading2"/>
        <w:numPr>
          <w:ilvl w:val="1"/>
          <w:numId w:val="4"/>
        </w:numPr>
        <w:rPr>
          <w:del w:id="622" w:author="Ume Sauda Ghanyani" w:date="2025-10-30T10:54:00Z" w16du:dateUtc="2025-10-30T05:54:00Z"/>
        </w:rPr>
      </w:pPr>
      <w:bookmarkStart w:id="623" w:name="_Toc213340862"/>
      <w:bookmarkStart w:id="624" w:name="_Toc213341051"/>
      <w:ins w:id="625" w:author="Ume Sauda Ghanyani" w:date="2025-10-30T10:55:00Z" w16du:dateUtc="2025-10-30T05:55:00Z">
        <w:r>
          <w:t>Raw History</w:t>
        </w:r>
      </w:ins>
      <w:commentRangeStart w:id="626"/>
      <w:del w:id="627" w:author="Ume Sauda Ghanyani" w:date="2025-10-30T10:54:00Z" w16du:dateUtc="2025-10-30T05:54:00Z">
        <w:r w:rsidR="000E6B2D" w:rsidDel="009122B0">
          <w:delText>Transaction History</w:delText>
        </w:r>
        <w:commentRangeEnd w:id="626"/>
        <w:r w:rsidR="00E85127" w:rsidDel="009122B0">
          <w:rPr>
            <w:rStyle w:val="CommentReference"/>
            <w:rFonts w:eastAsiaTheme="minorHAnsi" w:cstheme="minorBidi"/>
            <w:b w:val="0"/>
            <w:kern w:val="0"/>
            <w14:ligatures w14:val="none"/>
          </w:rPr>
          <w:commentReference w:id="626"/>
        </w:r>
        <w:bookmarkEnd w:id="623"/>
        <w:bookmarkEnd w:id="624"/>
      </w:del>
    </w:p>
    <w:p w14:paraId="50EF3DBE" w14:textId="32A91994" w:rsidR="00D52462" w:rsidRDefault="00D52462" w:rsidP="004F34D7">
      <w:pPr>
        <w:rPr>
          <w:ins w:id="628" w:author="Ume Sauda Ghanyani" w:date="2025-11-05T10:16:00Z" w16du:dateUtc="2025-11-05T05:16:00Z"/>
        </w:rPr>
      </w:pPr>
      <w:r w:rsidRPr="004F34D7">
        <w:rPr>
          <w:noProof/>
        </w:rPr>
        <w:drawing>
          <wp:anchor distT="0" distB="0" distL="114300" distR="114300" simplePos="0" relativeHeight="251658752" behindDoc="1" locked="0" layoutInCell="1" allowOverlap="1" wp14:anchorId="25E45C37" wp14:editId="1C470ED2">
            <wp:simplePos x="0" y="0"/>
            <wp:positionH relativeFrom="page">
              <wp:align>center</wp:align>
            </wp:positionH>
            <wp:positionV relativeFrom="paragraph">
              <wp:posOffset>4445</wp:posOffset>
            </wp:positionV>
            <wp:extent cx="4884843" cy="2248095"/>
            <wp:effectExtent l="0" t="0" r="0" b="0"/>
            <wp:wrapTight wrapText="bothSides">
              <wp:wrapPolygon edited="0">
                <wp:start x="0" y="0"/>
                <wp:lineTo x="0" y="21417"/>
                <wp:lineTo x="21482" y="21417"/>
                <wp:lineTo x="21482" y="0"/>
                <wp:lineTo x="0" y="0"/>
              </wp:wrapPolygon>
            </wp:wrapTight>
            <wp:docPr id="164050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0641" name=""/>
                    <pic:cNvPicPr/>
                  </pic:nvPicPr>
                  <pic:blipFill>
                    <a:blip r:embed="rId20">
                      <a:extLst>
                        <a:ext uri="{28A0092B-C50C-407E-A947-70E740481C1C}">
                          <a14:useLocalDpi xmlns:a14="http://schemas.microsoft.com/office/drawing/2010/main" val="0"/>
                        </a:ext>
                      </a:extLst>
                    </a:blip>
                    <a:stretch>
                      <a:fillRect/>
                    </a:stretch>
                  </pic:blipFill>
                  <pic:spPr>
                    <a:xfrm>
                      <a:off x="0" y="0"/>
                      <a:ext cx="4884843" cy="2248095"/>
                    </a:xfrm>
                    <a:prstGeom prst="rect">
                      <a:avLst/>
                    </a:prstGeom>
                  </pic:spPr>
                </pic:pic>
              </a:graphicData>
            </a:graphic>
            <wp14:sizeRelH relativeFrom="page">
              <wp14:pctWidth>0</wp14:pctWidth>
            </wp14:sizeRelH>
            <wp14:sizeRelV relativeFrom="page">
              <wp14:pctHeight>0</wp14:pctHeight>
            </wp14:sizeRelV>
          </wp:anchor>
        </w:drawing>
      </w:r>
    </w:p>
    <w:p w14:paraId="4E59AF85" w14:textId="10C6BC54" w:rsidR="00D52462" w:rsidRDefault="00D52462" w:rsidP="004F34D7">
      <w:pPr>
        <w:rPr>
          <w:ins w:id="629" w:author="Ume Sauda Ghanyani" w:date="2025-11-05T10:16:00Z" w16du:dateUtc="2025-11-05T05:16:00Z"/>
        </w:rPr>
      </w:pPr>
    </w:p>
    <w:p w14:paraId="016939FD" w14:textId="4A84A670" w:rsidR="00D52462" w:rsidRDefault="00D52462" w:rsidP="004F34D7">
      <w:pPr>
        <w:rPr>
          <w:ins w:id="630" w:author="Ume Sauda Ghanyani" w:date="2025-11-05T10:16:00Z" w16du:dateUtc="2025-11-05T05:16:00Z"/>
        </w:rPr>
      </w:pPr>
    </w:p>
    <w:p w14:paraId="071C5EA9" w14:textId="3DF837DC" w:rsidR="00D52462" w:rsidRDefault="00D52462" w:rsidP="004F34D7">
      <w:pPr>
        <w:rPr>
          <w:ins w:id="631" w:author="Ume Sauda Ghanyani" w:date="2025-11-05T10:16:00Z" w16du:dateUtc="2025-11-05T05:16:00Z"/>
        </w:rPr>
      </w:pPr>
    </w:p>
    <w:p w14:paraId="1EBD0FF1" w14:textId="7A6292DD" w:rsidR="004F34D7" w:rsidRDefault="004F34D7" w:rsidP="004F34D7">
      <w:pPr>
        <w:rPr>
          <w:ins w:id="632" w:author="Ume Sauda Ghanyani" w:date="2025-11-05T10:17:00Z" w16du:dateUtc="2025-11-05T05:17:00Z"/>
        </w:rPr>
      </w:pPr>
    </w:p>
    <w:p w14:paraId="5616FB57" w14:textId="77777777" w:rsidR="0015695D" w:rsidRDefault="0015695D" w:rsidP="004F34D7">
      <w:pPr>
        <w:rPr>
          <w:ins w:id="633" w:author="Ume Sauda Ghanyani" w:date="2025-11-05T10:17:00Z" w16du:dateUtc="2025-11-05T05:17:00Z"/>
        </w:rPr>
      </w:pPr>
    </w:p>
    <w:p w14:paraId="2608DF57" w14:textId="77777777" w:rsidR="0015695D" w:rsidRDefault="0015695D" w:rsidP="004F34D7">
      <w:pPr>
        <w:rPr>
          <w:ins w:id="634" w:author="Ume Sauda Ghanyani" w:date="2025-11-05T10:17:00Z" w16du:dateUtc="2025-11-05T05:17:00Z"/>
        </w:rPr>
      </w:pPr>
    </w:p>
    <w:p w14:paraId="325B4C8B" w14:textId="77777777" w:rsidR="0015695D" w:rsidRDefault="0015695D" w:rsidP="004F34D7">
      <w:pPr>
        <w:rPr>
          <w:ins w:id="635" w:author="Ume Sauda Ghanyani" w:date="2025-11-05T10:17:00Z" w16du:dateUtc="2025-11-05T05:17:00Z"/>
        </w:rPr>
      </w:pPr>
    </w:p>
    <w:tbl>
      <w:tblPr>
        <w:tblStyle w:val="GridTable4"/>
        <w:tblW w:w="0" w:type="auto"/>
        <w:tblLook w:val="04A0" w:firstRow="1" w:lastRow="0" w:firstColumn="1" w:lastColumn="0" w:noHBand="0" w:noVBand="1"/>
      </w:tblPr>
      <w:tblGrid>
        <w:gridCol w:w="1952"/>
        <w:gridCol w:w="1677"/>
        <w:gridCol w:w="2575"/>
        <w:gridCol w:w="3172"/>
      </w:tblGrid>
      <w:tr w:rsidR="0015695D" w:rsidRPr="00510A8F" w14:paraId="72E6AC2D" w14:textId="77777777" w:rsidTr="00087E68">
        <w:trPr>
          <w:cnfStyle w:val="100000000000" w:firstRow="1" w:lastRow="0" w:firstColumn="0" w:lastColumn="0" w:oddVBand="0" w:evenVBand="0" w:oddHBand="0" w:evenHBand="0" w:firstRowFirstColumn="0" w:firstRowLastColumn="0" w:lastRowFirstColumn="0" w:lastRowLastColumn="0"/>
          <w:ins w:id="636" w:author="Ume Sauda Ghanyani" w:date="2025-11-05T10:18:00Z"/>
        </w:trPr>
        <w:tc>
          <w:tcPr>
            <w:cnfStyle w:val="001000000000" w:firstRow="0" w:lastRow="0" w:firstColumn="1" w:lastColumn="0" w:oddVBand="0" w:evenVBand="0" w:oddHBand="0" w:evenHBand="0" w:firstRowFirstColumn="0" w:firstRowLastColumn="0" w:lastRowFirstColumn="0" w:lastRowLastColumn="0"/>
            <w:tcW w:w="0" w:type="auto"/>
            <w:hideMark/>
          </w:tcPr>
          <w:p w14:paraId="1B364132" w14:textId="77777777" w:rsidR="0015695D" w:rsidRPr="00510A8F" w:rsidRDefault="0015695D" w:rsidP="00087E68">
            <w:pPr>
              <w:spacing w:after="160" w:line="259" w:lineRule="auto"/>
              <w:rPr>
                <w:ins w:id="637" w:author="Ume Sauda Ghanyani" w:date="2025-11-05T10:18:00Z" w16du:dateUtc="2025-11-05T05:18:00Z"/>
              </w:rPr>
            </w:pPr>
            <w:ins w:id="638" w:author="Ume Sauda Ghanyani" w:date="2025-11-05T10:18:00Z" w16du:dateUtc="2025-11-05T05:18:00Z">
              <w:r w:rsidRPr="00510A8F">
                <w:t>Table</w:t>
              </w:r>
            </w:ins>
          </w:p>
        </w:tc>
        <w:tc>
          <w:tcPr>
            <w:tcW w:w="0" w:type="auto"/>
            <w:hideMark/>
          </w:tcPr>
          <w:p w14:paraId="0B6FE905" w14:textId="77777777" w:rsidR="0015695D" w:rsidRPr="00510A8F" w:rsidRDefault="0015695D" w:rsidP="00087E68">
            <w:pPr>
              <w:spacing w:after="160" w:line="259" w:lineRule="auto"/>
              <w:cnfStyle w:val="100000000000" w:firstRow="1" w:lastRow="0" w:firstColumn="0" w:lastColumn="0" w:oddVBand="0" w:evenVBand="0" w:oddHBand="0" w:evenHBand="0" w:firstRowFirstColumn="0" w:firstRowLastColumn="0" w:lastRowFirstColumn="0" w:lastRowLastColumn="0"/>
              <w:rPr>
                <w:ins w:id="639" w:author="Ume Sauda Ghanyani" w:date="2025-11-05T10:18:00Z" w16du:dateUtc="2025-11-05T05:18:00Z"/>
              </w:rPr>
            </w:pPr>
            <w:ins w:id="640" w:author="Ume Sauda Ghanyani" w:date="2025-11-05T10:18:00Z" w16du:dateUtc="2025-11-05T05:18:00Z">
              <w:r w:rsidRPr="00510A8F">
                <w:t>Primary Key</w:t>
              </w:r>
            </w:ins>
          </w:p>
        </w:tc>
        <w:tc>
          <w:tcPr>
            <w:tcW w:w="0" w:type="auto"/>
            <w:hideMark/>
          </w:tcPr>
          <w:p w14:paraId="5F4B0DBA" w14:textId="77777777" w:rsidR="0015695D" w:rsidRPr="00510A8F" w:rsidRDefault="0015695D" w:rsidP="00087E68">
            <w:pPr>
              <w:spacing w:after="160" w:line="259" w:lineRule="auto"/>
              <w:cnfStyle w:val="100000000000" w:firstRow="1" w:lastRow="0" w:firstColumn="0" w:lastColumn="0" w:oddVBand="0" w:evenVBand="0" w:oddHBand="0" w:evenHBand="0" w:firstRowFirstColumn="0" w:firstRowLastColumn="0" w:lastRowFirstColumn="0" w:lastRowLastColumn="0"/>
              <w:rPr>
                <w:ins w:id="641" w:author="Ume Sauda Ghanyani" w:date="2025-11-05T10:18:00Z" w16du:dateUtc="2025-11-05T05:18:00Z"/>
              </w:rPr>
            </w:pPr>
            <w:ins w:id="642" w:author="Ume Sauda Ghanyani" w:date="2025-11-05T10:18:00Z" w16du:dateUtc="2025-11-05T05:18:00Z">
              <w:r w:rsidRPr="00510A8F">
                <w:t>Foreign Key(s)</w:t>
              </w:r>
            </w:ins>
          </w:p>
        </w:tc>
        <w:tc>
          <w:tcPr>
            <w:tcW w:w="0" w:type="auto"/>
            <w:hideMark/>
          </w:tcPr>
          <w:p w14:paraId="5D5A7927" w14:textId="77777777" w:rsidR="0015695D" w:rsidRPr="00510A8F" w:rsidRDefault="0015695D" w:rsidP="00087E68">
            <w:pPr>
              <w:spacing w:after="160" w:line="259" w:lineRule="auto"/>
              <w:cnfStyle w:val="100000000000" w:firstRow="1" w:lastRow="0" w:firstColumn="0" w:lastColumn="0" w:oddVBand="0" w:evenVBand="0" w:oddHBand="0" w:evenHBand="0" w:firstRowFirstColumn="0" w:firstRowLastColumn="0" w:lastRowFirstColumn="0" w:lastRowLastColumn="0"/>
              <w:rPr>
                <w:ins w:id="643" w:author="Ume Sauda Ghanyani" w:date="2025-11-05T10:18:00Z" w16du:dateUtc="2025-11-05T05:18:00Z"/>
              </w:rPr>
            </w:pPr>
            <w:ins w:id="644" w:author="Ume Sauda Ghanyani" w:date="2025-11-05T10:18:00Z" w16du:dateUtc="2025-11-05T05:18:00Z">
              <w:r w:rsidRPr="00510A8F">
                <w:t xml:space="preserve">Relationship Description </w:t>
              </w:r>
            </w:ins>
          </w:p>
        </w:tc>
      </w:tr>
      <w:tr w:rsidR="0015695D" w:rsidRPr="00510A8F" w14:paraId="2BC2629B" w14:textId="77777777" w:rsidTr="00087E68">
        <w:trPr>
          <w:cnfStyle w:val="000000100000" w:firstRow="0" w:lastRow="0" w:firstColumn="0" w:lastColumn="0" w:oddVBand="0" w:evenVBand="0" w:oddHBand="1" w:evenHBand="0" w:firstRowFirstColumn="0" w:firstRowLastColumn="0" w:lastRowFirstColumn="0" w:lastRowLastColumn="0"/>
          <w:ins w:id="645" w:author="Ume Sauda Ghanyani" w:date="2025-11-05T10:18:00Z"/>
        </w:trPr>
        <w:tc>
          <w:tcPr>
            <w:cnfStyle w:val="001000000000" w:firstRow="0" w:lastRow="0" w:firstColumn="1" w:lastColumn="0" w:oddVBand="0" w:evenVBand="0" w:oddHBand="0" w:evenHBand="0" w:firstRowFirstColumn="0" w:firstRowLastColumn="0" w:lastRowFirstColumn="0" w:lastRowLastColumn="0"/>
            <w:tcW w:w="0" w:type="auto"/>
            <w:hideMark/>
          </w:tcPr>
          <w:p w14:paraId="1668207A" w14:textId="1FE96F6C" w:rsidR="0015695D" w:rsidRPr="00510A8F" w:rsidRDefault="000404E3" w:rsidP="00087E68">
            <w:pPr>
              <w:spacing w:after="160" w:line="259" w:lineRule="auto"/>
              <w:rPr>
                <w:ins w:id="646" w:author="Ume Sauda Ghanyani" w:date="2025-11-05T10:18:00Z" w16du:dateUtc="2025-11-05T05:18:00Z"/>
              </w:rPr>
            </w:pPr>
            <w:ins w:id="647" w:author="Ume Sauda Ghanyani" w:date="2025-11-05T10:18:00Z">
              <w:r w:rsidRPr="000404E3">
                <w:t>PACS008 / PAIN001 / PAIN013 / PACS002</w:t>
              </w:r>
            </w:ins>
          </w:p>
        </w:tc>
        <w:tc>
          <w:tcPr>
            <w:tcW w:w="0" w:type="auto"/>
            <w:hideMark/>
          </w:tcPr>
          <w:p w14:paraId="33B2B1FA" w14:textId="56BEEBA9" w:rsidR="0015695D" w:rsidRPr="00510A8F" w:rsidRDefault="000404E3" w:rsidP="00087E68">
            <w:pPr>
              <w:spacing w:after="160" w:line="259" w:lineRule="auto"/>
              <w:cnfStyle w:val="000000100000" w:firstRow="0" w:lastRow="0" w:firstColumn="0" w:lastColumn="0" w:oddVBand="0" w:evenVBand="0" w:oddHBand="1" w:evenHBand="0" w:firstRowFirstColumn="0" w:firstRowLastColumn="0" w:lastRowFirstColumn="0" w:lastRowLastColumn="0"/>
              <w:rPr>
                <w:ins w:id="648" w:author="Ume Sauda Ghanyani" w:date="2025-11-05T10:18:00Z" w16du:dateUtc="2025-11-05T05:18:00Z"/>
              </w:rPr>
            </w:pPr>
            <w:ins w:id="649" w:author="Ume Sauda Ghanyani" w:date="2025-11-05T10:18:00Z">
              <w:r w:rsidRPr="000404E3">
                <w:t>(</w:t>
              </w:r>
              <w:proofErr w:type="spellStart"/>
              <w:r w:rsidRPr="000404E3">
                <w:t>tenant_id</w:t>
              </w:r>
              <w:proofErr w:type="spellEnd"/>
              <w:r w:rsidRPr="000404E3">
                <w:t xml:space="preserve">, </w:t>
              </w:r>
              <w:proofErr w:type="spellStart"/>
              <w:proofErr w:type="gramStart"/>
              <w:r w:rsidRPr="000404E3">
                <w:t>endtoend_</w:t>
              </w:r>
              <w:proofErr w:type="gramEnd"/>
              <w:r w:rsidRPr="000404E3">
                <w:t>id</w:t>
              </w:r>
              <w:proofErr w:type="spellEnd"/>
              <w:r w:rsidRPr="000404E3">
                <w:t>)</w:t>
              </w:r>
            </w:ins>
          </w:p>
        </w:tc>
        <w:tc>
          <w:tcPr>
            <w:tcW w:w="0" w:type="auto"/>
            <w:hideMark/>
          </w:tcPr>
          <w:p w14:paraId="69628C80" w14:textId="1C2C78C7" w:rsidR="0015695D" w:rsidRPr="00510A8F" w:rsidRDefault="000404E3" w:rsidP="00087E68">
            <w:pPr>
              <w:spacing w:after="160" w:line="259" w:lineRule="auto"/>
              <w:cnfStyle w:val="000000100000" w:firstRow="0" w:lastRow="0" w:firstColumn="0" w:lastColumn="0" w:oddVBand="0" w:evenVBand="0" w:oddHBand="1" w:evenHBand="0" w:firstRowFirstColumn="0" w:firstRowLastColumn="0" w:lastRowFirstColumn="0" w:lastRowLastColumn="0"/>
              <w:rPr>
                <w:ins w:id="650" w:author="Ume Sauda Ghanyani" w:date="2025-11-05T10:18:00Z" w16du:dateUtc="2025-11-05T05:18:00Z"/>
              </w:rPr>
            </w:pPr>
            <w:proofErr w:type="spellStart"/>
            <w:ins w:id="651" w:author="Ume Sauda Ghanyani" w:date="2025-11-05T10:18:00Z">
              <w:r w:rsidRPr="000404E3">
                <w:t>debtoraccountid</w:t>
              </w:r>
              <w:proofErr w:type="spellEnd"/>
              <w:r w:rsidRPr="000404E3">
                <w:t xml:space="preserve">, </w:t>
              </w:r>
              <w:proofErr w:type="spellStart"/>
              <w:r w:rsidRPr="000404E3">
                <w:t>creditoraccountid</w:t>
              </w:r>
              <w:proofErr w:type="spellEnd"/>
              <w:r w:rsidRPr="000404E3">
                <w:t xml:space="preserve"> → Account</w:t>
              </w:r>
            </w:ins>
          </w:p>
        </w:tc>
        <w:tc>
          <w:tcPr>
            <w:tcW w:w="0" w:type="auto"/>
            <w:hideMark/>
          </w:tcPr>
          <w:p w14:paraId="04B4EBB0" w14:textId="688873FC" w:rsidR="0015695D" w:rsidRPr="00510A8F" w:rsidRDefault="006A3C59" w:rsidP="00087E68">
            <w:pPr>
              <w:spacing w:after="160" w:line="259" w:lineRule="auto"/>
              <w:cnfStyle w:val="000000100000" w:firstRow="0" w:lastRow="0" w:firstColumn="0" w:lastColumn="0" w:oddVBand="0" w:evenVBand="0" w:oddHBand="1" w:evenHBand="0" w:firstRowFirstColumn="0" w:firstRowLastColumn="0" w:lastRowFirstColumn="0" w:lastRowLastColumn="0"/>
              <w:rPr>
                <w:ins w:id="652" w:author="Ume Sauda Ghanyani" w:date="2025-11-05T10:18:00Z" w16du:dateUtc="2025-11-05T05:18:00Z"/>
              </w:rPr>
            </w:pPr>
            <w:ins w:id="653" w:author="Ume Sauda Ghanyani" w:date="2025-11-05T10:18:00Z">
              <w:r w:rsidRPr="006A3C59">
                <w:t>ISO 20022 messages reference the Accounts involved in each payment or transfer.</w:t>
              </w:r>
            </w:ins>
          </w:p>
        </w:tc>
      </w:tr>
    </w:tbl>
    <w:p w14:paraId="38E5B0AB" w14:textId="77777777" w:rsidR="0015695D" w:rsidRDefault="0015695D" w:rsidP="004F34D7">
      <w:pPr>
        <w:rPr>
          <w:ins w:id="654" w:author="Ume Sauda Ghanyani" w:date="2025-11-05T10:17:00Z" w16du:dateUtc="2025-11-05T05:17:00Z"/>
        </w:rPr>
      </w:pPr>
    </w:p>
    <w:p w14:paraId="129D0D27" w14:textId="77777777" w:rsidR="0015695D" w:rsidRPr="004F34D7" w:rsidRDefault="0015695D" w:rsidP="004F34D7"/>
    <w:p w14:paraId="2604E578" w14:textId="176E8EB7" w:rsidR="000E26A5" w:rsidRDefault="00CC6355" w:rsidP="0082296D">
      <w:pPr>
        <w:pStyle w:val="Heading3"/>
        <w:numPr>
          <w:ilvl w:val="2"/>
          <w:numId w:val="4"/>
        </w:numPr>
      </w:pPr>
      <w:bookmarkStart w:id="655" w:name="_Toc213340863"/>
      <w:bookmarkStart w:id="656" w:name="_Toc213341052"/>
      <w:r w:rsidRPr="00CC6355">
        <w:t>transactionHistoryPacs002 (FIToFIPmtSts)</w:t>
      </w:r>
      <w:bookmarkEnd w:id="655"/>
      <w:bookmarkEnd w:id="656"/>
    </w:p>
    <w:p w14:paraId="6B4823F1" w14:textId="18D98C9F" w:rsidR="00BE59BD" w:rsidRDefault="00BE59BD" w:rsidP="0082296D">
      <w:pPr>
        <w:pStyle w:val="ListParagraph"/>
        <w:numPr>
          <w:ilvl w:val="0"/>
          <w:numId w:val="6"/>
        </w:numPr>
      </w:pPr>
      <w:r>
        <w:t>Identifiers and Linkages</w:t>
      </w:r>
    </w:p>
    <w:tbl>
      <w:tblPr>
        <w:tblStyle w:val="GridTable4"/>
        <w:tblW w:w="8981" w:type="dxa"/>
        <w:tblInd w:w="380" w:type="dxa"/>
        <w:tblLook w:val="04A0" w:firstRow="1" w:lastRow="0" w:firstColumn="1" w:lastColumn="0" w:noHBand="0" w:noVBand="1"/>
      </w:tblPr>
      <w:tblGrid>
        <w:gridCol w:w="3764"/>
        <w:gridCol w:w="558"/>
        <w:gridCol w:w="1118"/>
        <w:gridCol w:w="2218"/>
        <w:gridCol w:w="1338"/>
      </w:tblGrid>
      <w:tr w:rsidR="00A96ECA" w:rsidRPr="00332418" w14:paraId="58ED653B" w14:textId="77777777" w:rsidTr="00480EE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1423789E" w14:textId="77777777" w:rsidR="00332418" w:rsidRPr="00332418" w:rsidRDefault="00332418" w:rsidP="00332418">
            <w:pPr>
              <w:jc w:val="center"/>
              <w:rPr>
                <w:rFonts w:ascii="Aptos Narrow" w:eastAsia="Times New Roman" w:hAnsi="Aptos Narrow" w:cs="Times New Roman"/>
                <w:sz w:val="22"/>
                <w:szCs w:val="22"/>
              </w:rPr>
            </w:pPr>
            <w:r w:rsidRPr="00332418">
              <w:rPr>
                <w:rFonts w:ascii="Aptos Narrow" w:eastAsia="Times New Roman" w:hAnsi="Aptos Narrow" w:cs="Times New Roman"/>
                <w:sz w:val="22"/>
                <w:szCs w:val="22"/>
              </w:rPr>
              <w:t>Field</w:t>
            </w:r>
          </w:p>
        </w:tc>
        <w:tc>
          <w:tcPr>
            <w:tcW w:w="600" w:type="dxa"/>
            <w:hideMark/>
          </w:tcPr>
          <w:p w14:paraId="2FD7035E"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Raw</w:t>
            </w:r>
          </w:p>
        </w:tc>
        <w:tc>
          <w:tcPr>
            <w:tcW w:w="1228" w:type="dxa"/>
            <w:hideMark/>
          </w:tcPr>
          <w:p w14:paraId="66A8E8F0"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Bronze</w:t>
            </w:r>
          </w:p>
        </w:tc>
        <w:tc>
          <w:tcPr>
            <w:tcW w:w="2462" w:type="dxa"/>
            <w:hideMark/>
          </w:tcPr>
          <w:p w14:paraId="78FD3D70"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Silver</w:t>
            </w:r>
          </w:p>
        </w:tc>
        <w:tc>
          <w:tcPr>
            <w:tcW w:w="1475" w:type="dxa"/>
            <w:hideMark/>
          </w:tcPr>
          <w:p w14:paraId="262AF45D"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Gold</w:t>
            </w:r>
          </w:p>
        </w:tc>
      </w:tr>
      <w:tr w:rsidR="00A96ECA" w:rsidRPr="00332418" w14:paraId="5F238B71"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26517349" w14:textId="3F58AF62"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_id</w:t>
            </w:r>
            <w:commentRangeStart w:id="657"/>
            <w:r w:rsidRPr="00332418">
              <w:rPr>
                <w:rFonts w:ascii="Aptos Narrow" w:eastAsia="Times New Roman" w:hAnsi="Aptos Narrow" w:cs="Times New Roman"/>
                <w:color w:val="000000"/>
                <w:sz w:val="22"/>
                <w:szCs w:val="22"/>
              </w:rPr>
              <w:t xml:space="preserve">, </w:t>
            </w:r>
            <w:del w:id="658" w:author="Ume Sauda Ghanyani" w:date="2025-10-30T10:54:00Z" w16du:dateUtc="2025-10-30T05:54:00Z">
              <w:r w:rsidRPr="00332418" w:rsidDel="009122B0">
                <w:rPr>
                  <w:rFonts w:ascii="Arial Unicode MS" w:eastAsia="Times New Roman" w:hAnsi="Arial Unicode MS" w:cs="Times New Roman"/>
                  <w:color w:val="000000"/>
                </w:rPr>
                <w:delText>_rev</w:delText>
              </w:r>
              <w:r w:rsidRPr="00332418" w:rsidDel="009122B0">
                <w:rPr>
                  <w:rFonts w:ascii="Aptos Narrow" w:eastAsia="Times New Roman" w:hAnsi="Aptos Narrow" w:cs="Times New Roman"/>
                  <w:color w:val="000000"/>
                  <w:sz w:val="22"/>
                  <w:szCs w:val="22"/>
                </w:rPr>
                <w:delText xml:space="preserve">, </w:delText>
              </w:r>
              <w:r w:rsidRPr="00332418" w:rsidDel="009122B0">
                <w:rPr>
                  <w:rFonts w:ascii="Arial Unicode MS" w:eastAsia="Times New Roman" w:hAnsi="Arial Unicode MS" w:cs="Times New Roman"/>
                  <w:color w:val="000000"/>
                </w:rPr>
                <w:delText>_key</w:delText>
              </w:r>
              <w:commentRangeEnd w:id="657"/>
              <w:r w:rsidR="00E85127" w:rsidDel="009122B0">
                <w:rPr>
                  <w:rStyle w:val="CommentReference"/>
                  <w:rFonts w:eastAsiaTheme="minorHAnsi" w:cstheme="minorBidi"/>
                  <w:b w:val="0"/>
                  <w:bCs w:val="0"/>
                </w:rPr>
                <w:commentReference w:id="657"/>
              </w:r>
            </w:del>
          </w:p>
        </w:tc>
        <w:tc>
          <w:tcPr>
            <w:tcW w:w="600" w:type="dxa"/>
            <w:hideMark/>
          </w:tcPr>
          <w:p w14:paraId="1DC06BBF"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9F24903"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5EE7F4FE"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Lineage only.</w:t>
            </w:r>
          </w:p>
        </w:tc>
        <w:tc>
          <w:tcPr>
            <w:tcW w:w="1475" w:type="dxa"/>
            <w:hideMark/>
          </w:tcPr>
          <w:p w14:paraId="03AEACB0"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Drill-down.</w:t>
            </w:r>
          </w:p>
        </w:tc>
      </w:tr>
      <w:tr w:rsidR="00A96ECA" w:rsidRPr="00332418" w14:paraId="599E2127" w14:textId="77777777" w:rsidTr="00480EE5">
        <w:trPr>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71A94E08" w14:textId="77777777"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FIToFIPmtSts</w:t>
            </w:r>
          </w:p>
        </w:tc>
        <w:tc>
          <w:tcPr>
            <w:tcW w:w="600" w:type="dxa"/>
            <w:hideMark/>
          </w:tcPr>
          <w:p w14:paraId="07237CE6"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77B3DE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Normalized </w:t>
            </w: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4E0373AE"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Message family QA.</w:t>
            </w:r>
          </w:p>
        </w:tc>
        <w:tc>
          <w:tcPr>
            <w:tcW w:w="1475" w:type="dxa"/>
            <w:hideMark/>
          </w:tcPr>
          <w:p w14:paraId="7579B83E"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Rarely exposed.</w:t>
            </w:r>
          </w:p>
        </w:tc>
      </w:tr>
      <w:tr w:rsidR="00A96ECA" w:rsidRPr="00332418" w14:paraId="117CB8DF"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226AAE1C" w14:textId="77777777" w:rsidR="00332418" w:rsidRPr="00332418" w:rsidRDefault="00332418" w:rsidP="00332418">
            <w:pPr>
              <w:jc w:val="left"/>
              <w:rPr>
                <w:rFonts w:ascii="Arial Unicode MS" w:eastAsia="Times New Roman" w:hAnsi="Arial Unicode MS" w:cs="Times New Roman"/>
                <w:color w:val="000000"/>
              </w:rPr>
            </w:pPr>
            <w:proofErr w:type="spellStart"/>
            <w:r w:rsidRPr="00332418">
              <w:rPr>
                <w:rFonts w:ascii="Arial Unicode MS" w:eastAsia="Times New Roman" w:hAnsi="Arial Unicode MS" w:cs="Times New Roman"/>
                <w:color w:val="000000"/>
              </w:rPr>
              <w:t>GrpHdr_MsgId</w:t>
            </w:r>
            <w:proofErr w:type="spellEnd"/>
          </w:p>
        </w:tc>
        <w:tc>
          <w:tcPr>
            <w:tcW w:w="600" w:type="dxa"/>
            <w:hideMark/>
          </w:tcPr>
          <w:p w14:paraId="71A632F3"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0FFD78C2"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0A0E7449"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With </w:t>
            </w:r>
            <w:proofErr w:type="spellStart"/>
            <w:r w:rsidRPr="00332418">
              <w:rPr>
                <w:rFonts w:ascii="Arial Unicode MS" w:eastAsia="Times New Roman" w:hAnsi="Arial Unicode MS" w:cs="Times New Roman"/>
                <w:color w:val="000000"/>
              </w:rPr>
              <w:t>TxInfAndSts_OrgnlInstrId</w:t>
            </w:r>
            <w:proofErr w:type="spellEnd"/>
            <w:r w:rsidRPr="00332418">
              <w:rPr>
                <w:rFonts w:ascii="Aptos Narrow" w:eastAsia="Times New Roman" w:hAnsi="Aptos Narrow" w:cs="Times New Roman"/>
                <w:color w:val="000000"/>
                <w:sz w:val="22"/>
                <w:szCs w:val="22"/>
              </w:rPr>
              <w:t xml:space="preserve"> is natural key.</w:t>
            </w:r>
          </w:p>
        </w:tc>
        <w:tc>
          <w:tcPr>
            <w:tcW w:w="1475" w:type="dxa"/>
            <w:hideMark/>
          </w:tcPr>
          <w:p w14:paraId="678FC4C5"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Recon drill-down.</w:t>
            </w:r>
          </w:p>
        </w:tc>
      </w:tr>
      <w:tr w:rsidR="00A96ECA" w:rsidRPr="00332418" w14:paraId="63E3F4B9" w14:textId="77777777" w:rsidTr="00480EE5">
        <w:trPr>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78CD0DC9" w14:textId="77777777" w:rsidR="00332418" w:rsidRPr="00332418" w:rsidRDefault="00332418" w:rsidP="00332418">
            <w:pPr>
              <w:jc w:val="left"/>
              <w:rPr>
                <w:rFonts w:ascii="Arial Unicode MS" w:eastAsia="Times New Roman" w:hAnsi="Arial Unicode MS" w:cs="Times New Roman"/>
                <w:color w:val="000000"/>
              </w:rPr>
            </w:pPr>
            <w:proofErr w:type="spellStart"/>
            <w:r w:rsidRPr="00332418">
              <w:rPr>
                <w:rFonts w:ascii="Arial Unicode MS" w:eastAsia="Times New Roman" w:hAnsi="Arial Unicode MS" w:cs="Times New Roman"/>
                <w:color w:val="000000"/>
              </w:rPr>
              <w:t>TxInfAndSts_OrgnlInstrId</w:t>
            </w:r>
            <w:proofErr w:type="spellEnd"/>
          </w:p>
        </w:tc>
        <w:tc>
          <w:tcPr>
            <w:tcW w:w="600" w:type="dxa"/>
            <w:hideMark/>
          </w:tcPr>
          <w:p w14:paraId="6D96E2D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508A0217"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 xml:space="preserve"> required.</w:t>
            </w:r>
          </w:p>
        </w:tc>
        <w:tc>
          <w:tcPr>
            <w:tcW w:w="2462" w:type="dxa"/>
            <w:hideMark/>
          </w:tcPr>
          <w:p w14:paraId="597F030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
        </w:tc>
        <w:tc>
          <w:tcPr>
            <w:tcW w:w="1475" w:type="dxa"/>
            <w:hideMark/>
          </w:tcPr>
          <w:p w14:paraId="78A4C344"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Reconciliation &amp; SLA.</w:t>
            </w:r>
          </w:p>
        </w:tc>
      </w:tr>
      <w:tr w:rsidR="00A96ECA" w:rsidRPr="00332418" w14:paraId="62B26944"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3B304223" w14:textId="77777777" w:rsidR="00332418" w:rsidRPr="00332418" w:rsidRDefault="00332418" w:rsidP="00332418">
            <w:pPr>
              <w:jc w:val="left"/>
              <w:rPr>
                <w:rFonts w:ascii="Arial Unicode MS" w:eastAsia="Times New Roman" w:hAnsi="Arial Unicode MS" w:cs="Times New Roman"/>
                <w:color w:val="000000"/>
              </w:rPr>
            </w:pPr>
            <w:commentRangeStart w:id="659"/>
            <w:commentRangeStart w:id="660"/>
            <w:proofErr w:type="spellStart"/>
            <w:r w:rsidRPr="00332418">
              <w:rPr>
                <w:rFonts w:ascii="Arial Unicode MS" w:eastAsia="Times New Roman" w:hAnsi="Arial Unicode MS" w:cs="Times New Roman"/>
                <w:color w:val="000000"/>
              </w:rPr>
              <w:t>TxInfAndSts_OrgnlEndToEndId</w:t>
            </w:r>
            <w:commentRangeEnd w:id="659"/>
            <w:proofErr w:type="spellEnd"/>
            <w:r w:rsidR="00E85127">
              <w:rPr>
                <w:rStyle w:val="CommentReference"/>
                <w:rFonts w:eastAsiaTheme="minorHAnsi" w:cstheme="minorBidi"/>
                <w:b w:val="0"/>
                <w:bCs w:val="0"/>
              </w:rPr>
              <w:commentReference w:id="659"/>
            </w:r>
            <w:commentRangeEnd w:id="660"/>
            <w:r w:rsidR="004F048E">
              <w:rPr>
                <w:rStyle w:val="CommentReference"/>
                <w:rFonts w:eastAsiaTheme="minorHAnsi" w:cstheme="minorBidi"/>
                <w:b w:val="0"/>
                <w:bCs w:val="0"/>
              </w:rPr>
              <w:commentReference w:id="660"/>
            </w:r>
          </w:p>
        </w:tc>
        <w:tc>
          <w:tcPr>
            <w:tcW w:w="600" w:type="dxa"/>
            <w:hideMark/>
          </w:tcPr>
          <w:p w14:paraId="456605E4"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5FCD91C"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00220CD9"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Secondary </w:t>
            </w:r>
            <w:proofErr w:type="gramStart"/>
            <w:r w:rsidRPr="00332418">
              <w:rPr>
                <w:rFonts w:ascii="Aptos Narrow" w:eastAsia="Times New Roman" w:hAnsi="Aptos Narrow" w:cs="Times New Roman"/>
                <w:color w:val="000000"/>
                <w:sz w:val="22"/>
                <w:szCs w:val="22"/>
              </w:rPr>
              <w:t>join to</w:t>
            </w:r>
            <w:proofErr w:type="gramEnd"/>
            <w:r w:rsidRPr="00332418">
              <w:rPr>
                <w:rFonts w:ascii="Aptos Narrow" w:eastAsia="Times New Roman" w:hAnsi="Aptos Narrow" w:cs="Times New Roman"/>
                <w:color w:val="000000"/>
                <w:sz w:val="22"/>
                <w:szCs w:val="22"/>
              </w:rPr>
              <w:t xml:space="preserve"> </w:t>
            </w:r>
            <w:proofErr w:type="spellStart"/>
            <w:r w:rsidRPr="00332418">
              <w:rPr>
                <w:rFonts w:ascii="Arial Unicode MS" w:eastAsia="Times New Roman" w:hAnsi="Arial Unicode MS" w:cs="Times New Roman"/>
                <w:color w:val="000000"/>
              </w:rPr>
              <w:t>EndToEndId</w:t>
            </w:r>
            <w:proofErr w:type="spellEnd"/>
            <w:r w:rsidRPr="00332418">
              <w:rPr>
                <w:rFonts w:ascii="Aptos Narrow" w:eastAsia="Times New Roman" w:hAnsi="Aptos Narrow" w:cs="Times New Roman"/>
                <w:color w:val="000000"/>
                <w:sz w:val="22"/>
                <w:szCs w:val="22"/>
              </w:rPr>
              <w:t>.</w:t>
            </w:r>
          </w:p>
        </w:tc>
        <w:tc>
          <w:tcPr>
            <w:tcW w:w="1475" w:type="dxa"/>
            <w:hideMark/>
          </w:tcPr>
          <w:p w14:paraId="3553961B"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E2E recon KPI.</w:t>
            </w:r>
          </w:p>
        </w:tc>
      </w:tr>
    </w:tbl>
    <w:p w14:paraId="608BBA00" w14:textId="77777777" w:rsidR="00480EE5" w:rsidRDefault="00480EE5" w:rsidP="006C4534">
      <w:pPr>
        <w:pStyle w:val="ListParagraph"/>
        <w:rPr>
          <w:ins w:id="661" w:author="Ume Sauda Ghanyani" w:date="2025-11-05T14:24:00Z" w16du:dateUtc="2025-11-05T09:24:00Z"/>
        </w:rPr>
      </w:pPr>
    </w:p>
    <w:p w14:paraId="6695126E" w14:textId="40634DA7" w:rsidR="004F048E" w:rsidRDefault="00650688" w:rsidP="006C4534">
      <w:pPr>
        <w:pStyle w:val="ListParagraph"/>
        <w:rPr>
          <w:ins w:id="662" w:author="Ume Sauda Ghanyani" w:date="2025-11-06T11:41:00Z" w16du:dateUtc="2025-11-06T06:41:00Z"/>
        </w:rPr>
      </w:pPr>
      <w:ins w:id="663" w:author="Ume Sauda Ghanyani" w:date="2025-11-06T11:50:00Z" w16du:dateUtc="2025-11-06T06:50:00Z">
        <w:r>
          <w:t xml:space="preserve"> </w:t>
        </w:r>
      </w:ins>
    </w:p>
    <w:p w14:paraId="22A3E3A3" w14:textId="77777777" w:rsidR="00B52FBD" w:rsidRDefault="00B52FBD" w:rsidP="006C4534">
      <w:pPr>
        <w:pStyle w:val="ListParagraph"/>
        <w:rPr>
          <w:ins w:id="664" w:author="Ume Sauda Ghanyani" w:date="2025-11-06T11:41:00Z" w16du:dateUtc="2025-11-06T06:41:00Z"/>
        </w:rPr>
      </w:pPr>
    </w:p>
    <w:p w14:paraId="0B3F5BE9" w14:textId="77777777" w:rsidR="00B52FBD" w:rsidRDefault="00B52FBD" w:rsidP="006C4534">
      <w:pPr>
        <w:pStyle w:val="ListParagraph"/>
        <w:rPr>
          <w:ins w:id="665" w:author="Ume Sauda Ghanyani" w:date="2025-11-05T14:24:00Z" w16du:dateUtc="2025-11-05T09:24:00Z"/>
        </w:rPr>
      </w:pPr>
    </w:p>
    <w:p w14:paraId="6E7108B7" w14:textId="77777777" w:rsidR="004F048E" w:rsidRDefault="004F048E" w:rsidP="006C4534">
      <w:pPr>
        <w:pStyle w:val="ListParagraph"/>
        <w:rPr>
          <w:ins w:id="666" w:author="Ume Sauda Ghanyani" w:date="2025-11-05T14:25:00Z" w16du:dateUtc="2025-11-05T09:25:00Z"/>
        </w:rPr>
      </w:pPr>
    </w:p>
    <w:p w14:paraId="78063F50" w14:textId="77777777" w:rsidR="004F048E" w:rsidRDefault="004F048E" w:rsidP="006C4534">
      <w:pPr>
        <w:pStyle w:val="ListParagraph"/>
      </w:pPr>
    </w:p>
    <w:p w14:paraId="37D0AC4B" w14:textId="74CEC7C1" w:rsidR="00480EE5" w:rsidRDefault="17FBFB7B" w:rsidP="0082296D">
      <w:pPr>
        <w:pStyle w:val="ListParagraph"/>
        <w:numPr>
          <w:ilvl w:val="0"/>
          <w:numId w:val="6"/>
        </w:numPr>
      </w:pPr>
      <w:r>
        <w:t xml:space="preserve">Status, timestamps, charges and </w:t>
      </w:r>
      <w:commentRangeStart w:id="667"/>
      <w:r>
        <w:t>participants</w:t>
      </w:r>
      <w:commentRangeEnd w:id="667"/>
      <w:r w:rsidR="001F43EA">
        <w:rPr>
          <w:rStyle w:val="CommentReference"/>
        </w:rPr>
        <w:commentReference w:id="667"/>
      </w:r>
    </w:p>
    <w:tbl>
      <w:tblPr>
        <w:tblStyle w:val="GridTable4"/>
        <w:tblW w:w="9500" w:type="dxa"/>
        <w:tblLayout w:type="fixed"/>
        <w:tblLook w:val="04A0" w:firstRow="1" w:lastRow="0" w:firstColumn="1" w:lastColumn="0" w:noHBand="0" w:noVBand="1"/>
      </w:tblPr>
      <w:tblGrid>
        <w:gridCol w:w="2334"/>
        <w:gridCol w:w="721"/>
        <w:gridCol w:w="1440"/>
        <w:gridCol w:w="3144"/>
        <w:gridCol w:w="1861"/>
        <w:tblGridChange w:id="668">
          <w:tblGrid>
            <w:gridCol w:w="2334"/>
            <w:gridCol w:w="721"/>
            <w:gridCol w:w="1440"/>
            <w:gridCol w:w="3144"/>
            <w:gridCol w:w="1861"/>
          </w:tblGrid>
        </w:tblGridChange>
      </w:tblGrid>
      <w:tr w:rsidR="00BB4393" w:rsidRPr="00BB4393" w14:paraId="714669FF" w14:textId="77777777" w:rsidTr="00E34E7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34" w:type="dxa"/>
            <w:hideMark/>
          </w:tcPr>
          <w:p w14:paraId="1D5CD86B" w14:textId="77777777" w:rsidR="00BB4393" w:rsidRPr="00BB4393" w:rsidRDefault="00BB4393" w:rsidP="00BB4393">
            <w:pPr>
              <w:jc w:val="center"/>
              <w:rPr>
                <w:rFonts w:ascii="Aptos Narrow" w:eastAsia="Times New Roman" w:hAnsi="Aptos Narrow" w:cs="Times New Roman"/>
                <w:sz w:val="22"/>
                <w:szCs w:val="22"/>
              </w:rPr>
            </w:pPr>
            <w:r w:rsidRPr="00BB4393">
              <w:rPr>
                <w:rFonts w:ascii="Aptos Narrow" w:eastAsia="Times New Roman" w:hAnsi="Aptos Narrow" w:cs="Times New Roman"/>
                <w:sz w:val="22"/>
                <w:szCs w:val="22"/>
              </w:rPr>
              <w:t>Field</w:t>
            </w:r>
          </w:p>
        </w:tc>
        <w:tc>
          <w:tcPr>
            <w:tcW w:w="721" w:type="dxa"/>
            <w:hideMark/>
          </w:tcPr>
          <w:p w14:paraId="0DE74E0D"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Raw</w:t>
            </w:r>
          </w:p>
        </w:tc>
        <w:tc>
          <w:tcPr>
            <w:tcW w:w="1440" w:type="dxa"/>
            <w:hideMark/>
          </w:tcPr>
          <w:p w14:paraId="7DA9FFA4"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Bronze</w:t>
            </w:r>
          </w:p>
        </w:tc>
        <w:tc>
          <w:tcPr>
            <w:tcW w:w="3144" w:type="dxa"/>
            <w:hideMark/>
          </w:tcPr>
          <w:p w14:paraId="7DC13C3F"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Silver</w:t>
            </w:r>
          </w:p>
        </w:tc>
        <w:tc>
          <w:tcPr>
            <w:tcW w:w="1861" w:type="dxa"/>
            <w:hideMark/>
          </w:tcPr>
          <w:p w14:paraId="79313EE2"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Gold</w:t>
            </w:r>
          </w:p>
        </w:tc>
      </w:tr>
      <w:tr w:rsidR="00BB4393" w:rsidRPr="00BB4393" w14:paraId="0AE859E1"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355D4C41" w14:textId="77777777"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TxInfAndSts_TxSts</w:t>
            </w:r>
            <w:proofErr w:type="spellEnd"/>
          </w:p>
        </w:tc>
        <w:tc>
          <w:tcPr>
            <w:tcW w:w="721" w:type="dxa"/>
            <w:hideMark/>
          </w:tcPr>
          <w:p w14:paraId="574333C0"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48253A4C"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Normalized </w:t>
            </w:r>
            <w:r w:rsidRPr="00BB4393">
              <w:rPr>
                <w:rFonts w:ascii="Arial Unicode MS" w:eastAsia="Times New Roman" w:hAnsi="Arial Unicode MS" w:cs="Times New Roman"/>
                <w:color w:val="000000"/>
              </w:rPr>
              <w:t>STRING</w:t>
            </w:r>
            <w:r w:rsidRPr="00BB4393">
              <w:rPr>
                <w:rFonts w:ascii="Aptos Narrow" w:eastAsia="Times New Roman" w:hAnsi="Aptos Narrow" w:cs="Times New Roman"/>
                <w:color w:val="000000"/>
                <w:sz w:val="22"/>
                <w:szCs w:val="22"/>
              </w:rPr>
              <w:t>.</w:t>
            </w:r>
          </w:p>
        </w:tc>
        <w:tc>
          <w:tcPr>
            <w:tcW w:w="3144" w:type="dxa"/>
            <w:hideMark/>
          </w:tcPr>
          <w:p w14:paraId="573A3E83"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Conform via </w:t>
            </w:r>
            <w:proofErr w:type="spellStart"/>
            <w:r w:rsidRPr="00BB4393">
              <w:rPr>
                <w:rFonts w:ascii="Arial Unicode MS" w:eastAsia="Times New Roman" w:hAnsi="Arial Unicode MS" w:cs="Times New Roman"/>
                <w:color w:val="000000"/>
              </w:rPr>
              <w:t>dim_tx_status</w:t>
            </w:r>
            <w:proofErr w:type="spellEnd"/>
            <w:r w:rsidRPr="00BB4393">
              <w:rPr>
                <w:rFonts w:ascii="Aptos Narrow" w:eastAsia="Times New Roman" w:hAnsi="Aptos Narrow" w:cs="Times New Roman"/>
                <w:color w:val="000000"/>
                <w:sz w:val="22"/>
                <w:szCs w:val="22"/>
              </w:rPr>
              <w:t xml:space="preserve">; keep </w:t>
            </w:r>
            <w:r w:rsidRPr="00BB4393">
              <w:rPr>
                <w:rFonts w:ascii="Aptos Narrow" w:eastAsia="Times New Roman" w:hAnsi="Aptos Narrow" w:cs="Times New Roman"/>
                <w:b/>
                <w:bCs/>
                <w:color w:val="000000"/>
                <w:sz w:val="22"/>
                <w:szCs w:val="22"/>
              </w:rPr>
              <w:t>latest</w:t>
            </w:r>
            <w:r w:rsidRPr="00BB4393">
              <w:rPr>
                <w:rFonts w:ascii="Aptos Narrow" w:eastAsia="Times New Roman" w:hAnsi="Aptos Narrow" w:cs="Times New Roman"/>
                <w:color w:val="000000"/>
                <w:sz w:val="22"/>
                <w:szCs w:val="22"/>
              </w:rPr>
              <w:t xml:space="preserve"> per </w:t>
            </w:r>
            <w:proofErr w:type="spellStart"/>
            <w:r w:rsidRPr="00BB4393">
              <w:rPr>
                <w:rFonts w:ascii="Aptos Narrow" w:eastAsia="Times New Roman" w:hAnsi="Aptos Narrow" w:cs="Times New Roman"/>
                <w:color w:val="000000"/>
                <w:sz w:val="22"/>
                <w:szCs w:val="22"/>
              </w:rPr>
              <w:t>InstrId</w:t>
            </w:r>
            <w:proofErr w:type="spellEnd"/>
            <w:r w:rsidRPr="00BB4393">
              <w:rPr>
                <w:rFonts w:ascii="Aptos Narrow" w:eastAsia="Times New Roman" w:hAnsi="Aptos Narrow" w:cs="Times New Roman"/>
                <w:color w:val="000000"/>
                <w:sz w:val="22"/>
                <w:szCs w:val="22"/>
              </w:rPr>
              <w:t>.</w:t>
            </w:r>
          </w:p>
        </w:tc>
        <w:tc>
          <w:tcPr>
            <w:tcW w:w="1861" w:type="dxa"/>
            <w:hideMark/>
          </w:tcPr>
          <w:p w14:paraId="707D1DAD"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Final/Interim status distributions.</w:t>
            </w:r>
          </w:p>
        </w:tc>
      </w:tr>
      <w:tr w:rsidR="00BB4393" w:rsidRPr="00BB4393" w14:paraId="4F1E2858" w14:textId="77777777" w:rsidTr="00E34E75">
        <w:trPr>
          <w:trHeight w:val="552"/>
        </w:trPr>
        <w:tc>
          <w:tcPr>
            <w:cnfStyle w:val="001000000000" w:firstRow="0" w:lastRow="0" w:firstColumn="1" w:lastColumn="0" w:oddVBand="0" w:evenVBand="0" w:oddHBand="0" w:evenHBand="0" w:firstRowFirstColumn="0" w:firstRowLastColumn="0" w:lastRowFirstColumn="0" w:lastRowLastColumn="0"/>
            <w:tcW w:w="2334" w:type="dxa"/>
            <w:hideMark/>
          </w:tcPr>
          <w:p w14:paraId="0ECCD319" w14:textId="77777777"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AccptncDtTm</w:t>
            </w:r>
            <w:proofErr w:type="spellEnd"/>
          </w:p>
        </w:tc>
        <w:tc>
          <w:tcPr>
            <w:tcW w:w="721" w:type="dxa"/>
            <w:hideMark/>
          </w:tcPr>
          <w:p w14:paraId="62CB2F0F"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27D94F82"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56CBE7C5"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Acceptance SLA with 008 header time.</w:t>
            </w:r>
          </w:p>
        </w:tc>
        <w:tc>
          <w:tcPr>
            <w:tcW w:w="1861" w:type="dxa"/>
            <w:hideMark/>
          </w:tcPr>
          <w:p w14:paraId="67875D96"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SLA heatmaps.</w:t>
            </w:r>
          </w:p>
        </w:tc>
      </w:tr>
      <w:tr w:rsidR="00BB4393" w:rsidRPr="00BB4393" w14:paraId="03B20C12" w14:textId="77777777" w:rsidTr="00E34E7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334" w:type="dxa"/>
            <w:hideMark/>
          </w:tcPr>
          <w:p w14:paraId="52FEA48A" w14:textId="77777777"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GrpHdr_CreDtTm</w:t>
            </w:r>
            <w:proofErr w:type="spellEnd"/>
          </w:p>
        </w:tc>
        <w:tc>
          <w:tcPr>
            <w:tcW w:w="721" w:type="dxa"/>
            <w:hideMark/>
          </w:tcPr>
          <w:p w14:paraId="0DFB238B"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768F4410"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71331F55"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Message header time.</w:t>
            </w:r>
          </w:p>
        </w:tc>
        <w:tc>
          <w:tcPr>
            <w:tcW w:w="1861" w:type="dxa"/>
            <w:hideMark/>
          </w:tcPr>
          <w:p w14:paraId="5145F418"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Intake trendlines.</w:t>
            </w:r>
          </w:p>
        </w:tc>
      </w:tr>
      <w:tr w:rsidR="00BB4393" w:rsidRPr="00BB4393" w14:paraId="177D5697" w14:textId="77777777" w:rsidTr="00E34E75">
        <w:trPr>
          <w:trHeight w:val="288"/>
        </w:trPr>
        <w:tc>
          <w:tcPr>
            <w:cnfStyle w:val="001000000000" w:firstRow="0" w:lastRow="0" w:firstColumn="1" w:lastColumn="0" w:oddVBand="0" w:evenVBand="0" w:oddHBand="0" w:evenHBand="0" w:firstRowFirstColumn="0" w:firstRowLastColumn="0" w:lastRowFirstColumn="0" w:lastRowLastColumn="0"/>
            <w:tcW w:w="2334" w:type="dxa"/>
            <w:hideMark/>
          </w:tcPr>
          <w:p w14:paraId="6085CFBA" w14:textId="77777777"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ChrgsInf_Amt_Amt</w:t>
            </w:r>
            <w:proofErr w:type="spellEnd"/>
            <w:r w:rsidRPr="00BB4393">
              <w:rPr>
                <w:rFonts w:ascii="Aptos Narrow" w:eastAsia="Times New Roman" w:hAnsi="Aptos Narrow" w:cs="Times New Roman"/>
                <w:color w:val="000000"/>
                <w:sz w:val="22"/>
                <w:szCs w:val="22"/>
              </w:rPr>
              <w:t xml:space="preserve">, </w:t>
            </w:r>
            <w:r w:rsidRPr="00BB4393">
              <w:rPr>
                <w:rFonts w:ascii="Arial Unicode MS" w:eastAsia="Times New Roman" w:hAnsi="Arial Unicode MS" w:cs="Times New Roman"/>
                <w:color w:val="000000"/>
              </w:rPr>
              <w:t>_Ccy</w:t>
            </w:r>
          </w:p>
        </w:tc>
        <w:tc>
          <w:tcPr>
            <w:tcW w:w="721" w:type="dxa"/>
            <w:hideMark/>
          </w:tcPr>
          <w:p w14:paraId="087EED76"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08688802"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Parsed.</w:t>
            </w:r>
          </w:p>
        </w:tc>
        <w:tc>
          <w:tcPr>
            <w:tcW w:w="3144" w:type="dxa"/>
            <w:hideMark/>
          </w:tcPr>
          <w:p w14:paraId="2D367AC9"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Fee reconciliation vs 008.</w:t>
            </w:r>
          </w:p>
        </w:tc>
        <w:tc>
          <w:tcPr>
            <w:tcW w:w="1861" w:type="dxa"/>
            <w:hideMark/>
          </w:tcPr>
          <w:p w14:paraId="1E11447E"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Fees variance views.</w:t>
            </w:r>
          </w:p>
        </w:tc>
      </w:tr>
      <w:tr w:rsidR="00BB4393" w:rsidRPr="00BB4393" w14:paraId="6540CAFD"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3E6F96E7" w14:textId="2DE5CB55"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InstgAgt</w:t>
            </w:r>
            <w:proofErr w:type="spellEnd"/>
            <w:r w:rsidRPr="00BB4393">
              <w:rPr>
                <w:rFonts w:ascii="Arial Unicode MS" w:eastAsia="Times New Roman" w:hAnsi="Arial Unicode MS" w:cs="Times New Roman"/>
                <w:color w:val="000000"/>
              </w:rPr>
              <w:t>_*_</w:t>
            </w:r>
            <w:proofErr w:type="spellStart"/>
            <w:r w:rsidRPr="00BB4393">
              <w:rPr>
                <w:rFonts w:ascii="Arial Unicode MS" w:eastAsia="Times New Roman" w:hAnsi="Arial Unicode MS" w:cs="Times New Roman"/>
                <w:color w:val="000000"/>
              </w:rPr>
              <w:t>MmbId</w:t>
            </w:r>
            <w:proofErr w:type="spellEnd"/>
            <w:r w:rsidRPr="00BB4393">
              <w:rPr>
                <w:rFonts w:ascii="Aptos Narrow" w:eastAsia="Times New Roman" w:hAnsi="Aptos Narrow" w:cs="Times New Roman"/>
                <w:color w:val="000000"/>
                <w:sz w:val="22"/>
                <w:szCs w:val="22"/>
              </w:rPr>
              <w:t xml:space="preserve">, </w:t>
            </w:r>
          </w:p>
        </w:tc>
        <w:tc>
          <w:tcPr>
            <w:tcW w:w="721" w:type="dxa"/>
            <w:hideMark/>
          </w:tcPr>
          <w:p w14:paraId="59FCF0A9"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57A96DF1"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STRING</w:t>
            </w:r>
            <w:r w:rsidRPr="00BB4393">
              <w:rPr>
                <w:rFonts w:ascii="Aptos Narrow" w:eastAsia="Times New Roman" w:hAnsi="Aptos Narrow" w:cs="Times New Roman"/>
                <w:color w:val="000000"/>
                <w:sz w:val="22"/>
                <w:szCs w:val="22"/>
              </w:rPr>
              <w:t>.</w:t>
            </w:r>
          </w:p>
        </w:tc>
        <w:tc>
          <w:tcPr>
            <w:tcW w:w="3144" w:type="dxa"/>
            <w:hideMark/>
          </w:tcPr>
          <w:p w14:paraId="19EB9BA2"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Join to </w:t>
            </w:r>
            <w:proofErr w:type="spellStart"/>
            <w:r w:rsidRPr="00BB4393">
              <w:rPr>
                <w:rFonts w:ascii="Arial Unicode MS" w:eastAsia="Times New Roman" w:hAnsi="Arial Unicode MS" w:cs="Times New Roman"/>
                <w:color w:val="000000"/>
              </w:rPr>
              <w:t>dim_participant</w:t>
            </w:r>
            <w:proofErr w:type="spellEnd"/>
            <w:r w:rsidRPr="00BB4393">
              <w:rPr>
                <w:rFonts w:ascii="Aptos Narrow" w:eastAsia="Times New Roman" w:hAnsi="Aptos Narrow" w:cs="Times New Roman"/>
                <w:color w:val="000000"/>
                <w:sz w:val="22"/>
                <w:szCs w:val="22"/>
              </w:rPr>
              <w:t>.</w:t>
            </w:r>
          </w:p>
        </w:tc>
        <w:tc>
          <w:tcPr>
            <w:tcW w:w="1861" w:type="dxa"/>
            <w:hideMark/>
          </w:tcPr>
          <w:p w14:paraId="7EBE4A99"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Participant-wise outcomes/SLA.</w:t>
            </w:r>
          </w:p>
        </w:tc>
      </w:tr>
      <w:tr w:rsidR="00BB4393" w:rsidRPr="00BB4393" w14:paraId="190ED87B" w14:textId="77777777" w:rsidTr="00E34E75">
        <w:trPr>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01B82C0C" w14:textId="77777777" w:rsidR="00BB4393" w:rsidRPr="00BB4393" w:rsidRDefault="00BB4393" w:rsidP="00BB4393">
            <w:pPr>
              <w:jc w:val="left"/>
              <w:rPr>
                <w:rFonts w:ascii="Arial Unicode MS" w:eastAsia="Times New Roman" w:hAnsi="Arial Unicode MS" w:cs="Times New Roman"/>
                <w:color w:val="000000"/>
              </w:rPr>
            </w:pPr>
            <w:proofErr w:type="spellStart"/>
            <w:r w:rsidRPr="00BB4393">
              <w:rPr>
                <w:rFonts w:ascii="Arial Unicode MS" w:eastAsia="Times New Roman" w:hAnsi="Arial Unicode MS" w:cs="Times New Roman"/>
                <w:color w:val="000000"/>
              </w:rPr>
              <w:t>DataCache_creDtTm</w:t>
            </w:r>
            <w:proofErr w:type="spellEnd"/>
          </w:p>
        </w:tc>
        <w:tc>
          <w:tcPr>
            <w:tcW w:w="721" w:type="dxa"/>
            <w:hideMark/>
          </w:tcPr>
          <w:p w14:paraId="117E7D90"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3CA3AF71"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6E8E6062" w14:textId="230E1E41"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commentRangeStart w:id="669"/>
            <w:commentRangeStart w:id="670"/>
            <w:r w:rsidRPr="00BB4393">
              <w:rPr>
                <w:rFonts w:ascii="Aptos Narrow" w:eastAsia="Times New Roman" w:hAnsi="Aptos Narrow" w:cs="Times New Roman"/>
                <w:color w:val="000000"/>
                <w:sz w:val="22"/>
                <w:szCs w:val="22"/>
              </w:rPr>
              <w:t>Latest-wins dedup</w:t>
            </w:r>
            <w:r w:rsidR="0016795F">
              <w:rPr>
                <w:rFonts w:ascii="Aptos Narrow" w:eastAsia="Times New Roman" w:hAnsi="Aptos Narrow" w:cs="Times New Roman"/>
                <w:color w:val="000000"/>
                <w:sz w:val="22"/>
                <w:szCs w:val="22"/>
              </w:rPr>
              <w:t>lication</w:t>
            </w:r>
            <w:r w:rsidRPr="00BB4393">
              <w:rPr>
                <w:rFonts w:ascii="Aptos Narrow" w:eastAsia="Times New Roman" w:hAnsi="Aptos Narrow" w:cs="Times New Roman"/>
                <w:color w:val="000000"/>
                <w:sz w:val="22"/>
                <w:szCs w:val="22"/>
              </w:rPr>
              <w:t xml:space="preserve"> for multiple statuses.</w:t>
            </w:r>
            <w:commentRangeEnd w:id="669"/>
            <w:r w:rsidR="00417AB9">
              <w:rPr>
                <w:rStyle w:val="CommentReference"/>
                <w:rFonts w:eastAsiaTheme="minorHAnsi" w:cstheme="minorBidi"/>
              </w:rPr>
              <w:commentReference w:id="669"/>
            </w:r>
            <w:commentRangeEnd w:id="670"/>
            <w:r w:rsidR="00116809">
              <w:rPr>
                <w:rStyle w:val="CommentReference"/>
                <w:rFonts w:eastAsiaTheme="minorHAnsi" w:cstheme="minorBidi"/>
              </w:rPr>
              <w:commentReference w:id="670"/>
            </w:r>
          </w:p>
        </w:tc>
        <w:tc>
          <w:tcPr>
            <w:tcW w:w="1861" w:type="dxa"/>
            <w:hideMark/>
          </w:tcPr>
          <w:p w14:paraId="671483BD"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Freshness monitoring.</w:t>
            </w:r>
          </w:p>
        </w:tc>
      </w:tr>
      <w:tr w:rsidR="00282FEA" w:rsidRPr="00BB4393" w14:paraId="07FAF219" w14:textId="77777777" w:rsidTr="00E34E75">
        <w:trPr>
          <w:cnfStyle w:val="000000100000" w:firstRow="0" w:lastRow="0" w:firstColumn="0" w:lastColumn="0" w:oddVBand="0" w:evenVBand="0" w:oddHBand="1" w:evenHBand="0" w:firstRowFirstColumn="0" w:firstRowLastColumn="0" w:lastRowFirstColumn="0" w:lastRowLastColumn="0"/>
          <w:trHeight w:val="576"/>
          <w:ins w:id="671" w:author="Ume Sauda Ghanyani" w:date="2025-11-05T20:37:00Z"/>
        </w:trPr>
        <w:tc>
          <w:tcPr>
            <w:cnfStyle w:val="001000000000" w:firstRow="0" w:lastRow="0" w:firstColumn="1" w:lastColumn="0" w:oddVBand="0" w:evenVBand="0" w:oddHBand="0" w:evenHBand="0" w:firstRowFirstColumn="0" w:firstRowLastColumn="0" w:lastRowFirstColumn="0" w:lastRowLastColumn="0"/>
            <w:tcW w:w="2334" w:type="dxa"/>
          </w:tcPr>
          <w:p w14:paraId="225B507F" w14:textId="14B40F1C" w:rsidR="00282FEA" w:rsidRPr="00BB4393" w:rsidRDefault="00EA5730" w:rsidP="00BB4393">
            <w:pPr>
              <w:jc w:val="left"/>
              <w:rPr>
                <w:ins w:id="672" w:author="Ume Sauda Ghanyani" w:date="2025-11-05T20:37:00Z" w16du:dateUtc="2025-11-05T15:37:00Z"/>
                <w:rFonts w:ascii="Arial Unicode MS" w:eastAsia="Times New Roman" w:hAnsi="Arial Unicode MS" w:cs="Times New Roman"/>
                <w:color w:val="000000"/>
              </w:rPr>
            </w:pPr>
            <w:proofErr w:type="spellStart"/>
            <w:ins w:id="673" w:author="Ume Sauda Ghanyani" w:date="2025-11-05T20:38:00Z" w16du:dateUtc="2025-11-05T15:38:00Z">
              <w:r>
                <w:rPr>
                  <w:rFonts w:ascii="Arial Unicode MS" w:eastAsia="Times New Roman" w:hAnsi="Arial Unicode MS" w:cs="Times New Roman"/>
                  <w:color w:val="000000"/>
                </w:rPr>
                <w:t>dbtrId</w:t>
              </w:r>
            </w:ins>
            <w:proofErr w:type="spellEnd"/>
          </w:p>
        </w:tc>
        <w:tc>
          <w:tcPr>
            <w:tcW w:w="721" w:type="dxa"/>
          </w:tcPr>
          <w:p w14:paraId="242BCDDD" w14:textId="28292A9E" w:rsidR="00282FEA" w:rsidRPr="00BB4393" w:rsidRDefault="00AF0815" w:rsidP="00BB4393">
            <w:pPr>
              <w:jc w:val="left"/>
              <w:cnfStyle w:val="000000100000" w:firstRow="0" w:lastRow="0" w:firstColumn="0" w:lastColumn="0" w:oddVBand="0" w:evenVBand="0" w:oddHBand="1" w:evenHBand="0" w:firstRowFirstColumn="0" w:firstRowLastColumn="0" w:lastRowFirstColumn="0" w:lastRowLastColumn="0"/>
              <w:rPr>
                <w:ins w:id="674" w:author="Ume Sauda Ghanyani" w:date="2025-11-05T20:37:00Z" w16du:dateUtc="2025-11-05T15:37:00Z"/>
                <w:rFonts w:ascii="Aptos Narrow" w:eastAsia="Times New Roman" w:hAnsi="Aptos Narrow" w:cs="Times New Roman"/>
                <w:color w:val="000000"/>
                <w:sz w:val="22"/>
                <w:szCs w:val="22"/>
              </w:rPr>
            </w:pPr>
            <w:ins w:id="675" w:author="Ume Sauda Ghanyani" w:date="2025-11-05T20:39:00Z" w16du:dateUtc="2025-11-05T15:39:00Z">
              <w:r w:rsidRPr="00BB4393">
                <w:rPr>
                  <w:rFonts w:ascii="Aptos Narrow" w:eastAsia="Times New Roman" w:hAnsi="Aptos Narrow" w:cs="Times New Roman"/>
                  <w:color w:val="000000"/>
                  <w:sz w:val="22"/>
                  <w:szCs w:val="22"/>
                </w:rPr>
                <w:t>As-is.</w:t>
              </w:r>
            </w:ins>
          </w:p>
        </w:tc>
        <w:tc>
          <w:tcPr>
            <w:tcW w:w="1440" w:type="dxa"/>
          </w:tcPr>
          <w:p w14:paraId="3F8553D4" w14:textId="3A9F52CD" w:rsidR="00282FEA" w:rsidRPr="00A23F23" w:rsidRDefault="00777F06" w:rsidP="00BB4393">
            <w:pPr>
              <w:jc w:val="left"/>
              <w:cnfStyle w:val="000000100000" w:firstRow="0" w:lastRow="0" w:firstColumn="0" w:lastColumn="0" w:oddVBand="0" w:evenVBand="0" w:oddHBand="1" w:evenHBand="0" w:firstRowFirstColumn="0" w:firstRowLastColumn="0" w:lastRowFirstColumn="0" w:lastRowLastColumn="0"/>
              <w:rPr>
                <w:ins w:id="676" w:author="Ume Sauda Ghanyani" w:date="2025-11-05T20:37:00Z" w16du:dateUtc="2025-11-05T15:37:00Z"/>
                <w:rFonts w:ascii="Arial Unicode MS" w:eastAsia="Times New Roman" w:hAnsi="Arial Unicode MS" w:cs="Times New Roman"/>
                <w:color w:val="000000"/>
              </w:rPr>
            </w:pPr>
            <w:ins w:id="677" w:author="Ume Sauda Ghanyani" w:date="2025-11-06T10:13:00Z" w16du:dateUtc="2025-11-06T05:13:00Z">
              <w:r w:rsidRPr="00A23F23">
                <w:rPr>
                  <w:rFonts w:ascii="Arial Unicode MS" w:eastAsia="Times New Roman" w:hAnsi="Arial Unicode MS" w:cs="Times New Roman"/>
                  <w:color w:val="000000"/>
                </w:rPr>
                <w:t>Parsed type String</w:t>
              </w:r>
            </w:ins>
          </w:p>
        </w:tc>
        <w:tc>
          <w:tcPr>
            <w:tcW w:w="3144" w:type="dxa"/>
          </w:tcPr>
          <w:p w14:paraId="78EDBCDC" w14:textId="02D67667" w:rsidR="00282FEA" w:rsidRPr="00A23F23" w:rsidRDefault="00A23F23" w:rsidP="00BB4393">
            <w:pPr>
              <w:jc w:val="left"/>
              <w:cnfStyle w:val="000000100000" w:firstRow="0" w:lastRow="0" w:firstColumn="0" w:lastColumn="0" w:oddVBand="0" w:evenVBand="0" w:oddHBand="1" w:evenHBand="0" w:firstRowFirstColumn="0" w:firstRowLastColumn="0" w:lastRowFirstColumn="0" w:lastRowLastColumn="0"/>
              <w:rPr>
                <w:ins w:id="678" w:author="Ume Sauda Ghanyani" w:date="2025-11-05T20:37:00Z" w16du:dateUtc="2025-11-05T15:37:00Z"/>
                <w:rFonts w:ascii="Aptos Narrow" w:eastAsia="Times New Roman" w:hAnsi="Aptos Narrow" w:cs="Times New Roman"/>
                <w:color w:val="000000"/>
                <w:sz w:val="22"/>
                <w:szCs w:val="22"/>
              </w:rPr>
            </w:pPr>
            <w:ins w:id="679" w:author="Ume Sauda Ghanyani" w:date="2025-11-06T10:34:00Z">
              <w:r w:rsidRPr="00A23F23">
                <w:rPr>
                  <w:rFonts w:ascii="Aptos Narrow" w:eastAsia="Times New Roman" w:hAnsi="Aptos Narrow" w:cs="Times New Roman"/>
                  <w:color w:val="000000"/>
                  <w:sz w:val="22"/>
                  <w:szCs w:val="22"/>
                </w:rPr>
                <w:t xml:space="preserve">We match/link it to the </w:t>
              </w:r>
              <w:r w:rsidRPr="00A23F23">
                <w:rPr>
                  <w:rFonts w:ascii="Aptos Narrow" w:eastAsia="Times New Roman" w:hAnsi="Aptos Narrow" w:cs="Times New Roman"/>
                  <w:color w:val="000000"/>
                  <w:sz w:val="22"/>
                  <w:szCs w:val="22"/>
                  <w:rPrChange w:id="680" w:author="Ume Sauda Ghanyani" w:date="2025-11-06T10:34:00Z" w16du:dateUtc="2025-11-06T05:34:00Z">
                    <w:rPr>
                      <w:rFonts w:ascii="Aptos Narrow" w:eastAsia="Times New Roman" w:hAnsi="Aptos Narrow" w:cs="Times New Roman"/>
                      <w:b/>
                      <w:bCs/>
                      <w:color w:val="000000"/>
                      <w:sz w:val="22"/>
                      <w:szCs w:val="22"/>
                    </w:rPr>
                  </w:rPrChange>
                </w:rPr>
                <w:t>official entity record</w:t>
              </w:r>
              <w:r w:rsidRPr="00A23F23">
                <w:rPr>
                  <w:rFonts w:ascii="Aptos Narrow" w:eastAsia="Times New Roman" w:hAnsi="Aptos Narrow" w:cs="Times New Roman"/>
                  <w:color w:val="000000"/>
                  <w:sz w:val="22"/>
                  <w:szCs w:val="22"/>
                </w:rPr>
                <w:t xml:space="preserve"> (</w:t>
              </w:r>
              <w:proofErr w:type="spellStart"/>
              <w:r w:rsidRPr="00A23F23">
                <w:rPr>
                  <w:rFonts w:ascii="Aptos Narrow" w:eastAsia="Times New Roman" w:hAnsi="Aptos Narrow" w:cs="Times New Roman"/>
                  <w:color w:val="000000"/>
                  <w:sz w:val="22"/>
                  <w:szCs w:val="22"/>
                </w:rPr>
                <w:t>dim_entity</w:t>
              </w:r>
              <w:proofErr w:type="spellEnd"/>
              <w:r w:rsidRPr="00A23F23">
                <w:rPr>
                  <w:rFonts w:ascii="Aptos Narrow" w:eastAsia="Times New Roman" w:hAnsi="Aptos Narrow" w:cs="Times New Roman"/>
                  <w:color w:val="000000"/>
                  <w:sz w:val="22"/>
                  <w:szCs w:val="22"/>
                </w:rPr>
                <w:t xml:space="preserve">) so we know </w:t>
              </w:r>
              <w:r w:rsidRPr="00A23F23">
                <w:rPr>
                  <w:rFonts w:ascii="Aptos Narrow" w:eastAsia="Times New Roman" w:hAnsi="Aptos Narrow" w:cs="Times New Roman"/>
                  <w:color w:val="000000"/>
                  <w:sz w:val="22"/>
                  <w:szCs w:val="22"/>
                  <w:rPrChange w:id="681" w:author="Ume Sauda Ghanyani" w:date="2025-11-06T10:34:00Z" w16du:dateUtc="2025-11-06T05:34:00Z">
                    <w:rPr>
                      <w:rFonts w:ascii="Aptos Narrow" w:eastAsia="Times New Roman" w:hAnsi="Aptos Narrow" w:cs="Times New Roman"/>
                      <w:b/>
                      <w:bCs/>
                      <w:color w:val="000000"/>
                      <w:sz w:val="22"/>
                      <w:szCs w:val="22"/>
                    </w:rPr>
                  </w:rPrChange>
                </w:rPr>
                <w:t>who the sender actually is</w:t>
              </w:r>
              <w:r w:rsidRPr="00A23F23">
                <w:rPr>
                  <w:rFonts w:ascii="Aptos Narrow" w:eastAsia="Times New Roman" w:hAnsi="Aptos Narrow" w:cs="Times New Roman"/>
                  <w:color w:val="000000"/>
                  <w:sz w:val="22"/>
                  <w:szCs w:val="22"/>
                </w:rPr>
                <w:t>.</w:t>
              </w:r>
            </w:ins>
          </w:p>
        </w:tc>
        <w:tc>
          <w:tcPr>
            <w:tcW w:w="1861" w:type="dxa"/>
          </w:tcPr>
          <w:p w14:paraId="537343C0" w14:textId="311193F6" w:rsidR="00282FEA" w:rsidRPr="00C87C08" w:rsidRDefault="00C87C08" w:rsidP="00BB4393">
            <w:pPr>
              <w:jc w:val="left"/>
              <w:cnfStyle w:val="000000100000" w:firstRow="0" w:lastRow="0" w:firstColumn="0" w:lastColumn="0" w:oddVBand="0" w:evenVBand="0" w:oddHBand="1" w:evenHBand="0" w:firstRowFirstColumn="0" w:firstRowLastColumn="0" w:lastRowFirstColumn="0" w:lastRowLastColumn="0"/>
              <w:rPr>
                <w:ins w:id="682" w:author="Ume Sauda Ghanyani" w:date="2025-11-05T20:37:00Z" w16du:dateUtc="2025-11-05T15:37:00Z"/>
                <w:rFonts w:ascii="Aptos Narrow" w:eastAsia="Times New Roman" w:hAnsi="Aptos Narrow" w:cs="Times New Roman"/>
                <w:color w:val="000000"/>
                <w:sz w:val="22"/>
                <w:szCs w:val="22"/>
              </w:rPr>
            </w:pPr>
            <w:ins w:id="683" w:author="Ume Sauda Ghanyani" w:date="2025-11-06T10:35:00Z" w16du:dateUtc="2025-11-06T05:35:00Z">
              <w:r>
                <w:rPr>
                  <w:rFonts w:ascii="Aptos Narrow" w:eastAsia="Times New Roman" w:hAnsi="Aptos Narrow" w:cs="Times New Roman"/>
                  <w:color w:val="000000"/>
                  <w:sz w:val="22"/>
                  <w:szCs w:val="22"/>
                </w:rPr>
                <w:t>A</w:t>
              </w:r>
            </w:ins>
            <w:ins w:id="684" w:author="Ume Sauda Ghanyani" w:date="2025-11-06T10:35:00Z">
              <w:r w:rsidRPr="00C87C08">
                <w:rPr>
                  <w:rFonts w:ascii="Aptos Narrow" w:eastAsia="Times New Roman" w:hAnsi="Aptos Narrow" w:cs="Times New Roman"/>
                  <w:color w:val="000000"/>
                  <w:sz w:val="22"/>
                  <w:szCs w:val="22"/>
                </w:rPr>
                <w:t xml:space="preserve">nalyze </w:t>
              </w:r>
              <w:r w:rsidRPr="00C87C08">
                <w:rPr>
                  <w:rFonts w:ascii="Aptos Narrow" w:eastAsia="Times New Roman" w:hAnsi="Aptos Narrow" w:cs="Times New Roman"/>
                  <w:color w:val="000000"/>
                  <w:sz w:val="22"/>
                  <w:szCs w:val="22"/>
                  <w:rPrChange w:id="685" w:author="Ume Sauda Ghanyani" w:date="2025-11-06T10:35:00Z" w16du:dateUtc="2025-11-06T05:35:00Z">
                    <w:rPr>
                      <w:rFonts w:ascii="Aptos Narrow" w:eastAsia="Times New Roman" w:hAnsi="Aptos Narrow" w:cs="Times New Roman"/>
                      <w:b/>
                      <w:bCs/>
                      <w:color w:val="000000"/>
                      <w:sz w:val="22"/>
                      <w:szCs w:val="22"/>
                    </w:rPr>
                  </w:rPrChange>
                </w:rPr>
                <w:t>sender behavior</w:t>
              </w:r>
              <w:r w:rsidRPr="00C87C08">
                <w:rPr>
                  <w:rFonts w:ascii="Aptos Narrow" w:eastAsia="Times New Roman" w:hAnsi="Aptos Narrow" w:cs="Times New Roman"/>
                  <w:color w:val="000000"/>
                  <w:sz w:val="22"/>
                  <w:szCs w:val="22"/>
                </w:rPr>
                <w:t>, such as how many payments they initiate, failure rates, sanctions risk flags, etc.</w:t>
              </w:r>
            </w:ins>
          </w:p>
        </w:tc>
      </w:tr>
      <w:tr w:rsidR="00282FEA" w:rsidRPr="00BB4393" w14:paraId="01F88D98" w14:textId="77777777" w:rsidTr="00E34E75">
        <w:trPr>
          <w:trHeight w:val="576"/>
          <w:ins w:id="686" w:author="Ume Sauda Ghanyani" w:date="2025-11-05T20:37:00Z"/>
        </w:trPr>
        <w:tc>
          <w:tcPr>
            <w:cnfStyle w:val="001000000000" w:firstRow="0" w:lastRow="0" w:firstColumn="1" w:lastColumn="0" w:oddVBand="0" w:evenVBand="0" w:oddHBand="0" w:evenHBand="0" w:firstRowFirstColumn="0" w:firstRowLastColumn="0" w:lastRowFirstColumn="0" w:lastRowLastColumn="0"/>
            <w:tcW w:w="2334" w:type="dxa"/>
          </w:tcPr>
          <w:p w14:paraId="2C970553" w14:textId="144FC6F1" w:rsidR="00282FEA" w:rsidRPr="00BB4393" w:rsidRDefault="00EA5730" w:rsidP="00BB4393">
            <w:pPr>
              <w:jc w:val="left"/>
              <w:rPr>
                <w:ins w:id="687" w:author="Ume Sauda Ghanyani" w:date="2025-11-05T20:37:00Z" w16du:dateUtc="2025-11-05T15:37:00Z"/>
                <w:rFonts w:ascii="Arial Unicode MS" w:eastAsia="Times New Roman" w:hAnsi="Arial Unicode MS" w:cs="Times New Roman"/>
                <w:color w:val="000000"/>
              </w:rPr>
            </w:pPr>
            <w:proofErr w:type="spellStart"/>
            <w:ins w:id="688" w:author="Ume Sauda Ghanyani" w:date="2025-11-05T20:38:00Z" w16du:dateUtc="2025-11-05T15:38:00Z">
              <w:r>
                <w:rPr>
                  <w:rFonts w:ascii="Arial Unicode MS" w:eastAsia="Times New Roman" w:hAnsi="Arial Unicode MS" w:cs="Times New Roman"/>
                  <w:color w:val="000000"/>
                </w:rPr>
                <w:lastRenderedPageBreak/>
                <w:t>crdtId</w:t>
              </w:r>
            </w:ins>
            <w:proofErr w:type="spellEnd"/>
          </w:p>
        </w:tc>
        <w:tc>
          <w:tcPr>
            <w:tcW w:w="721" w:type="dxa"/>
          </w:tcPr>
          <w:p w14:paraId="38B40975" w14:textId="71F58CBA" w:rsidR="00282FEA" w:rsidRPr="00BB4393" w:rsidRDefault="00AF0815" w:rsidP="00BB4393">
            <w:pPr>
              <w:jc w:val="left"/>
              <w:cnfStyle w:val="000000000000" w:firstRow="0" w:lastRow="0" w:firstColumn="0" w:lastColumn="0" w:oddVBand="0" w:evenVBand="0" w:oddHBand="0" w:evenHBand="0" w:firstRowFirstColumn="0" w:firstRowLastColumn="0" w:lastRowFirstColumn="0" w:lastRowLastColumn="0"/>
              <w:rPr>
                <w:ins w:id="689" w:author="Ume Sauda Ghanyani" w:date="2025-11-05T20:37:00Z" w16du:dateUtc="2025-11-05T15:37:00Z"/>
                <w:rFonts w:ascii="Aptos Narrow" w:eastAsia="Times New Roman" w:hAnsi="Aptos Narrow" w:cs="Times New Roman"/>
                <w:color w:val="000000"/>
                <w:sz w:val="22"/>
                <w:szCs w:val="22"/>
              </w:rPr>
            </w:pPr>
            <w:ins w:id="690" w:author="Ume Sauda Ghanyani" w:date="2025-11-05T20:39:00Z" w16du:dateUtc="2025-11-05T15:39:00Z">
              <w:r w:rsidRPr="00BB4393">
                <w:rPr>
                  <w:rFonts w:ascii="Aptos Narrow" w:eastAsia="Times New Roman" w:hAnsi="Aptos Narrow" w:cs="Times New Roman"/>
                  <w:color w:val="000000"/>
                  <w:sz w:val="22"/>
                  <w:szCs w:val="22"/>
                </w:rPr>
                <w:t>As-is.</w:t>
              </w:r>
            </w:ins>
          </w:p>
        </w:tc>
        <w:tc>
          <w:tcPr>
            <w:tcW w:w="1440" w:type="dxa"/>
          </w:tcPr>
          <w:p w14:paraId="6DDBB234" w14:textId="10AF5423" w:rsidR="00282FEA" w:rsidRPr="00BB4393" w:rsidRDefault="00613FC4" w:rsidP="00BB4393">
            <w:pPr>
              <w:jc w:val="left"/>
              <w:cnfStyle w:val="000000000000" w:firstRow="0" w:lastRow="0" w:firstColumn="0" w:lastColumn="0" w:oddVBand="0" w:evenVBand="0" w:oddHBand="0" w:evenHBand="0" w:firstRowFirstColumn="0" w:firstRowLastColumn="0" w:lastRowFirstColumn="0" w:lastRowLastColumn="0"/>
              <w:rPr>
                <w:ins w:id="691" w:author="Ume Sauda Ghanyani" w:date="2025-11-05T20:37:00Z" w16du:dateUtc="2025-11-05T15:37:00Z"/>
                <w:rFonts w:ascii="Arial Unicode MS" w:eastAsia="Times New Roman" w:hAnsi="Arial Unicode MS" w:cs="Times New Roman"/>
                <w:color w:val="000000"/>
              </w:rPr>
            </w:pPr>
            <w:ins w:id="692" w:author="Ume Sauda Ghanyani" w:date="2025-11-06T10:20:00Z">
              <w:r w:rsidRPr="00613FC4">
                <w:rPr>
                  <w:rFonts w:ascii="Arial Unicode MS" w:eastAsia="Times New Roman" w:hAnsi="Arial Unicode MS" w:cs="Times New Roman"/>
                  <w:color w:val="000000"/>
                  <w:rPrChange w:id="693" w:author="Ume Sauda Ghanyani" w:date="2025-11-06T10:20:00Z" w16du:dateUtc="2025-11-06T05:20:00Z">
                    <w:rPr>
                      <w:rFonts w:ascii="Arial Unicode MS" w:eastAsia="Times New Roman" w:hAnsi="Arial Unicode MS" w:cs="Times New Roman"/>
                      <w:b/>
                      <w:bCs/>
                      <w:color w:val="000000"/>
                    </w:rPr>
                  </w:rPrChange>
                </w:rPr>
                <w:t>Parsed/typed STRING</w:t>
              </w:r>
              <w:r w:rsidRPr="00613FC4">
                <w:rPr>
                  <w:rFonts w:ascii="Arial Unicode MS" w:eastAsia="Times New Roman" w:hAnsi="Arial Unicode MS" w:cs="Times New Roman"/>
                  <w:b/>
                  <w:bCs/>
                  <w:color w:val="000000"/>
                </w:rPr>
                <w:t>.</w:t>
              </w:r>
            </w:ins>
          </w:p>
        </w:tc>
        <w:tc>
          <w:tcPr>
            <w:tcW w:w="3144" w:type="dxa"/>
          </w:tcPr>
          <w:p w14:paraId="205079E4" w14:textId="75827002" w:rsidR="00282FEA" w:rsidRPr="008A5D89" w:rsidRDefault="008A5D89" w:rsidP="00BB4393">
            <w:pPr>
              <w:jc w:val="left"/>
              <w:cnfStyle w:val="000000000000" w:firstRow="0" w:lastRow="0" w:firstColumn="0" w:lastColumn="0" w:oddVBand="0" w:evenVBand="0" w:oddHBand="0" w:evenHBand="0" w:firstRowFirstColumn="0" w:firstRowLastColumn="0" w:lastRowFirstColumn="0" w:lastRowLastColumn="0"/>
              <w:rPr>
                <w:ins w:id="694" w:author="Ume Sauda Ghanyani" w:date="2025-11-05T20:37:00Z" w16du:dateUtc="2025-11-05T15:37:00Z"/>
                <w:rFonts w:ascii="Aptos Narrow" w:eastAsia="Times New Roman" w:hAnsi="Aptos Narrow" w:cs="Times New Roman"/>
                <w:color w:val="000000"/>
                <w:sz w:val="22"/>
                <w:szCs w:val="22"/>
              </w:rPr>
            </w:pPr>
            <w:ins w:id="695" w:author="Ume Sauda Ghanyani" w:date="2025-11-06T10:34:00Z">
              <w:r w:rsidRPr="008A5D89">
                <w:rPr>
                  <w:rFonts w:ascii="Aptos Narrow" w:eastAsia="Times New Roman" w:hAnsi="Aptos Narrow" w:cs="Times New Roman"/>
                  <w:color w:val="000000"/>
                  <w:sz w:val="22"/>
                  <w:szCs w:val="22"/>
                </w:rPr>
                <w:t xml:space="preserve">Linked to the </w:t>
              </w:r>
              <w:r w:rsidRPr="008A5D89">
                <w:rPr>
                  <w:rFonts w:ascii="Aptos Narrow" w:eastAsia="Times New Roman" w:hAnsi="Aptos Narrow" w:cs="Times New Roman"/>
                  <w:color w:val="000000"/>
                  <w:sz w:val="22"/>
                  <w:szCs w:val="22"/>
                  <w:rPrChange w:id="696" w:author="Ume Sauda Ghanyani" w:date="2025-11-06T10:34:00Z" w16du:dateUtc="2025-11-06T05:34:00Z">
                    <w:rPr>
                      <w:rFonts w:ascii="Aptos Narrow" w:eastAsia="Times New Roman" w:hAnsi="Aptos Narrow" w:cs="Times New Roman"/>
                      <w:b/>
                      <w:bCs/>
                      <w:color w:val="000000"/>
                      <w:sz w:val="22"/>
                      <w:szCs w:val="22"/>
                    </w:rPr>
                  </w:rPrChange>
                </w:rPr>
                <w:t>creditor’s entity record</w:t>
              </w:r>
              <w:r w:rsidRPr="008A5D89">
                <w:rPr>
                  <w:rFonts w:ascii="Aptos Narrow" w:eastAsia="Times New Roman" w:hAnsi="Aptos Narrow" w:cs="Times New Roman"/>
                  <w:color w:val="000000"/>
                  <w:sz w:val="22"/>
                  <w:szCs w:val="22"/>
                </w:rPr>
                <w:t xml:space="preserve"> in </w:t>
              </w:r>
              <w:proofErr w:type="spellStart"/>
              <w:r w:rsidRPr="008A5D89">
                <w:rPr>
                  <w:rFonts w:ascii="Aptos Narrow" w:eastAsia="Times New Roman" w:hAnsi="Aptos Narrow" w:cs="Times New Roman"/>
                  <w:color w:val="000000"/>
                  <w:sz w:val="22"/>
                  <w:szCs w:val="22"/>
                </w:rPr>
                <w:t>dim_entity</w:t>
              </w:r>
              <w:proofErr w:type="spellEnd"/>
              <w:r w:rsidRPr="008A5D89">
                <w:rPr>
                  <w:rFonts w:ascii="Aptos Narrow" w:eastAsia="Times New Roman" w:hAnsi="Aptos Narrow" w:cs="Times New Roman"/>
                  <w:color w:val="000000"/>
                  <w:sz w:val="22"/>
                  <w:szCs w:val="22"/>
                </w:rPr>
                <w:t>.</w:t>
              </w:r>
            </w:ins>
          </w:p>
        </w:tc>
        <w:tc>
          <w:tcPr>
            <w:tcW w:w="1861" w:type="dxa"/>
          </w:tcPr>
          <w:p w14:paraId="4A60E330" w14:textId="44020230" w:rsidR="00282FEA" w:rsidRPr="00A524B9" w:rsidRDefault="00C87C08" w:rsidP="00BB4393">
            <w:pPr>
              <w:jc w:val="left"/>
              <w:cnfStyle w:val="000000000000" w:firstRow="0" w:lastRow="0" w:firstColumn="0" w:lastColumn="0" w:oddVBand="0" w:evenVBand="0" w:oddHBand="0" w:evenHBand="0" w:firstRowFirstColumn="0" w:firstRowLastColumn="0" w:lastRowFirstColumn="0" w:lastRowLastColumn="0"/>
              <w:rPr>
                <w:ins w:id="697" w:author="Ume Sauda Ghanyani" w:date="2025-11-05T20:37:00Z" w16du:dateUtc="2025-11-05T15:37:00Z"/>
                <w:rFonts w:ascii="Aptos Narrow" w:eastAsia="Times New Roman" w:hAnsi="Aptos Narrow" w:cs="Times New Roman"/>
                <w:color w:val="000000"/>
                <w:sz w:val="22"/>
                <w:szCs w:val="22"/>
              </w:rPr>
            </w:pPr>
            <w:ins w:id="698" w:author="Ume Sauda Ghanyani" w:date="2025-11-06T10:35:00Z">
              <w:r w:rsidRPr="00A524B9">
                <w:rPr>
                  <w:rFonts w:ascii="Aptos Narrow" w:eastAsia="Times New Roman" w:hAnsi="Aptos Narrow" w:cs="Times New Roman"/>
                  <w:color w:val="000000"/>
                  <w:sz w:val="22"/>
                  <w:szCs w:val="22"/>
                </w:rPr>
                <w:t xml:space="preserve">analyze </w:t>
              </w:r>
              <w:r w:rsidRPr="00A524B9">
                <w:rPr>
                  <w:rFonts w:ascii="Aptos Narrow" w:eastAsia="Times New Roman" w:hAnsi="Aptos Narrow" w:cs="Times New Roman"/>
                  <w:color w:val="000000"/>
                  <w:sz w:val="22"/>
                  <w:szCs w:val="22"/>
                  <w:rPrChange w:id="699" w:author="Ume Sauda Ghanyani" w:date="2025-11-06T10:35:00Z" w16du:dateUtc="2025-11-06T05:35:00Z">
                    <w:rPr>
                      <w:rFonts w:ascii="Aptos Narrow" w:eastAsia="Times New Roman" w:hAnsi="Aptos Narrow" w:cs="Times New Roman"/>
                      <w:b/>
                      <w:bCs/>
                      <w:color w:val="000000"/>
                      <w:sz w:val="22"/>
                      <w:szCs w:val="22"/>
                    </w:rPr>
                  </w:rPrChange>
                </w:rPr>
                <w:t>receiver patterns</w:t>
              </w:r>
              <w:r w:rsidRPr="00A524B9">
                <w:rPr>
                  <w:rFonts w:ascii="Aptos Narrow" w:eastAsia="Times New Roman" w:hAnsi="Aptos Narrow" w:cs="Times New Roman"/>
                  <w:color w:val="000000"/>
                  <w:sz w:val="22"/>
                  <w:szCs w:val="22"/>
                </w:rPr>
                <w:t>, such as common receivers, inflow concentration, fee impacts, etc.</w:t>
              </w:r>
            </w:ins>
          </w:p>
        </w:tc>
      </w:tr>
      <w:tr w:rsidR="00282FEA" w:rsidRPr="00BB4393" w14:paraId="6D2DD73D" w14:textId="77777777" w:rsidTr="00E34E75">
        <w:trPr>
          <w:cnfStyle w:val="000000100000" w:firstRow="0" w:lastRow="0" w:firstColumn="0" w:lastColumn="0" w:oddVBand="0" w:evenVBand="0" w:oddHBand="1" w:evenHBand="0" w:firstRowFirstColumn="0" w:firstRowLastColumn="0" w:lastRowFirstColumn="0" w:lastRowLastColumn="0"/>
          <w:trHeight w:val="576"/>
          <w:ins w:id="700" w:author="Ume Sauda Ghanyani" w:date="2025-11-05T20:37:00Z"/>
        </w:trPr>
        <w:tc>
          <w:tcPr>
            <w:cnfStyle w:val="001000000000" w:firstRow="0" w:lastRow="0" w:firstColumn="1" w:lastColumn="0" w:oddVBand="0" w:evenVBand="0" w:oddHBand="0" w:evenHBand="0" w:firstRowFirstColumn="0" w:firstRowLastColumn="0" w:lastRowFirstColumn="0" w:lastRowLastColumn="0"/>
            <w:tcW w:w="2334" w:type="dxa"/>
          </w:tcPr>
          <w:p w14:paraId="45E2CF4C" w14:textId="478097F4" w:rsidR="00282FEA" w:rsidRPr="00BB4393" w:rsidRDefault="00AF0815" w:rsidP="00BB4393">
            <w:pPr>
              <w:jc w:val="left"/>
              <w:rPr>
                <w:ins w:id="701" w:author="Ume Sauda Ghanyani" w:date="2025-11-05T20:37:00Z" w16du:dateUtc="2025-11-05T15:37:00Z"/>
                <w:rFonts w:ascii="Arial Unicode MS" w:eastAsia="Times New Roman" w:hAnsi="Arial Unicode MS" w:cs="Times New Roman"/>
                <w:color w:val="000000"/>
              </w:rPr>
            </w:pPr>
            <w:proofErr w:type="spellStart"/>
            <w:ins w:id="702" w:author="Ume Sauda Ghanyani" w:date="2025-11-05T20:38:00Z" w16du:dateUtc="2025-11-05T15:38:00Z">
              <w:r>
                <w:rPr>
                  <w:rFonts w:ascii="Arial Unicode MS" w:eastAsia="Times New Roman" w:hAnsi="Arial Unicode MS" w:cs="Times New Roman"/>
                  <w:color w:val="000000"/>
                </w:rPr>
                <w:t>cdtrAcctId</w:t>
              </w:r>
            </w:ins>
            <w:proofErr w:type="spellEnd"/>
          </w:p>
        </w:tc>
        <w:tc>
          <w:tcPr>
            <w:tcW w:w="721" w:type="dxa"/>
          </w:tcPr>
          <w:p w14:paraId="29376CEE" w14:textId="32B92823" w:rsidR="00282FEA" w:rsidRPr="00BB4393" w:rsidRDefault="00AF0815" w:rsidP="00BB4393">
            <w:pPr>
              <w:jc w:val="left"/>
              <w:cnfStyle w:val="000000100000" w:firstRow="0" w:lastRow="0" w:firstColumn="0" w:lastColumn="0" w:oddVBand="0" w:evenVBand="0" w:oddHBand="1" w:evenHBand="0" w:firstRowFirstColumn="0" w:firstRowLastColumn="0" w:lastRowFirstColumn="0" w:lastRowLastColumn="0"/>
              <w:rPr>
                <w:ins w:id="703" w:author="Ume Sauda Ghanyani" w:date="2025-11-05T20:37:00Z" w16du:dateUtc="2025-11-05T15:37:00Z"/>
                <w:rFonts w:ascii="Aptos Narrow" w:eastAsia="Times New Roman" w:hAnsi="Aptos Narrow" w:cs="Times New Roman"/>
                <w:color w:val="000000"/>
                <w:sz w:val="22"/>
                <w:szCs w:val="22"/>
              </w:rPr>
            </w:pPr>
            <w:ins w:id="704" w:author="Ume Sauda Ghanyani" w:date="2025-11-05T20:39:00Z" w16du:dateUtc="2025-11-05T15:39:00Z">
              <w:r w:rsidRPr="00BB4393">
                <w:rPr>
                  <w:rFonts w:ascii="Aptos Narrow" w:eastAsia="Times New Roman" w:hAnsi="Aptos Narrow" w:cs="Times New Roman"/>
                  <w:color w:val="000000"/>
                  <w:sz w:val="22"/>
                  <w:szCs w:val="22"/>
                </w:rPr>
                <w:t>As-is.</w:t>
              </w:r>
            </w:ins>
          </w:p>
        </w:tc>
        <w:tc>
          <w:tcPr>
            <w:tcW w:w="1440" w:type="dxa"/>
          </w:tcPr>
          <w:p w14:paraId="4E5AA387" w14:textId="05EF499A" w:rsidR="00282FEA" w:rsidRPr="00BB4393" w:rsidRDefault="00462325" w:rsidP="00BB4393">
            <w:pPr>
              <w:jc w:val="left"/>
              <w:cnfStyle w:val="000000100000" w:firstRow="0" w:lastRow="0" w:firstColumn="0" w:lastColumn="0" w:oddVBand="0" w:evenVBand="0" w:oddHBand="1" w:evenHBand="0" w:firstRowFirstColumn="0" w:firstRowLastColumn="0" w:lastRowFirstColumn="0" w:lastRowLastColumn="0"/>
              <w:rPr>
                <w:ins w:id="705" w:author="Ume Sauda Ghanyani" w:date="2025-11-05T20:37:00Z" w16du:dateUtc="2025-11-05T15:37:00Z"/>
                <w:rFonts w:ascii="Arial Unicode MS" w:eastAsia="Times New Roman" w:hAnsi="Arial Unicode MS" w:cs="Times New Roman"/>
                <w:color w:val="000000"/>
              </w:rPr>
            </w:pPr>
            <w:ins w:id="706" w:author="Ume Sauda Ghanyani" w:date="2025-11-06T10:20:00Z">
              <w:r w:rsidRPr="00462325">
                <w:rPr>
                  <w:rFonts w:ascii="Arial Unicode MS" w:eastAsia="Times New Roman" w:hAnsi="Arial Unicode MS" w:cs="Times New Roman"/>
                  <w:color w:val="000000"/>
                </w:rPr>
                <w:t>Normalized account STRING</w:t>
              </w:r>
            </w:ins>
          </w:p>
        </w:tc>
        <w:tc>
          <w:tcPr>
            <w:tcW w:w="3144" w:type="dxa"/>
          </w:tcPr>
          <w:p w14:paraId="06404D4F" w14:textId="0FDF8C86" w:rsidR="00282FEA" w:rsidRPr="008A5D89" w:rsidRDefault="008A5D89" w:rsidP="00BB4393">
            <w:pPr>
              <w:jc w:val="left"/>
              <w:cnfStyle w:val="000000100000" w:firstRow="0" w:lastRow="0" w:firstColumn="0" w:lastColumn="0" w:oddVBand="0" w:evenVBand="0" w:oddHBand="1" w:evenHBand="0" w:firstRowFirstColumn="0" w:firstRowLastColumn="0" w:lastRowFirstColumn="0" w:lastRowLastColumn="0"/>
              <w:rPr>
                <w:ins w:id="707" w:author="Ume Sauda Ghanyani" w:date="2025-11-05T20:37:00Z" w16du:dateUtc="2025-11-05T15:37:00Z"/>
                <w:rFonts w:ascii="Aptos Narrow" w:eastAsia="Times New Roman" w:hAnsi="Aptos Narrow" w:cs="Times New Roman"/>
                <w:color w:val="000000"/>
                <w:sz w:val="22"/>
                <w:szCs w:val="22"/>
              </w:rPr>
            </w:pPr>
            <w:ins w:id="708" w:author="Ume Sauda Ghanyani" w:date="2025-11-06T10:34:00Z">
              <w:r w:rsidRPr="008A5D89">
                <w:rPr>
                  <w:rFonts w:ascii="Aptos Narrow" w:eastAsia="Times New Roman" w:hAnsi="Aptos Narrow" w:cs="Times New Roman"/>
                  <w:color w:val="000000"/>
                  <w:sz w:val="22"/>
                  <w:szCs w:val="22"/>
                </w:rPr>
                <w:t xml:space="preserve">Linked to </w:t>
              </w:r>
              <w:proofErr w:type="spellStart"/>
              <w:r w:rsidRPr="008A5D89">
                <w:rPr>
                  <w:rFonts w:ascii="Aptos Narrow" w:eastAsia="Times New Roman" w:hAnsi="Aptos Narrow" w:cs="Times New Roman"/>
                  <w:color w:val="000000"/>
                  <w:sz w:val="22"/>
                  <w:szCs w:val="22"/>
                </w:rPr>
                <w:t>dim_account</w:t>
              </w:r>
              <w:proofErr w:type="spellEnd"/>
              <w:r w:rsidRPr="008A5D89">
                <w:rPr>
                  <w:rFonts w:ascii="Aptos Narrow" w:eastAsia="Times New Roman" w:hAnsi="Aptos Narrow" w:cs="Times New Roman"/>
                  <w:color w:val="000000"/>
                  <w:sz w:val="22"/>
                  <w:szCs w:val="22"/>
                </w:rPr>
                <w:t xml:space="preserve"> so we know </w:t>
              </w:r>
              <w:r w:rsidRPr="008A5D89">
                <w:rPr>
                  <w:rFonts w:ascii="Aptos Narrow" w:eastAsia="Times New Roman" w:hAnsi="Aptos Narrow" w:cs="Times New Roman"/>
                  <w:color w:val="000000"/>
                  <w:sz w:val="22"/>
                  <w:szCs w:val="22"/>
                  <w:rPrChange w:id="709" w:author="Ume Sauda Ghanyani" w:date="2025-11-06T10:34:00Z" w16du:dateUtc="2025-11-06T05:34:00Z">
                    <w:rPr>
                      <w:rFonts w:ascii="Aptos Narrow" w:eastAsia="Times New Roman" w:hAnsi="Aptos Narrow" w:cs="Times New Roman"/>
                      <w:b/>
                      <w:bCs/>
                      <w:color w:val="000000"/>
                      <w:sz w:val="22"/>
                      <w:szCs w:val="22"/>
                    </w:rPr>
                  </w:rPrChange>
                </w:rPr>
                <w:t>which exact account belongs to which entity</w:t>
              </w:r>
              <w:r w:rsidRPr="008A5D89">
                <w:rPr>
                  <w:rFonts w:ascii="Aptos Narrow" w:eastAsia="Times New Roman" w:hAnsi="Aptos Narrow" w:cs="Times New Roman"/>
                  <w:color w:val="000000"/>
                  <w:sz w:val="22"/>
                  <w:szCs w:val="22"/>
                </w:rPr>
                <w:t>.</w:t>
              </w:r>
            </w:ins>
          </w:p>
        </w:tc>
        <w:tc>
          <w:tcPr>
            <w:tcW w:w="1861" w:type="dxa"/>
          </w:tcPr>
          <w:p w14:paraId="6BE28C50" w14:textId="29A484FC" w:rsidR="00282FEA" w:rsidRPr="00A524B9" w:rsidRDefault="00A524B9" w:rsidP="00BB4393">
            <w:pPr>
              <w:jc w:val="left"/>
              <w:cnfStyle w:val="000000100000" w:firstRow="0" w:lastRow="0" w:firstColumn="0" w:lastColumn="0" w:oddVBand="0" w:evenVBand="0" w:oddHBand="1" w:evenHBand="0" w:firstRowFirstColumn="0" w:firstRowLastColumn="0" w:lastRowFirstColumn="0" w:lastRowLastColumn="0"/>
              <w:rPr>
                <w:ins w:id="710" w:author="Ume Sauda Ghanyani" w:date="2025-11-05T20:37:00Z" w16du:dateUtc="2025-11-05T15:37:00Z"/>
                <w:rFonts w:ascii="Aptos Narrow" w:eastAsia="Times New Roman" w:hAnsi="Aptos Narrow" w:cs="Times New Roman"/>
                <w:color w:val="000000"/>
                <w:sz w:val="22"/>
                <w:szCs w:val="22"/>
              </w:rPr>
            </w:pPr>
            <w:ins w:id="711" w:author="Ume Sauda Ghanyani" w:date="2025-11-06T10:36:00Z" w16du:dateUtc="2025-11-06T05:36:00Z">
              <w:r>
                <w:rPr>
                  <w:rFonts w:ascii="Aptos Narrow" w:eastAsia="Times New Roman" w:hAnsi="Aptos Narrow" w:cs="Times New Roman"/>
                  <w:color w:val="000000"/>
                  <w:sz w:val="22"/>
                  <w:szCs w:val="22"/>
                </w:rPr>
                <w:t>B</w:t>
              </w:r>
            </w:ins>
            <w:ins w:id="712" w:author="Ume Sauda Ghanyani" w:date="2025-11-06T10:35:00Z">
              <w:r w:rsidRPr="00A524B9">
                <w:rPr>
                  <w:rFonts w:ascii="Aptos Narrow" w:eastAsia="Times New Roman" w:hAnsi="Aptos Narrow" w:cs="Times New Roman"/>
                  <w:color w:val="000000"/>
                  <w:sz w:val="22"/>
                  <w:szCs w:val="22"/>
                  <w:rPrChange w:id="713" w:author="Ume Sauda Ghanyani" w:date="2025-11-06T10:36:00Z" w16du:dateUtc="2025-11-06T05:36:00Z">
                    <w:rPr>
                      <w:rFonts w:ascii="Aptos Narrow" w:eastAsia="Times New Roman" w:hAnsi="Aptos Narrow" w:cs="Times New Roman"/>
                      <w:b/>
                      <w:bCs/>
                      <w:color w:val="000000"/>
                      <w:sz w:val="22"/>
                      <w:szCs w:val="22"/>
                    </w:rPr>
                  </w:rPrChange>
                </w:rPr>
                <w:t>eneficiary account risk</w:t>
              </w:r>
              <w:r w:rsidRPr="00A524B9">
                <w:rPr>
                  <w:rFonts w:ascii="Aptos Narrow" w:eastAsia="Times New Roman" w:hAnsi="Aptos Narrow" w:cs="Times New Roman"/>
                  <w:color w:val="000000"/>
                  <w:sz w:val="22"/>
                  <w:szCs w:val="22"/>
                </w:rPr>
                <w:t>, suspicious inbound flow patterns, corridor analysis.</w:t>
              </w:r>
            </w:ins>
          </w:p>
        </w:tc>
      </w:tr>
      <w:tr w:rsidR="00282FEA" w:rsidRPr="00BB4393" w14:paraId="089EA15A" w14:textId="77777777" w:rsidTr="00A524B9">
        <w:tblPrEx>
          <w:tblW w:w="9500" w:type="dxa"/>
          <w:tblLayout w:type="fixed"/>
          <w:tblPrExChange w:id="714" w:author="Ume Sauda Ghanyani" w:date="2025-11-06T10:36:00Z" w16du:dateUtc="2025-11-06T05:36:00Z">
            <w:tblPrEx>
              <w:tblW w:w="9500" w:type="dxa"/>
              <w:tblLayout w:type="fixed"/>
            </w:tblPrEx>
          </w:tblPrExChange>
        </w:tblPrEx>
        <w:trPr>
          <w:trHeight w:val="1934"/>
          <w:ins w:id="715" w:author="Ume Sauda Ghanyani" w:date="2025-11-05T20:37:00Z"/>
          <w:trPrChange w:id="716" w:author="Ume Sauda Ghanyani" w:date="2025-11-06T10:36:00Z" w16du:dateUtc="2025-11-06T05:36:00Z">
            <w:trPr>
              <w:trHeight w:val="576"/>
            </w:trPr>
          </w:trPrChange>
        </w:trPr>
        <w:tc>
          <w:tcPr>
            <w:cnfStyle w:val="001000000000" w:firstRow="0" w:lastRow="0" w:firstColumn="1" w:lastColumn="0" w:oddVBand="0" w:evenVBand="0" w:oddHBand="0" w:evenHBand="0" w:firstRowFirstColumn="0" w:firstRowLastColumn="0" w:lastRowFirstColumn="0" w:lastRowLastColumn="0"/>
            <w:tcW w:w="0" w:type="dxa"/>
            <w:tcPrChange w:id="717" w:author="Ume Sauda Ghanyani" w:date="2025-11-06T10:36:00Z" w16du:dateUtc="2025-11-06T05:36:00Z">
              <w:tcPr>
                <w:tcW w:w="2334" w:type="dxa"/>
              </w:tcPr>
            </w:tcPrChange>
          </w:tcPr>
          <w:p w14:paraId="3B3A7C2B" w14:textId="072B567D" w:rsidR="00282FEA" w:rsidRPr="00BB4393" w:rsidRDefault="00AF0815" w:rsidP="00BB4393">
            <w:pPr>
              <w:jc w:val="left"/>
              <w:rPr>
                <w:ins w:id="718" w:author="Ume Sauda Ghanyani" w:date="2025-11-05T20:37:00Z" w16du:dateUtc="2025-11-05T15:37:00Z"/>
                <w:rFonts w:ascii="Arial Unicode MS" w:eastAsia="Times New Roman" w:hAnsi="Arial Unicode MS" w:cs="Times New Roman"/>
                <w:color w:val="000000"/>
              </w:rPr>
            </w:pPr>
            <w:proofErr w:type="spellStart"/>
            <w:ins w:id="719" w:author="Ume Sauda Ghanyani" w:date="2025-11-05T20:38:00Z" w16du:dateUtc="2025-11-05T15:38:00Z">
              <w:r>
                <w:rPr>
                  <w:rFonts w:ascii="Arial Unicode MS" w:eastAsia="Times New Roman" w:hAnsi="Arial Unicode MS" w:cs="Times New Roman"/>
                  <w:color w:val="000000"/>
                </w:rPr>
                <w:t>dbtrAcctId</w:t>
              </w:r>
            </w:ins>
            <w:proofErr w:type="spellEnd"/>
          </w:p>
        </w:tc>
        <w:tc>
          <w:tcPr>
            <w:tcW w:w="0" w:type="dxa"/>
            <w:tcPrChange w:id="720" w:author="Ume Sauda Ghanyani" w:date="2025-11-06T10:36:00Z" w16du:dateUtc="2025-11-06T05:36:00Z">
              <w:tcPr>
                <w:tcW w:w="721" w:type="dxa"/>
              </w:tcPr>
            </w:tcPrChange>
          </w:tcPr>
          <w:p w14:paraId="4DBA59A2" w14:textId="6734160F" w:rsidR="00282FEA" w:rsidRPr="00BB4393" w:rsidRDefault="00AF0815" w:rsidP="00BB4393">
            <w:pPr>
              <w:jc w:val="left"/>
              <w:cnfStyle w:val="000000000000" w:firstRow="0" w:lastRow="0" w:firstColumn="0" w:lastColumn="0" w:oddVBand="0" w:evenVBand="0" w:oddHBand="0" w:evenHBand="0" w:firstRowFirstColumn="0" w:firstRowLastColumn="0" w:lastRowFirstColumn="0" w:lastRowLastColumn="0"/>
              <w:rPr>
                <w:ins w:id="721" w:author="Ume Sauda Ghanyani" w:date="2025-11-05T20:37:00Z" w16du:dateUtc="2025-11-05T15:37:00Z"/>
                <w:rFonts w:ascii="Aptos Narrow" w:eastAsia="Times New Roman" w:hAnsi="Aptos Narrow" w:cs="Times New Roman"/>
                <w:color w:val="000000"/>
                <w:sz w:val="22"/>
                <w:szCs w:val="22"/>
              </w:rPr>
            </w:pPr>
            <w:ins w:id="722" w:author="Ume Sauda Ghanyani" w:date="2025-11-05T20:39:00Z" w16du:dateUtc="2025-11-05T15:39:00Z">
              <w:r w:rsidRPr="00BB4393">
                <w:rPr>
                  <w:rFonts w:ascii="Aptos Narrow" w:eastAsia="Times New Roman" w:hAnsi="Aptos Narrow" w:cs="Times New Roman"/>
                  <w:color w:val="000000"/>
                  <w:sz w:val="22"/>
                  <w:szCs w:val="22"/>
                </w:rPr>
                <w:t>As-is.</w:t>
              </w:r>
            </w:ins>
          </w:p>
        </w:tc>
        <w:tc>
          <w:tcPr>
            <w:tcW w:w="0" w:type="dxa"/>
            <w:tcPrChange w:id="723" w:author="Ume Sauda Ghanyani" w:date="2025-11-06T10:36:00Z" w16du:dateUtc="2025-11-06T05:36:00Z">
              <w:tcPr>
                <w:tcW w:w="1440" w:type="dxa"/>
              </w:tcPr>
            </w:tcPrChange>
          </w:tcPr>
          <w:p w14:paraId="010D77CB" w14:textId="45CD41EA" w:rsidR="00282FEA" w:rsidRPr="00BB4393" w:rsidRDefault="00462325" w:rsidP="00BB4393">
            <w:pPr>
              <w:jc w:val="left"/>
              <w:cnfStyle w:val="000000000000" w:firstRow="0" w:lastRow="0" w:firstColumn="0" w:lastColumn="0" w:oddVBand="0" w:evenVBand="0" w:oddHBand="0" w:evenHBand="0" w:firstRowFirstColumn="0" w:firstRowLastColumn="0" w:lastRowFirstColumn="0" w:lastRowLastColumn="0"/>
              <w:rPr>
                <w:ins w:id="724" w:author="Ume Sauda Ghanyani" w:date="2025-11-05T20:37:00Z" w16du:dateUtc="2025-11-05T15:37:00Z"/>
                <w:rFonts w:ascii="Arial Unicode MS" w:eastAsia="Times New Roman" w:hAnsi="Arial Unicode MS" w:cs="Times New Roman"/>
                <w:color w:val="000000"/>
              </w:rPr>
            </w:pPr>
            <w:ins w:id="725" w:author="Ume Sauda Ghanyani" w:date="2025-11-06T10:20:00Z">
              <w:r w:rsidRPr="00462325">
                <w:rPr>
                  <w:rFonts w:ascii="Arial Unicode MS" w:eastAsia="Times New Roman" w:hAnsi="Arial Unicode MS" w:cs="Times New Roman"/>
                  <w:color w:val="000000"/>
                </w:rPr>
                <w:t>Normalized account STRING</w:t>
              </w:r>
            </w:ins>
          </w:p>
        </w:tc>
        <w:tc>
          <w:tcPr>
            <w:tcW w:w="0" w:type="dxa"/>
            <w:tcPrChange w:id="726" w:author="Ume Sauda Ghanyani" w:date="2025-11-06T10:36:00Z" w16du:dateUtc="2025-11-06T05:36:00Z">
              <w:tcPr>
                <w:tcW w:w="3144" w:type="dxa"/>
              </w:tcPr>
            </w:tcPrChange>
          </w:tcPr>
          <w:p w14:paraId="7CB95559" w14:textId="4A3AD9D7" w:rsidR="00282FEA" w:rsidRPr="008A5D89" w:rsidRDefault="008A5D89" w:rsidP="00BB4393">
            <w:pPr>
              <w:jc w:val="left"/>
              <w:cnfStyle w:val="000000000000" w:firstRow="0" w:lastRow="0" w:firstColumn="0" w:lastColumn="0" w:oddVBand="0" w:evenVBand="0" w:oddHBand="0" w:evenHBand="0" w:firstRowFirstColumn="0" w:firstRowLastColumn="0" w:lastRowFirstColumn="0" w:lastRowLastColumn="0"/>
              <w:rPr>
                <w:ins w:id="727" w:author="Ume Sauda Ghanyani" w:date="2025-11-05T20:37:00Z" w16du:dateUtc="2025-11-05T15:37:00Z"/>
                <w:rFonts w:ascii="Aptos Narrow" w:eastAsia="Times New Roman" w:hAnsi="Aptos Narrow" w:cs="Times New Roman"/>
                <w:color w:val="000000"/>
                <w:sz w:val="22"/>
                <w:szCs w:val="22"/>
              </w:rPr>
            </w:pPr>
            <w:ins w:id="728" w:author="Ume Sauda Ghanyani" w:date="2025-11-06T10:34:00Z">
              <w:r w:rsidRPr="008A5D89">
                <w:rPr>
                  <w:rFonts w:ascii="Aptos Narrow" w:eastAsia="Times New Roman" w:hAnsi="Aptos Narrow" w:cs="Times New Roman"/>
                  <w:color w:val="000000"/>
                  <w:sz w:val="22"/>
                  <w:szCs w:val="22"/>
                </w:rPr>
                <w:t xml:space="preserve">Linked to </w:t>
              </w:r>
              <w:proofErr w:type="spellStart"/>
              <w:r w:rsidRPr="008A5D89">
                <w:rPr>
                  <w:rFonts w:ascii="Aptos Narrow" w:eastAsia="Times New Roman" w:hAnsi="Aptos Narrow" w:cs="Times New Roman"/>
                  <w:color w:val="000000"/>
                  <w:sz w:val="22"/>
                  <w:szCs w:val="22"/>
                </w:rPr>
                <w:t>dim_account</w:t>
              </w:r>
              <w:proofErr w:type="spellEnd"/>
              <w:r w:rsidRPr="008A5D89">
                <w:rPr>
                  <w:rFonts w:ascii="Aptos Narrow" w:eastAsia="Times New Roman" w:hAnsi="Aptos Narrow" w:cs="Times New Roman"/>
                  <w:color w:val="000000"/>
                  <w:sz w:val="22"/>
                  <w:szCs w:val="22"/>
                </w:rPr>
                <w:t xml:space="preserve"> to connect it to the </w:t>
              </w:r>
              <w:r w:rsidRPr="008A5D89">
                <w:rPr>
                  <w:rFonts w:ascii="Aptos Narrow" w:eastAsia="Times New Roman" w:hAnsi="Aptos Narrow" w:cs="Times New Roman"/>
                  <w:color w:val="000000"/>
                  <w:sz w:val="22"/>
                  <w:szCs w:val="22"/>
                  <w:rPrChange w:id="729" w:author="Ume Sauda Ghanyani" w:date="2025-11-06T10:34:00Z" w16du:dateUtc="2025-11-06T05:34:00Z">
                    <w:rPr>
                      <w:rFonts w:ascii="Aptos Narrow" w:eastAsia="Times New Roman" w:hAnsi="Aptos Narrow" w:cs="Times New Roman"/>
                      <w:b/>
                      <w:bCs/>
                      <w:color w:val="000000"/>
                      <w:sz w:val="22"/>
                      <w:szCs w:val="22"/>
                    </w:rPr>
                  </w:rPrChange>
                </w:rPr>
                <w:t>debtor entity</w:t>
              </w:r>
              <w:r w:rsidRPr="008A5D89">
                <w:rPr>
                  <w:rFonts w:ascii="Aptos Narrow" w:eastAsia="Times New Roman" w:hAnsi="Aptos Narrow" w:cs="Times New Roman"/>
                  <w:color w:val="000000"/>
                  <w:sz w:val="22"/>
                  <w:szCs w:val="22"/>
                </w:rPr>
                <w:t>.</w:t>
              </w:r>
            </w:ins>
          </w:p>
        </w:tc>
        <w:tc>
          <w:tcPr>
            <w:tcW w:w="0" w:type="dxa"/>
            <w:tcPrChange w:id="730" w:author="Ume Sauda Ghanyani" w:date="2025-11-06T10:36:00Z" w16du:dateUtc="2025-11-06T05:36:00Z">
              <w:tcPr>
                <w:tcW w:w="1861" w:type="dxa"/>
              </w:tcPr>
            </w:tcPrChange>
          </w:tcPr>
          <w:p w14:paraId="6D0C36C9" w14:textId="3FA18FCD" w:rsidR="00282FEA" w:rsidRPr="00A524B9" w:rsidRDefault="00A524B9" w:rsidP="00BB4393">
            <w:pPr>
              <w:jc w:val="left"/>
              <w:cnfStyle w:val="000000000000" w:firstRow="0" w:lastRow="0" w:firstColumn="0" w:lastColumn="0" w:oddVBand="0" w:evenVBand="0" w:oddHBand="0" w:evenHBand="0" w:firstRowFirstColumn="0" w:firstRowLastColumn="0" w:lastRowFirstColumn="0" w:lastRowLastColumn="0"/>
              <w:rPr>
                <w:ins w:id="731" w:author="Ume Sauda Ghanyani" w:date="2025-11-05T20:37:00Z" w16du:dateUtc="2025-11-05T15:37:00Z"/>
                <w:rFonts w:ascii="Aptos Narrow" w:eastAsia="Times New Roman" w:hAnsi="Aptos Narrow" w:cs="Times New Roman"/>
                <w:color w:val="000000"/>
                <w:sz w:val="22"/>
                <w:szCs w:val="22"/>
              </w:rPr>
            </w:pPr>
            <w:ins w:id="732" w:author="Ume Sauda Ghanyani" w:date="2025-11-06T10:36:00Z" w16du:dateUtc="2025-11-06T05:36:00Z">
              <w:r w:rsidRPr="00A524B9">
                <w:rPr>
                  <w:rFonts w:ascii="Aptos Narrow" w:eastAsia="Times New Roman" w:hAnsi="Aptos Narrow" w:cs="Times New Roman"/>
                  <w:color w:val="000000"/>
                  <w:sz w:val="22"/>
                  <w:szCs w:val="22"/>
                </w:rPr>
                <w:t>A</w:t>
              </w:r>
            </w:ins>
            <w:ins w:id="733" w:author="Ume Sauda Ghanyani" w:date="2025-11-06T10:35:00Z">
              <w:r w:rsidRPr="00A524B9">
                <w:rPr>
                  <w:rFonts w:ascii="Aptos Narrow" w:eastAsia="Times New Roman" w:hAnsi="Aptos Narrow" w:cs="Times New Roman"/>
                  <w:color w:val="000000"/>
                  <w:sz w:val="22"/>
                  <w:szCs w:val="22"/>
                </w:rPr>
                <w:t xml:space="preserve">nalyze </w:t>
              </w:r>
              <w:r w:rsidRPr="00A524B9">
                <w:rPr>
                  <w:rFonts w:ascii="Aptos Narrow" w:eastAsia="Times New Roman" w:hAnsi="Aptos Narrow" w:cs="Times New Roman"/>
                  <w:color w:val="000000"/>
                  <w:sz w:val="22"/>
                  <w:szCs w:val="22"/>
                  <w:rPrChange w:id="734" w:author="Ume Sauda Ghanyani" w:date="2025-11-06T10:36:00Z" w16du:dateUtc="2025-11-06T05:36:00Z">
                    <w:rPr>
                      <w:rFonts w:ascii="Aptos Narrow" w:eastAsia="Times New Roman" w:hAnsi="Aptos Narrow" w:cs="Times New Roman"/>
                      <w:b/>
                      <w:bCs/>
                      <w:color w:val="000000"/>
                      <w:sz w:val="22"/>
                      <w:szCs w:val="22"/>
                    </w:rPr>
                  </w:rPrChange>
                </w:rPr>
                <w:t>account-level activity</w:t>
              </w:r>
              <w:r w:rsidRPr="00A524B9">
                <w:rPr>
                  <w:rFonts w:ascii="Aptos Narrow" w:eastAsia="Times New Roman" w:hAnsi="Aptos Narrow" w:cs="Times New Roman"/>
                  <w:color w:val="000000"/>
                  <w:sz w:val="22"/>
                  <w:szCs w:val="22"/>
                </w:rPr>
                <w:t>, velocity patterns, structuring attempts, repeated returns, etc.</w:t>
              </w:r>
            </w:ins>
          </w:p>
        </w:tc>
      </w:tr>
    </w:tbl>
    <w:p w14:paraId="0A141697" w14:textId="77777777" w:rsidR="001F43EA" w:rsidRDefault="001F43EA" w:rsidP="00D469F6">
      <w:pPr>
        <w:pStyle w:val="ListParagraph"/>
      </w:pPr>
    </w:p>
    <w:p w14:paraId="22CA2AF1" w14:textId="77777777" w:rsidR="008E5C08" w:rsidRDefault="008E5C08" w:rsidP="00D469F6">
      <w:pPr>
        <w:pStyle w:val="ListParagraph"/>
        <w:rPr>
          <w:ins w:id="735" w:author="Ume Sauda Ghanyani" w:date="2025-11-06T12:25:00Z" w16du:dateUtc="2025-11-06T07:25:00Z"/>
        </w:rPr>
      </w:pPr>
    </w:p>
    <w:p w14:paraId="4DC5231A" w14:textId="77777777" w:rsidR="00CF1E6C" w:rsidRPr="00BE59BD" w:rsidRDefault="00CF1E6C" w:rsidP="00D469F6">
      <w:pPr>
        <w:pStyle w:val="ListParagraph"/>
      </w:pPr>
    </w:p>
    <w:p w14:paraId="442A7410" w14:textId="37EC9752" w:rsidR="000E26A5" w:rsidRPr="000E26A5" w:rsidRDefault="00DD5323" w:rsidP="0082296D">
      <w:pPr>
        <w:pStyle w:val="Heading3"/>
        <w:numPr>
          <w:ilvl w:val="2"/>
          <w:numId w:val="4"/>
        </w:numPr>
      </w:pPr>
      <w:bookmarkStart w:id="736" w:name="_Toc213340864"/>
      <w:bookmarkStart w:id="737" w:name="_Toc213341053"/>
      <w:r w:rsidRPr="00DD5323">
        <w:t>transactionHistoryPacs008 (</w:t>
      </w:r>
      <w:proofErr w:type="spellStart"/>
      <w:r w:rsidRPr="00DD5323">
        <w:t>FIToFICstmrCdtTrf</w:t>
      </w:r>
      <w:proofErr w:type="spellEnd"/>
      <w:r w:rsidRPr="00DD5323">
        <w:t>)</w:t>
      </w:r>
      <w:bookmarkEnd w:id="736"/>
      <w:bookmarkEnd w:id="737"/>
    </w:p>
    <w:tbl>
      <w:tblPr>
        <w:tblStyle w:val="GridTable4"/>
        <w:tblpPr w:leftFromText="180" w:rightFromText="180" w:vertAnchor="text" w:horzAnchor="margin" w:tblpY="340"/>
        <w:tblW w:w="10578" w:type="dxa"/>
        <w:tblLook w:val="04A0" w:firstRow="1" w:lastRow="0" w:firstColumn="1" w:lastColumn="0" w:noHBand="0" w:noVBand="1"/>
      </w:tblPr>
      <w:tblGrid>
        <w:gridCol w:w="3250"/>
        <w:gridCol w:w="1681"/>
        <w:gridCol w:w="1280"/>
        <w:gridCol w:w="2408"/>
        <w:gridCol w:w="1959"/>
      </w:tblGrid>
      <w:tr w:rsidR="008011D0" w:rsidRPr="008011D0" w14:paraId="46F304D6" w14:textId="77777777" w:rsidTr="008011D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50" w:type="dxa"/>
            <w:noWrap/>
            <w:hideMark/>
          </w:tcPr>
          <w:p w14:paraId="680FC8C0" w14:textId="77777777" w:rsidR="008011D0" w:rsidRPr="008011D0" w:rsidRDefault="008011D0" w:rsidP="008011D0">
            <w:pPr>
              <w:jc w:val="center"/>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Field</w:t>
            </w:r>
          </w:p>
        </w:tc>
        <w:tc>
          <w:tcPr>
            <w:tcW w:w="1681" w:type="dxa"/>
            <w:noWrap/>
            <w:hideMark/>
          </w:tcPr>
          <w:p w14:paraId="40955766"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Raw (Ozone)</w:t>
            </w:r>
          </w:p>
        </w:tc>
        <w:tc>
          <w:tcPr>
            <w:tcW w:w="1280" w:type="dxa"/>
            <w:noWrap/>
            <w:hideMark/>
          </w:tcPr>
          <w:p w14:paraId="3C46C23D"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Bronze (Hudi)</w:t>
            </w:r>
          </w:p>
        </w:tc>
        <w:tc>
          <w:tcPr>
            <w:tcW w:w="2408" w:type="dxa"/>
            <w:hideMark/>
          </w:tcPr>
          <w:p w14:paraId="0196845E"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Silver (Hudi + Spark)</w:t>
            </w:r>
          </w:p>
        </w:tc>
        <w:tc>
          <w:tcPr>
            <w:tcW w:w="1959" w:type="dxa"/>
            <w:noWrap/>
            <w:hideMark/>
          </w:tcPr>
          <w:p w14:paraId="0660B456"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Gold (Analytics / Dashboards)</w:t>
            </w:r>
          </w:p>
        </w:tc>
      </w:tr>
      <w:tr w:rsidR="008011D0" w:rsidRPr="008011D0" w14:paraId="5C41F6BB"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740D508D" w14:textId="2CFE4850"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_id</w:t>
            </w:r>
            <w:del w:id="738" w:author="Ume Sauda Ghanyani" w:date="2025-11-06T12:25:00Z" w16du:dateUtc="2025-11-06T07:25:00Z">
              <w:r w:rsidRPr="008011D0" w:rsidDel="00CF1E6C">
                <w:rPr>
                  <w:rFonts w:ascii="Aptos Narrow" w:eastAsia="Times New Roman" w:hAnsi="Aptos Narrow" w:cs="Times New Roman"/>
                  <w:color w:val="000000"/>
                  <w:sz w:val="22"/>
                  <w:szCs w:val="22"/>
                </w:rPr>
                <w:delText xml:space="preserve">, </w:delText>
              </w:r>
              <w:r w:rsidRPr="008011D0" w:rsidDel="00CF1E6C">
                <w:rPr>
                  <w:rFonts w:ascii="Arial Unicode MS" w:eastAsia="Times New Roman" w:hAnsi="Arial Unicode MS" w:cs="Times New Roman"/>
                  <w:color w:val="000000"/>
                </w:rPr>
                <w:delText>_rev</w:delText>
              </w:r>
              <w:r w:rsidRPr="008011D0" w:rsidDel="00CF1E6C">
                <w:rPr>
                  <w:rFonts w:ascii="Aptos Narrow" w:eastAsia="Times New Roman" w:hAnsi="Aptos Narrow" w:cs="Times New Roman"/>
                  <w:color w:val="000000"/>
                  <w:sz w:val="22"/>
                  <w:szCs w:val="22"/>
                </w:rPr>
                <w:delText xml:space="preserve">, </w:delText>
              </w:r>
              <w:r w:rsidRPr="008011D0" w:rsidDel="00CF1E6C">
                <w:rPr>
                  <w:rFonts w:ascii="Arial Unicode MS" w:eastAsia="Times New Roman" w:hAnsi="Arial Unicode MS" w:cs="Times New Roman"/>
                  <w:color w:val="000000"/>
                </w:rPr>
                <w:delText>_key</w:delText>
              </w:r>
            </w:del>
          </w:p>
        </w:tc>
        <w:tc>
          <w:tcPr>
            <w:tcW w:w="1681" w:type="dxa"/>
            <w:noWrap/>
            <w:hideMark/>
          </w:tcPr>
          <w:p w14:paraId="3DD824C3"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 JSON.</w:t>
            </w:r>
          </w:p>
        </w:tc>
        <w:tc>
          <w:tcPr>
            <w:tcW w:w="1280" w:type="dxa"/>
            <w:hideMark/>
          </w:tcPr>
          <w:p w14:paraId="28072A47"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lineage only.</w:t>
            </w:r>
          </w:p>
        </w:tc>
        <w:tc>
          <w:tcPr>
            <w:tcW w:w="2408" w:type="dxa"/>
            <w:hideMark/>
          </w:tcPr>
          <w:p w14:paraId="35EDACA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Kept as </w:t>
            </w:r>
            <w:proofErr w:type="spellStart"/>
            <w:r w:rsidRPr="008011D0">
              <w:rPr>
                <w:rFonts w:ascii="Arial Unicode MS" w:eastAsia="Times New Roman" w:hAnsi="Arial Unicode MS" w:cs="Times New Roman"/>
                <w:color w:val="000000"/>
              </w:rPr>
              <w:t>src</w:t>
            </w:r>
            <w:proofErr w:type="spellEnd"/>
            <w:r w:rsidRPr="008011D0">
              <w:rPr>
                <w:rFonts w:ascii="Arial Unicode MS" w:eastAsia="Times New Roman" w:hAnsi="Arial Unicode MS" w:cs="Times New Roman"/>
                <w:color w:val="000000"/>
              </w:rPr>
              <w:t>_*</w:t>
            </w:r>
            <w:r w:rsidRPr="008011D0">
              <w:rPr>
                <w:rFonts w:ascii="Aptos Narrow" w:eastAsia="Times New Roman" w:hAnsi="Aptos Narrow" w:cs="Times New Roman"/>
                <w:color w:val="000000"/>
                <w:sz w:val="22"/>
                <w:szCs w:val="22"/>
              </w:rPr>
              <w:t xml:space="preserve"> columns; not business keys.</w:t>
            </w:r>
          </w:p>
        </w:tc>
        <w:tc>
          <w:tcPr>
            <w:tcW w:w="1959" w:type="dxa"/>
            <w:hideMark/>
          </w:tcPr>
          <w:p w14:paraId="7A063C3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Drill-down/audit popovers.</w:t>
            </w:r>
          </w:p>
        </w:tc>
      </w:tr>
      <w:tr w:rsidR="008011D0" w:rsidRPr="008011D0" w14:paraId="1BC3DE75"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69A34676"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FITFICstmrCdTrf</w:t>
            </w:r>
            <w:proofErr w:type="spellEnd"/>
          </w:p>
        </w:tc>
        <w:tc>
          <w:tcPr>
            <w:tcW w:w="1681" w:type="dxa"/>
            <w:noWrap/>
            <w:hideMark/>
          </w:tcPr>
          <w:p w14:paraId="37D3179A"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383D36A7"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Normalized </w:t>
            </w: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1F6677FE"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Message family flag for QA.</w:t>
            </w:r>
          </w:p>
        </w:tc>
        <w:tc>
          <w:tcPr>
            <w:tcW w:w="1959" w:type="dxa"/>
            <w:hideMark/>
          </w:tcPr>
          <w:p w14:paraId="3915FE27"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Rarely exposed.</w:t>
            </w:r>
          </w:p>
        </w:tc>
      </w:tr>
      <w:tr w:rsidR="008011D0" w:rsidRPr="008011D0" w14:paraId="1B9727EC"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443A0280"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GrpHdr_MsgId</w:t>
            </w:r>
            <w:proofErr w:type="spellEnd"/>
          </w:p>
        </w:tc>
        <w:tc>
          <w:tcPr>
            <w:tcW w:w="1681" w:type="dxa"/>
            <w:noWrap/>
            <w:hideMark/>
          </w:tcPr>
          <w:p w14:paraId="007EB3BB"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17C1CE80"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xml:space="preserve"> trimmed.</w:t>
            </w:r>
          </w:p>
        </w:tc>
        <w:tc>
          <w:tcPr>
            <w:tcW w:w="2408" w:type="dxa"/>
            <w:hideMark/>
          </w:tcPr>
          <w:p w14:paraId="011BB582"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szCs w:val="22"/>
              </w:rPr>
            </w:pPr>
            <w:r w:rsidRPr="008011D0">
              <w:rPr>
                <w:rFonts w:ascii="Aptos Narrow" w:eastAsia="Times New Roman" w:hAnsi="Aptos Narrow" w:cs="Times New Roman"/>
                <w:b/>
                <w:bCs/>
                <w:color w:val="000000"/>
                <w:sz w:val="22"/>
                <w:szCs w:val="22"/>
              </w:rPr>
              <w:t>Natural key (part 1)</w:t>
            </w:r>
            <w:r w:rsidRPr="008011D0">
              <w:rPr>
                <w:rFonts w:ascii="Aptos Narrow" w:eastAsia="Times New Roman" w:hAnsi="Aptos Narrow" w:cs="Times New Roman"/>
                <w:color w:val="000000"/>
                <w:sz w:val="22"/>
                <w:szCs w:val="22"/>
              </w:rPr>
              <w:t>.</w:t>
            </w:r>
          </w:p>
        </w:tc>
        <w:tc>
          <w:tcPr>
            <w:tcW w:w="1959" w:type="dxa"/>
            <w:hideMark/>
          </w:tcPr>
          <w:p w14:paraId="1F0EF344"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Recon drill-down.</w:t>
            </w:r>
          </w:p>
        </w:tc>
      </w:tr>
      <w:tr w:rsidR="008011D0" w:rsidRPr="008011D0" w14:paraId="46DC1728"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10E35683"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CdtTrfTxInf_PmtId_InstrId</w:t>
            </w:r>
            <w:proofErr w:type="spellEnd"/>
          </w:p>
        </w:tc>
        <w:tc>
          <w:tcPr>
            <w:tcW w:w="1681" w:type="dxa"/>
            <w:noWrap/>
            <w:hideMark/>
          </w:tcPr>
          <w:p w14:paraId="7C7AA7E4"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0887E0E6"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xml:space="preserve"> required.</w:t>
            </w:r>
          </w:p>
        </w:tc>
        <w:tc>
          <w:tcPr>
            <w:tcW w:w="2408" w:type="dxa"/>
            <w:hideMark/>
          </w:tcPr>
          <w:p w14:paraId="5FCB8FD3"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szCs w:val="22"/>
              </w:rPr>
            </w:pPr>
            <w:r w:rsidRPr="008011D0">
              <w:rPr>
                <w:rFonts w:ascii="Aptos Narrow" w:eastAsia="Times New Roman" w:hAnsi="Aptos Narrow" w:cs="Times New Roman"/>
                <w:b/>
                <w:bCs/>
                <w:color w:val="000000"/>
                <w:sz w:val="22"/>
                <w:szCs w:val="22"/>
              </w:rPr>
              <w:t>Natural key (part 2)</w:t>
            </w:r>
            <w:r w:rsidRPr="008011D0">
              <w:rPr>
                <w:rFonts w:ascii="Aptos Narrow" w:eastAsia="Times New Roman" w:hAnsi="Aptos Narrow" w:cs="Times New Roman"/>
                <w:color w:val="000000"/>
                <w:sz w:val="22"/>
                <w:szCs w:val="22"/>
              </w:rPr>
              <w:t xml:space="preserve">; PK with </w:t>
            </w:r>
            <w:proofErr w:type="spellStart"/>
            <w:r w:rsidRPr="008011D0">
              <w:rPr>
                <w:rFonts w:ascii="Arial Unicode MS" w:eastAsia="Times New Roman" w:hAnsi="Arial Unicode MS" w:cs="Times New Roman"/>
                <w:color w:val="000000"/>
              </w:rPr>
              <w:t>GrpHdr_MsgId</w:t>
            </w:r>
            <w:proofErr w:type="spellEnd"/>
            <w:r w:rsidRPr="008011D0">
              <w:rPr>
                <w:rFonts w:ascii="Aptos Narrow" w:eastAsia="Times New Roman" w:hAnsi="Aptos Narrow" w:cs="Times New Roman"/>
                <w:color w:val="000000"/>
                <w:sz w:val="22"/>
                <w:szCs w:val="22"/>
              </w:rPr>
              <w:t>.</w:t>
            </w:r>
          </w:p>
        </w:tc>
        <w:tc>
          <w:tcPr>
            <w:tcW w:w="1959" w:type="dxa"/>
            <w:hideMark/>
          </w:tcPr>
          <w:p w14:paraId="1F597B4E"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Case </w:t>
            </w:r>
            <w:proofErr w:type="gramStart"/>
            <w:r w:rsidRPr="008011D0">
              <w:rPr>
                <w:rFonts w:ascii="Aptos Narrow" w:eastAsia="Times New Roman" w:hAnsi="Aptos Narrow" w:cs="Times New Roman"/>
                <w:color w:val="000000"/>
                <w:sz w:val="22"/>
                <w:szCs w:val="22"/>
              </w:rPr>
              <w:t>drill-downs</w:t>
            </w:r>
            <w:proofErr w:type="gramEnd"/>
            <w:r w:rsidRPr="008011D0">
              <w:rPr>
                <w:rFonts w:ascii="Aptos Narrow" w:eastAsia="Times New Roman" w:hAnsi="Aptos Narrow" w:cs="Times New Roman"/>
                <w:color w:val="000000"/>
                <w:sz w:val="22"/>
                <w:szCs w:val="22"/>
              </w:rPr>
              <w:t>.</w:t>
            </w:r>
          </w:p>
        </w:tc>
      </w:tr>
      <w:tr w:rsidR="008011D0" w:rsidRPr="008011D0" w14:paraId="4F5D6784"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04713FBD"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CdtTrfTxInf_PmtId_EndToEndId</w:t>
            </w:r>
            <w:proofErr w:type="spellEnd"/>
          </w:p>
        </w:tc>
        <w:tc>
          <w:tcPr>
            <w:tcW w:w="1681" w:type="dxa"/>
            <w:noWrap/>
            <w:hideMark/>
          </w:tcPr>
          <w:p w14:paraId="07A6DFD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27E6456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480225E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Secondary recon key; join to pacs.002 if needed.</w:t>
            </w:r>
          </w:p>
        </w:tc>
        <w:tc>
          <w:tcPr>
            <w:tcW w:w="1959" w:type="dxa"/>
            <w:hideMark/>
          </w:tcPr>
          <w:p w14:paraId="15754825"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Recon KPIs (“% with final status”).</w:t>
            </w:r>
          </w:p>
        </w:tc>
      </w:tr>
      <w:tr w:rsidR="008011D0" w:rsidRPr="008011D0" w14:paraId="644E066E"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4D591602"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GrpHdr_NbOfTxs</w:t>
            </w:r>
            <w:proofErr w:type="spellEnd"/>
          </w:p>
        </w:tc>
        <w:tc>
          <w:tcPr>
            <w:tcW w:w="1681" w:type="dxa"/>
            <w:noWrap/>
            <w:hideMark/>
          </w:tcPr>
          <w:p w14:paraId="6DAE2982"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4D7B57D0"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INT</w:t>
            </w:r>
            <w:r w:rsidRPr="008011D0">
              <w:rPr>
                <w:rFonts w:ascii="Aptos Narrow" w:eastAsia="Times New Roman" w:hAnsi="Aptos Narrow" w:cs="Times New Roman"/>
                <w:color w:val="000000"/>
                <w:sz w:val="22"/>
                <w:szCs w:val="22"/>
              </w:rPr>
              <w:t xml:space="preserve"> (optional).</w:t>
            </w:r>
          </w:p>
        </w:tc>
        <w:tc>
          <w:tcPr>
            <w:tcW w:w="2408" w:type="dxa"/>
            <w:hideMark/>
          </w:tcPr>
          <w:p w14:paraId="0FE49C82"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Header QA vs row count.</w:t>
            </w:r>
          </w:p>
        </w:tc>
        <w:tc>
          <w:tcPr>
            <w:tcW w:w="1959" w:type="dxa"/>
            <w:hideMark/>
          </w:tcPr>
          <w:p w14:paraId="5054E7D0"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Data quality tile.</w:t>
            </w:r>
          </w:p>
        </w:tc>
      </w:tr>
      <w:tr w:rsidR="008011D0" w:rsidRPr="008011D0" w14:paraId="1E1DBF96"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20598B12" w14:textId="77777777" w:rsidR="008011D0" w:rsidRPr="008011D0" w:rsidRDefault="008011D0" w:rsidP="008011D0">
            <w:pPr>
              <w:jc w:val="left"/>
              <w:rPr>
                <w:rFonts w:ascii="Arial Unicode MS" w:eastAsia="Times New Roman" w:hAnsi="Arial Unicode MS" w:cs="Times New Roman"/>
                <w:color w:val="000000"/>
              </w:rPr>
            </w:pPr>
            <w:proofErr w:type="spellStart"/>
            <w:r w:rsidRPr="008011D0">
              <w:rPr>
                <w:rFonts w:ascii="Arial Unicode MS" w:eastAsia="Times New Roman" w:hAnsi="Arial Unicode MS" w:cs="Times New Roman"/>
                <w:color w:val="000000"/>
              </w:rPr>
              <w:t>GrpHdr_SttlmInf_SttlmMtd</w:t>
            </w:r>
            <w:proofErr w:type="spellEnd"/>
          </w:p>
        </w:tc>
        <w:tc>
          <w:tcPr>
            <w:tcW w:w="1681" w:type="dxa"/>
            <w:noWrap/>
            <w:hideMark/>
          </w:tcPr>
          <w:p w14:paraId="2638F49A"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720C813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Normalized </w:t>
            </w: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64C65A45"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Conform via </w:t>
            </w:r>
            <w:proofErr w:type="spellStart"/>
            <w:r w:rsidRPr="008011D0">
              <w:rPr>
                <w:rFonts w:ascii="Arial Unicode MS" w:eastAsia="Times New Roman" w:hAnsi="Arial Unicode MS" w:cs="Times New Roman"/>
                <w:color w:val="000000"/>
              </w:rPr>
              <w:t>dim_settlement_method</w:t>
            </w:r>
            <w:proofErr w:type="spellEnd"/>
            <w:r w:rsidRPr="008011D0">
              <w:rPr>
                <w:rFonts w:ascii="Aptos Narrow" w:eastAsia="Times New Roman" w:hAnsi="Aptos Narrow" w:cs="Times New Roman"/>
                <w:color w:val="000000"/>
                <w:sz w:val="22"/>
                <w:szCs w:val="22"/>
              </w:rPr>
              <w:t>.</w:t>
            </w:r>
          </w:p>
        </w:tc>
        <w:tc>
          <w:tcPr>
            <w:tcW w:w="1959" w:type="dxa"/>
            <w:hideMark/>
          </w:tcPr>
          <w:p w14:paraId="2881FEEE"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Slice/filter in ops views.</w:t>
            </w:r>
          </w:p>
        </w:tc>
      </w:tr>
    </w:tbl>
    <w:p w14:paraId="12951BDA" w14:textId="7158FA34" w:rsidR="000E26A5" w:rsidRDefault="00563A7F" w:rsidP="0082296D">
      <w:pPr>
        <w:pStyle w:val="ListParagraph"/>
        <w:numPr>
          <w:ilvl w:val="0"/>
          <w:numId w:val="7"/>
        </w:numPr>
      </w:pPr>
      <w:r>
        <w:t xml:space="preserve">Identifiers and Headers </w:t>
      </w:r>
    </w:p>
    <w:p w14:paraId="50B115F7" w14:textId="6241375B" w:rsidR="008011D0" w:rsidRDefault="008011D0" w:rsidP="008011D0">
      <w:pPr>
        <w:ind w:left="720"/>
      </w:pPr>
    </w:p>
    <w:p w14:paraId="5996EDEC" w14:textId="034E00D5" w:rsidR="00874C2D" w:rsidRDefault="00874C2D" w:rsidP="0082296D">
      <w:pPr>
        <w:pStyle w:val="ListParagraph"/>
        <w:numPr>
          <w:ilvl w:val="0"/>
          <w:numId w:val="7"/>
        </w:numPr>
      </w:pPr>
      <w:r>
        <w:t>Parties and Accounts</w:t>
      </w:r>
    </w:p>
    <w:tbl>
      <w:tblPr>
        <w:tblStyle w:val="GridTable4"/>
        <w:tblW w:w="9440" w:type="dxa"/>
        <w:tblLook w:val="04A0" w:firstRow="1" w:lastRow="0" w:firstColumn="1" w:lastColumn="0" w:noHBand="0" w:noVBand="1"/>
      </w:tblPr>
      <w:tblGrid>
        <w:gridCol w:w="2420"/>
        <w:gridCol w:w="600"/>
        <w:gridCol w:w="1659"/>
        <w:gridCol w:w="2791"/>
        <w:gridCol w:w="1970"/>
      </w:tblGrid>
      <w:tr w:rsidR="00CE3CA2" w:rsidRPr="00CE3CA2" w14:paraId="593BDB43" w14:textId="77777777" w:rsidTr="00CE3CA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5AB19531" w14:textId="77777777" w:rsidR="00CE3CA2" w:rsidRPr="00CE3CA2" w:rsidRDefault="00CE3CA2" w:rsidP="00CE3CA2">
            <w:pPr>
              <w:jc w:val="center"/>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Field</w:t>
            </w:r>
          </w:p>
        </w:tc>
        <w:tc>
          <w:tcPr>
            <w:tcW w:w="600" w:type="dxa"/>
            <w:noWrap/>
            <w:hideMark/>
          </w:tcPr>
          <w:p w14:paraId="69B55842"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Raw</w:t>
            </w:r>
          </w:p>
        </w:tc>
        <w:tc>
          <w:tcPr>
            <w:tcW w:w="1680" w:type="dxa"/>
            <w:hideMark/>
          </w:tcPr>
          <w:p w14:paraId="6D07C58C"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Bronze</w:t>
            </w:r>
          </w:p>
        </w:tc>
        <w:tc>
          <w:tcPr>
            <w:tcW w:w="2920" w:type="dxa"/>
            <w:hideMark/>
          </w:tcPr>
          <w:p w14:paraId="5E328970"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Silver</w:t>
            </w:r>
          </w:p>
        </w:tc>
        <w:tc>
          <w:tcPr>
            <w:tcW w:w="2000" w:type="dxa"/>
            <w:hideMark/>
          </w:tcPr>
          <w:p w14:paraId="53CF7803"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Gold</w:t>
            </w:r>
          </w:p>
        </w:tc>
      </w:tr>
      <w:tr w:rsidR="00CE3CA2" w:rsidRPr="00CE3CA2" w14:paraId="0D255975" w14:textId="77777777" w:rsidTr="00CE3CA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685780D0" w14:textId="77777777" w:rsidR="00CE3CA2" w:rsidRPr="00CE3CA2" w:rsidRDefault="00CE3CA2" w:rsidP="00CE3CA2">
            <w:pPr>
              <w:jc w:val="left"/>
              <w:rPr>
                <w:rFonts w:ascii="Arial Unicode MS" w:eastAsia="Times New Roman" w:hAnsi="Arial Unicode MS" w:cs="Times New Roman"/>
                <w:color w:val="000000"/>
              </w:rPr>
            </w:pPr>
            <w:proofErr w:type="spellStart"/>
            <w:r w:rsidRPr="00CE3CA2">
              <w:rPr>
                <w:rFonts w:ascii="Arial Unicode MS" w:eastAsia="Times New Roman" w:hAnsi="Arial Unicode MS" w:cs="Times New Roman"/>
                <w:color w:val="000000"/>
              </w:rPr>
              <w:lastRenderedPageBreak/>
              <w:t>DataCache_dbtrId</w:t>
            </w:r>
            <w:proofErr w:type="spellEnd"/>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DataCache_cdtrId</w:t>
            </w:r>
            <w:proofErr w:type="spellEnd"/>
          </w:p>
        </w:tc>
        <w:tc>
          <w:tcPr>
            <w:tcW w:w="600" w:type="dxa"/>
            <w:noWrap/>
            <w:hideMark/>
          </w:tcPr>
          <w:p w14:paraId="7FF5A5D8"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0DE83A18"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2109707B"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Map via </w:t>
            </w:r>
            <w:proofErr w:type="spellStart"/>
            <w:proofErr w:type="gramStart"/>
            <w:r w:rsidRPr="00CE3CA2">
              <w:rPr>
                <w:rFonts w:ascii="Arial Unicode MS" w:eastAsia="Times New Roman" w:hAnsi="Arial Unicode MS" w:cs="Times New Roman"/>
                <w:color w:val="000000"/>
              </w:rPr>
              <w:t>silver.entity</w:t>
            </w:r>
            <w:proofErr w:type="gramEnd"/>
            <w:r w:rsidRPr="00CE3CA2">
              <w:rPr>
                <w:rFonts w:ascii="Arial Unicode MS" w:eastAsia="Times New Roman" w:hAnsi="Arial Unicode MS" w:cs="Times New Roman"/>
                <w:color w:val="000000"/>
              </w:rPr>
              <w:t>_xw</w:t>
            </w:r>
            <w:proofErr w:type="spellEnd"/>
            <w:r w:rsidRPr="00CE3CA2">
              <w:rPr>
                <w:rFonts w:ascii="Aptos Narrow" w:eastAsia="Times New Roman" w:hAnsi="Aptos Narrow" w:cs="Times New Roman"/>
                <w:color w:val="000000"/>
                <w:sz w:val="22"/>
                <w:szCs w:val="22"/>
              </w:rPr>
              <w:t xml:space="preserve"> → </w:t>
            </w:r>
            <w:proofErr w:type="spellStart"/>
            <w:r w:rsidRPr="00CE3CA2">
              <w:rPr>
                <w:rFonts w:ascii="Arial Unicode MS" w:eastAsia="Times New Roman" w:hAnsi="Arial Unicode MS" w:cs="Times New Roman"/>
                <w:color w:val="000000"/>
              </w:rPr>
              <w:t>dbtr_entity_id</w:t>
            </w:r>
            <w:proofErr w:type="spellEnd"/>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cdtr_entity_id</w:t>
            </w:r>
            <w:proofErr w:type="spellEnd"/>
            <w:r w:rsidRPr="00CE3CA2">
              <w:rPr>
                <w:rFonts w:ascii="Aptos Narrow" w:eastAsia="Times New Roman" w:hAnsi="Aptos Narrow" w:cs="Times New Roman"/>
                <w:color w:val="000000"/>
                <w:sz w:val="22"/>
                <w:szCs w:val="22"/>
              </w:rPr>
              <w:t>.</w:t>
            </w:r>
          </w:p>
        </w:tc>
        <w:tc>
          <w:tcPr>
            <w:tcW w:w="2000" w:type="dxa"/>
            <w:hideMark/>
          </w:tcPr>
          <w:p w14:paraId="022CD649"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Entity/participant splits.</w:t>
            </w:r>
          </w:p>
        </w:tc>
      </w:tr>
      <w:tr w:rsidR="00CE3CA2" w:rsidRPr="00CE3CA2" w14:paraId="49C0663B" w14:textId="77777777" w:rsidTr="00CE3CA2">
        <w:trPr>
          <w:trHeight w:val="864"/>
        </w:trPr>
        <w:tc>
          <w:tcPr>
            <w:cnfStyle w:val="001000000000" w:firstRow="0" w:lastRow="0" w:firstColumn="1" w:lastColumn="0" w:oddVBand="0" w:evenVBand="0" w:oddHBand="0" w:evenHBand="0" w:firstRowFirstColumn="0" w:firstRowLastColumn="0" w:lastRowFirstColumn="0" w:lastRowLastColumn="0"/>
            <w:tcW w:w="2240" w:type="dxa"/>
            <w:hideMark/>
          </w:tcPr>
          <w:p w14:paraId="6CE5940D" w14:textId="77777777" w:rsidR="00CE3CA2" w:rsidRPr="00CE3CA2" w:rsidRDefault="00CE3CA2" w:rsidP="00CE3CA2">
            <w:pPr>
              <w:jc w:val="left"/>
              <w:rPr>
                <w:rFonts w:ascii="Arial Unicode MS" w:eastAsia="Times New Roman" w:hAnsi="Arial Unicode MS" w:cs="Times New Roman"/>
                <w:color w:val="000000"/>
              </w:rPr>
            </w:pPr>
            <w:proofErr w:type="spellStart"/>
            <w:r w:rsidRPr="00CE3CA2">
              <w:rPr>
                <w:rFonts w:ascii="Arial Unicode MS" w:eastAsia="Times New Roman" w:hAnsi="Arial Unicode MS" w:cs="Times New Roman"/>
                <w:color w:val="000000"/>
              </w:rPr>
              <w:t>DataCache_dbtrAcctId</w:t>
            </w:r>
            <w:proofErr w:type="spellEnd"/>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DataCache_cdtrAcctId</w:t>
            </w:r>
            <w:proofErr w:type="spellEnd"/>
          </w:p>
        </w:tc>
        <w:tc>
          <w:tcPr>
            <w:tcW w:w="600" w:type="dxa"/>
            <w:noWrap/>
            <w:hideMark/>
          </w:tcPr>
          <w:p w14:paraId="3E6DB08C"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111AC2E7"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4AB3DBCD"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Map via </w:t>
            </w:r>
            <w:proofErr w:type="spellStart"/>
            <w:proofErr w:type="gramStart"/>
            <w:r w:rsidRPr="00CE3CA2">
              <w:rPr>
                <w:rFonts w:ascii="Arial Unicode MS" w:eastAsia="Times New Roman" w:hAnsi="Arial Unicode MS" w:cs="Times New Roman"/>
                <w:color w:val="000000"/>
              </w:rPr>
              <w:t>silver.account</w:t>
            </w:r>
            <w:proofErr w:type="gramEnd"/>
            <w:r w:rsidRPr="00CE3CA2">
              <w:rPr>
                <w:rFonts w:ascii="Arial Unicode MS" w:eastAsia="Times New Roman" w:hAnsi="Arial Unicode MS" w:cs="Times New Roman"/>
                <w:color w:val="000000"/>
              </w:rPr>
              <w:t>_xw</w:t>
            </w:r>
            <w:proofErr w:type="spellEnd"/>
            <w:r w:rsidRPr="00CE3CA2">
              <w:rPr>
                <w:rFonts w:ascii="Aptos Narrow" w:eastAsia="Times New Roman" w:hAnsi="Aptos Narrow" w:cs="Times New Roman"/>
                <w:color w:val="000000"/>
                <w:sz w:val="22"/>
                <w:szCs w:val="22"/>
              </w:rPr>
              <w:t xml:space="preserve"> → </w:t>
            </w:r>
            <w:proofErr w:type="spellStart"/>
            <w:r w:rsidRPr="00CE3CA2">
              <w:rPr>
                <w:rFonts w:ascii="Arial Unicode MS" w:eastAsia="Times New Roman" w:hAnsi="Arial Unicode MS" w:cs="Times New Roman"/>
                <w:color w:val="000000"/>
              </w:rPr>
              <w:t>dbtr_account_id</w:t>
            </w:r>
            <w:proofErr w:type="spellEnd"/>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cdtr_account_id</w:t>
            </w:r>
            <w:proofErr w:type="spellEnd"/>
            <w:r w:rsidRPr="00CE3CA2">
              <w:rPr>
                <w:rFonts w:ascii="Aptos Narrow" w:eastAsia="Times New Roman" w:hAnsi="Aptos Narrow" w:cs="Times New Roman"/>
                <w:color w:val="000000"/>
                <w:sz w:val="22"/>
                <w:szCs w:val="22"/>
              </w:rPr>
              <w:t>.</w:t>
            </w:r>
          </w:p>
        </w:tc>
        <w:tc>
          <w:tcPr>
            <w:tcW w:w="2000" w:type="dxa"/>
            <w:hideMark/>
          </w:tcPr>
          <w:p w14:paraId="7104370A"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Account-level corridor matrices.</w:t>
            </w:r>
          </w:p>
        </w:tc>
      </w:tr>
      <w:tr w:rsidR="00CE3CA2" w:rsidRPr="00CE3CA2" w14:paraId="6BE91D25" w14:textId="77777777" w:rsidTr="00CE3CA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40" w:type="dxa"/>
            <w:hideMark/>
          </w:tcPr>
          <w:p w14:paraId="751EB8FA" w14:textId="77777777" w:rsidR="00CE3CA2" w:rsidRPr="00CE3CA2" w:rsidRDefault="00CE3CA2" w:rsidP="00CE3CA2">
            <w:pPr>
              <w:jc w:val="left"/>
              <w:rPr>
                <w:rFonts w:ascii="Arial Unicode MS" w:eastAsia="Times New Roman" w:hAnsi="Arial Unicode MS" w:cs="Times New Roman"/>
                <w:color w:val="000000"/>
              </w:rPr>
            </w:pPr>
            <w:proofErr w:type="spellStart"/>
            <w:r w:rsidRPr="00CE3CA2">
              <w:rPr>
                <w:rFonts w:ascii="Arial Unicode MS" w:eastAsia="Times New Roman" w:hAnsi="Arial Unicode MS" w:cs="Times New Roman"/>
                <w:color w:val="000000"/>
              </w:rPr>
              <w:t>Dbtr</w:t>
            </w:r>
            <w:proofErr w:type="spellEnd"/>
            <w:r w:rsidRPr="00CE3CA2">
              <w:rPr>
                <w:rFonts w:ascii="Arial Unicode MS" w:eastAsia="Times New Roman" w:hAnsi="Arial Unicode MS" w:cs="Times New Roman"/>
                <w:color w:val="000000"/>
              </w:rPr>
              <w:t>*</w:t>
            </w:r>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Cdtr</w:t>
            </w:r>
            <w:proofErr w:type="spellEnd"/>
            <w:r w:rsidRPr="00CE3CA2">
              <w:rPr>
                <w:rFonts w:ascii="Arial Unicode MS" w:eastAsia="Times New Roman" w:hAnsi="Arial Unicode MS" w:cs="Times New Roman"/>
                <w:color w:val="000000"/>
              </w:rPr>
              <w:t>*</w:t>
            </w:r>
            <w:r w:rsidRPr="00CE3CA2">
              <w:rPr>
                <w:rFonts w:ascii="Aptos Narrow" w:eastAsia="Times New Roman" w:hAnsi="Aptos Narrow" w:cs="Times New Roman"/>
                <w:color w:val="000000"/>
                <w:sz w:val="22"/>
                <w:szCs w:val="22"/>
              </w:rPr>
              <w:t xml:space="preserve"> (KYC </w:t>
            </w:r>
            <w:proofErr w:type="spellStart"/>
            <w:r w:rsidRPr="00CE3CA2">
              <w:rPr>
                <w:rFonts w:ascii="Aptos Narrow" w:eastAsia="Times New Roman" w:hAnsi="Aptos Narrow" w:cs="Times New Roman"/>
                <w:color w:val="000000"/>
                <w:sz w:val="22"/>
                <w:szCs w:val="22"/>
              </w:rPr>
              <w:t>attrs</w:t>
            </w:r>
            <w:proofErr w:type="spellEnd"/>
            <w:r w:rsidRPr="00CE3CA2">
              <w:rPr>
                <w:rFonts w:ascii="Aptos Narrow" w:eastAsia="Times New Roman" w:hAnsi="Aptos Narrow" w:cs="Times New Roman"/>
                <w:color w:val="000000"/>
                <w:sz w:val="22"/>
                <w:szCs w:val="22"/>
              </w:rPr>
              <w:t>)</w:t>
            </w:r>
          </w:p>
        </w:tc>
        <w:tc>
          <w:tcPr>
            <w:tcW w:w="600" w:type="dxa"/>
            <w:noWrap/>
            <w:hideMark/>
          </w:tcPr>
          <w:p w14:paraId="36AB3CF7"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624EAA2B"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Typed/masked per policy.</w:t>
            </w:r>
          </w:p>
        </w:tc>
        <w:tc>
          <w:tcPr>
            <w:tcW w:w="2920" w:type="dxa"/>
            <w:hideMark/>
          </w:tcPr>
          <w:p w14:paraId="7EE316AC"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Selected fields flattened; rest in </w:t>
            </w:r>
            <w:r w:rsidRPr="00CE3CA2">
              <w:rPr>
                <w:rFonts w:ascii="Arial Unicode MS" w:eastAsia="Times New Roman" w:hAnsi="Arial Unicode MS" w:cs="Times New Roman"/>
                <w:color w:val="000000"/>
              </w:rPr>
              <w:t>attributes</w:t>
            </w:r>
            <w:r w:rsidRPr="00CE3CA2">
              <w:rPr>
                <w:rFonts w:ascii="Aptos Narrow" w:eastAsia="Times New Roman" w:hAnsi="Aptos Narrow" w:cs="Times New Roman"/>
                <w:color w:val="000000"/>
                <w:sz w:val="22"/>
                <w:szCs w:val="22"/>
              </w:rPr>
              <w:t>.</w:t>
            </w:r>
          </w:p>
        </w:tc>
        <w:tc>
          <w:tcPr>
            <w:tcW w:w="2000" w:type="dxa"/>
            <w:hideMark/>
          </w:tcPr>
          <w:p w14:paraId="68E9C9A1"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Not exposed by default; case drill-down only.</w:t>
            </w:r>
          </w:p>
        </w:tc>
      </w:tr>
      <w:tr w:rsidR="00CE3CA2" w:rsidRPr="00CE3CA2" w14:paraId="75F1D4CA" w14:textId="77777777" w:rsidTr="00CE3CA2">
        <w:trPr>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691017B7" w14:textId="77777777" w:rsidR="00CE3CA2" w:rsidRPr="00CE3CA2" w:rsidRDefault="00CE3CA2" w:rsidP="00CE3CA2">
            <w:pPr>
              <w:jc w:val="left"/>
              <w:rPr>
                <w:rFonts w:ascii="Arial Unicode MS" w:eastAsia="Times New Roman" w:hAnsi="Arial Unicode MS" w:cs="Times New Roman"/>
                <w:color w:val="000000"/>
              </w:rPr>
            </w:pPr>
            <w:proofErr w:type="spellStart"/>
            <w:r w:rsidRPr="00CE3CA2">
              <w:rPr>
                <w:rFonts w:ascii="Arial Unicode MS" w:eastAsia="Times New Roman" w:hAnsi="Arial Unicode MS" w:cs="Times New Roman"/>
                <w:color w:val="000000"/>
              </w:rPr>
              <w:t>DbtrAgt</w:t>
            </w:r>
            <w:proofErr w:type="spellEnd"/>
            <w:r w:rsidRPr="00CE3CA2">
              <w:rPr>
                <w:rFonts w:ascii="Arial Unicode MS" w:eastAsia="Times New Roman" w:hAnsi="Arial Unicode MS" w:cs="Times New Roman"/>
                <w:color w:val="000000"/>
              </w:rPr>
              <w:t>_*_</w:t>
            </w:r>
            <w:proofErr w:type="spellStart"/>
            <w:r w:rsidRPr="00CE3CA2">
              <w:rPr>
                <w:rFonts w:ascii="Arial Unicode MS" w:eastAsia="Times New Roman" w:hAnsi="Arial Unicode MS" w:cs="Times New Roman"/>
                <w:color w:val="000000"/>
              </w:rPr>
              <w:t>MmbId</w:t>
            </w:r>
            <w:proofErr w:type="spellEnd"/>
            <w:r w:rsidRPr="00CE3CA2">
              <w:rPr>
                <w:rFonts w:ascii="Aptos Narrow" w:eastAsia="Times New Roman" w:hAnsi="Aptos Narrow" w:cs="Times New Roman"/>
                <w:color w:val="000000"/>
                <w:sz w:val="22"/>
                <w:szCs w:val="22"/>
              </w:rPr>
              <w:t xml:space="preserve">, </w:t>
            </w:r>
            <w:proofErr w:type="spellStart"/>
            <w:r w:rsidRPr="00CE3CA2">
              <w:rPr>
                <w:rFonts w:ascii="Arial Unicode MS" w:eastAsia="Times New Roman" w:hAnsi="Arial Unicode MS" w:cs="Times New Roman"/>
                <w:color w:val="000000"/>
              </w:rPr>
              <w:t>CdtrAgt</w:t>
            </w:r>
            <w:proofErr w:type="spellEnd"/>
            <w:r w:rsidRPr="00CE3CA2">
              <w:rPr>
                <w:rFonts w:ascii="Arial Unicode MS" w:eastAsia="Times New Roman" w:hAnsi="Arial Unicode MS" w:cs="Times New Roman"/>
                <w:color w:val="000000"/>
              </w:rPr>
              <w:t>_*_</w:t>
            </w:r>
            <w:proofErr w:type="spellStart"/>
            <w:r w:rsidRPr="00CE3CA2">
              <w:rPr>
                <w:rFonts w:ascii="Arial Unicode MS" w:eastAsia="Times New Roman" w:hAnsi="Arial Unicode MS" w:cs="Times New Roman"/>
                <w:color w:val="000000"/>
              </w:rPr>
              <w:t>MmbId</w:t>
            </w:r>
            <w:proofErr w:type="spellEnd"/>
          </w:p>
        </w:tc>
        <w:tc>
          <w:tcPr>
            <w:tcW w:w="600" w:type="dxa"/>
            <w:noWrap/>
            <w:hideMark/>
          </w:tcPr>
          <w:p w14:paraId="296AAA50"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7C1488F0"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3AD66323"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Join to </w:t>
            </w:r>
            <w:proofErr w:type="spellStart"/>
            <w:r w:rsidRPr="00CE3CA2">
              <w:rPr>
                <w:rFonts w:ascii="Arial Unicode MS" w:eastAsia="Times New Roman" w:hAnsi="Arial Unicode MS" w:cs="Times New Roman"/>
                <w:color w:val="000000"/>
              </w:rPr>
              <w:t>dim_participant</w:t>
            </w:r>
            <w:proofErr w:type="spellEnd"/>
            <w:r w:rsidRPr="00CE3CA2">
              <w:rPr>
                <w:rFonts w:ascii="Aptos Narrow" w:eastAsia="Times New Roman" w:hAnsi="Aptos Narrow" w:cs="Times New Roman"/>
                <w:color w:val="000000"/>
                <w:sz w:val="22"/>
                <w:szCs w:val="22"/>
              </w:rPr>
              <w:t>.</w:t>
            </w:r>
          </w:p>
        </w:tc>
        <w:tc>
          <w:tcPr>
            <w:tcW w:w="2000" w:type="dxa"/>
            <w:hideMark/>
          </w:tcPr>
          <w:p w14:paraId="4DA60A9C"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Participant exposure &amp; splits.</w:t>
            </w:r>
          </w:p>
        </w:tc>
      </w:tr>
    </w:tbl>
    <w:p w14:paraId="46B65903" w14:textId="77777777" w:rsidR="00874C2D" w:rsidRDefault="00874C2D" w:rsidP="00874C2D"/>
    <w:p w14:paraId="5CADF654" w14:textId="5BE41B7A" w:rsidR="00B40CEB" w:rsidRDefault="00933DC2" w:rsidP="0082296D">
      <w:pPr>
        <w:pStyle w:val="ListParagraph"/>
        <w:numPr>
          <w:ilvl w:val="0"/>
          <w:numId w:val="7"/>
        </w:numPr>
      </w:pPr>
      <w:r>
        <w:t>Amount, currency, FX and charges</w:t>
      </w:r>
    </w:p>
    <w:tbl>
      <w:tblPr>
        <w:tblStyle w:val="GridTable4"/>
        <w:tblW w:w="9440" w:type="dxa"/>
        <w:tblLook w:val="04A0" w:firstRow="1" w:lastRow="0" w:firstColumn="1" w:lastColumn="0" w:noHBand="0" w:noVBand="1"/>
      </w:tblPr>
      <w:tblGrid>
        <w:gridCol w:w="2742"/>
        <w:gridCol w:w="600"/>
        <w:gridCol w:w="1685"/>
        <w:gridCol w:w="2471"/>
        <w:gridCol w:w="1942"/>
      </w:tblGrid>
      <w:tr w:rsidR="003B38E3" w:rsidRPr="003B38E3" w14:paraId="666C18E1" w14:textId="77777777" w:rsidTr="003B38E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55" w:type="dxa"/>
            <w:hideMark/>
          </w:tcPr>
          <w:p w14:paraId="21E034CB" w14:textId="77777777" w:rsidR="003B38E3" w:rsidRPr="003B38E3" w:rsidRDefault="003B38E3" w:rsidP="003B38E3">
            <w:pPr>
              <w:jc w:val="center"/>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Field</w:t>
            </w:r>
          </w:p>
        </w:tc>
        <w:tc>
          <w:tcPr>
            <w:tcW w:w="588" w:type="dxa"/>
            <w:hideMark/>
          </w:tcPr>
          <w:p w14:paraId="31561056"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Raw</w:t>
            </w:r>
          </w:p>
        </w:tc>
        <w:tc>
          <w:tcPr>
            <w:tcW w:w="1668" w:type="dxa"/>
            <w:hideMark/>
          </w:tcPr>
          <w:p w14:paraId="4DBD7CBF"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Bronze</w:t>
            </w:r>
          </w:p>
        </w:tc>
        <w:tc>
          <w:tcPr>
            <w:tcW w:w="2848" w:type="dxa"/>
            <w:hideMark/>
          </w:tcPr>
          <w:p w14:paraId="79678C7E"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Silver</w:t>
            </w:r>
          </w:p>
        </w:tc>
        <w:tc>
          <w:tcPr>
            <w:tcW w:w="1981" w:type="dxa"/>
            <w:hideMark/>
          </w:tcPr>
          <w:p w14:paraId="1485A733"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Gold</w:t>
            </w:r>
          </w:p>
        </w:tc>
      </w:tr>
      <w:tr w:rsidR="003B38E3" w:rsidRPr="003B38E3" w14:paraId="2E005BE9"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5C036945" w14:textId="77777777" w:rsidR="003B38E3" w:rsidRPr="003B38E3" w:rsidRDefault="003B38E3" w:rsidP="003B38E3">
            <w:pPr>
              <w:jc w:val="left"/>
              <w:rPr>
                <w:rFonts w:ascii="Arial Unicode MS" w:eastAsia="Times New Roman" w:hAnsi="Arial Unicode MS" w:cs="Times New Roman"/>
                <w:color w:val="000000"/>
              </w:rPr>
            </w:pPr>
            <w:proofErr w:type="spellStart"/>
            <w:r w:rsidRPr="003B38E3">
              <w:rPr>
                <w:rFonts w:ascii="Arial Unicode MS" w:eastAsia="Times New Roman" w:hAnsi="Arial Unicode MS" w:cs="Times New Roman"/>
                <w:color w:val="000000"/>
              </w:rPr>
              <w:t>IntrBkSttlmAmt_Amt_Amt</w:t>
            </w:r>
            <w:proofErr w:type="spellEnd"/>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09EA6DB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01808DD5"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DECIMAL</w:t>
            </w:r>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STRING</w:t>
            </w:r>
            <w:r w:rsidRPr="003B38E3">
              <w:rPr>
                <w:rFonts w:ascii="Aptos Narrow" w:eastAsia="Times New Roman" w:hAnsi="Aptos Narrow" w:cs="Times New Roman"/>
                <w:color w:val="000000"/>
                <w:sz w:val="22"/>
                <w:szCs w:val="22"/>
              </w:rPr>
              <w:t>.</w:t>
            </w:r>
          </w:p>
        </w:tc>
        <w:tc>
          <w:tcPr>
            <w:tcW w:w="2848" w:type="dxa"/>
            <w:hideMark/>
          </w:tcPr>
          <w:p w14:paraId="3BCDD143"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Conformed amounts/ccy; validations.</w:t>
            </w:r>
          </w:p>
        </w:tc>
        <w:tc>
          <w:tcPr>
            <w:tcW w:w="1981" w:type="dxa"/>
            <w:hideMark/>
          </w:tcPr>
          <w:p w14:paraId="61E1C99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Value/volume KPIs.</w:t>
            </w:r>
          </w:p>
        </w:tc>
      </w:tr>
      <w:tr w:rsidR="003B38E3" w:rsidRPr="003B38E3" w14:paraId="783B2693" w14:textId="77777777" w:rsidTr="003B38E3">
        <w:trPr>
          <w:trHeight w:val="552"/>
        </w:trPr>
        <w:tc>
          <w:tcPr>
            <w:cnfStyle w:val="001000000000" w:firstRow="0" w:lastRow="0" w:firstColumn="1" w:lastColumn="0" w:oddVBand="0" w:evenVBand="0" w:oddHBand="0" w:evenHBand="0" w:firstRowFirstColumn="0" w:firstRowLastColumn="0" w:lastRowFirstColumn="0" w:lastRowLastColumn="0"/>
            <w:tcW w:w="2355" w:type="dxa"/>
            <w:hideMark/>
          </w:tcPr>
          <w:p w14:paraId="5ED2C53F" w14:textId="77777777" w:rsidR="003B38E3" w:rsidRPr="003B38E3" w:rsidRDefault="003B38E3" w:rsidP="003B38E3">
            <w:pPr>
              <w:jc w:val="left"/>
              <w:rPr>
                <w:rFonts w:ascii="Arial Unicode MS" w:eastAsia="Times New Roman" w:hAnsi="Arial Unicode MS" w:cs="Times New Roman"/>
                <w:color w:val="000000"/>
              </w:rPr>
            </w:pPr>
            <w:proofErr w:type="spellStart"/>
            <w:r w:rsidRPr="003B38E3">
              <w:rPr>
                <w:rFonts w:ascii="Arial Unicode MS" w:eastAsia="Times New Roman" w:hAnsi="Arial Unicode MS" w:cs="Times New Roman"/>
                <w:color w:val="000000"/>
              </w:rPr>
              <w:t>InstdAmt_Amt_Amt</w:t>
            </w:r>
            <w:proofErr w:type="spellEnd"/>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56E5E64A"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4CC08E02"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Parsed.</w:t>
            </w:r>
          </w:p>
        </w:tc>
        <w:tc>
          <w:tcPr>
            <w:tcW w:w="2848" w:type="dxa"/>
            <w:hideMark/>
          </w:tcPr>
          <w:p w14:paraId="1214B680"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Primary business amount/ccy.</w:t>
            </w:r>
          </w:p>
        </w:tc>
        <w:tc>
          <w:tcPr>
            <w:tcW w:w="1981" w:type="dxa"/>
            <w:hideMark/>
          </w:tcPr>
          <w:p w14:paraId="3FAA02D3"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All amount charts.</w:t>
            </w:r>
          </w:p>
        </w:tc>
      </w:tr>
      <w:tr w:rsidR="003B38E3" w:rsidRPr="003B38E3" w14:paraId="3AD4D55C"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1043D203" w14:textId="77777777" w:rsidR="003B38E3" w:rsidRPr="003B38E3" w:rsidRDefault="003B38E3" w:rsidP="003B38E3">
            <w:pPr>
              <w:jc w:val="left"/>
              <w:rPr>
                <w:rFonts w:ascii="Arial Unicode MS" w:eastAsia="Times New Roman" w:hAnsi="Arial Unicode MS" w:cs="Times New Roman"/>
                <w:color w:val="000000"/>
              </w:rPr>
            </w:pPr>
            <w:proofErr w:type="spellStart"/>
            <w:r w:rsidRPr="003B38E3">
              <w:rPr>
                <w:rFonts w:ascii="Arial Unicode MS" w:eastAsia="Times New Roman" w:hAnsi="Arial Unicode MS" w:cs="Times New Roman"/>
                <w:color w:val="000000"/>
              </w:rPr>
              <w:t>ChrgsInf_Amt_Amt</w:t>
            </w:r>
            <w:proofErr w:type="spellEnd"/>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14DC7344"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683EB7B1"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Parsed.</w:t>
            </w:r>
          </w:p>
        </w:tc>
        <w:tc>
          <w:tcPr>
            <w:tcW w:w="2848" w:type="dxa"/>
            <w:hideMark/>
          </w:tcPr>
          <w:p w14:paraId="4919DFC9"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Charges fact; per-</w:t>
            </w:r>
            <w:proofErr w:type="spellStart"/>
            <w:r w:rsidRPr="003B38E3">
              <w:rPr>
                <w:rFonts w:ascii="Aptos Narrow" w:eastAsia="Times New Roman" w:hAnsi="Aptos Narrow" w:cs="Times New Roman"/>
                <w:color w:val="000000"/>
                <w:sz w:val="22"/>
                <w:szCs w:val="22"/>
              </w:rPr>
              <w:t>txn</w:t>
            </w:r>
            <w:proofErr w:type="spellEnd"/>
            <w:r w:rsidRPr="003B38E3">
              <w:rPr>
                <w:rFonts w:ascii="Aptos Narrow" w:eastAsia="Times New Roman" w:hAnsi="Aptos Narrow" w:cs="Times New Roman"/>
                <w:color w:val="000000"/>
                <w:sz w:val="22"/>
                <w:szCs w:val="22"/>
              </w:rPr>
              <w:t>.</w:t>
            </w:r>
          </w:p>
        </w:tc>
        <w:tc>
          <w:tcPr>
            <w:tcW w:w="1981" w:type="dxa"/>
            <w:hideMark/>
          </w:tcPr>
          <w:p w14:paraId="00AAFDB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Fees/charges dashboards.</w:t>
            </w:r>
          </w:p>
        </w:tc>
      </w:tr>
      <w:tr w:rsidR="003B38E3" w:rsidRPr="003B38E3" w14:paraId="205854FD" w14:textId="77777777" w:rsidTr="003B38E3">
        <w:trPr>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120A0FE1" w14:textId="77777777" w:rsidR="003B38E3" w:rsidRPr="003B38E3" w:rsidRDefault="003B38E3" w:rsidP="003B38E3">
            <w:pPr>
              <w:jc w:val="left"/>
              <w:rPr>
                <w:rFonts w:ascii="Arial Unicode MS" w:eastAsia="Times New Roman" w:hAnsi="Arial Unicode MS" w:cs="Times New Roman"/>
                <w:color w:val="000000"/>
              </w:rPr>
            </w:pPr>
            <w:proofErr w:type="spellStart"/>
            <w:r w:rsidRPr="003B38E3">
              <w:rPr>
                <w:rFonts w:ascii="Arial Unicode MS" w:eastAsia="Times New Roman" w:hAnsi="Arial Unicode MS" w:cs="Times New Roman"/>
                <w:color w:val="000000"/>
              </w:rPr>
              <w:t>ChrgBr</w:t>
            </w:r>
            <w:proofErr w:type="spellEnd"/>
          </w:p>
        </w:tc>
        <w:tc>
          <w:tcPr>
            <w:tcW w:w="588" w:type="dxa"/>
            <w:hideMark/>
          </w:tcPr>
          <w:p w14:paraId="270FE76F"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282E45BF"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Normalized.</w:t>
            </w:r>
          </w:p>
        </w:tc>
        <w:tc>
          <w:tcPr>
            <w:tcW w:w="2848" w:type="dxa"/>
            <w:hideMark/>
          </w:tcPr>
          <w:p w14:paraId="1236819D"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 xml:space="preserve">Conform via </w:t>
            </w:r>
            <w:proofErr w:type="spellStart"/>
            <w:r w:rsidRPr="003B38E3">
              <w:rPr>
                <w:rFonts w:ascii="Arial Unicode MS" w:eastAsia="Times New Roman" w:hAnsi="Arial Unicode MS" w:cs="Times New Roman"/>
                <w:color w:val="000000"/>
              </w:rPr>
              <w:t>dim_charge_bearer</w:t>
            </w:r>
            <w:proofErr w:type="spellEnd"/>
            <w:r w:rsidRPr="003B38E3">
              <w:rPr>
                <w:rFonts w:ascii="Aptos Narrow" w:eastAsia="Times New Roman" w:hAnsi="Aptos Narrow" w:cs="Times New Roman"/>
                <w:color w:val="000000"/>
                <w:sz w:val="22"/>
                <w:szCs w:val="22"/>
              </w:rPr>
              <w:t>.</w:t>
            </w:r>
          </w:p>
        </w:tc>
        <w:tc>
          <w:tcPr>
            <w:tcW w:w="1981" w:type="dxa"/>
            <w:hideMark/>
          </w:tcPr>
          <w:p w14:paraId="5017139D"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Bearer mix trends.</w:t>
            </w:r>
          </w:p>
        </w:tc>
      </w:tr>
      <w:tr w:rsidR="003B38E3" w:rsidRPr="003B38E3" w14:paraId="096D27E6"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77C13769" w14:textId="77777777" w:rsidR="003B38E3" w:rsidRPr="003B38E3" w:rsidRDefault="003B38E3" w:rsidP="003B38E3">
            <w:pPr>
              <w:jc w:val="left"/>
              <w:rPr>
                <w:rFonts w:ascii="Arial Unicode MS" w:eastAsia="Times New Roman" w:hAnsi="Arial Unicode MS" w:cs="Times New Roman"/>
                <w:color w:val="000000"/>
              </w:rPr>
            </w:pPr>
            <w:proofErr w:type="spellStart"/>
            <w:r w:rsidRPr="003B38E3">
              <w:rPr>
                <w:rFonts w:ascii="Arial Unicode MS" w:eastAsia="Times New Roman" w:hAnsi="Arial Unicode MS" w:cs="Times New Roman"/>
                <w:color w:val="000000"/>
              </w:rPr>
              <w:t>XchgRate</w:t>
            </w:r>
            <w:proofErr w:type="spellEnd"/>
          </w:p>
        </w:tc>
        <w:tc>
          <w:tcPr>
            <w:tcW w:w="588" w:type="dxa"/>
            <w:hideMark/>
          </w:tcPr>
          <w:p w14:paraId="4A77BE9D"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6ED87675"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gramStart"/>
            <w:r w:rsidRPr="003B38E3">
              <w:rPr>
                <w:rFonts w:ascii="Arial Unicode MS" w:eastAsia="Times New Roman" w:hAnsi="Arial Unicode MS" w:cs="Times New Roman"/>
                <w:color w:val="000000"/>
              </w:rPr>
              <w:t>DECIMAL(</w:t>
            </w:r>
            <w:proofErr w:type="gramEnd"/>
            <w:r w:rsidRPr="003B38E3">
              <w:rPr>
                <w:rFonts w:ascii="Arial Unicode MS" w:eastAsia="Times New Roman" w:hAnsi="Arial Unicode MS" w:cs="Times New Roman"/>
                <w:color w:val="000000"/>
              </w:rPr>
              <w:t>18,9)</w:t>
            </w:r>
            <w:r w:rsidRPr="003B38E3">
              <w:rPr>
                <w:rFonts w:ascii="Aptos Narrow" w:eastAsia="Times New Roman" w:hAnsi="Aptos Narrow" w:cs="Times New Roman"/>
                <w:color w:val="000000"/>
                <w:sz w:val="22"/>
                <w:szCs w:val="22"/>
              </w:rPr>
              <w:t>.</w:t>
            </w:r>
          </w:p>
        </w:tc>
        <w:tc>
          <w:tcPr>
            <w:tcW w:w="2848" w:type="dxa"/>
            <w:hideMark/>
          </w:tcPr>
          <w:p w14:paraId="01455627"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FX analytics; optional base conversions.</w:t>
            </w:r>
          </w:p>
        </w:tc>
        <w:tc>
          <w:tcPr>
            <w:tcW w:w="1981" w:type="dxa"/>
            <w:hideMark/>
          </w:tcPr>
          <w:p w14:paraId="5C06BC28"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FX exposure/variance.</w:t>
            </w:r>
          </w:p>
        </w:tc>
      </w:tr>
    </w:tbl>
    <w:p w14:paraId="4A5C2233" w14:textId="77777777" w:rsidR="00933DC2" w:rsidRDefault="00933DC2" w:rsidP="00933DC2">
      <w:pPr>
        <w:pStyle w:val="ListParagraph"/>
        <w:ind w:left="1080"/>
      </w:pPr>
    </w:p>
    <w:p w14:paraId="3D8BDF3A" w14:textId="7A18D8F0" w:rsidR="00563A7F" w:rsidRDefault="00745E7D" w:rsidP="0082296D">
      <w:pPr>
        <w:pStyle w:val="ListParagraph"/>
        <w:numPr>
          <w:ilvl w:val="0"/>
          <w:numId w:val="7"/>
        </w:numPr>
      </w:pPr>
      <w:r>
        <w:t xml:space="preserve">Purpose, </w:t>
      </w:r>
      <w:r w:rsidR="000C32D1">
        <w:t>regulatory, geo and type</w:t>
      </w:r>
    </w:p>
    <w:tbl>
      <w:tblPr>
        <w:tblStyle w:val="GridTable4"/>
        <w:tblW w:w="9440" w:type="dxa"/>
        <w:tblLook w:val="04A0" w:firstRow="1" w:lastRow="0" w:firstColumn="1" w:lastColumn="0" w:noHBand="0" w:noVBand="1"/>
      </w:tblPr>
      <w:tblGrid>
        <w:gridCol w:w="2240"/>
        <w:gridCol w:w="600"/>
        <w:gridCol w:w="1680"/>
        <w:gridCol w:w="2920"/>
        <w:gridCol w:w="2000"/>
      </w:tblGrid>
      <w:tr w:rsidR="00E72D1B" w:rsidRPr="00E72D1B" w14:paraId="07AA8299" w14:textId="77777777" w:rsidTr="00E72D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16D16185" w14:textId="77777777" w:rsidR="00E72D1B" w:rsidRPr="00E72D1B" w:rsidRDefault="00E72D1B" w:rsidP="00E72D1B">
            <w:pPr>
              <w:jc w:val="center"/>
              <w:rPr>
                <w:rFonts w:ascii="Aptos Narrow" w:eastAsia="Times New Roman" w:hAnsi="Aptos Narrow" w:cs="Times New Roman"/>
                <w:sz w:val="22"/>
                <w:szCs w:val="22"/>
              </w:rPr>
            </w:pPr>
            <w:r w:rsidRPr="00E72D1B">
              <w:rPr>
                <w:rFonts w:ascii="Aptos Narrow" w:eastAsia="Times New Roman" w:hAnsi="Aptos Narrow" w:cs="Times New Roman"/>
                <w:sz w:val="22"/>
                <w:szCs w:val="22"/>
              </w:rPr>
              <w:t>Field</w:t>
            </w:r>
          </w:p>
        </w:tc>
        <w:tc>
          <w:tcPr>
            <w:tcW w:w="600" w:type="dxa"/>
            <w:hideMark/>
          </w:tcPr>
          <w:p w14:paraId="7996E7EE"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Raw</w:t>
            </w:r>
          </w:p>
        </w:tc>
        <w:tc>
          <w:tcPr>
            <w:tcW w:w="1680" w:type="dxa"/>
            <w:hideMark/>
          </w:tcPr>
          <w:p w14:paraId="2D4C93A4"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Bronze</w:t>
            </w:r>
          </w:p>
        </w:tc>
        <w:tc>
          <w:tcPr>
            <w:tcW w:w="2920" w:type="dxa"/>
            <w:hideMark/>
          </w:tcPr>
          <w:p w14:paraId="6DC8CFEB"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Silver</w:t>
            </w:r>
          </w:p>
        </w:tc>
        <w:tc>
          <w:tcPr>
            <w:tcW w:w="2000" w:type="dxa"/>
            <w:hideMark/>
          </w:tcPr>
          <w:p w14:paraId="4BDD664D"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Gold</w:t>
            </w:r>
          </w:p>
        </w:tc>
      </w:tr>
      <w:tr w:rsidR="00E72D1B" w:rsidRPr="00E72D1B" w14:paraId="7B294827" w14:textId="77777777" w:rsidTr="00E72D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3360ED44" w14:textId="77777777" w:rsidR="00E72D1B" w:rsidRPr="00E72D1B" w:rsidRDefault="00E72D1B" w:rsidP="00E72D1B">
            <w:pPr>
              <w:jc w:val="left"/>
              <w:rPr>
                <w:rFonts w:ascii="Arial Unicode MS" w:eastAsia="Times New Roman" w:hAnsi="Arial Unicode MS" w:cs="Times New Roman"/>
                <w:color w:val="000000"/>
              </w:rPr>
            </w:pPr>
            <w:proofErr w:type="spellStart"/>
            <w:r w:rsidRPr="00E72D1B">
              <w:rPr>
                <w:rFonts w:ascii="Arial Unicode MS" w:eastAsia="Times New Roman" w:hAnsi="Arial Unicode MS" w:cs="Times New Roman"/>
                <w:color w:val="000000"/>
              </w:rPr>
              <w:t>Purp_Cd</w:t>
            </w:r>
            <w:proofErr w:type="spellEnd"/>
          </w:p>
        </w:tc>
        <w:tc>
          <w:tcPr>
            <w:tcW w:w="600" w:type="dxa"/>
            <w:hideMark/>
          </w:tcPr>
          <w:p w14:paraId="287B20B2"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16A22216"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65025C2A"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proofErr w:type="spellStart"/>
            <w:r w:rsidRPr="00E72D1B">
              <w:rPr>
                <w:rFonts w:ascii="Arial Unicode MS" w:eastAsia="Times New Roman" w:hAnsi="Arial Unicode MS" w:cs="Times New Roman"/>
                <w:color w:val="000000"/>
              </w:rPr>
              <w:t>dim_purpose</w:t>
            </w:r>
            <w:proofErr w:type="spellEnd"/>
            <w:r w:rsidRPr="00E72D1B">
              <w:rPr>
                <w:rFonts w:ascii="Aptos Narrow" w:eastAsia="Times New Roman" w:hAnsi="Aptos Narrow" w:cs="Times New Roman"/>
                <w:color w:val="000000"/>
                <w:sz w:val="22"/>
                <w:szCs w:val="22"/>
              </w:rPr>
              <w:t>.</w:t>
            </w:r>
          </w:p>
        </w:tc>
        <w:tc>
          <w:tcPr>
            <w:tcW w:w="2000" w:type="dxa"/>
            <w:hideMark/>
          </w:tcPr>
          <w:p w14:paraId="26969D9D"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Purpose splits.</w:t>
            </w:r>
          </w:p>
        </w:tc>
      </w:tr>
      <w:tr w:rsidR="00E72D1B" w:rsidRPr="00E72D1B" w14:paraId="0316E9D2" w14:textId="77777777" w:rsidTr="00E72D1B">
        <w:trPr>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79C2023E" w14:textId="77777777" w:rsidR="00E72D1B" w:rsidRPr="00E72D1B" w:rsidRDefault="00E72D1B" w:rsidP="00E72D1B">
            <w:pPr>
              <w:jc w:val="left"/>
              <w:rPr>
                <w:rFonts w:ascii="Arial Unicode MS" w:eastAsia="Times New Roman" w:hAnsi="Arial Unicode MS" w:cs="Times New Roman"/>
                <w:color w:val="000000"/>
              </w:rPr>
            </w:pPr>
            <w:proofErr w:type="spellStart"/>
            <w:r w:rsidRPr="00E72D1B">
              <w:rPr>
                <w:rFonts w:ascii="Arial Unicode MS" w:eastAsia="Times New Roman" w:hAnsi="Arial Unicode MS" w:cs="Times New Roman"/>
                <w:color w:val="000000"/>
              </w:rPr>
              <w:t>RgltryRptg_Dtls_Tp</w:t>
            </w:r>
            <w:proofErr w:type="spellEnd"/>
            <w:r w:rsidRPr="00E72D1B">
              <w:rPr>
                <w:rFonts w:ascii="Aptos Narrow" w:eastAsia="Times New Roman" w:hAnsi="Aptos Narrow" w:cs="Times New Roman"/>
                <w:color w:val="000000"/>
                <w:sz w:val="22"/>
                <w:szCs w:val="22"/>
              </w:rPr>
              <w:t xml:space="preserve">, </w:t>
            </w:r>
            <w:r w:rsidRPr="00E72D1B">
              <w:rPr>
                <w:rFonts w:ascii="Arial Unicode MS" w:eastAsia="Times New Roman" w:hAnsi="Arial Unicode MS" w:cs="Times New Roman"/>
                <w:color w:val="000000"/>
              </w:rPr>
              <w:t>_Cd</w:t>
            </w:r>
          </w:p>
        </w:tc>
        <w:tc>
          <w:tcPr>
            <w:tcW w:w="600" w:type="dxa"/>
            <w:hideMark/>
          </w:tcPr>
          <w:p w14:paraId="22DCEAF4"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102E51CF"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5C052A65"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proofErr w:type="spellStart"/>
            <w:r w:rsidRPr="00E72D1B">
              <w:rPr>
                <w:rFonts w:ascii="Arial Unicode MS" w:eastAsia="Times New Roman" w:hAnsi="Arial Unicode MS" w:cs="Times New Roman"/>
                <w:color w:val="000000"/>
              </w:rPr>
              <w:t>dim_regulatory</w:t>
            </w:r>
            <w:proofErr w:type="spellEnd"/>
            <w:r w:rsidRPr="00E72D1B">
              <w:rPr>
                <w:rFonts w:ascii="Aptos Narrow" w:eastAsia="Times New Roman" w:hAnsi="Aptos Narrow" w:cs="Times New Roman"/>
                <w:color w:val="000000"/>
                <w:sz w:val="22"/>
                <w:szCs w:val="22"/>
              </w:rPr>
              <w:t>.</w:t>
            </w:r>
          </w:p>
        </w:tc>
        <w:tc>
          <w:tcPr>
            <w:tcW w:w="2000" w:type="dxa"/>
            <w:hideMark/>
          </w:tcPr>
          <w:p w14:paraId="4D38475F"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Compliance views.</w:t>
            </w:r>
          </w:p>
        </w:tc>
      </w:tr>
      <w:tr w:rsidR="00E72D1B" w:rsidRPr="00E72D1B" w14:paraId="249729BD" w14:textId="77777777" w:rsidTr="00E72D1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2114DCC1" w14:textId="77777777" w:rsidR="00E72D1B" w:rsidRPr="00E72D1B" w:rsidRDefault="00E72D1B" w:rsidP="00E72D1B">
            <w:pPr>
              <w:jc w:val="left"/>
              <w:rPr>
                <w:rFonts w:ascii="Arial Unicode MS" w:eastAsia="Times New Roman" w:hAnsi="Arial Unicode MS" w:cs="Times New Roman"/>
                <w:color w:val="000000"/>
              </w:rPr>
            </w:pPr>
            <w:proofErr w:type="spellStart"/>
            <w:r w:rsidRPr="00E72D1B">
              <w:rPr>
                <w:rFonts w:ascii="Arial Unicode MS" w:eastAsia="Times New Roman" w:hAnsi="Arial Unicode MS" w:cs="Times New Roman"/>
                <w:color w:val="000000"/>
              </w:rPr>
              <w:t>RmtInf_Ustrd</w:t>
            </w:r>
            <w:proofErr w:type="spellEnd"/>
          </w:p>
        </w:tc>
        <w:tc>
          <w:tcPr>
            <w:tcW w:w="600" w:type="dxa"/>
            <w:hideMark/>
          </w:tcPr>
          <w:p w14:paraId="3865AC30"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2F8B7046"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STRING</w:t>
            </w:r>
            <w:r w:rsidRPr="00E72D1B">
              <w:rPr>
                <w:rFonts w:ascii="Aptos Narrow" w:eastAsia="Times New Roman" w:hAnsi="Aptos Narrow" w:cs="Times New Roman"/>
                <w:color w:val="000000"/>
                <w:sz w:val="22"/>
                <w:szCs w:val="22"/>
              </w:rPr>
              <w:t xml:space="preserve"> (length-capped).</w:t>
            </w:r>
          </w:p>
        </w:tc>
        <w:tc>
          <w:tcPr>
            <w:tcW w:w="2920" w:type="dxa"/>
            <w:hideMark/>
          </w:tcPr>
          <w:p w14:paraId="135F082C"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Kept in </w:t>
            </w:r>
            <w:r w:rsidRPr="00E72D1B">
              <w:rPr>
                <w:rFonts w:ascii="Arial Unicode MS" w:eastAsia="Times New Roman" w:hAnsi="Arial Unicode MS" w:cs="Times New Roman"/>
                <w:color w:val="000000"/>
              </w:rPr>
              <w:t>attributes</w:t>
            </w:r>
            <w:r w:rsidRPr="00E72D1B">
              <w:rPr>
                <w:rFonts w:ascii="Aptos Narrow" w:eastAsia="Times New Roman" w:hAnsi="Aptos Narrow" w:cs="Times New Roman"/>
                <w:color w:val="000000"/>
                <w:sz w:val="22"/>
                <w:szCs w:val="22"/>
              </w:rPr>
              <w:t>; optional tokenization.</w:t>
            </w:r>
          </w:p>
        </w:tc>
        <w:tc>
          <w:tcPr>
            <w:tcW w:w="2000" w:type="dxa"/>
            <w:hideMark/>
          </w:tcPr>
          <w:p w14:paraId="3FC93230"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Not exposed by default.</w:t>
            </w:r>
          </w:p>
        </w:tc>
      </w:tr>
      <w:tr w:rsidR="00E72D1B" w:rsidRPr="00E72D1B" w14:paraId="2DD8080C" w14:textId="77777777" w:rsidTr="00E72D1B">
        <w:trPr>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56290A61" w14:textId="77777777" w:rsidR="00E72D1B" w:rsidRPr="00E72D1B" w:rsidRDefault="00E72D1B" w:rsidP="00E72D1B">
            <w:pPr>
              <w:jc w:val="left"/>
              <w:rPr>
                <w:rFonts w:ascii="Arial Unicode MS" w:eastAsia="Times New Roman" w:hAnsi="Arial Unicode MS" w:cs="Times New Roman"/>
                <w:color w:val="000000"/>
              </w:rPr>
            </w:pPr>
            <w:proofErr w:type="spellStart"/>
            <w:r w:rsidRPr="00E72D1B">
              <w:rPr>
                <w:rFonts w:ascii="Arial Unicode MS" w:eastAsia="Times New Roman" w:hAnsi="Arial Unicode MS" w:cs="Times New Roman"/>
                <w:color w:val="000000"/>
              </w:rPr>
              <w:t>TxTp</w:t>
            </w:r>
            <w:proofErr w:type="spellEnd"/>
          </w:p>
        </w:tc>
        <w:tc>
          <w:tcPr>
            <w:tcW w:w="600" w:type="dxa"/>
            <w:hideMark/>
          </w:tcPr>
          <w:p w14:paraId="7F801974"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705D7EC2"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4DD4CFFD"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proofErr w:type="spellStart"/>
            <w:r w:rsidRPr="00E72D1B">
              <w:rPr>
                <w:rFonts w:ascii="Arial Unicode MS" w:eastAsia="Times New Roman" w:hAnsi="Arial Unicode MS" w:cs="Times New Roman"/>
                <w:color w:val="000000"/>
              </w:rPr>
              <w:t>dim_tx_type</w:t>
            </w:r>
            <w:proofErr w:type="spellEnd"/>
            <w:r w:rsidRPr="00E72D1B">
              <w:rPr>
                <w:rFonts w:ascii="Aptos Narrow" w:eastAsia="Times New Roman" w:hAnsi="Aptos Narrow" w:cs="Times New Roman"/>
                <w:color w:val="000000"/>
                <w:sz w:val="22"/>
                <w:szCs w:val="22"/>
              </w:rPr>
              <w:t>.</w:t>
            </w:r>
          </w:p>
        </w:tc>
        <w:tc>
          <w:tcPr>
            <w:tcW w:w="2000" w:type="dxa"/>
            <w:hideMark/>
          </w:tcPr>
          <w:p w14:paraId="783BEBF5"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Filters &amp; series.</w:t>
            </w:r>
          </w:p>
        </w:tc>
      </w:tr>
    </w:tbl>
    <w:p w14:paraId="06984764" w14:textId="179A5114" w:rsidR="000C32D1" w:rsidRDefault="000C32D1" w:rsidP="00AE3AF5"/>
    <w:p w14:paraId="7847FE16" w14:textId="01E6DF67" w:rsidR="00AE3AF5" w:rsidRDefault="00AE3AF5" w:rsidP="0082296D">
      <w:pPr>
        <w:pStyle w:val="ListParagraph"/>
        <w:numPr>
          <w:ilvl w:val="0"/>
          <w:numId w:val="7"/>
        </w:numPr>
      </w:pPr>
      <w:r>
        <w:t>Timestamps</w:t>
      </w:r>
    </w:p>
    <w:tbl>
      <w:tblPr>
        <w:tblStyle w:val="GridTable4"/>
        <w:tblW w:w="8800" w:type="dxa"/>
        <w:tblLook w:val="04A0" w:firstRow="1" w:lastRow="0" w:firstColumn="1" w:lastColumn="0" w:noHBand="0" w:noVBand="1"/>
      </w:tblPr>
      <w:tblGrid>
        <w:gridCol w:w="2173"/>
        <w:gridCol w:w="980"/>
        <w:gridCol w:w="1700"/>
        <w:gridCol w:w="2087"/>
        <w:gridCol w:w="1860"/>
      </w:tblGrid>
      <w:tr w:rsidR="002851F4" w:rsidRPr="002851F4" w14:paraId="54AA34D4" w14:textId="77777777" w:rsidTr="002851F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hideMark/>
          </w:tcPr>
          <w:p w14:paraId="418BC8AE" w14:textId="77777777" w:rsidR="002851F4" w:rsidRPr="002851F4" w:rsidRDefault="002851F4" w:rsidP="002851F4">
            <w:pPr>
              <w:jc w:val="center"/>
              <w:rPr>
                <w:rFonts w:ascii="Aptos Narrow" w:eastAsia="Times New Roman" w:hAnsi="Aptos Narrow" w:cs="Times New Roman"/>
                <w:sz w:val="22"/>
                <w:szCs w:val="22"/>
              </w:rPr>
            </w:pPr>
            <w:r w:rsidRPr="002851F4">
              <w:rPr>
                <w:rFonts w:ascii="Aptos Narrow" w:eastAsia="Times New Roman" w:hAnsi="Aptos Narrow" w:cs="Times New Roman"/>
                <w:sz w:val="22"/>
                <w:szCs w:val="22"/>
              </w:rPr>
              <w:t>Field</w:t>
            </w:r>
          </w:p>
        </w:tc>
        <w:tc>
          <w:tcPr>
            <w:tcW w:w="980" w:type="dxa"/>
            <w:noWrap/>
            <w:hideMark/>
          </w:tcPr>
          <w:p w14:paraId="2A9E8D09"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Raw</w:t>
            </w:r>
          </w:p>
        </w:tc>
        <w:tc>
          <w:tcPr>
            <w:tcW w:w="1700" w:type="dxa"/>
            <w:noWrap/>
            <w:hideMark/>
          </w:tcPr>
          <w:p w14:paraId="1F95533C"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Bronze</w:t>
            </w:r>
          </w:p>
        </w:tc>
        <w:tc>
          <w:tcPr>
            <w:tcW w:w="2300" w:type="dxa"/>
            <w:hideMark/>
          </w:tcPr>
          <w:p w14:paraId="3EA6EAC8"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Silver</w:t>
            </w:r>
          </w:p>
        </w:tc>
        <w:tc>
          <w:tcPr>
            <w:tcW w:w="1860" w:type="dxa"/>
            <w:noWrap/>
            <w:hideMark/>
          </w:tcPr>
          <w:p w14:paraId="2489C729"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Gold</w:t>
            </w:r>
          </w:p>
        </w:tc>
      </w:tr>
      <w:tr w:rsidR="002851F4" w:rsidRPr="002851F4" w14:paraId="476B9083" w14:textId="77777777" w:rsidTr="002851F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hideMark/>
          </w:tcPr>
          <w:p w14:paraId="20B9870E" w14:textId="77777777" w:rsidR="002851F4" w:rsidRPr="002851F4" w:rsidRDefault="002851F4" w:rsidP="002851F4">
            <w:pPr>
              <w:jc w:val="left"/>
              <w:rPr>
                <w:rFonts w:ascii="Arial Unicode MS" w:eastAsia="Times New Roman" w:hAnsi="Arial Unicode MS" w:cs="Times New Roman"/>
                <w:color w:val="000000"/>
              </w:rPr>
            </w:pPr>
            <w:proofErr w:type="spellStart"/>
            <w:r w:rsidRPr="002851F4">
              <w:rPr>
                <w:rFonts w:ascii="Arial Unicode MS" w:eastAsia="Times New Roman" w:hAnsi="Arial Unicode MS" w:cs="Times New Roman"/>
                <w:color w:val="000000"/>
              </w:rPr>
              <w:t>GrpHdr_CreDtTm</w:t>
            </w:r>
            <w:proofErr w:type="spellEnd"/>
          </w:p>
        </w:tc>
        <w:tc>
          <w:tcPr>
            <w:tcW w:w="980" w:type="dxa"/>
            <w:noWrap/>
            <w:hideMark/>
          </w:tcPr>
          <w:p w14:paraId="087ED5FE"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ISO string.</w:t>
            </w:r>
          </w:p>
        </w:tc>
        <w:tc>
          <w:tcPr>
            <w:tcW w:w="1700" w:type="dxa"/>
            <w:noWrap/>
            <w:hideMark/>
          </w:tcPr>
          <w:p w14:paraId="04E423B4"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TIMESTAMP</w:t>
            </w:r>
            <w:r w:rsidRPr="002851F4">
              <w:rPr>
                <w:rFonts w:ascii="Aptos Narrow" w:eastAsia="Times New Roman" w:hAnsi="Aptos Narrow" w:cs="Times New Roman"/>
                <w:color w:val="000000"/>
                <w:sz w:val="22"/>
                <w:szCs w:val="22"/>
              </w:rPr>
              <w:t xml:space="preserve"> UTC.</w:t>
            </w:r>
          </w:p>
        </w:tc>
        <w:tc>
          <w:tcPr>
            <w:tcW w:w="2300" w:type="dxa"/>
            <w:hideMark/>
          </w:tcPr>
          <w:p w14:paraId="3F3A6D3C"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Event time (header).</w:t>
            </w:r>
          </w:p>
        </w:tc>
        <w:tc>
          <w:tcPr>
            <w:tcW w:w="1860" w:type="dxa"/>
            <w:noWrap/>
            <w:hideMark/>
          </w:tcPr>
          <w:p w14:paraId="3F7D5D28"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Time series (intake).</w:t>
            </w:r>
          </w:p>
        </w:tc>
      </w:tr>
      <w:tr w:rsidR="002851F4" w:rsidRPr="002851F4" w14:paraId="759117C4" w14:textId="77777777" w:rsidTr="002851F4">
        <w:trPr>
          <w:trHeight w:val="576"/>
        </w:trPr>
        <w:tc>
          <w:tcPr>
            <w:cnfStyle w:val="001000000000" w:firstRow="0" w:lastRow="0" w:firstColumn="1" w:lastColumn="0" w:oddVBand="0" w:evenVBand="0" w:oddHBand="0" w:evenHBand="0" w:firstRowFirstColumn="0" w:firstRowLastColumn="0" w:lastRowFirstColumn="0" w:lastRowLastColumn="0"/>
            <w:tcW w:w="1960" w:type="dxa"/>
            <w:noWrap/>
            <w:hideMark/>
          </w:tcPr>
          <w:p w14:paraId="0493C849" w14:textId="77777777" w:rsidR="002851F4" w:rsidRPr="002851F4" w:rsidRDefault="002851F4" w:rsidP="002851F4">
            <w:pPr>
              <w:jc w:val="left"/>
              <w:rPr>
                <w:rFonts w:ascii="Arial Unicode MS" w:eastAsia="Times New Roman" w:hAnsi="Arial Unicode MS" w:cs="Times New Roman"/>
                <w:color w:val="000000"/>
              </w:rPr>
            </w:pPr>
            <w:proofErr w:type="spellStart"/>
            <w:r w:rsidRPr="002851F4">
              <w:rPr>
                <w:rFonts w:ascii="Arial Unicode MS" w:eastAsia="Times New Roman" w:hAnsi="Arial Unicode MS" w:cs="Times New Roman"/>
                <w:color w:val="000000"/>
              </w:rPr>
              <w:t>DataCache_creDtTm</w:t>
            </w:r>
            <w:proofErr w:type="spellEnd"/>
          </w:p>
        </w:tc>
        <w:tc>
          <w:tcPr>
            <w:tcW w:w="980" w:type="dxa"/>
            <w:noWrap/>
            <w:hideMark/>
          </w:tcPr>
          <w:p w14:paraId="34775211"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ISO string.</w:t>
            </w:r>
          </w:p>
        </w:tc>
        <w:tc>
          <w:tcPr>
            <w:tcW w:w="1700" w:type="dxa"/>
            <w:noWrap/>
            <w:hideMark/>
          </w:tcPr>
          <w:p w14:paraId="60941CD5"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TIMESTAMP</w:t>
            </w:r>
            <w:r w:rsidRPr="002851F4">
              <w:rPr>
                <w:rFonts w:ascii="Aptos Narrow" w:eastAsia="Times New Roman" w:hAnsi="Aptos Narrow" w:cs="Times New Roman"/>
                <w:color w:val="000000"/>
                <w:sz w:val="22"/>
                <w:szCs w:val="22"/>
              </w:rPr>
              <w:t xml:space="preserve"> UTC.</w:t>
            </w:r>
          </w:p>
        </w:tc>
        <w:tc>
          <w:tcPr>
            <w:tcW w:w="2300" w:type="dxa"/>
            <w:hideMark/>
          </w:tcPr>
          <w:p w14:paraId="2D22FC3C" w14:textId="119886D2"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 xml:space="preserve">Processing/event time; </w:t>
            </w:r>
            <w:commentRangeStart w:id="739"/>
            <w:commentRangeStart w:id="740"/>
            <w:r w:rsidRPr="002851F4">
              <w:rPr>
                <w:rFonts w:ascii="Aptos Narrow" w:eastAsia="Times New Roman" w:hAnsi="Aptos Narrow" w:cs="Times New Roman"/>
                <w:color w:val="000000"/>
                <w:sz w:val="22"/>
                <w:szCs w:val="22"/>
              </w:rPr>
              <w:t>dedup</w:t>
            </w:r>
            <w:r>
              <w:rPr>
                <w:rFonts w:ascii="Aptos Narrow" w:eastAsia="Times New Roman" w:hAnsi="Aptos Narrow" w:cs="Times New Roman"/>
                <w:color w:val="000000"/>
                <w:sz w:val="22"/>
                <w:szCs w:val="22"/>
              </w:rPr>
              <w:t>lication</w:t>
            </w:r>
            <w:r w:rsidRPr="002851F4">
              <w:rPr>
                <w:rFonts w:ascii="Aptos Narrow" w:eastAsia="Times New Roman" w:hAnsi="Aptos Narrow" w:cs="Times New Roman"/>
                <w:color w:val="000000"/>
                <w:sz w:val="22"/>
                <w:szCs w:val="22"/>
              </w:rPr>
              <w:t xml:space="preserve"> </w:t>
            </w:r>
            <w:commentRangeEnd w:id="739"/>
            <w:r w:rsidR="00417AB9">
              <w:rPr>
                <w:rStyle w:val="CommentReference"/>
                <w:rFonts w:eastAsiaTheme="minorHAnsi" w:cstheme="minorBidi"/>
              </w:rPr>
              <w:commentReference w:id="739"/>
            </w:r>
            <w:commentRangeEnd w:id="740"/>
            <w:r w:rsidR="0070528A">
              <w:rPr>
                <w:rStyle w:val="CommentReference"/>
                <w:rFonts w:eastAsiaTheme="minorHAnsi" w:cstheme="minorBidi"/>
              </w:rPr>
              <w:commentReference w:id="740"/>
            </w:r>
            <w:r w:rsidRPr="002851F4">
              <w:rPr>
                <w:rFonts w:ascii="Aptos Narrow" w:eastAsia="Times New Roman" w:hAnsi="Aptos Narrow" w:cs="Times New Roman"/>
                <w:color w:val="000000"/>
                <w:sz w:val="22"/>
                <w:szCs w:val="22"/>
              </w:rPr>
              <w:t>by latest.</w:t>
            </w:r>
          </w:p>
        </w:tc>
        <w:tc>
          <w:tcPr>
            <w:tcW w:w="1860" w:type="dxa"/>
            <w:noWrap/>
            <w:hideMark/>
          </w:tcPr>
          <w:p w14:paraId="32335001"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SLA freshness tiles.</w:t>
            </w:r>
          </w:p>
        </w:tc>
      </w:tr>
    </w:tbl>
    <w:p w14:paraId="210809E3" w14:textId="77777777" w:rsidR="00F11972" w:rsidRDefault="00F11972" w:rsidP="00AE3AF5">
      <w:pPr>
        <w:ind w:left="720"/>
        <w:rPr>
          <w:ins w:id="741" w:author="Ume Sauda Ghanyani" w:date="2025-11-06T14:27:00Z" w16du:dateUtc="2025-11-06T09:27:00Z"/>
        </w:rPr>
      </w:pPr>
    </w:p>
    <w:p w14:paraId="5ECB7716" w14:textId="0F76804A" w:rsidR="003A3DDD" w:rsidRDefault="00CF04F0" w:rsidP="003A3DDD">
      <w:pPr>
        <w:pStyle w:val="ListParagraph"/>
        <w:numPr>
          <w:ilvl w:val="0"/>
          <w:numId w:val="7"/>
        </w:numPr>
        <w:rPr>
          <w:ins w:id="742" w:author="Ume Sauda Ghanyani" w:date="2025-11-06T14:27:00Z" w16du:dateUtc="2025-11-06T09:27:00Z"/>
        </w:rPr>
      </w:pPr>
      <w:ins w:id="743" w:author="Ume Sauda Ghanyani" w:date="2025-11-06T14:27:00Z">
        <w:r w:rsidRPr="00CF04F0">
          <w:lastRenderedPageBreak/>
          <w:t xml:space="preserve">Storage &amp; Extraction </w:t>
        </w:r>
      </w:ins>
      <w:ins w:id="744" w:author="Ume Sauda Ghanyani" w:date="2025-11-06T14:28:00Z" w16du:dateUtc="2025-11-06T09:28:00Z">
        <w:r w:rsidRPr="00CF04F0">
          <w:t>of Details</w:t>
        </w:r>
      </w:ins>
      <w:ins w:id="745" w:author="Ume Sauda Ghanyani" w:date="2025-11-06T14:27:00Z">
        <w:r w:rsidRPr="00CF04F0">
          <w:t xml:space="preserve"> Held in Arrays</w:t>
        </w:r>
      </w:ins>
    </w:p>
    <w:p w14:paraId="49E96FDD" w14:textId="0BFB4955" w:rsidR="00CF04F0" w:rsidRDefault="00CF04F0" w:rsidP="00CF04F0">
      <w:pPr>
        <w:pStyle w:val="ListParagraph"/>
        <w:spacing w:after="0"/>
        <w:ind w:left="1080"/>
        <w:jc w:val="left"/>
        <w:rPr>
          <w:ins w:id="746" w:author="Ume Sauda Ghanyani" w:date="2025-11-06T14:28:00Z" w16du:dateUtc="2025-11-06T09:28:00Z"/>
        </w:rPr>
      </w:pPr>
      <w:ins w:id="747" w:author="Ume Sauda Ghanyani" w:date="2025-11-06T14:27:00Z">
        <w:r w:rsidRPr="00CF04F0">
          <w:t>Certain ISO 20022 attributes (e.g.,</w:t>
        </w:r>
      </w:ins>
      <w:ins w:id="748" w:author="Ume Sauda Ghanyani" w:date="2025-11-06T14:28:00Z" w16du:dateUtc="2025-11-06T09:28:00Z">
        <w:r>
          <w:t xml:space="preserve"> </w:t>
        </w:r>
      </w:ins>
      <w:ins w:id="749" w:author="Ume Sauda Ghanyani" w:date="2025-11-06T14:27:00Z">
        <w:r w:rsidRPr="00CF04F0">
          <w:t xml:space="preserve">InitgPty_Nm_Id_PrvtId_DtAndPlcofBirth_BirthDt/CityOfBirth/CtryOfBirth and </w:t>
        </w:r>
        <w:proofErr w:type="spellStart"/>
        <w:r w:rsidRPr="00CF04F0">
          <w:t>Dbtr_Id_PrvtId_DtAndPlcofBirth</w:t>
        </w:r>
        <w:proofErr w:type="spellEnd"/>
        <w:r w:rsidRPr="00CF04F0">
          <w:t xml:space="preserve">_*) may arrive inside </w:t>
        </w:r>
        <w:r w:rsidRPr="00CF04F0">
          <w:rPr>
            <w:rPrChange w:id="750" w:author="Ume Sauda Ghanyani" w:date="2025-11-06T14:28:00Z" w16du:dateUtc="2025-11-06T09:28:00Z">
              <w:rPr>
                <w:b/>
                <w:bCs/>
              </w:rPr>
            </w:rPrChange>
          </w:rPr>
          <w:t>arrays</w:t>
        </w:r>
        <w:r w:rsidRPr="00CF04F0">
          <w:t xml:space="preserve"> within the payment payload. To make these values </w:t>
        </w:r>
        <w:proofErr w:type="spellStart"/>
        <w:r w:rsidRPr="00CF04F0">
          <w:t>queryable</w:t>
        </w:r>
        <w:proofErr w:type="spellEnd"/>
        <w:r w:rsidRPr="00CF04F0">
          <w:t xml:space="preserve"> alongside </w:t>
        </w:r>
        <w:r w:rsidRPr="00CF04F0">
          <w:rPr>
            <w:rPrChange w:id="751" w:author="Ume Sauda Ghanyani" w:date="2025-11-06T14:28:00Z" w16du:dateUtc="2025-11-06T09:28:00Z">
              <w:rPr>
                <w:b/>
                <w:bCs/>
              </w:rPr>
            </w:rPrChange>
          </w:rPr>
          <w:t>transaction history</w:t>
        </w:r>
        <w:r w:rsidRPr="00CF04F0">
          <w:t xml:space="preserve">, we will </w:t>
        </w:r>
        <w:proofErr w:type="gramStart"/>
        <w:r w:rsidRPr="00CF04F0">
          <w:t>persist them</w:t>
        </w:r>
        <w:proofErr w:type="gramEnd"/>
        <w:r w:rsidRPr="00CF04F0">
          <w:t xml:space="preserve"> in a </w:t>
        </w:r>
        <w:r w:rsidRPr="00CF04F0">
          <w:rPr>
            <w:rPrChange w:id="752" w:author="Ume Sauda Ghanyani" w:date="2025-11-06T14:28:00Z" w16du:dateUtc="2025-11-06T09:28:00Z">
              <w:rPr>
                <w:b/>
                <w:bCs/>
              </w:rPr>
            </w:rPrChange>
          </w:rPr>
          <w:t>child table</w:t>
        </w:r>
        <w:r w:rsidRPr="00CF04F0">
          <w:t xml:space="preserve"> that holds one row per array element, preserving </w:t>
        </w:r>
        <w:r w:rsidRPr="00CF04F0">
          <w:rPr>
            <w:rPrChange w:id="753" w:author="Ume Sauda Ghanyani" w:date="2025-11-06T14:28:00Z" w16du:dateUtc="2025-11-06T09:28:00Z">
              <w:rPr>
                <w:b/>
                <w:bCs/>
              </w:rPr>
            </w:rPrChange>
          </w:rPr>
          <w:t>role</w:t>
        </w:r>
        <w:r w:rsidRPr="00CF04F0">
          <w:t xml:space="preserve">, </w:t>
        </w:r>
        <w:r w:rsidRPr="00CF04F0">
          <w:rPr>
            <w:rPrChange w:id="754" w:author="Ume Sauda Ghanyani" w:date="2025-11-06T14:28:00Z" w16du:dateUtc="2025-11-06T09:28:00Z">
              <w:rPr>
                <w:b/>
                <w:bCs/>
              </w:rPr>
            </w:rPrChange>
          </w:rPr>
          <w:t>array index</w:t>
        </w:r>
        <w:r w:rsidRPr="00CF04F0">
          <w:t xml:space="preserve">, and </w:t>
        </w:r>
        <w:r w:rsidRPr="00CF04F0">
          <w:rPr>
            <w:rPrChange w:id="755" w:author="Ume Sauda Ghanyani" w:date="2025-11-06T14:28:00Z" w16du:dateUtc="2025-11-06T09:28:00Z">
              <w:rPr>
                <w:b/>
                <w:bCs/>
              </w:rPr>
            </w:rPrChange>
          </w:rPr>
          <w:t>source path</w:t>
        </w:r>
        <w:r w:rsidRPr="00CF04F0">
          <w:t>. This enables lossless replay, fast joins to facts, and time-correct KYC/analytics.</w:t>
        </w:r>
      </w:ins>
    </w:p>
    <w:p w14:paraId="377F7CAF" w14:textId="77777777" w:rsidR="00CF04F0" w:rsidRPr="00CF04F0" w:rsidRDefault="00CF04F0">
      <w:pPr>
        <w:pStyle w:val="ListParagraph"/>
        <w:spacing w:after="0"/>
        <w:ind w:left="1080"/>
        <w:jc w:val="left"/>
        <w:pPrChange w:id="756" w:author="Ume Sauda Ghanyani" w:date="2025-11-06T14:27:00Z" w16du:dateUtc="2025-11-06T09:27:00Z">
          <w:pPr>
            <w:ind w:left="720"/>
          </w:pPr>
        </w:pPrChange>
      </w:pPr>
    </w:p>
    <w:p w14:paraId="651F9810" w14:textId="7B4AA24A" w:rsidR="007A2C0C" w:rsidRDefault="0B781E5B" w:rsidP="2402821F">
      <w:pPr>
        <w:pStyle w:val="Heading2"/>
      </w:pPr>
      <w:bookmarkStart w:id="757" w:name="_Toc213340865"/>
      <w:bookmarkStart w:id="758" w:name="_Toc213341054"/>
      <w:commentRangeStart w:id="759"/>
      <w:commentRangeStart w:id="760"/>
      <w:commentRangeStart w:id="761"/>
      <w:commentRangeStart w:id="762"/>
      <w:r>
        <w:t xml:space="preserve">Evaluation Results </w:t>
      </w:r>
      <w:commentRangeEnd w:id="759"/>
      <w:r w:rsidR="00F11972">
        <w:rPr>
          <w:rStyle w:val="CommentReference"/>
        </w:rPr>
        <w:commentReference w:id="759"/>
      </w:r>
      <w:commentRangeEnd w:id="760"/>
      <w:r w:rsidR="00417AB9">
        <w:rPr>
          <w:rStyle w:val="CommentReference"/>
          <w:rFonts w:eastAsiaTheme="minorHAnsi" w:cstheme="minorBidi"/>
          <w:b w:val="0"/>
          <w:kern w:val="0"/>
          <w14:ligatures w14:val="none"/>
        </w:rPr>
        <w:commentReference w:id="760"/>
      </w:r>
      <w:commentRangeEnd w:id="761"/>
      <w:r w:rsidR="00417AB9">
        <w:rPr>
          <w:rStyle w:val="CommentReference"/>
          <w:rFonts w:eastAsiaTheme="minorHAnsi" w:cstheme="minorBidi"/>
          <w:b w:val="0"/>
          <w:kern w:val="0"/>
          <w14:ligatures w14:val="none"/>
        </w:rPr>
        <w:commentReference w:id="761"/>
      </w:r>
      <w:commentRangeEnd w:id="762"/>
      <w:r w:rsidR="009474B1">
        <w:rPr>
          <w:rStyle w:val="CommentReference"/>
          <w:rFonts w:eastAsiaTheme="minorHAnsi" w:cstheme="minorBidi"/>
          <w:b w:val="0"/>
          <w:kern w:val="0"/>
          <w14:ligatures w14:val="none"/>
        </w:rPr>
        <w:commentReference w:id="762"/>
      </w:r>
      <w:bookmarkEnd w:id="757"/>
      <w:bookmarkEnd w:id="758"/>
    </w:p>
    <w:p w14:paraId="2BF06FDB" w14:textId="4299F94D" w:rsidR="00F11972" w:rsidRDefault="00BA2BEE" w:rsidP="0082296D">
      <w:pPr>
        <w:pStyle w:val="Heading3"/>
        <w:numPr>
          <w:ilvl w:val="2"/>
          <w:numId w:val="4"/>
        </w:numPr>
      </w:pPr>
      <w:bookmarkStart w:id="763" w:name="_Toc213340866"/>
      <w:bookmarkStart w:id="764" w:name="_Toc213341055"/>
      <w:r w:rsidRPr="00BA2BEE">
        <w:t>transaction (evaluation/report fact)</w:t>
      </w:r>
      <w:bookmarkEnd w:id="763"/>
      <w:bookmarkEnd w:id="764"/>
    </w:p>
    <w:p w14:paraId="6C41BB91" w14:textId="6C39A130" w:rsidR="007F55EB" w:rsidRPr="007F55EB" w:rsidRDefault="009D7B94" w:rsidP="0082296D">
      <w:pPr>
        <w:pStyle w:val="ListParagraph"/>
        <w:numPr>
          <w:ilvl w:val="0"/>
          <w:numId w:val="8"/>
        </w:numPr>
      </w:pPr>
      <w:r>
        <w:t>Identifiers and linkages</w:t>
      </w:r>
    </w:p>
    <w:tbl>
      <w:tblPr>
        <w:tblStyle w:val="GridTable4"/>
        <w:tblW w:w="9221" w:type="dxa"/>
        <w:tblInd w:w="-5" w:type="dxa"/>
        <w:tblLayout w:type="fixed"/>
        <w:tblLook w:val="04A0" w:firstRow="1" w:lastRow="0" w:firstColumn="1" w:lastColumn="0" w:noHBand="0" w:noVBand="1"/>
      </w:tblPr>
      <w:tblGrid>
        <w:gridCol w:w="1795"/>
        <w:gridCol w:w="1260"/>
        <w:gridCol w:w="1350"/>
        <w:gridCol w:w="2520"/>
        <w:gridCol w:w="2296"/>
      </w:tblGrid>
      <w:tr w:rsidR="007F55EB" w:rsidRPr="00503D1D" w14:paraId="0332A40D" w14:textId="77777777"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95" w:type="dxa"/>
            <w:hideMark/>
          </w:tcPr>
          <w:p w14:paraId="410E7734" w14:textId="77777777" w:rsidR="00503D1D" w:rsidRPr="00503D1D" w:rsidRDefault="00503D1D" w:rsidP="00503D1D">
            <w:pPr>
              <w:jc w:val="center"/>
              <w:rPr>
                <w:rFonts w:ascii="Aptos Narrow" w:eastAsia="Times New Roman" w:hAnsi="Aptos Narrow" w:cs="Times New Roman"/>
                <w:sz w:val="22"/>
                <w:szCs w:val="22"/>
              </w:rPr>
            </w:pPr>
            <w:r w:rsidRPr="00503D1D">
              <w:rPr>
                <w:rFonts w:ascii="Aptos Narrow" w:eastAsia="Times New Roman" w:hAnsi="Aptos Narrow" w:cs="Times New Roman"/>
                <w:sz w:val="22"/>
                <w:szCs w:val="22"/>
              </w:rPr>
              <w:t>Field</w:t>
            </w:r>
          </w:p>
        </w:tc>
        <w:tc>
          <w:tcPr>
            <w:tcW w:w="1260" w:type="dxa"/>
            <w:hideMark/>
          </w:tcPr>
          <w:p w14:paraId="62FFCABF"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Raw (Ozone)</w:t>
            </w:r>
          </w:p>
        </w:tc>
        <w:tc>
          <w:tcPr>
            <w:tcW w:w="1350" w:type="dxa"/>
            <w:hideMark/>
          </w:tcPr>
          <w:p w14:paraId="0A11FED2"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Bronze (Hudi)</w:t>
            </w:r>
          </w:p>
        </w:tc>
        <w:tc>
          <w:tcPr>
            <w:tcW w:w="2520" w:type="dxa"/>
            <w:hideMark/>
          </w:tcPr>
          <w:p w14:paraId="6F69744F"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Silver (Hudi + Spark)</w:t>
            </w:r>
          </w:p>
        </w:tc>
        <w:tc>
          <w:tcPr>
            <w:tcW w:w="2296" w:type="dxa"/>
            <w:hideMark/>
          </w:tcPr>
          <w:p w14:paraId="3B9FF97A"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Gold (Analytics / Dashboards)</w:t>
            </w:r>
          </w:p>
        </w:tc>
      </w:tr>
      <w:tr w:rsidR="007F55EB" w:rsidRPr="00503D1D" w14:paraId="71576410"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48CC3B52" w14:textId="249361AD" w:rsidR="00503D1D" w:rsidRPr="00503D1D" w:rsidRDefault="00503D1D" w:rsidP="00503D1D">
            <w:pPr>
              <w:jc w:val="left"/>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_id</w:t>
            </w:r>
            <w:del w:id="765" w:author="Ume Sauda Ghanyani" w:date="2025-11-06T10:39:00Z" w16du:dateUtc="2025-11-06T05:39:00Z">
              <w:r w:rsidRPr="00503D1D" w:rsidDel="0070528A">
                <w:rPr>
                  <w:rFonts w:ascii="Aptos Narrow" w:eastAsia="Times New Roman" w:hAnsi="Aptos Narrow" w:cs="Times New Roman"/>
                  <w:color w:val="000000"/>
                  <w:sz w:val="22"/>
                  <w:szCs w:val="22"/>
                </w:rPr>
                <w:delText xml:space="preserve">, </w:delText>
              </w:r>
              <w:r w:rsidRPr="00503D1D" w:rsidDel="0070528A">
                <w:rPr>
                  <w:rFonts w:ascii="Arial Unicode MS" w:eastAsia="Times New Roman" w:hAnsi="Arial Unicode MS" w:cs="Times New Roman"/>
                  <w:color w:val="000000"/>
                </w:rPr>
                <w:delText>_rev</w:delText>
              </w:r>
              <w:r w:rsidRPr="00503D1D" w:rsidDel="0070528A">
                <w:rPr>
                  <w:rFonts w:ascii="Aptos Narrow" w:eastAsia="Times New Roman" w:hAnsi="Aptos Narrow" w:cs="Times New Roman"/>
                  <w:color w:val="000000"/>
                  <w:sz w:val="22"/>
                  <w:szCs w:val="22"/>
                </w:rPr>
                <w:delText xml:space="preserve">, </w:delText>
              </w:r>
              <w:r w:rsidRPr="00503D1D" w:rsidDel="0070528A">
                <w:rPr>
                  <w:rFonts w:ascii="Arial Unicode MS" w:eastAsia="Times New Roman" w:hAnsi="Arial Unicode MS" w:cs="Times New Roman"/>
                  <w:color w:val="000000"/>
                </w:rPr>
                <w:delText>_key</w:delText>
              </w:r>
            </w:del>
          </w:p>
        </w:tc>
        <w:tc>
          <w:tcPr>
            <w:tcW w:w="1260" w:type="dxa"/>
            <w:hideMark/>
          </w:tcPr>
          <w:p w14:paraId="5E0CA643"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Stored as-is (JSON).</w:t>
            </w:r>
          </w:p>
        </w:tc>
        <w:tc>
          <w:tcPr>
            <w:tcW w:w="1350" w:type="dxa"/>
            <w:hideMark/>
          </w:tcPr>
          <w:p w14:paraId="26533148"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Cast to </w:t>
            </w: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lineage only.</w:t>
            </w:r>
          </w:p>
        </w:tc>
        <w:tc>
          <w:tcPr>
            <w:tcW w:w="2520" w:type="dxa"/>
            <w:hideMark/>
          </w:tcPr>
          <w:p w14:paraId="609661EF"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commentRangeStart w:id="766"/>
            <w:commentRangeStart w:id="767"/>
            <w:r w:rsidRPr="00503D1D">
              <w:rPr>
                <w:rFonts w:ascii="Aptos Narrow" w:eastAsia="Times New Roman" w:hAnsi="Aptos Narrow" w:cs="Times New Roman"/>
                <w:color w:val="000000"/>
                <w:sz w:val="22"/>
                <w:szCs w:val="22"/>
              </w:rPr>
              <w:t xml:space="preserve">Kept as </w:t>
            </w:r>
            <w:proofErr w:type="spellStart"/>
            <w:r w:rsidRPr="00503D1D">
              <w:rPr>
                <w:rFonts w:ascii="Arial Unicode MS" w:eastAsia="Times New Roman" w:hAnsi="Arial Unicode MS" w:cs="Times New Roman"/>
                <w:color w:val="000000"/>
              </w:rPr>
              <w:t>src</w:t>
            </w:r>
            <w:proofErr w:type="spellEnd"/>
            <w:r w:rsidRPr="00503D1D">
              <w:rPr>
                <w:rFonts w:ascii="Arial Unicode MS" w:eastAsia="Times New Roman" w:hAnsi="Arial Unicode MS" w:cs="Times New Roman"/>
                <w:color w:val="000000"/>
              </w:rPr>
              <w:t>_*</w:t>
            </w:r>
            <w:r w:rsidRPr="00503D1D">
              <w:rPr>
                <w:rFonts w:ascii="Aptos Narrow" w:eastAsia="Times New Roman" w:hAnsi="Aptos Narrow" w:cs="Times New Roman"/>
                <w:color w:val="000000"/>
                <w:sz w:val="22"/>
                <w:szCs w:val="22"/>
              </w:rPr>
              <w:t xml:space="preserve"> columns on facts; not business keys.</w:t>
            </w:r>
            <w:commentRangeEnd w:id="766"/>
            <w:r w:rsidR="00B254AA">
              <w:rPr>
                <w:rStyle w:val="CommentReference"/>
                <w:rFonts w:eastAsiaTheme="minorHAnsi" w:cstheme="minorBidi"/>
              </w:rPr>
              <w:commentReference w:id="766"/>
            </w:r>
            <w:commentRangeEnd w:id="767"/>
            <w:r w:rsidR="008D5DAA">
              <w:rPr>
                <w:rStyle w:val="CommentReference"/>
                <w:rFonts w:eastAsiaTheme="minorHAnsi" w:cstheme="minorBidi"/>
              </w:rPr>
              <w:commentReference w:id="767"/>
            </w:r>
          </w:p>
        </w:tc>
        <w:tc>
          <w:tcPr>
            <w:tcW w:w="2296" w:type="dxa"/>
            <w:hideMark/>
          </w:tcPr>
          <w:p w14:paraId="0437F24F"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Drill-down/audit only.</w:t>
            </w:r>
          </w:p>
        </w:tc>
      </w:tr>
      <w:tr w:rsidR="007F55EB" w:rsidRPr="00503D1D" w14:paraId="2B5946AC" w14:textId="77777777" w:rsidTr="2402821F">
        <w:trPr>
          <w:trHeight w:val="1440"/>
        </w:trPr>
        <w:tc>
          <w:tcPr>
            <w:cnfStyle w:val="001000000000" w:firstRow="0" w:lastRow="0" w:firstColumn="1" w:lastColumn="0" w:oddVBand="0" w:evenVBand="0" w:oddHBand="0" w:evenHBand="0" w:firstRowFirstColumn="0" w:firstRowLastColumn="0" w:lastRowFirstColumn="0" w:lastRowLastColumn="0"/>
            <w:tcW w:w="1795" w:type="dxa"/>
            <w:hideMark/>
          </w:tcPr>
          <w:p w14:paraId="40A6AFD3" w14:textId="77777777" w:rsidR="00503D1D" w:rsidRPr="00503D1D" w:rsidRDefault="00503D1D" w:rsidP="00503D1D">
            <w:pPr>
              <w:jc w:val="left"/>
              <w:rPr>
                <w:rFonts w:ascii="Arial Unicode MS" w:eastAsia="Times New Roman" w:hAnsi="Arial Unicode MS" w:cs="Times New Roman"/>
                <w:color w:val="000000"/>
              </w:rPr>
            </w:pPr>
            <w:commentRangeStart w:id="768"/>
            <w:commentRangeStart w:id="769"/>
            <w:proofErr w:type="spellStart"/>
            <w:r w:rsidRPr="00503D1D">
              <w:rPr>
                <w:rFonts w:ascii="Arial Unicode MS" w:eastAsia="Times New Roman" w:hAnsi="Arial Unicode MS" w:cs="Times New Roman"/>
                <w:color w:val="000000"/>
              </w:rPr>
              <w:t>FITFICstmrCdTrf_GrpHdr_MsgId</w:t>
            </w:r>
            <w:commentRangeEnd w:id="768"/>
            <w:proofErr w:type="spellEnd"/>
            <w:r w:rsidR="00B254AA">
              <w:rPr>
                <w:rStyle w:val="CommentReference"/>
                <w:rFonts w:eastAsiaTheme="minorHAnsi" w:cstheme="minorBidi"/>
                <w:b w:val="0"/>
                <w:bCs w:val="0"/>
              </w:rPr>
              <w:commentReference w:id="768"/>
            </w:r>
            <w:commentRangeEnd w:id="769"/>
            <w:r w:rsidR="00116809">
              <w:rPr>
                <w:rStyle w:val="CommentReference"/>
                <w:rFonts w:eastAsiaTheme="minorHAnsi" w:cstheme="minorBidi"/>
                <w:b w:val="0"/>
                <w:bCs w:val="0"/>
              </w:rPr>
              <w:commentReference w:id="769"/>
            </w:r>
          </w:p>
        </w:tc>
        <w:tc>
          <w:tcPr>
            <w:tcW w:w="1260" w:type="dxa"/>
            <w:hideMark/>
          </w:tcPr>
          <w:p w14:paraId="55B40ECA"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77A82CC0"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xml:space="preserve"> trimmed.</w:t>
            </w:r>
          </w:p>
        </w:tc>
        <w:tc>
          <w:tcPr>
            <w:tcW w:w="2520" w:type="dxa"/>
            <w:hideMark/>
          </w:tcPr>
          <w:p w14:paraId="09C9CBFF" w14:textId="01709CD8" w:rsidR="00503D1D" w:rsidRPr="00503D1D" w:rsidRDefault="02F03B88"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szCs w:val="22"/>
              </w:rPr>
            </w:pPr>
            <w:r w:rsidRPr="2402821F">
              <w:rPr>
                <w:rFonts w:ascii="Aptos Narrow" w:eastAsia="Times New Roman" w:hAnsi="Aptos Narrow" w:cs="Times New Roman"/>
                <w:b/>
                <w:bCs/>
                <w:color w:val="000000" w:themeColor="text1"/>
                <w:sz w:val="22"/>
                <w:szCs w:val="22"/>
              </w:rPr>
              <w:t xml:space="preserve">FK → </w:t>
            </w:r>
            <w:r w:rsidRPr="2402821F">
              <w:rPr>
                <w:rFonts w:ascii="Arial Unicode MS" w:eastAsia="Times New Roman" w:hAnsi="Arial Unicode MS" w:cs="Times New Roman"/>
                <w:b/>
                <w:bCs/>
                <w:color w:val="000000" w:themeColor="text1"/>
              </w:rPr>
              <w:t>silver.pacs002_status.grp_hdr_msgid</w:t>
            </w:r>
            <w:r w:rsidRPr="2402821F">
              <w:rPr>
                <w:rFonts w:ascii="Aptos Narrow" w:eastAsia="Times New Roman" w:hAnsi="Aptos Narrow" w:cs="Times New Roman"/>
                <w:color w:val="000000" w:themeColor="text1"/>
                <w:sz w:val="22"/>
                <w:szCs w:val="22"/>
              </w:rPr>
              <w:t xml:space="preserve"> (primary key there, per your note). </w:t>
            </w:r>
            <w:commentRangeStart w:id="770"/>
            <w:commentRangeStart w:id="771"/>
            <w:commentRangeStart w:id="772"/>
            <w:commentRangeStart w:id="773"/>
            <w:del w:id="774" w:author="Ume Sauda Ghanyani" w:date="2025-10-29T11:23:00Z" w16du:dateUtc="2025-10-29T06:23:00Z">
              <w:r w:rsidRPr="2402821F" w:rsidDel="009474B1">
                <w:rPr>
                  <w:rFonts w:ascii="Aptos Narrow" w:eastAsia="Times New Roman" w:hAnsi="Aptos Narrow" w:cs="Times New Roman"/>
                  <w:color w:val="000000" w:themeColor="text1"/>
                  <w:sz w:val="22"/>
                  <w:szCs w:val="22"/>
                </w:rPr>
                <w:delText xml:space="preserve">If 002 missing, optionally fall back to </w:delText>
              </w:r>
              <w:r w:rsidRPr="2402821F" w:rsidDel="009474B1">
                <w:rPr>
                  <w:rFonts w:ascii="Arial Unicode MS" w:eastAsia="Times New Roman" w:hAnsi="Arial Unicode MS" w:cs="Times New Roman"/>
                  <w:color w:val="000000" w:themeColor="text1"/>
                </w:rPr>
                <w:delText>silver.pacs008_txn.grp_hdr_msgid</w:delText>
              </w:r>
              <w:r w:rsidRPr="2402821F" w:rsidDel="009474B1">
                <w:rPr>
                  <w:rFonts w:ascii="Aptos Narrow" w:eastAsia="Times New Roman" w:hAnsi="Aptos Narrow" w:cs="Times New Roman"/>
                  <w:color w:val="000000" w:themeColor="text1"/>
                  <w:sz w:val="22"/>
                  <w:szCs w:val="22"/>
                </w:rPr>
                <w:delText>.</w:delText>
              </w:r>
              <w:commentRangeEnd w:id="770"/>
              <w:r w:rsidR="00503D1D" w:rsidDel="009474B1">
                <w:rPr>
                  <w:rStyle w:val="CommentReference"/>
                </w:rPr>
                <w:commentReference w:id="770"/>
              </w:r>
              <w:commentRangeEnd w:id="771"/>
              <w:r w:rsidR="00B254AA" w:rsidDel="009474B1">
                <w:rPr>
                  <w:rStyle w:val="CommentReference"/>
                  <w:rFonts w:eastAsiaTheme="minorHAnsi" w:cstheme="minorBidi"/>
                </w:rPr>
                <w:commentReference w:id="771"/>
              </w:r>
              <w:commentRangeEnd w:id="772"/>
              <w:r w:rsidR="00B254AA" w:rsidDel="009474B1">
                <w:rPr>
                  <w:rStyle w:val="CommentReference"/>
                  <w:rFonts w:eastAsiaTheme="minorHAnsi" w:cstheme="minorBidi"/>
                </w:rPr>
                <w:commentReference w:id="772"/>
              </w:r>
              <w:commentRangeEnd w:id="773"/>
              <w:r w:rsidR="009474B1" w:rsidDel="009474B1">
                <w:rPr>
                  <w:rStyle w:val="CommentReference"/>
                  <w:rFonts w:eastAsiaTheme="minorHAnsi" w:cstheme="minorBidi"/>
                </w:rPr>
                <w:commentReference w:id="773"/>
              </w:r>
            </w:del>
          </w:p>
        </w:tc>
        <w:tc>
          <w:tcPr>
            <w:tcW w:w="2296" w:type="dxa"/>
            <w:hideMark/>
          </w:tcPr>
          <w:p w14:paraId="1DA3AE0F"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Used for recon and “click-through to message”.</w:t>
            </w:r>
          </w:p>
        </w:tc>
      </w:tr>
      <w:tr w:rsidR="007F55EB" w:rsidRPr="00503D1D" w14:paraId="571794C9"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1AF90A6E" w14:textId="77777777" w:rsidR="00503D1D" w:rsidRPr="00503D1D" w:rsidRDefault="00503D1D" w:rsidP="00503D1D">
            <w:pPr>
              <w:jc w:val="left"/>
              <w:rPr>
                <w:rFonts w:ascii="Arial Unicode MS" w:eastAsia="Times New Roman" w:hAnsi="Arial Unicode MS" w:cs="Times New Roman"/>
                <w:color w:val="000000"/>
              </w:rPr>
            </w:pPr>
            <w:proofErr w:type="spellStart"/>
            <w:r w:rsidRPr="00503D1D">
              <w:rPr>
                <w:rFonts w:ascii="Arial Unicode MS" w:eastAsia="Times New Roman" w:hAnsi="Arial Unicode MS" w:cs="Times New Roman"/>
                <w:color w:val="000000"/>
              </w:rPr>
              <w:t>transactionID</w:t>
            </w:r>
            <w:proofErr w:type="spellEnd"/>
          </w:p>
        </w:tc>
        <w:tc>
          <w:tcPr>
            <w:tcW w:w="1260" w:type="dxa"/>
            <w:hideMark/>
          </w:tcPr>
          <w:p w14:paraId="5F11DE8C"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4B9390BA"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null allowed.</w:t>
            </w:r>
          </w:p>
        </w:tc>
        <w:tc>
          <w:tcPr>
            <w:tcW w:w="2520" w:type="dxa"/>
            <w:hideMark/>
          </w:tcPr>
          <w:p w14:paraId="772410AD"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Internal natural key for this evaluation. Also keep a </w:t>
            </w:r>
            <w:r w:rsidRPr="00503D1D">
              <w:rPr>
                <w:rFonts w:ascii="Aptos Narrow" w:eastAsia="Times New Roman" w:hAnsi="Aptos Narrow" w:cs="Times New Roman"/>
                <w:b/>
                <w:bCs/>
                <w:color w:val="000000"/>
                <w:sz w:val="22"/>
                <w:szCs w:val="22"/>
              </w:rPr>
              <w:t>surrogate</w:t>
            </w:r>
            <w:r w:rsidRPr="00503D1D">
              <w:rPr>
                <w:rFonts w:ascii="Aptos Narrow" w:eastAsia="Times New Roman" w:hAnsi="Aptos Narrow" w:cs="Times New Roman"/>
                <w:color w:val="000000"/>
                <w:sz w:val="22"/>
                <w:szCs w:val="22"/>
              </w:rPr>
              <w:t xml:space="preserve"> </w:t>
            </w:r>
            <w:proofErr w:type="spellStart"/>
            <w:r w:rsidRPr="00503D1D">
              <w:rPr>
                <w:rFonts w:ascii="Arial Unicode MS" w:eastAsia="Times New Roman" w:hAnsi="Arial Unicode MS" w:cs="Times New Roman"/>
                <w:color w:val="000000"/>
              </w:rPr>
              <w:t>eval_id</w:t>
            </w:r>
            <w:proofErr w:type="spellEnd"/>
            <w:r w:rsidRPr="00503D1D">
              <w:rPr>
                <w:rFonts w:ascii="Arial Unicode MS" w:eastAsia="Times New Roman" w:hAnsi="Arial Unicode MS" w:cs="Times New Roman"/>
                <w:color w:val="000000"/>
              </w:rPr>
              <w:t xml:space="preserve"> BIGINT</w:t>
            </w:r>
            <w:r w:rsidRPr="00503D1D">
              <w:rPr>
                <w:rFonts w:ascii="Aptos Narrow" w:eastAsia="Times New Roman" w:hAnsi="Aptos Narrow" w:cs="Times New Roman"/>
                <w:color w:val="000000"/>
                <w:sz w:val="22"/>
                <w:szCs w:val="22"/>
              </w:rPr>
              <w:t xml:space="preserve"> as PK.</w:t>
            </w:r>
          </w:p>
        </w:tc>
        <w:tc>
          <w:tcPr>
            <w:tcW w:w="2296" w:type="dxa"/>
            <w:hideMark/>
          </w:tcPr>
          <w:p w14:paraId="3DA0A646"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Used to join child result tables and for </w:t>
            </w:r>
            <w:proofErr w:type="gramStart"/>
            <w:r w:rsidRPr="00503D1D">
              <w:rPr>
                <w:rFonts w:ascii="Aptos Narrow" w:eastAsia="Times New Roman" w:hAnsi="Aptos Narrow" w:cs="Times New Roman"/>
                <w:color w:val="000000"/>
                <w:sz w:val="22"/>
                <w:szCs w:val="22"/>
              </w:rPr>
              <w:t>drill-downs</w:t>
            </w:r>
            <w:proofErr w:type="gramEnd"/>
            <w:r w:rsidRPr="00503D1D">
              <w:rPr>
                <w:rFonts w:ascii="Aptos Narrow" w:eastAsia="Times New Roman" w:hAnsi="Aptos Narrow" w:cs="Times New Roman"/>
                <w:color w:val="000000"/>
                <w:sz w:val="22"/>
                <w:szCs w:val="22"/>
              </w:rPr>
              <w:t>.</w:t>
            </w:r>
          </w:p>
        </w:tc>
      </w:tr>
      <w:tr w:rsidR="007F55EB" w:rsidRPr="00503D1D" w14:paraId="766E1A00"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3EB3B631" w14:textId="77777777" w:rsidR="00503D1D" w:rsidRPr="00503D1D" w:rsidRDefault="00503D1D" w:rsidP="00503D1D">
            <w:pPr>
              <w:jc w:val="left"/>
              <w:rPr>
                <w:rFonts w:ascii="Arial Unicode MS" w:eastAsia="Times New Roman" w:hAnsi="Arial Unicode MS" w:cs="Times New Roman"/>
                <w:color w:val="000000"/>
              </w:rPr>
            </w:pPr>
            <w:proofErr w:type="spellStart"/>
            <w:r w:rsidRPr="00503D1D">
              <w:rPr>
                <w:rFonts w:ascii="Arial Unicode MS" w:eastAsia="Times New Roman" w:hAnsi="Arial Unicode MS" w:cs="Times New Roman"/>
                <w:color w:val="000000"/>
              </w:rPr>
              <w:t>transaction_TxTp</w:t>
            </w:r>
            <w:proofErr w:type="spellEnd"/>
          </w:p>
        </w:tc>
        <w:tc>
          <w:tcPr>
            <w:tcW w:w="1260" w:type="dxa"/>
            <w:hideMark/>
          </w:tcPr>
          <w:p w14:paraId="0F61411B"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210B7157"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Normalized </w:t>
            </w: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w:t>
            </w:r>
          </w:p>
        </w:tc>
        <w:tc>
          <w:tcPr>
            <w:tcW w:w="2520" w:type="dxa"/>
            <w:hideMark/>
          </w:tcPr>
          <w:p w14:paraId="4F07E9DA"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Conform via </w:t>
            </w:r>
            <w:proofErr w:type="spellStart"/>
            <w:r w:rsidRPr="00503D1D">
              <w:rPr>
                <w:rFonts w:ascii="Arial Unicode MS" w:eastAsia="Times New Roman" w:hAnsi="Arial Unicode MS" w:cs="Times New Roman"/>
                <w:color w:val="000000"/>
              </w:rPr>
              <w:t>dim_tx_type</w:t>
            </w:r>
            <w:proofErr w:type="spellEnd"/>
            <w:r w:rsidRPr="00503D1D">
              <w:rPr>
                <w:rFonts w:ascii="Aptos Narrow" w:eastAsia="Times New Roman" w:hAnsi="Aptos Narrow" w:cs="Times New Roman"/>
                <w:color w:val="000000"/>
                <w:sz w:val="22"/>
                <w:szCs w:val="22"/>
              </w:rPr>
              <w:t>.</w:t>
            </w:r>
          </w:p>
        </w:tc>
        <w:tc>
          <w:tcPr>
            <w:tcW w:w="2296" w:type="dxa"/>
            <w:hideMark/>
          </w:tcPr>
          <w:p w14:paraId="7DA32277"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Filters/series in evaluation dashboards.</w:t>
            </w:r>
          </w:p>
        </w:tc>
      </w:tr>
    </w:tbl>
    <w:p w14:paraId="4EF24690" w14:textId="77777777" w:rsidR="00BA2BEE" w:rsidRDefault="00BA2BEE" w:rsidP="00BA2BEE">
      <w:pPr>
        <w:rPr>
          <w:ins w:id="775" w:author="Ume Sauda Ghanyani" w:date="2025-11-06T11:54:00Z" w16du:dateUtc="2025-11-06T06:54:00Z"/>
        </w:rPr>
      </w:pPr>
    </w:p>
    <w:p w14:paraId="412B37B2" w14:textId="77777777" w:rsidR="00AC7551" w:rsidRDefault="00AC7551" w:rsidP="00BA2BEE"/>
    <w:p w14:paraId="155935D7" w14:textId="2D6945B0" w:rsidR="009D7B94" w:rsidRDefault="0019436E" w:rsidP="0082296D">
      <w:pPr>
        <w:pStyle w:val="ListParagraph"/>
        <w:numPr>
          <w:ilvl w:val="0"/>
          <w:numId w:val="8"/>
        </w:numPr>
      </w:pPr>
      <w:r>
        <w:t>Evaluation Report Envelope</w:t>
      </w:r>
    </w:p>
    <w:tbl>
      <w:tblPr>
        <w:tblStyle w:val="GridTable4"/>
        <w:tblW w:w="9240" w:type="dxa"/>
        <w:tblLook w:val="04A0" w:firstRow="1" w:lastRow="0" w:firstColumn="1" w:lastColumn="0" w:noHBand="0" w:noVBand="1"/>
      </w:tblPr>
      <w:tblGrid>
        <w:gridCol w:w="3287"/>
        <w:gridCol w:w="682"/>
        <w:gridCol w:w="1907"/>
        <w:gridCol w:w="2299"/>
        <w:gridCol w:w="1201"/>
      </w:tblGrid>
      <w:tr w:rsidR="008759B9" w:rsidRPr="003419A8" w14:paraId="71C9DCEC" w14:textId="77777777"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65" w:type="dxa"/>
            <w:hideMark/>
          </w:tcPr>
          <w:p w14:paraId="06DDECCF" w14:textId="77777777" w:rsidR="003419A8" w:rsidRPr="003419A8" w:rsidRDefault="003419A8" w:rsidP="003419A8">
            <w:pPr>
              <w:jc w:val="center"/>
              <w:rPr>
                <w:rFonts w:ascii="Aptos Narrow" w:eastAsia="Times New Roman" w:hAnsi="Aptos Narrow" w:cs="Times New Roman"/>
                <w:sz w:val="22"/>
                <w:szCs w:val="22"/>
              </w:rPr>
            </w:pPr>
            <w:r w:rsidRPr="003419A8">
              <w:rPr>
                <w:rFonts w:ascii="Aptos Narrow" w:eastAsia="Times New Roman" w:hAnsi="Aptos Narrow" w:cs="Times New Roman"/>
                <w:sz w:val="22"/>
                <w:szCs w:val="22"/>
              </w:rPr>
              <w:t>Field</w:t>
            </w:r>
          </w:p>
        </w:tc>
        <w:tc>
          <w:tcPr>
            <w:tcW w:w="815" w:type="dxa"/>
            <w:hideMark/>
          </w:tcPr>
          <w:p w14:paraId="0AD2653E"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Raw</w:t>
            </w:r>
          </w:p>
        </w:tc>
        <w:tc>
          <w:tcPr>
            <w:tcW w:w="1868" w:type="dxa"/>
            <w:hideMark/>
          </w:tcPr>
          <w:p w14:paraId="4482BD29"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Bronze</w:t>
            </w:r>
          </w:p>
        </w:tc>
        <w:tc>
          <w:tcPr>
            <w:tcW w:w="2582" w:type="dxa"/>
            <w:hideMark/>
          </w:tcPr>
          <w:p w14:paraId="669FAC3A"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Silver</w:t>
            </w:r>
          </w:p>
        </w:tc>
        <w:tc>
          <w:tcPr>
            <w:tcW w:w="1410" w:type="dxa"/>
            <w:hideMark/>
          </w:tcPr>
          <w:p w14:paraId="169F2136"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Gold</w:t>
            </w:r>
          </w:p>
        </w:tc>
      </w:tr>
      <w:tr w:rsidR="008759B9" w:rsidRPr="003419A8" w14:paraId="781BBD86" w14:textId="77777777" w:rsidTr="2402821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682D2E70" w14:textId="77777777" w:rsidR="003419A8" w:rsidRPr="003419A8" w:rsidRDefault="003419A8" w:rsidP="003419A8">
            <w:pPr>
              <w:jc w:val="left"/>
              <w:rPr>
                <w:rFonts w:ascii="Arial Unicode MS" w:eastAsia="Times New Roman" w:hAnsi="Arial Unicode MS" w:cs="Times New Roman"/>
                <w:color w:val="000000"/>
              </w:rPr>
            </w:pPr>
            <w:proofErr w:type="spellStart"/>
            <w:r w:rsidRPr="003419A8">
              <w:rPr>
                <w:rFonts w:ascii="Arial Unicode MS" w:eastAsia="Times New Roman" w:hAnsi="Arial Unicode MS" w:cs="Times New Roman"/>
                <w:color w:val="000000"/>
              </w:rPr>
              <w:t>report_evaluationID</w:t>
            </w:r>
            <w:proofErr w:type="spellEnd"/>
          </w:p>
        </w:tc>
        <w:tc>
          <w:tcPr>
            <w:tcW w:w="815" w:type="dxa"/>
            <w:hideMark/>
          </w:tcPr>
          <w:p w14:paraId="285B5D53"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5417FC70"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STRING</w:t>
            </w:r>
            <w:r w:rsidRPr="003419A8">
              <w:rPr>
                <w:rFonts w:ascii="Aptos Narrow" w:eastAsia="Times New Roman" w:hAnsi="Aptos Narrow" w:cs="Times New Roman"/>
                <w:color w:val="000000"/>
                <w:sz w:val="22"/>
                <w:szCs w:val="22"/>
              </w:rPr>
              <w:t>.</w:t>
            </w:r>
          </w:p>
        </w:tc>
        <w:tc>
          <w:tcPr>
            <w:tcW w:w="2582" w:type="dxa"/>
            <w:hideMark/>
          </w:tcPr>
          <w:p w14:paraId="373C32E0"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Map 1:1 to </w:t>
            </w:r>
            <w:proofErr w:type="spellStart"/>
            <w:r w:rsidRPr="003419A8">
              <w:rPr>
                <w:rFonts w:ascii="Arial Unicode MS" w:eastAsia="Times New Roman" w:hAnsi="Arial Unicode MS" w:cs="Times New Roman"/>
                <w:color w:val="000000"/>
              </w:rPr>
              <w:t>eval_id</w:t>
            </w:r>
            <w:proofErr w:type="spellEnd"/>
            <w:r w:rsidRPr="003419A8">
              <w:rPr>
                <w:rFonts w:ascii="Aptos Narrow" w:eastAsia="Times New Roman" w:hAnsi="Aptos Narrow" w:cs="Times New Roman"/>
                <w:color w:val="000000"/>
                <w:sz w:val="22"/>
                <w:szCs w:val="22"/>
              </w:rPr>
              <w:t xml:space="preserve"> if present; else generate.</w:t>
            </w:r>
          </w:p>
        </w:tc>
        <w:tc>
          <w:tcPr>
            <w:tcW w:w="1410" w:type="dxa"/>
            <w:hideMark/>
          </w:tcPr>
          <w:p w14:paraId="1B787B37"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Key for case/detail views.</w:t>
            </w:r>
          </w:p>
        </w:tc>
      </w:tr>
      <w:tr w:rsidR="008759B9" w:rsidRPr="003419A8" w14:paraId="0A62BCBA" w14:textId="77777777" w:rsidTr="2402821F">
        <w:trPr>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5B42C7FF" w14:textId="77777777" w:rsidR="003419A8" w:rsidRPr="003419A8" w:rsidRDefault="003419A8" w:rsidP="003419A8">
            <w:pPr>
              <w:jc w:val="left"/>
              <w:rPr>
                <w:rFonts w:ascii="Arial Unicode MS" w:eastAsia="Times New Roman" w:hAnsi="Arial Unicode MS" w:cs="Times New Roman"/>
                <w:color w:val="000000"/>
              </w:rPr>
            </w:pPr>
            <w:proofErr w:type="spellStart"/>
            <w:r w:rsidRPr="003419A8">
              <w:rPr>
                <w:rFonts w:ascii="Arial Unicode MS" w:eastAsia="Times New Roman" w:hAnsi="Arial Unicode MS" w:cs="Times New Roman"/>
                <w:color w:val="000000"/>
              </w:rPr>
              <w:t>report_metadata_prcgTmDP</w:t>
            </w:r>
            <w:proofErr w:type="spellEnd"/>
          </w:p>
        </w:tc>
        <w:tc>
          <w:tcPr>
            <w:tcW w:w="815" w:type="dxa"/>
            <w:hideMark/>
          </w:tcPr>
          <w:p w14:paraId="2BFF6777"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 (ISO).</w:t>
            </w:r>
          </w:p>
        </w:tc>
        <w:tc>
          <w:tcPr>
            <w:tcW w:w="1868" w:type="dxa"/>
            <w:hideMark/>
          </w:tcPr>
          <w:p w14:paraId="0031144E"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75E4A02B" w14:textId="48057E66" w:rsidR="003419A8" w:rsidRPr="003419A8" w:rsidRDefault="22AB3DE7"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commentRangeStart w:id="776"/>
            <w:commentRangeStart w:id="777"/>
            <w:del w:id="778" w:author="Ume Sauda Ghanyani" w:date="2025-10-29T11:26:00Z" w16du:dateUtc="2025-10-29T06:26:00Z">
              <w:r w:rsidRPr="2402821F" w:rsidDel="009474B1">
                <w:rPr>
                  <w:rFonts w:ascii="Aptos Narrow" w:eastAsia="Times New Roman" w:hAnsi="Aptos Narrow" w:cs="Times New Roman"/>
                  <w:color w:val="000000" w:themeColor="text1"/>
                  <w:sz w:val="22"/>
                  <w:szCs w:val="22"/>
                </w:rPr>
                <w:delText>Processing window start.</w:delText>
              </w:r>
              <w:commentRangeEnd w:id="776"/>
              <w:r w:rsidR="003419A8" w:rsidDel="009474B1">
                <w:rPr>
                  <w:rStyle w:val="CommentReference"/>
                </w:rPr>
                <w:commentReference w:id="776"/>
              </w:r>
              <w:commentRangeEnd w:id="777"/>
              <w:r w:rsidR="00B254AA" w:rsidDel="009474B1">
                <w:rPr>
                  <w:rStyle w:val="CommentReference"/>
                  <w:rFonts w:eastAsiaTheme="minorHAnsi" w:cstheme="minorBidi"/>
                </w:rPr>
                <w:commentReference w:id="777"/>
              </w:r>
            </w:del>
            <w:ins w:id="779" w:author="Ume Sauda Ghanyani" w:date="2025-10-29T11:26:00Z" w16du:dateUtc="2025-10-29T06:26:00Z">
              <w:r w:rsidR="009474B1">
                <w:rPr>
                  <w:rFonts w:ascii="Aptos Narrow" w:eastAsia="Times New Roman" w:hAnsi="Aptos Narrow" w:cs="Times New Roman"/>
                  <w:color w:val="000000" w:themeColor="text1"/>
                  <w:sz w:val="22"/>
                  <w:szCs w:val="22"/>
                </w:rPr>
                <w:t xml:space="preserve"> Processing time for data preparation</w:t>
              </w:r>
            </w:ins>
          </w:p>
        </w:tc>
        <w:tc>
          <w:tcPr>
            <w:tcW w:w="1410" w:type="dxa"/>
            <w:hideMark/>
          </w:tcPr>
          <w:p w14:paraId="5EE1756D"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SLA ranges (DP→ED).</w:t>
            </w:r>
          </w:p>
        </w:tc>
      </w:tr>
      <w:tr w:rsidR="008759B9" w:rsidRPr="003419A8" w14:paraId="224F3C63" w14:textId="77777777" w:rsidTr="2402821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08EEF527" w14:textId="77777777" w:rsidR="003419A8" w:rsidRPr="003419A8" w:rsidRDefault="22AB3DE7" w:rsidP="003419A8">
            <w:pPr>
              <w:jc w:val="left"/>
              <w:rPr>
                <w:rFonts w:ascii="Arial Unicode MS" w:eastAsia="Times New Roman" w:hAnsi="Arial Unicode MS" w:cs="Times New Roman"/>
                <w:color w:val="000000"/>
              </w:rPr>
            </w:pPr>
            <w:proofErr w:type="spellStart"/>
            <w:r w:rsidRPr="2402821F">
              <w:rPr>
                <w:rFonts w:ascii="Arial Unicode MS" w:eastAsia="Times New Roman" w:hAnsi="Arial Unicode MS" w:cs="Times New Roman"/>
                <w:color w:val="000000" w:themeColor="text1"/>
              </w:rPr>
              <w:t>report_metadata_</w:t>
            </w:r>
            <w:commentRangeStart w:id="780"/>
            <w:r w:rsidRPr="2402821F">
              <w:rPr>
                <w:rFonts w:ascii="Arial Unicode MS" w:eastAsia="Times New Roman" w:hAnsi="Arial Unicode MS" w:cs="Times New Roman"/>
                <w:color w:val="000000" w:themeColor="text1"/>
              </w:rPr>
              <w:t>prcgTm</w:t>
            </w:r>
            <w:commentRangeEnd w:id="780"/>
            <w:r w:rsidR="003419A8">
              <w:rPr>
                <w:rStyle w:val="CommentReference"/>
              </w:rPr>
              <w:commentReference w:id="780"/>
            </w:r>
            <w:r w:rsidRPr="2402821F">
              <w:rPr>
                <w:rFonts w:ascii="Arial Unicode MS" w:eastAsia="Times New Roman" w:hAnsi="Arial Unicode MS" w:cs="Times New Roman"/>
                <w:color w:val="000000" w:themeColor="text1"/>
              </w:rPr>
              <w:t>ED</w:t>
            </w:r>
            <w:proofErr w:type="spellEnd"/>
          </w:p>
        </w:tc>
        <w:tc>
          <w:tcPr>
            <w:tcW w:w="815" w:type="dxa"/>
            <w:hideMark/>
          </w:tcPr>
          <w:p w14:paraId="523F9AE1"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 (ISO).</w:t>
            </w:r>
          </w:p>
        </w:tc>
        <w:tc>
          <w:tcPr>
            <w:tcW w:w="1868" w:type="dxa"/>
            <w:hideMark/>
          </w:tcPr>
          <w:p w14:paraId="6D258F0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0C334251" w14:textId="77777777" w:rsidR="003419A8" w:rsidRDefault="003419A8" w:rsidP="003419A8">
            <w:pPr>
              <w:jc w:val="left"/>
              <w:cnfStyle w:val="000000100000" w:firstRow="0" w:lastRow="0" w:firstColumn="0" w:lastColumn="0" w:oddVBand="0" w:evenVBand="0" w:oddHBand="1" w:evenHBand="0" w:firstRowFirstColumn="0" w:firstRowLastColumn="0" w:lastRowFirstColumn="0" w:lastRowLastColumn="0"/>
              <w:rPr>
                <w:ins w:id="781" w:author="Ume Sauda Ghanyani" w:date="2025-10-29T11:26:00Z" w16du:dateUtc="2025-10-29T06:26:00Z"/>
                <w:rFonts w:ascii="Aptos Narrow" w:eastAsia="Times New Roman" w:hAnsi="Aptos Narrow" w:cs="Times New Roman"/>
                <w:color w:val="000000"/>
                <w:sz w:val="22"/>
                <w:szCs w:val="22"/>
              </w:rPr>
            </w:pPr>
            <w:del w:id="782" w:author="Ume Sauda Ghanyani" w:date="2025-10-29T11:26:00Z" w16du:dateUtc="2025-10-29T06:26:00Z">
              <w:r w:rsidRPr="003419A8" w:rsidDel="009474B1">
                <w:rPr>
                  <w:rFonts w:ascii="Aptos Narrow" w:eastAsia="Times New Roman" w:hAnsi="Aptos Narrow" w:cs="Times New Roman"/>
                  <w:color w:val="000000"/>
                  <w:sz w:val="22"/>
                  <w:szCs w:val="22"/>
                </w:rPr>
                <w:delText>Processing window end.</w:delText>
              </w:r>
            </w:del>
          </w:p>
          <w:p w14:paraId="54ED62A6" w14:textId="1D6FC293" w:rsidR="009474B1" w:rsidRPr="003419A8" w:rsidRDefault="009474B1"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ins w:id="783" w:author="Ume Sauda Ghanyani" w:date="2025-10-29T11:26:00Z" w16du:dateUtc="2025-10-29T06:26:00Z">
              <w:r>
                <w:rPr>
                  <w:rFonts w:ascii="Aptos Narrow" w:eastAsia="Times New Roman" w:hAnsi="Aptos Narrow" w:cs="Times New Roman"/>
                  <w:color w:val="000000"/>
                  <w:sz w:val="22"/>
                  <w:szCs w:val="22"/>
                </w:rPr>
                <w:t>Processing Time for Event Director.</w:t>
              </w:r>
            </w:ins>
          </w:p>
        </w:tc>
        <w:tc>
          <w:tcPr>
            <w:tcW w:w="1410" w:type="dxa"/>
            <w:hideMark/>
          </w:tcPr>
          <w:p w14:paraId="31EE696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MS Gothic" w:eastAsia="MS Gothic" w:hAnsi="MS Gothic" w:cs="MS Gothic"/>
                <w:color w:val="000000"/>
                <w:sz w:val="22"/>
                <w:szCs w:val="22"/>
              </w:rPr>
              <w:t>〃</w:t>
            </w:r>
          </w:p>
        </w:tc>
      </w:tr>
      <w:tr w:rsidR="008759B9" w:rsidRPr="003419A8" w14:paraId="4358559A"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54CC67DF" w14:textId="77777777" w:rsidR="003419A8" w:rsidRPr="003419A8" w:rsidRDefault="003419A8" w:rsidP="003419A8">
            <w:pPr>
              <w:jc w:val="left"/>
              <w:rPr>
                <w:rFonts w:ascii="Arial Unicode MS" w:eastAsia="Times New Roman" w:hAnsi="Arial Unicode MS" w:cs="Times New Roman"/>
                <w:color w:val="000000"/>
              </w:rPr>
            </w:pPr>
            <w:proofErr w:type="spellStart"/>
            <w:r w:rsidRPr="003419A8">
              <w:rPr>
                <w:rFonts w:ascii="Arial Unicode MS" w:eastAsia="Times New Roman" w:hAnsi="Arial Unicode MS" w:cs="Times New Roman"/>
                <w:color w:val="000000"/>
              </w:rPr>
              <w:lastRenderedPageBreak/>
              <w:t>report_status</w:t>
            </w:r>
            <w:proofErr w:type="spellEnd"/>
          </w:p>
        </w:tc>
        <w:tc>
          <w:tcPr>
            <w:tcW w:w="815" w:type="dxa"/>
            <w:hideMark/>
          </w:tcPr>
          <w:p w14:paraId="40B9C1E9"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3150D0B3"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Normalized </w:t>
            </w:r>
            <w:r w:rsidRPr="003419A8">
              <w:rPr>
                <w:rFonts w:ascii="Arial Unicode MS" w:eastAsia="Times New Roman" w:hAnsi="Arial Unicode MS" w:cs="Times New Roman"/>
                <w:color w:val="000000"/>
              </w:rPr>
              <w:t>STRING</w:t>
            </w:r>
            <w:r w:rsidRPr="003419A8">
              <w:rPr>
                <w:rFonts w:ascii="Aptos Narrow" w:eastAsia="Times New Roman" w:hAnsi="Aptos Narrow" w:cs="Times New Roman"/>
                <w:color w:val="000000"/>
                <w:sz w:val="22"/>
                <w:szCs w:val="22"/>
              </w:rPr>
              <w:t>.</w:t>
            </w:r>
          </w:p>
        </w:tc>
        <w:tc>
          <w:tcPr>
            <w:tcW w:w="2582" w:type="dxa"/>
            <w:hideMark/>
          </w:tcPr>
          <w:p w14:paraId="046340B1"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Conform via </w:t>
            </w:r>
            <w:proofErr w:type="spellStart"/>
            <w:r w:rsidRPr="003419A8">
              <w:rPr>
                <w:rFonts w:ascii="Arial Unicode MS" w:eastAsia="Times New Roman" w:hAnsi="Arial Unicode MS" w:cs="Times New Roman"/>
                <w:color w:val="000000"/>
              </w:rPr>
              <w:t>dim_eval_status</w:t>
            </w:r>
            <w:proofErr w:type="spellEnd"/>
            <w:r w:rsidRPr="003419A8">
              <w:rPr>
                <w:rFonts w:ascii="Aptos Narrow" w:eastAsia="Times New Roman" w:hAnsi="Aptos Narrow" w:cs="Times New Roman"/>
                <w:color w:val="000000"/>
                <w:sz w:val="22"/>
                <w:szCs w:val="22"/>
              </w:rPr>
              <w:t xml:space="preserve"> (e.g., completed/failed/partial).</w:t>
            </w:r>
          </w:p>
        </w:tc>
        <w:tc>
          <w:tcPr>
            <w:tcW w:w="1410" w:type="dxa"/>
            <w:hideMark/>
          </w:tcPr>
          <w:p w14:paraId="6EB57BB9"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Status distribution KPIs.</w:t>
            </w:r>
          </w:p>
        </w:tc>
      </w:tr>
      <w:tr w:rsidR="008759B9" w:rsidRPr="003419A8" w14:paraId="517F23BB"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2ED8D647" w14:textId="77777777" w:rsidR="003419A8" w:rsidRPr="003419A8" w:rsidRDefault="003419A8" w:rsidP="003419A8">
            <w:pPr>
              <w:jc w:val="left"/>
              <w:rPr>
                <w:rFonts w:ascii="Arial Unicode MS" w:eastAsia="Times New Roman" w:hAnsi="Arial Unicode MS" w:cs="Times New Roman"/>
                <w:color w:val="000000"/>
              </w:rPr>
            </w:pPr>
            <w:proofErr w:type="spellStart"/>
            <w:r w:rsidRPr="003419A8">
              <w:rPr>
                <w:rFonts w:ascii="Arial Unicode MS" w:eastAsia="Times New Roman" w:hAnsi="Arial Unicode MS" w:cs="Times New Roman"/>
                <w:color w:val="000000"/>
              </w:rPr>
              <w:t>report_timestamp</w:t>
            </w:r>
            <w:proofErr w:type="spellEnd"/>
          </w:p>
        </w:tc>
        <w:tc>
          <w:tcPr>
            <w:tcW w:w="815" w:type="dxa"/>
            <w:hideMark/>
          </w:tcPr>
          <w:p w14:paraId="4FA139C2"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7731AAC1"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 xml:space="preserve"> UTC.</w:t>
            </w:r>
          </w:p>
        </w:tc>
        <w:tc>
          <w:tcPr>
            <w:tcW w:w="2582" w:type="dxa"/>
            <w:hideMark/>
          </w:tcPr>
          <w:p w14:paraId="4770A1C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Event time of evaluation; add </w:t>
            </w:r>
            <w:proofErr w:type="spellStart"/>
            <w:r w:rsidRPr="003419A8">
              <w:rPr>
                <w:rFonts w:ascii="Arial Unicode MS" w:eastAsia="Times New Roman" w:hAnsi="Arial Unicode MS" w:cs="Times New Roman"/>
                <w:color w:val="000000"/>
              </w:rPr>
              <w:t>date_key</w:t>
            </w:r>
            <w:proofErr w:type="spellEnd"/>
            <w:r w:rsidRPr="003419A8">
              <w:rPr>
                <w:rFonts w:ascii="Aptos Narrow" w:eastAsia="Times New Roman" w:hAnsi="Aptos Narrow" w:cs="Times New Roman"/>
                <w:color w:val="000000"/>
                <w:sz w:val="22"/>
                <w:szCs w:val="22"/>
              </w:rPr>
              <w:t xml:space="preserve">, </w:t>
            </w:r>
            <w:proofErr w:type="spellStart"/>
            <w:r w:rsidRPr="003419A8">
              <w:rPr>
                <w:rFonts w:ascii="Arial Unicode MS" w:eastAsia="Times New Roman" w:hAnsi="Arial Unicode MS" w:cs="Times New Roman"/>
                <w:color w:val="000000"/>
              </w:rPr>
              <w:t>month_key</w:t>
            </w:r>
            <w:proofErr w:type="spellEnd"/>
            <w:r w:rsidRPr="003419A8">
              <w:rPr>
                <w:rFonts w:ascii="Aptos Narrow" w:eastAsia="Times New Roman" w:hAnsi="Aptos Narrow" w:cs="Times New Roman"/>
                <w:color w:val="000000"/>
                <w:sz w:val="22"/>
                <w:szCs w:val="22"/>
              </w:rPr>
              <w:t>.</w:t>
            </w:r>
          </w:p>
        </w:tc>
        <w:tc>
          <w:tcPr>
            <w:tcW w:w="1410" w:type="dxa"/>
            <w:hideMark/>
          </w:tcPr>
          <w:p w14:paraId="46FC20B2"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Time-series of evaluations.</w:t>
            </w:r>
          </w:p>
        </w:tc>
      </w:tr>
      <w:tr w:rsidR="008759B9" w:rsidRPr="003419A8" w14:paraId="75451146"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158A9953" w14:textId="77777777" w:rsidR="003419A8" w:rsidRPr="003419A8" w:rsidRDefault="003419A8" w:rsidP="003419A8">
            <w:pPr>
              <w:jc w:val="left"/>
              <w:rPr>
                <w:rFonts w:ascii="Arial Unicode MS" w:eastAsia="Times New Roman" w:hAnsi="Arial Unicode MS" w:cs="Times New Roman"/>
                <w:color w:val="000000"/>
              </w:rPr>
            </w:pPr>
            <w:proofErr w:type="spellStart"/>
            <w:r w:rsidRPr="003419A8">
              <w:rPr>
                <w:rFonts w:ascii="Arial Unicode MS" w:eastAsia="Times New Roman" w:hAnsi="Arial Unicode MS" w:cs="Times New Roman"/>
                <w:color w:val="000000"/>
              </w:rPr>
              <w:t>prcgTm</w:t>
            </w:r>
            <w:proofErr w:type="spellEnd"/>
          </w:p>
        </w:tc>
        <w:tc>
          <w:tcPr>
            <w:tcW w:w="815" w:type="dxa"/>
            <w:hideMark/>
          </w:tcPr>
          <w:p w14:paraId="0128B735"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12092C9F"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0501845E"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Engine processing timestamp </w:t>
            </w:r>
            <w:commentRangeStart w:id="784"/>
            <w:commentRangeStart w:id="785"/>
            <w:r w:rsidRPr="003419A8">
              <w:rPr>
                <w:rFonts w:ascii="Aptos Narrow" w:eastAsia="Times New Roman" w:hAnsi="Aptos Narrow" w:cs="Times New Roman"/>
                <w:color w:val="000000"/>
                <w:sz w:val="22"/>
                <w:szCs w:val="22"/>
              </w:rPr>
              <w:t>(</w:t>
            </w:r>
            <w:proofErr w:type="gramStart"/>
            <w:r w:rsidRPr="003419A8">
              <w:rPr>
                <w:rFonts w:ascii="Aptos Narrow" w:eastAsia="Times New Roman" w:hAnsi="Aptos Narrow" w:cs="Times New Roman"/>
                <w:color w:val="000000"/>
                <w:sz w:val="22"/>
                <w:szCs w:val="22"/>
              </w:rPr>
              <w:t>latest-wins</w:t>
            </w:r>
            <w:proofErr w:type="gramEnd"/>
            <w:r w:rsidRPr="003419A8">
              <w:rPr>
                <w:rFonts w:ascii="Aptos Narrow" w:eastAsia="Times New Roman" w:hAnsi="Aptos Narrow" w:cs="Times New Roman"/>
                <w:color w:val="000000"/>
                <w:sz w:val="22"/>
                <w:szCs w:val="22"/>
              </w:rPr>
              <w:t xml:space="preserve"> </w:t>
            </w:r>
            <w:proofErr w:type="spellStart"/>
            <w:r w:rsidRPr="003419A8">
              <w:rPr>
                <w:rFonts w:ascii="Aptos Narrow" w:eastAsia="Times New Roman" w:hAnsi="Aptos Narrow" w:cs="Times New Roman"/>
                <w:color w:val="000000"/>
                <w:sz w:val="22"/>
                <w:szCs w:val="22"/>
              </w:rPr>
              <w:t>dedup</w:t>
            </w:r>
            <w:proofErr w:type="spellEnd"/>
            <w:r w:rsidRPr="003419A8">
              <w:rPr>
                <w:rFonts w:ascii="Aptos Narrow" w:eastAsia="Times New Roman" w:hAnsi="Aptos Narrow" w:cs="Times New Roman"/>
                <w:color w:val="000000"/>
                <w:sz w:val="22"/>
                <w:szCs w:val="22"/>
              </w:rPr>
              <w:t xml:space="preserve"> if duplicates).</w:t>
            </w:r>
            <w:commentRangeEnd w:id="784"/>
            <w:r w:rsidR="00B254AA">
              <w:rPr>
                <w:rStyle w:val="CommentReference"/>
                <w:rFonts w:eastAsiaTheme="minorHAnsi" w:cstheme="minorBidi"/>
              </w:rPr>
              <w:commentReference w:id="784"/>
            </w:r>
            <w:commentRangeEnd w:id="785"/>
            <w:r w:rsidR="00C536F4">
              <w:rPr>
                <w:rStyle w:val="CommentReference"/>
                <w:rFonts w:eastAsiaTheme="minorHAnsi" w:cstheme="minorBidi"/>
              </w:rPr>
              <w:commentReference w:id="785"/>
            </w:r>
          </w:p>
        </w:tc>
        <w:tc>
          <w:tcPr>
            <w:tcW w:w="1410" w:type="dxa"/>
            <w:hideMark/>
          </w:tcPr>
          <w:p w14:paraId="263FB665"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roofErr w:type="gramStart"/>
            <w:r w:rsidRPr="003419A8">
              <w:rPr>
                <w:rFonts w:ascii="Aptos Narrow" w:eastAsia="Times New Roman" w:hAnsi="Aptos Narrow" w:cs="Times New Roman"/>
                <w:color w:val="000000"/>
                <w:sz w:val="22"/>
                <w:szCs w:val="22"/>
              </w:rPr>
              <w:t>Freshness</w:t>
            </w:r>
            <w:proofErr w:type="gramEnd"/>
            <w:r w:rsidRPr="003419A8">
              <w:rPr>
                <w:rFonts w:ascii="Aptos Narrow" w:eastAsia="Times New Roman" w:hAnsi="Aptos Narrow" w:cs="Times New Roman"/>
                <w:color w:val="000000"/>
                <w:sz w:val="22"/>
                <w:szCs w:val="22"/>
              </w:rPr>
              <w:t xml:space="preserve"> widgets.</w:t>
            </w:r>
          </w:p>
        </w:tc>
      </w:tr>
      <w:tr w:rsidR="008759B9" w:rsidRPr="003419A8" w14:paraId="1A83FFC9"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75B4A50C"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review</w:t>
            </w:r>
          </w:p>
        </w:tc>
        <w:tc>
          <w:tcPr>
            <w:tcW w:w="815" w:type="dxa"/>
            <w:hideMark/>
          </w:tcPr>
          <w:p w14:paraId="2E2CB446"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040C9F1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STRING/JSON</w:t>
            </w:r>
            <w:r w:rsidRPr="003419A8">
              <w:rPr>
                <w:rFonts w:ascii="Aptos Narrow" w:eastAsia="Times New Roman" w:hAnsi="Aptos Narrow" w:cs="Times New Roman"/>
                <w:color w:val="000000"/>
                <w:sz w:val="22"/>
                <w:szCs w:val="22"/>
              </w:rPr>
              <w:t>.</w:t>
            </w:r>
          </w:p>
        </w:tc>
        <w:tc>
          <w:tcPr>
            <w:tcW w:w="2582" w:type="dxa"/>
            <w:hideMark/>
          </w:tcPr>
          <w:p w14:paraId="7340485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Kept in </w:t>
            </w:r>
            <w:r w:rsidRPr="003419A8">
              <w:rPr>
                <w:rFonts w:ascii="Arial Unicode MS" w:eastAsia="Times New Roman" w:hAnsi="Arial Unicode MS" w:cs="Times New Roman"/>
                <w:color w:val="000000"/>
              </w:rPr>
              <w:t>attributes</w:t>
            </w:r>
            <w:r w:rsidRPr="003419A8">
              <w:rPr>
                <w:rFonts w:ascii="Aptos Narrow" w:eastAsia="Times New Roman" w:hAnsi="Aptos Narrow" w:cs="Times New Roman"/>
                <w:color w:val="000000"/>
                <w:sz w:val="22"/>
                <w:szCs w:val="22"/>
              </w:rPr>
              <w:t>; optional parsed reviewer, notes.</w:t>
            </w:r>
          </w:p>
        </w:tc>
        <w:tc>
          <w:tcPr>
            <w:tcW w:w="1410" w:type="dxa"/>
            <w:hideMark/>
          </w:tcPr>
          <w:p w14:paraId="0425002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Case analyst notes (drill-down).</w:t>
            </w:r>
          </w:p>
        </w:tc>
      </w:tr>
      <w:tr w:rsidR="008759B9" w:rsidRPr="003419A8" w14:paraId="64810AA3"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54F88228" w14:textId="765754DF" w:rsidR="003419A8" w:rsidRPr="003419A8" w:rsidRDefault="22AB3DE7" w:rsidP="003419A8">
            <w:pPr>
              <w:jc w:val="left"/>
              <w:rPr>
                <w:rFonts w:ascii="Arial Unicode MS" w:eastAsia="Times New Roman" w:hAnsi="Arial Unicode MS" w:cs="Times New Roman"/>
                <w:color w:val="000000"/>
              </w:rPr>
            </w:pPr>
            <w:commentRangeStart w:id="786"/>
            <w:commentRangeStart w:id="787"/>
            <w:del w:id="788" w:author="Ume Sauda Ghanyani" w:date="2025-10-29T10:25:00Z" w16du:dateUtc="2025-10-29T05:25:00Z">
              <w:r w:rsidRPr="2402821F" w:rsidDel="00FE6537">
                <w:rPr>
                  <w:rFonts w:ascii="Arial Unicode MS" w:eastAsia="Times New Roman" w:hAnsi="Arial Unicode MS" w:cs="Times New Roman"/>
                  <w:color w:val="000000" w:themeColor="text1"/>
                </w:rPr>
                <w:delText>workflow_AlertThreshold</w:delText>
              </w:r>
              <w:commentRangeEnd w:id="786"/>
              <w:r w:rsidR="003419A8" w:rsidDel="00FE6537">
                <w:rPr>
                  <w:rStyle w:val="CommentReference"/>
                </w:rPr>
                <w:commentReference w:id="786"/>
              </w:r>
              <w:commentRangeEnd w:id="787"/>
              <w:r w:rsidR="00825322" w:rsidDel="00FE6537">
                <w:rPr>
                  <w:rStyle w:val="CommentReference"/>
                  <w:rFonts w:eastAsiaTheme="minorHAnsi" w:cstheme="minorBidi"/>
                  <w:b w:val="0"/>
                  <w:bCs w:val="0"/>
                </w:rPr>
                <w:commentReference w:id="787"/>
              </w:r>
            </w:del>
          </w:p>
        </w:tc>
        <w:tc>
          <w:tcPr>
            <w:tcW w:w="815" w:type="dxa"/>
            <w:hideMark/>
          </w:tcPr>
          <w:p w14:paraId="5CA624F3" w14:textId="6C8E3A33"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del w:id="789" w:author="Ume Sauda Ghanyani" w:date="2025-10-29T10:25:00Z" w16du:dateUtc="2025-10-29T05:25:00Z">
              <w:r w:rsidRPr="003419A8" w:rsidDel="00FE6537">
                <w:rPr>
                  <w:rFonts w:ascii="Aptos Narrow" w:eastAsia="Times New Roman" w:hAnsi="Aptos Narrow" w:cs="Times New Roman"/>
                  <w:color w:val="000000"/>
                  <w:sz w:val="22"/>
                  <w:szCs w:val="22"/>
                </w:rPr>
                <w:delText>As-is.</w:delText>
              </w:r>
            </w:del>
          </w:p>
        </w:tc>
        <w:tc>
          <w:tcPr>
            <w:tcW w:w="1868" w:type="dxa"/>
            <w:hideMark/>
          </w:tcPr>
          <w:p w14:paraId="6CE4781C" w14:textId="5F0935EC"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del w:id="790" w:author="Ume Sauda Ghanyani" w:date="2025-10-29T10:25:00Z" w16du:dateUtc="2025-10-29T05:25:00Z">
              <w:r w:rsidRPr="003419A8" w:rsidDel="00FE6537">
                <w:rPr>
                  <w:rFonts w:ascii="Arial Unicode MS" w:eastAsia="Times New Roman" w:hAnsi="Arial Unicode MS" w:cs="Times New Roman"/>
                  <w:color w:val="000000"/>
                </w:rPr>
                <w:delText>DOUBLE</w:delText>
              </w:r>
              <w:r w:rsidRPr="003419A8" w:rsidDel="00FE6537">
                <w:rPr>
                  <w:rFonts w:ascii="Aptos Narrow" w:eastAsia="Times New Roman" w:hAnsi="Aptos Narrow" w:cs="Times New Roman"/>
                  <w:color w:val="000000"/>
                  <w:sz w:val="22"/>
                  <w:szCs w:val="22"/>
                </w:rPr>
                <w:delText>/</w:delText>
              </w:r>
              <w:r w:rsidRPr="003419A8" w:rsidDel="00FE6537">
                <w:rPr>
                  <w:rFonts w:ascii="Arial Unicode MS" w:eastAsia="Times New Roman" w:hAnsi="Arial Unicode MS" w:cs="Times New Roman"/>
                  <w:color w:val="000000"/>
                </w:rPr>
                <w:delText>DECIMAL</w:delText>
              </w:r>
              <w:r w:rsidRPr="003419A8" w:rsidDel="00FE6537">
                <w:rPr>
                  <w:rFonts w:ascii="Aptos Narrow" w:eastAsia="Times New Roman" w:hAnsi="Aptos Narrow" w:cs="Times New Roman"/>
                  <w:color w:val="000000"/>
                  <w:sz w:val="22"/>
                  <w:szCs w:val="22"/>
                </w:rPr>
                <w:delText>.</w:delText>
              </w:r>
            </w:del>
          </w:p>
        </w:tc>
        <w:tc>
          <w:tcPr>
            <w:tcW w:w="2582" w:type="dxa"/>
            <w:hideMark/>
          </w:tcPr>
          <w:p w14:paraId="13E0B15A" w14:textId="7D9C9C9D"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del w:id="791" w:author="Ume Sauda Ghanyani" w:date="2025-10-29T10:25:00Z" w16du:dateUtc="2025-10-29T05:25:00Z">
              <w:r w:rsidRPr="003419A8" w:rsidDel="00FE6537">
                <w:rPr>
                  <w:rFonts w:ascii="Aptos Narrow" w:eastAsia="Times New Roman" w:hAnsi="Aptos Narrow" w:cs="Times New Roman"/>
                  <w:color w:val="000000"/>
                  <w:sz w:val="22"/>
                  <w:szCs w:val="22"/>
                </w:rPr>
                <w:delText>Threshold used when deciding alert.</w:delText>
              </w:r>
            </w:del>
          </w:p>
        </w:tc>
        <w:tc>
          <w:tcPr>
            <w:tcW w:w="1410" w:type="dxa"/>
            <w:hideMark/>
          </w:tcPr>
          <w:p w14:paraId="2E0081D1" w14:textId="0D818039"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del w:id="792" w:author="Ume Sauda Ghanyani" w:date="2025-10-29T10:25:00Z" w16du:dateUtc="2025-10-29T05:25:00Z">
              <w:r w:rsidRPr="003419A8" w:rsidDel="00FE6537">
                <w:rPr>
                  <w:rFonts w:ascii="Aptos Narrow" w:eastAsia="Times New Roman" w:hAnsi="Aptos Narrow" w:cs="Times New Roman"/>
                  <w:color w:val="000000"/>
                  <w:sz w:val="22"/>
                  <w:szCs w:val="22"/>
                </w:rPr>
                <w:delText>Threshold sensitivity analysis.</w:delText>
              </w:r>
            </w:del>
          </w:p>
        </w:tc>
      </w:tr>
    </w:tbl>
    <w:p w14:paraId="1BD6E4B0" w14:textId="77777777" w:rsidR="00F565A0" w:rsidDel="00AC7551" w:rsidRDefault="00F565A0" w:rsidP="00F565A0">
      <w:pPr>
        <w:rPr>
          <w:del w:id="793" w:author="Ume Sauda Ghanyani" w:date="2025-11-06T11:54:00Z" w16du:dateUtc="2025-11-06T06:54:00Z"/>
        </w:rPr>
      </w:pPr>
    </w:p>
    <w:p w14:paraId="4F51DB03" w14:textId="77777777" w:rsidR="005671A5" w:rsidDel="00AC7551" w:rsidRDefault="005671A5" w:rsidP="00F565A0">
      <w:pPr>
        <w:rPr>
          <w:del w:id="794" w:author="Ume Sauda Ghanyani" w:date="2025-11-06T11:54:00Z" w16du:dateUtc="2025-11-06T06:54:00Z"/>
        </w:rPr>
      </w:pPr>
    </w:p>
    <w:p w14:paraId="01837F2F" w14:textId="59D5862A" w:rsidR="005671A5" w:rsidRDefault="005671A5" w:rsidP="00F565A0"/>
    <w:p w14:paraId="666D26E0" w14:textId="1F5E6AC6" w:rsidR="00F565A0" w:rsidRDefault="4961BC16" w:rsidP="0082296D">
      <w:pPr>
        <w:pStyle w:val="ListParagraph"/>
        <w:numPr>
          <w:ilvl w:val="0"/>
          <w:numId w:val="8"/>
        </w:numPr>
      </w:pPr>
      <w:commentRangeStart w:id="795"/>
      <w:commentRangeStart w:id="796"/>
      <w:commentRangeStart w:id="797"/>
      <w:r>
        <w:t>Rule Results</w:t>
      </w:r>
      <w:commentRangeEnd w:id="795"/>
      <w:r w:rsidR="007C6803">
        <w:rPr>
          <w:rStyle w:val="CommentReference"/>
        </w:rPr>
        <w:commentReference w:id="795"/>
      </w:r>
      <w:commentRangeEnd w:id="796"/>
      <w:r w:rsidR="007C6803">
        <w:rPr>
          <w:rStyle w:val="CommentReference"/>
        </w:rPr>
        <w:commentReference w:id="796"/>
      </w:r>
      <w:commentRangeEnd w:id="797"/>
      <w:r w:rsidR="00825322">
        <w:rPr>
          <w:rStyle w:val="CommentReference"/>
          <w:rFonts w:eastAsiaTheme="minorHAnsi" w:cstheme="minorBidi"/>
        </w:rPr>
        <w:commentReference w:id="797"/>
      </w:r>
    </w:p>
    <w:tbl>
      <w:tblPr>
        <w:tblStyle w:val="GridTable4"/>
        <w:tblW w:w="9668" w:type="dxa"/>
        <w:tblLook w:val="04A0" w:firstRow="1" w:lastRow="0" w:firstColumn="1" w:lastColumn="0" w:noHBand="0" w:noVBand="1"/>
        <w:tblPrChange w:id="798" w:author="Ume Sauda Ghanyani" w:date="2025-11-06T11:06:00Z" w16du:dateUtc="2025-11-06T06:06:00Z">
          <w:tblPr>
            <w:tblStyle w:val="GridTable4"/>
            <w:tblW w:w="9386" w:type="dxa"/>
            <w:tblLook w:val="04A0" w:firstRow="1" w:lastRow="0" w:firstColumn="1" w:lastColumn="0" w:noHBand="0" w:noVBand="1"/>
          </w:tblPr>
        </w:tblPrChange>
      </w:tblPr>
      <w:tblGrid>
        <w:gridCol w:w="2528"/>
        <w:gridCol w:w="600"/>
        <w:gridCol w:w="1618"/>
        <w:gridCol w:w="2762"/>
        <w:gridCol w:w="2160"/>
        <w:tblGridChange w:id="799">
          <w:tblGrid>
            <w:gridCol w:w="2528"/>
            <w:gridCol w:w="600"/>
            <w:gridCol w:w="1618"/>
            <w:gridCol w:w="2762"/>
            <w:gridCol w:w="2160"/>
          </w:tblGrid>
        </w:tblGridChange>
      </w:tblGrid>
      <w:tr w:rsidR="00A728BA" w:rsidRPr="00A728BA" w14:paraId="3106F9F5" w14:textId="77777777" w:rsidTr="006F53A4">
        <w:trPr>
          <w:cnfStyle w:val="100000000000" w:firstRow="1" w:lastRow="0" w:firstColumn="0" w:lastColumn="0" w:oddVBand="0" w:evenVBand="0" w:oddHBand="0" w:evenHBand="0" w:firstRowFirstColumn="0" w:firstRowLastColumn="0" w:lastRowFirstColumn="0" w:lastRowLastColumn="0"/>
          <w:trHeight w:val="288"/>
          <w:trPrChange w:id="800" w:author="Ume Sauda Ghanyani" w:date="2025-11-06T11:06:00Z" w16du:dateUtc="2025-11-06T06:06:00Z">
            <w:trPr>
              <w:trHeight w:val="288"/>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01" w:author="Ume Sauda Ghanyani" w:date="2025-11-06T11:06:00Z" w16du:dateUtc="2025-11-06T06:06:00Z">
              <w:tcPr>
                <w:tcW w:w="2340" w:type="dxa"/>
                <w:hideMark/>
              </w:tcPr>
            </w:tcPrChange>
          </w:tcPr>
          <w:p w14:paraId="2A6C02FC" w14:textId="77777777" w:rsidR="00A728BA" w:rsidRPr="00A728BA" w:rsidRDefault="00A728BA" w:rsidP="00A728BA">
            <w:pPr>
              <w:jc w:val="center"/>
              <w:cnfStyle w:val="101000000000" w:firstRow="1" w:lastRow="0" w:firstColumn="1"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Field</w:t>
            </w:r>
          </w:p>
        </w:tc>
        <w:tc>
          <w:tcPr>
            <w:tcW w:w="600" w:type="dxa"/>
            <w:hideMark/>
            <w:tcPrChange w:id="802" w:author="Ume Sauda Ghanyani" w:date="2025-11-06T11:06:00Z" w16du:dateUtc="2025-11-06T06:06:00Z">
              <w:tcPr>
                <w:tcW w:w="900" w:type="dxa"/>
                <w:hideMark/>
              </w:tcPr>
            </w:tcPrChange>
          </w:tcPr>
          <w:p w14:paraId="0CBB38B5"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Raw</w:t>
            </w:r>
          </w:p>
        </w:tc>
        <w:tc>
          <w:tcPr>
            <w:tcW w:w="1618" w:type="dxa"/>
            <w:hideMark/>
            <w:tcPrChange w:id="803" w:author="Ume Sauda Ghanyani" w:date="2025-11-06T11:06:00Z" w16du:dateUtc="2025-11-06T06:06:00Z">
              <w:tcPr>
                <w:tcW w:w="1291" w:type="dxa"/>
                <w:hideMark/>
              </w:tcPr>
            </w:tcPrChange>
          </w:tcPr>
          <w:p w14:paraId="057B2799"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Bronze</w:t>
            </w:r>
          </w:p>
        </w:tc>
        <w:tc>
          <w:tcPr>
            <w:tcW w:w="2762" w:type="dxa"/>
            <w:hideMark/>
            <w:tcPrChange w:id="804" w:author="Ume Sauda Ghanyani" w:date="2025-11-06T11:06:00Z" w16du:dateUtc="2025-11-06T06:06:00Z">
              <w:tcPr>
                <w:tcW w:w="2724" w:type="dxa"/>
                <w:hideMark/>
              </w:tcPr>
            </w:tcPrChange>
          </w:tcPr>
          <w:p w14:paraId="60AADE60"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Silver</w:t>
            </w:r>
          </w:p>
        </w:tc>
        <w:tc>
          <w:tcPr>
            <w:tcW w:w="2160" w:type="dxa"/>
            <w:hideMark/>
            <w:tcPrChange w:id="805" w:author="Ume Sauda Ghanyani" w:date="2025-11-06T11:06:00Z" w16du:dateUtc="2025-11-06T06:06:00Z">
              <w:tcPr>
                <w:tcW w:w="2131" w:type="dxa"/>
                <w:hideMark/>
              </w:tcPr>
            </w:tcPrChange>
          </w:tcPr>
          <w:p w14:paraId="1621FD81"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Gold</w:t>
            </w:r>
          </w:p>
        </w:tc>
      </w:tr>
      <w:tr w:rsidR="00A728BA" w:rsidRPr="00A728BA" w14:paraId="1A1C9B82" w14:textId="77777777" w:rsidTr="006F53A4">
        <w:trPr>
          <w:cnfStyle w:val="000000100000" w:firstRow="0" w:lastRow="0" w:firstColumn="0" w:lastColumn="0" w:oddVBand="0" w:evenVBand="0" w:oddHBand="1" w:evenHBand="0" w:firstRowFirstColumn="0" w:firstRowLastColumn="0" w:lastRowFirstColumn="0" w:lastRowLastColumn="0"/>
          <w:trHeight w:val="864"/>
          <w:trPrChange w:id="806" w:author="Ume Sauda Ghanyani" w:date="2025-11-06T11:06:00Z" w16du:dateUtc="2025-11-06T06:06:00Z">
            <w:trPr>
              <w:trHeight w:val="864"/>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07" w:author="Ume Sauda Ghanyani" w:date="2025-11-06T11:06:00Z" w16du:dateUtc="2025-11-06T06:06:00Z">
              <w:tcPr>
                <w:tcW w:w="2340" w:type="dxa"/>
                <w:hideMark/>
              </w:tcPr>
            </w:tcPrChange>
          </w:tcPr>
          <w:p w14:paraId="73AFF967" w14:textId="77777777" w:rsidR="00A728BA" w:rsidRPr="00A728BA" w:rsidRDefault="00A728BA" w:rsidP="00A728BA">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ruleResults_id</w:t>
            </w:r>
            <w:proofErr w:type="spellEnd"/>
          </w:p>
        </w:tc>
        <w:tc>
          <w:tcPr>
            <w:tcW w:w="600" w:type="dxa"/>
            <w:hideMark/>
            <w:tcPrChange w:id="808" w:author="Ume Sauda Ghanyani" w:date="2025-11-06T11:06:00Z" w16du:dateUtc="2025-11-06T06:06:00Z">
              <w:tcPr>
                <w:tcW w:w="900" w:type="dxa"/>
                <w:hideMark/>
              </w:tcPr>
            </w:tcPrChange>
          </w:tcPr>
          <w:p w14:paraId="40FFD69C"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Change w:id="809" w:author="Ume Sauda Ghanyani" w:date="2025-11-06T11:06:00Z" w16du:dateUtc="2025-11-06T06:06:00Z">
              <w:tcPr>
                <w:tcW w:w="1291" w:type="dxa"/>
                <w:hideMark/>
              </w:tcPr>
            </w:tcPrChange>
          </w:tcPr>
          <w:p w14:paraId="31D8F19E"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w:t>
            </w:r>
            <w:r w:rsidRPr="00A728BA">
              <w:rPr>
                <w:rFonts w:ascii="Aptos Narrow" w:eastAsia="Times New Roman" w:hAnsi="Aptos Narrow" w:cs="Times New Roman"/>
                <w:color w:val="000000"/>
                <w:sz w:val="22"/>
                <w:szCs w:val="22"/>
              </w:rPr>
              <w:t>.</w:t>
            </w:r>
          </w:p>
        </w:tc>
        <w:tc>
          <w:tcPr>
            <w:tcW w:w="2762" w:type="dxa"/>
            <w:hideMark/>
            <w:tcPrChange w:id="810" w:author="Ume Sauda Ghanyani" w:date="2025-11-06T11:06:00Z" w16du:dateUtc="2025-11-06T06:06:00Z">
              <w:tcPr>
                <w:tcW w:w="2724" w:type="dxa"/>
                <w:hideMark/>
              </w:tcPr>
            </w:tcPrChange>
          </w:tcPr>
          <w:p w14:paraId="6ABA172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 xml:space="preserve">In </w:t>
            </w:r>
            <w:r w:rsidRPr="00A728BA">
              <w:rPr>
                <w:rFonts w:ascii="Aptos Narrow" w:eastAsia="Times New Roman" w:hAnsi="Aptos Narrow" w:cs="Times New Roman"/>
                <w:b/>
                <w:bCs/>
                <w:color w:val="000000"/>
                <w:sz w:val="22"/>
                <w:szCs w:val="22"/>
              </w:rPr>
              <w:t>child table</w:t>
            </w:r>
            <w:r w:rsidRPr="00A728BA">
              <w:rPr>
                <w:rFonts w:ascii="Aptos Narrow" w:eastAsia="Times New Roman" w:hAnsi="Aptos Narrow" w:cs="Times New Roman"/>
                <w:color w:val="000000"/>
                <w:sz w:val="22"/>
                <w:szCs w:val="22"/>
              </w:rPr>
              <w:t xml:space="preserve"> </w:t>
            </w:r>
            <w:proofErr w:type="spellStart"/>
            <w:proofErr w:type="gramStart"/>
            <w:r w:rsidRPr="00A728BA">
              <w:rPr>
                <w:rFonts w:ascii="Arial Unicode MS" w:eastAsia="Times New Roman" w:hAnsi="Arial Unicode MS" w:cs="Times New Roman"/>
                <w:color w:val="000000"/>
              </w:rPr>
              <w:t>silver.transaction</w:t>
            </w:r>
            <w:proofErr w:type="gramEnd"/>
            <w:r w:rsidRPr="00A728BA">
              <w:rPr>
                <w:rFonts w:ascii="Arial Unicode MS" w:eastAsia="Times New Roman" w:hAnsi="Arial Unicode MS" w:cs="Times New Roman"/>
                <w:color w:val="000000"/>
              </w:rPr>
              <w:t>_rule_result</w:t>
            </w:r>
            <w:proofErr w:type="spellEnd"/>
            <w:r w:rsidRPr="00A728BA">
              <w:rPr>
                <w:rFonts w:ascii="Aptos Narrow" w:eastAsia="Times New Roman" w:hAnsi="Aptos Narrow" w:cs="Times New Roman"/>
                <w:color w:val="000000"/>
                <w:sz w:val="22"/>
                <w:szCs w:val="22"/>
              </w:rPr>
              <w:t xml:space="preserve"> (PK: </w:t>
            </w:r>
            <w:proofErr w:type="spellStart"/>
            <w:r w:rsidRPr="00A728BA">
              <w:rPr>
                <w:rFonts w:ascii="Arial Unicode MS" w:eastAsia="Times New Roman" w:hAnsi="Arial Unicode MS" w:cs="Times New Roman"/>
                <w:color w:val="000000"/>
              </w:rPr>
              <w:t>eval_id</w:t>
            </w:r>
            <w:proofErr w:type="spellEnd"/>
            <w:r w:rsidRPr="00A728BA">
              <w:rPr>
                <w:rFonts w:ascii="Aptos Narrow" w:eastAsia="Times New Roman" w:hAnsi="Aptos Narrow" w:cs="Times New Roman"/>
                <w:color w:val="000000"/>
                <w:sz w:val="22"/>
                <w:szCs w:val="22"/>
              </w:rPr>
              <w:t xml:space="preserve">, </w:t>
            </w:r>
            <w:proofErr w:type="spellStart"/>
            <w:r w:rsidRPr="00A728BA">
              <w:rPr>
                <w:rFonts w:ascii="Arial Unicode MS" w:eastAsia="Times New Roman" w:hAnsi="Arial Unicode MS" w:cs="Times New Roman"/>
                <w:color w:val="000000"/>
              </w:rPr>
              <w:t>rule_id</w:t>
            </w:r>
            <w:proofErr w:type="spellEnd"/>
            <w:r w:rsidRPr="00A728BA">
              <w:rPr>
                <w:rFonts w:ascii="Aptos Narrow" w:eastAsia="Times New Roman" w:hAnsi="Aptos Narrow" w:cs="Times New Roman"/>
                <w:color w:val="000000"/>
                <w:sz w:val="22"/>
                <w:szCs w:val="22"/>
              </w:rPr>
              <w:t xml:space="preserve">, </w:t>
            </w:r>
            <w:proofErr w:type="spellStart"/>
            <w:r w:rsidRPr="00A728BA">
              <w:rPr>
                <w:rFonts w:ascii="Arial Unicode MS" w:eastAsia="Times New Roman" w:hAnsi="Arial Unicode MS" w:cs="Times New Roman"/>
                <w:color w:val="000000"/>
              </w:rPr>
              <w:t>sub_rule_ref</w:t>
            </w:r>
            <w:proofErr w:type="spellEnd"/>
            <w:r w:rsidRPr="00A728BA">
              <w:rPr>
                <w:rFonts w:ascii="Aptos Narrow" w:eastAsia="Times New Roman" w:hAnsi="Aptos Narrow" w:cs="Times New Roman"/>
                <w:color w:val="000000"/>
                <w:sz w:val="22"/>
                <w:szCs w:val="22"/>
              </w:rPr>
              <w:t>).</w:t>
            </w:r>
          </w:p>
        </w:tc>
        <w:tc>
          <w:tcPr>
            <w:tcW w:w="2160" w:type="dxa"/>
            <w:hideMark/>
            <w:tcPrChange w:id="811" w:author="Ume Sauda Ghanyani" w:date="2025-11-06T11:06:00Z" w16du:dateUtc="2025-11-06T06:06:00Z">
              <w:tcPr>
                <w:tcW w:w="2131" w:type="dxa"/>
                <w:hideMark/>
              </w:tcPr>
            </w:tcPrChange>
          </w:tcPr>
          <w:p w14:paraId="001754CB"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Rule hit matrix &amp; contribution.</w:t>
            </w:r>
          </w:p>
        </w:tc>
      </w:tr>
      <w:tr w:rsidR="00A728BA" w:rsidRPr="00A728BA" w14:paraId="09687401" w14:textId="77777777" w:rsidTr="006F53A4">
        <w:trPr>
          <w:trHeight w:val="576"/>
          <w:trPrChange w:id="812" w:author="Ume Sauda Ghanyani" w:date="2025-11-06T11:06:00Z" w16du:dateUtc="2025-11-06T06:06:00Z">
            <w:trPr>
              <w:trHeight w:val="576"/>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13" w:author="Ume Sauda Ghanyani" w:date="2025-11-06T11:06:00Z" w16du:dateUtc="2025-11-06T06:06:00Z">
              <w:tcPr>
                <w:tcW w:w="2340" w:type="dxa"/>
                <w:hideMark/>
              </w:tcPr>
            </w:tcPrChange>
          </w:tcPr>
          <w:p w14:paraId="568680B3" w14:textId="77777777" w:rsidR="00A728BA" w:rsidRPr="00A728BA" w:rsidRDefault="00A728BA" w:rsidP="00A728BA">
            <w:pPr>
              <w:jc w:val="left"/>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ruleResults_cfg</w:t>
            </w:r>
            <w:proofErr w:type="spellEnd"/>
          </w:p>
        </w:tc>
        <w:tc>
          <w:tcPr>
            <w:tcW w:w="600" w:type="dxa"/>
            <w:hideMark/>
            <w:tcPrChange w:id="814" w:author="Ume Sauda Ghanyani" w:date="2025-11-06T11:06:00Z" w16du:dateUtc="2025-11-06T06:06:00Z">
              <w:tcPr>
                <w:tcW w:w="900" w:type="dxa"/>
                <w:hideMark/>
              </w:tcPr>
            </w:tcPrChange>
          </w:tcPr>
          <w:p w14:paraId="01043C8D"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Change w:id="815" w:author="Ume Sauda Ghanyani" w:date="2025-11-06T11:06:00Z" w16du:dateUtc="2025-11-06T06:06:00Z">
              <w:tcPr>
                <w:tcW w:w="1291" w:type="dxa"/>
                <w:hideMark/>
              </w:tcPr>
            </w:tcPrChange>
          </w:tcPr>
          <w:p w14:paraId="1A938F3E"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STRING/JSON</w:t>
            </w:r>
            <w:r w:rsidRPr="00A728BA">
              <w:rPr>
                <w:rFonts w:ascii="Aptos Narrow" w:eastAsia="Times New Roman" w:hAnsi="Aptos Narrow" w:cs="Times New Roman"/>
                <w:color w:val="000000"/>
                <w:sz w:val="22"/>
                <w:szCs w:val="22"/>
              </w:rPr>
              <w:t>.</w:t>
            </w:r>
          </w:p>
        </w:tc>
        <w:tc>
          <w:tcPr>
            <w:tcW w:w="2762" w:type="dxa"/>
            <w:hideMark/>
            <w:tcPrChange w:id="816" w:author="Ume Sauda Ghanyani" w:date="2025-11-06T11:06:00Z" w16du:dateUtc="2025-11-06T06:06:00Z">
              <w:tcPr>
                <w:tcW w:w="2724" w:type="dxa"/>
                <w:hideMark/>
              </w:tcPr>
            </w:tcPrChange>
          </w:tcPr>
          <w:p w14:paraId="29EB02D6"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 xml:space="preserve">Normalize to </w:t>
            </w:r>
            <w:proofErr w:type="spellStart"/>
            <w:r w:rsidRPr="00A728BA">
              <w:rPr>
                <w:rFonts w:ascii="Arial Unicode MS" w:eastAsia="Times New Roman" w:hAnsi="Arial Unicode MS" w:cs="Times New Roman"/>
                <w:color w:val="000000"/>
              </w:rPr>
              <w:t>rule_pack_id</w:t>
            </w:r>
            <w:proofErr w:type="spellEnd"/>
            <w:r w:rsidRPr="00A728BA">
              <w:rPr>
                <w:rFonts w:ascii="Aptos Narrow" w:eastAsia="Times New Roman" w:hAnsi="Aptos Narrow" w:cs="Times New Roman"/>
                <w:color w:val="000000"/>
                <w:sz w:val="22"/>
                <w:szCs w:val="22"/>
              </w:rPr>
              <w:t xml:space="preserve">, </w:t>
            </w:r>
            <w:proofErr w:type="spellStart"/>
            <w:r w:rsidRPr="00A728BA">
              <w:rPr>
                <w:rFonts w:ascii="Arial Unicode MS" w:eastAsia="Times New Roman" w:hAnsi="Arial Unicode MS" w:cs="Times New Roman"/>
                <w:color w:val="000000"/>
              </w:rPr>
              <w:t>rule_ver</w:t>
            </w:r>
            <w:proofErr w:type="spellEnd"/>
            <w:r w:rsidRPr="00A728BA">
              <w:rPr>
                <w:rFonts w:ascii="Aptos Narrow" w:eastAsia="Times New Roman" w:hAnsi="Aptos Narrow" w:cs="Times New Roman"/>
                <w:color w:val="000000"/>
                <w:sz w:val="22"/>
                <w:szCs w:val="22"/>
              </w:rPr>
              <w:t>; keep JSON.</w:t>
            </w:r>
          </w:p>
        </w:tc>
        <w:tc>
          <w:tcPr>
            <w:tcW w:w="2160" w:type="dxa"/>
            <w:hideMark/>
            <w:tcPrChange w:id="817" w:author="Ume Sauda Ghanyani" w:date="2025-11-06T11:06:00Z" w16du:dateUtc="2025-11-06T06:06:00Z">
              <w:tcPr>
                <w:tcW w:w="2131" w:type="dxa"/>
                <w:hideMark/>
              </w:tcPr>
            </w:tcPrChange>
          </w:tcPr>
          <w:p w14:paraId="37D88B65"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Pack rollout analytics.</w:t>
            </w:r>
          </w:p>
        </w:tc>
      </w:tr>
      <w:tr w:rsidR="00A728BA" w:rsidRPr="00A728BA" w14:paraId="5B9B6189" w14:textId="77777777" w:rsidTr="006F53A4">
        <w:trPr>
          <w:cnfStyle w:val="000000100000" w:firstRow="0" w:lastRow="0" w:firstColumn="0" w:lastColumn="0" w:oddVBand="0" w:evenVBand="0" w:oddHBand="1" w:evenHBand="0" w:firstRowFirstColumn="0" w:firstRowLastColumn="0" w:lastRowFirstColumn="0" w:lastRowLastColumn="0"/>
          <w:trHeight w:val="576"/>
          <w:trPrChange w:id="818" w:author="Ume Sauda Ghanyani" w:date="2025-11-06T11:06:00Z" w16du:dateUtc="2025-11-06T06:06:00Z">
            <w:trPr>
              <w:trHeight w:val="576"/>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19" w:author="Ume Sauda Ghanyani" w:date="2025-11-06T11:06:00Z" w16du:dateUtc="2025-11-06T06:06:00Z">
              <w:tcPr>
                <w:tcW w:w="2340" w:type="dxa"/>
                <w:hideMark/>
              </w:tcPr>
            </w:tcPrChange>
          </w:tcPr>
          <w:p w14:paraId="0736FF1E" w14:textId="77777777" w:rsidR="00A728BA" w:rsidRPr="00A728BA" w:rsidRDefault="00A728BA" w:rsidP="00A728BA">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ruleResults_subRuleRef</w:t>
            </w:r>
            <w:proofErr w:type="spellEnd"/>
          </w:p>
        </w:tc>
        <w:tc>
          <w:tcPr>
            <w:tcW w:w="600" w:type="dxa"/>
            <w:hideMark/>
            <w:tcPrChange w:id="820" w:author="Ume Sauda Ghanyani" w:date="2025-11-06T11:06:00Z" w16du:dateUtc="2025-11-06T06:06:00Z">
              <w:tcPr>
                <w:tcW w:w="900" w:type="dxa"/>
                <w:hideMark/>
              </w:tcPr>
            </w:tcPrChange>
          </w:tcPr>
          <w:p w14:paraId="63E5D094"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Change w:id="821" w:author="Ume Sauda Ghanyani" w:date="2025-11-06T11:06:00Z" w16du:dateUtc="2025-11-06T06:06:00Z">
              <w:tcPr>
                <w:tcW w:w="1291" w:type="dxa"/>
                <w:hideMark/>
              </w:tcPr>
            </w:tcPrChange>
          </w:tcPr>
          <w:p w14:paraId="027F9DD4"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w:t>
            </w:r>
            <w:r w:rsidRPr="00A728BA">
              <w:rPr>
                <w:rFonts w:ascii="Aptos Narrow" w:eastAsia="Times New Roman" w:hAnsi="Aptos Narrow" w:cs="Times New Roman"/>
                <w:color w:val="000000"/>
                <w:sz w:val="22"/>
                <w:szCs w:val="22"/>
              </w:rPr>
              <w:t>.</w:t>
            </w:r>
          </w:p>
        </w:tc>
        <w:tc>
          <w:tcPr>
            <w:tcW w:w="2762" w:type="dxa"/>
            <w:hideMark/>
            <w:tcPrChange w:id="822" w:author="Ume Sauda Ghanyani" w:date="2025-11-06T11:06:00Z" w16du:dateUtc="2025-11-06T06:06:00Z">
              <w:tcPr>
                <w:tcW w:w="2724" w:type="dxa"/>
                <w:hideMark/>
              </w:tcPr>
            </w:tcPrChange>
          </w:tcPr>
          <w:p w14:paraId="74D67C3E"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sub_rule_ref</w:t>
            </w:r>
            <w:proofErr w:type="spellEnd"/>
            <w:r w:rsidRPr="00A728BA">
              <w:rPr>
                <w:rFonts w:ascii="Aptos Narrow" w:eastAsia="Times New Roman" w:hAnsi="Aptos Narrow" w:cs="Times New Roman"/>
                <w:color w:val="000000"/>
                <w:sz w:val="22"/>
                <w:szCs w:val="22"/>
              </w:rPr>
              <w:t xml:space="preserve"> column (part of PK).</w:t>
            </w:r>
          </w:p>
        </w:tc>
        <w:tc>
          <w:tcPr>
            <w:tcW w:w="2160" w:type="dxa"/>
            <w:hideMark/>
            <w:tcPrChange w:id="823" w:author="Ume Sauda Ghanyani" w:date="2025-11-06T11:06:00Z" w16du:dateUtc="2025-11-06T06:06:00Z">
              <w:tcPr>
                <w:tcW w:w="2131" w:type="dxa"/>
                <w:hideMark/>
              </w:tcPr>
            </w:tcPrChange>
          </w:tcPr>
          <w:p w14:paraId="63695980"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Sub-rule hit breakdown.</w:t>
            </w:r>
          </w:p>
        </w:tc>
      </w:tr>
      <w:tr w:rsidR="00A728BA" w:rsidRPr="00A728BA" w14:paraId="0A25987D" w14:textId="77777777" w:rsidTr="006F53A4">
        <w:trPr>
          <w:trHeight w:val="576"/>
          <w:trPrChange w:id="824" w:author="Ume Sauda Ghanyani" w:date="2025-11-06T11:06:00Z" w16du:dateUtc="2025-11-06T06:06:00Z">
            <w:trPr>
              <w:trHeight w:val="576"/>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25" w:author="Ume Sauda Ghanyani" w:date="2025-11-06T11:06:00Z" w16du:dateUtc="2025-11-06T06:06:00Z">
              <w:tcPr>
                <w:tcW w:w="2340" w:type="dxa"/>
                <w:hideMark/>
              </w:tcPr>
            </w:tcPrChange>
          </w:tcPr>
          <w:p w14:paraId="72F99D08" w14:textId="77777777" w:rsidR="00A728BA" w:rsidRPr="00A728BA" w:rsidRDefault="00A728BA" w:rsidP="00A728BA">
            <w:pPr>
              <w:jc w:val="left"/>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ruleResults_prcgTm</w:t>
            </w:r>
            <w:proofErr w:type="spellEnd"/>
          </w:p>
        </w:tc>
        <w:tc>
          <w:tcPr>
            <w:tcW w:w="600" w:type="dxa"/>
            <w:hideMark/>
            <w:tcPrChange w:id="826" w:author="Ume Sauda Ghanyani" w:date="2025-11-06T11:06:00Z" w16du:dateUtc="2025-11-06T06:06:00Z">
              <w:tcPr>
                <w:tcW w:w="900" w:type="dxa"/>
                <w:hideMark/>
              </w:tcPr>
            </w:tcPrChange>
          </w:tcPr>
          <w:p w14:paraId="6D0A3B0F"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Change w:id="827" w:author="Ume Sauda Ghanyani" w:date="2025-11-06T11:06:00Z" w16du:dateUtc="2025-11-06T06:06:00Z">
              <w:tcPr>
                <w:tcW w:w="1291" w:type="dxa"/>
                <w:hideMark/>
              </w:tcPr>
            </w:tcPrChange>
          </w:tcPr>
          <w:p w14:paraId="3C8891BB"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TIMESTAMP</w:t>
            </w:r>
            <w:r w:rsidRPr="00A728BA">
              <w:rPr>
                <w:rFonts w:ascii="Aptos Narrow" w:eastAsia="Times New Roman" w:hAnsi="Aptos Narrow" w:cs="Times New Roman"/>
                <w:color w:val="000000"/>
                <w:sz w:val="22"/>
                <w:szCs w:val="22"/>
              </w:rPr>
              <w:t>.</w:t>
            </w:r>
          </w:p>
        </w:tc>
        <w:tc>
          <w:tcPr>
            <w:tcW w:w="2762" w:type="dxa"/>
            <w:hideMark/>
            <w:tcPrChange w:id="828" w:author="Ume Sauda Ghanyani" w:date="2025-11-06T11:06:00Z" w16du:dateUtc="2025-11-06T06:06:00Z">
              <w:tcPr>
                <w:tcW w:w="2724" w:type="dxa"/>
                <w:hideMark/>
              </w:tcPr>
            </w:tcPrChange>
          </w:tcPr>
          <w:p w14:paraId="5E4B8055"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Execution time per rule/subrule.</w:t>
            </w:r>
          </w:p>
        </w:tc>
        <w:tc>
          <w:tcPr>
            <w:tcW w:w="2160" w:type="dxa"/>
            <w:hideMark/>
            <w:tcPrChange w:id="829" w:author="Ume Sauda Ghanyani" w:date="2025-11-06T11:06:00Z" w16du:dateUtc="2025-11-06T06:06:00Z">
              <w:tcPr>
                <w:tcW w:w="2131" w:type="dxa"/>
                <w:hideMark/>
              </w:tcPr>
            </w:tcPrChange>
          </w:tcPr>
          <w:p w14:paraId="11872F13"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Perf monitoring &amp; hotspots.</w:t>
            </w:r>
          </w:p>
        </w:tc>
      </w:tr>
      <w:tr w:rsidR="00A728BA" w:rsidRPr="00A728BA" w14:paraId="18EE5A83" w14:textId="77777777" w:rsidTr="006F53A4">
        <w:trPr>
          <w:cnfStyle w:val="000000100000" w:firstRow="0" w:lastRow="0" w:firstColumn="0" w:lastColumn="0" w:oddVBand="0" w:evenVBand="0" w:oddHBand="1" w:evenHBand="0" w:firstRowFirstColumn="0" w:firstRowLastColumn="0" w:lastRowFirstColumn="0" w:lastRowLastColumn="0"/>
          <w:trHeight w:val="576"/>
          <w:trPrChange w:id="830" w:author="Ume Sauda Ghanyani" w:date="2025-11-06T11:06:00Z" w16du:dateUtc="2025-11-06T06:06:00Z">
            <w:trPr>
              <w:trHeight w:val="576"/>
            </w:trPr>
          </w:trPrChange>
        </w:trPr>
        <w:tc>
          <w:tcPr>
            <w:cnfStyle w:val="001000000000" w:firstRow="0" w:lastRow="0" w:firstColumn="1" w:lastColumn="0" w:oddVBand="0" w:evenVBand="0" w:oddHBand="0" w:evenHBand="0" w:firstRowFirstColumn="0" w:firstRowLastColumn="0" w:lastRowFirstColumn="0" w:lastRowLastColumn="0"/>
            <w:tcW w:w="2528" w:type="dxa"/>
            <w:hideMark/>
            <w:tcPrChange w:id="831" w:author="Ume Sauda Ghanyani" w:date="2025-11-06T11:06:00Z" w16du:dateUtc="2025-11-06T06:06:00Z">
              <w:tcPr>
                <w:tcW w:w="2340" w:type="dxa"/>
                <w:hideMark/>
              </w:tcPr>
            </w:tcPrChange>
          </w:tcPr>
          <w:p w14:paraId="5F57A9CE" w14:textId="77777777" w:rsidR="00A728BA" w:rsidRPr="00A728BA" w:rsidRDefault="00A728BA" w:rsidP="00A728BA">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A728BA">
              <w:rPr>
                <w:rFonts w:ascii="Arial Unicode MS" w:eastAsia="Times New Roman" w:hAnsi="Arial Unicode MS" w:cs="Times New Roman"/>
                <w:color w:val="000000"/>
              </w:rPr>
              <w:t>ruleResults_wght</w:t>
            </w:r>
            <w:proofErr w:type="spellEnd"/>
          </w:p>
        </w:tc>
        <w:tc>
          <w:tcPr>
            <w:tcW w:w="600" w:type="dxa"/>
            <w:hideMark/>
            <w:tcPrChange w:id="832" w:author="Ume Sauda Ghanyani" w:date="2025-11-06T11:06:00Z" w16du:dateUtc="2025-11-06T06:06:00Z">
              <w:tcPr>
                <w:tcW w:w="900" w:type="dxa"/>
                <w:hideMark/>
              </w:tcPr>
            </w:tcPrChange>
          </w:tcPr>
          <w:p w14:paraId="411A3F1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Change w:id="833" w:author="Ume Sauda Ghanyani" w:date="2025-11-06T11:06:00Z" w16du:dateUtc="2025-11-06T06:06:00Z">
              <w:tcPr>
                <w:tcW w:w="1291" w:type="dxa"/>
                <w:hideMark/>
              </w:tcPr>
            </w:tcPrChange>
          </w:tcPr>
          <w:p w14:paraId="26F34DD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DOUBLE</w:t>
            </w:r>
            <w:r w:rsidRPr="00A728BA">
              <w:rPr>
                <w:rFonts w:ascii="Aptos Narrow" w:eastAsia="Times New Roman" w:hAnsi="Aptos Narrow" w:cs="Times New Roman"/>
                <w:color w:val="000000"/>
                <w:sz w:val="22"/>
                <w:szCs w:val="22"/>
              </w:rPr>
              <w:t>.</w:t>
            </w:r>
          </w:p>
        </w:tc>
        <w:tc>
          <w:tcPr>
            <w:tcW w:w="2762" w:type="dxa"/>
            <w:hideMark/>
            <w:tcPrChange w:id="834" w:author="Ume Sauda Ghanyani" w:date="2025-11-06T11:06:00Z" w16du:dateUtc="2025-11-06T06:06:00Z">
              <w:tcPr>
                <w:tcW w:w="2724" w:type="dxa"/>
                <w:hideMark/>
              </w:tcPr>
            </w:tcPrChange>
          </w:tcPr>
          <w:p w14:paraId="5EFE0DF1"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Contribution to final score/threshold.</w:t>
            </w:r>
          </w:p>
        </w:tc>
        <w:tc>
          <w:tcPr>
            <w:tcW w:w="2160" w:type="dxa"/>
            <w:hideMark/>
            <w:tcPrChange w:id="835" w:author="Ume Sauda Ghanyani" w:date="2025-11-06T11:06:00Z" w16du:dateUtc="2025-11-06T06:06:00Z">
              <w:tcPr>
                <w:tcW w:w="2131" w:type="dxa"/>
                <w:hideMark/>
              </w:tcPr>
            </w:tcPrChange>
          </w:tcPr>
          <w:p w14:paraId="5369B269"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Waterfall/contribution charts.</w:t>
            </w:r>
          </w:p>
        </w:tc>
      </w:tr>
      <w:tr w:rsidR="006F53A4" w:rsidRPr="00A728BA" w14:paraId="67FFD122" w14:textId="77777777" w:rsidTr="006F53A4">
        <w:trPr>
          <w:trHeight w:val="576"/>
          <w:ins w:id="836" w:author="Ume Sauda Ghanyani" w:date="2025-11-06T11:06:00Z"/>
          <w:trPrChange w:id="837" w:author="Ume Sauda Ghanyani" w:date="2025-11-06T11:06:00Z" w16du:dateUtc="2025-11-06T06:06:00Z">
            <w:trPr>
              <w:trHeight w:val="576"/>
            </w:trPr>
          </w:trPrChange>
        </w:trPr>
        <w:tc>
          <w:tcPr>
            <w:cnfStyle w:val="001000000000" w:firstRow="0" w:lastRow="0" w:firstColumn="1" w:lastColumn="0" w:oddVBand="0" w:evenVBand="0" w:oddHBand="0" w:evenHBand="0" w:firstRowFirstColumn="0" w:firstRowLastColumn="0" w:lastRowFirstColumn="0" w:lastRowLastColumn="0"/>
            <w:tcW w:w="2528" w:type="dxa"/>
            <w:tcPrChange w:id="838" w:author="Ume Sauda Ghanyani" w:date="2025-11-06T11:06:00Z" w16du:dateUtc="2025-11-06T06:06:00Z">
              <w:tcPr>
                <w:tcW w:w="2340" w:type="dxa"/>
              </w:tcPr>
            </w:tcPrChange>
          </w:tcPr>
          <w:p w14:paraId="3AE72CB6" w14:textId="0984175C" w:rsidR="006F53A4" w:rsidRPr="00A728BA" w:rsidRDefault="006F53A4" w:rsidP="00A728BA">
            <w:pPr>
              <w:jc w:val="left"/>
              <w:rPr>
                <w:ins w:id="839" w:author="Ume Sauda Ghanyani" w:date="2025-11-06T11:06:00Z" w16du:dateUtc="2025-11-06T06:06:00Z"/>
                <w:rFonts w:ascii="Arial Unicode MS" w:eastAsia="Times New Roman" w:hAnsi="Arial Unicode MS" w:cs="Times New Roman"/>
                <w:color w:val="000000"/>
              </w:rPr>
            </w:pPr>
            <w:proofErr w:type="spellStart"/>
            <w:ins w:id="840" w:author="Ume Sauda Ghanyani" w:date="2025-11-06T11:06:00Z">
              <w:r w:rsidRPr="006F53A4">
                <w:rPr>
                  <w:rFonts w:ascii="Arial Unicode MS" w:eastAsia="Times New Roman" w:hAnsi="Arial Unicode MS" w:cs="Times New Roman"/>
                  <w:color w:val="000000"/>
                </w:rPr>
                <w:t>IndpdntVarbl</w:t>
              </w:r>
            </w:ins>
            <w:proofErr w:type="spellEnd"/>
          </w:p>
        </w:tc>
        <w:tc>
          <w:tcPr>
            <w:tcW w:w="600" w:type="dxa"/>
            <w:tcPrChange w:id="841" w:author="Ume Sauda Ghanyani" w:date="2025-11-06T11:06:00Z" w16du:dateUtc="2025-11-06T06:06:00Z">
              <w:tcPr>
                <w:tcW w:w="900" w:type="dxa"/>
              </w:tcPr>
            </w:tcPrChange>
          </w:tcPr>
          <w:p w14:paraId="51AB1B6E" w14:textId="1A7E0B6C" w:rsidR="006F53A4" w:rsidRPr="00A728BA" w:rsidRDefault="006F53A4" w:rsidP="00A728BA">
            <w:pPr>
              <w:jc w:val="left"/>
              <w:cnfStyle w:val="000000000000" w:firstRow="0" w:lastRow="0" w:firstColumn="0" w:lastColumn="0" w:oddVBand="0" w:evenVBand="0" w:oddHBand="0" w:evenHBand="0" w:firstRowFirstColumn="0" w:firstRowLastColumn="0" w:lastRowFirstColumn="0" w:lastRowLastColumn="0"/>
              <w:rPr>
                <w:ins w:id="842" w:author="Ume Sauda Ghanyani" w:date="2025-11-06T11:06:00Z" w16du:dateUtc="2025-11-06T06:06:00Z"/>
                <w:rFonts w:ascii="Aptos Narrow" w:eastAsia="Times New Roman" w:hAnsi="Aptos Narrow" w:cs="Times New Roman"/>
                <w:color w:val="000000"/>
                <w:sz w:val="22"/>
                <w:szCs w:val="22"/>
              </w:rPr>
            </w:pPr>
            <w:ins w:id="843" w:author="Ume Sauda Ghanyani" w:date="2025-11-06T11:06:00Z" w16du:dateUtc="2025-11-06T06:06:00Z">
              <w:r>
                <w:rPr>
                  <w:rFonts w:ascii="Aptos Narrow" w:eastAsia="Times New Roman" w:hAnsi="Aptos Narrow" w:cs="Times New Roman"/>
                  <w:color w:val="000000"/>
                  <w:sz w:val="22"/>
                  <w:szCs w:val="22"/>
                </w:rPr>
                <w:t>As is</w:t>
              </w:r>
            </w:ins>
          </w:p>
        </w:tc>
        <w:tc>
          <w:tcPr>
            <w:tcW w:w="1618" w:type="dxa"/>
            <w:tcPrChange w:id="844" w:author="Ume Sauda Ghanyani" w:date="2025-11-06T11:06:00Z" w16du:dateUtc="2025-11-06T06:06:00Z">
              <w:tcPr>
                <w:tcW w:w="1291" w:type="dxa"/>
              </w:tcPr>
            </w:tcPrChange>
          </w:tcPr>
          <w:p w14:paraId="2C483895" w14:textId="60BCFFE3" w:rsidR="006F53A4" w:rsidRPr="00A728BA" w:rsidRDefault="00311D96" w:rsidP="00A728BA">
            <w:pPr>
              <w:jc w:val="left"/>
              <w:cnfStyle w:val="000000000000" w:firstRow="0" w:lastRow="0" w:firstColumn="0" w:lastColumn="0" w:oddVBand="0" w:evenVBand="0" w:oddHBand="0" w:evenHBand="0" w:firstRowFirstColumn="0" w:firstRowLastColumn="0" w:lastRowFirstColumn="0" w:lastRowLastColumn="0"/>
              <w:rPr>
                <w:ins w:id="845" w:author="Ume Sauda Ghanyani" w:date="2025-11-06T11:06:00Z" w16du:dateUtc="2025-11-06T06:06:00Z"/>
                <w:rFonts w:ascii="Arial Unicode MS" w:eastAsia="Times New Roman" w:hAnsi="Arial Unicode MS" w:cs="Times New Roman"/>
                <w:color w:val="000000"/>
              </w:rPr>
            </w:pPr>
            <w:ins w:id="846" w:author="Ume Sauda Ghanyani" w:date="2025-11-06T11:17:00Z">
              <w:r w:rsidRPr="00311D96">
                <w:rPr>
                  <w:rFonts w:ascii="Arial Unicode MS" w:eastAsia="Times New Roman" w:hAnsi="Arial Unicode MS" w:cs="Times New Roman"/>
                  <w:color w:val="000000"/>
                </w:rPr>
                <w:t>numeric value and a standardized categorical labe</w:t>
              </w:r>
            </w:ins>
            <w:ins w:id="847" w:author="Ume Sauda Ghanyani" w:date="2025-11-06T11:18:00Z" w16du:dateUtc="2025-11-06T06:18:00Z">
              <w:r>
                <w:rPr>
                  <w:rFonts w:ascii="Arial Unicode MS" w:eastAsia="Times New Roman" w:hAnsi="Arial Unicode MS" w:cs="Times New Roman"/>
                  <w:color w:val="000000"/>
                </w:rPr>
                <w:t>l</w:t>
              </w:r>
            </w:ins>
          </w:p>
        </w:tc>
        <w:tc>
          <w:tcPr>
            <w:tcW w:w="2762" w:type="dxa"/>
            <w:tcPrChange w:id="848" w:author="Ume Sauda Ghanyani" w:date="2025-11-06T11:06:00Z" w16du:dateUtc="2025-11-06T06:06:00Z">
              <w:tcPr>
                <w:tcW w:w="2724" w:type="dxa"/>
              </w:tcPr>
            </w:tcPrChange>
          </w:tcPr>
          <w:p w14:paraId="69AF7C00" w14:textId="2E7F6932" w:rsidR="006F53A4" w:rsidRPr="00A728BA" w:rsidRDefault="00F129E7" w:rsidP="00A728BA">
            <w:pPr>
              <w:jc w:val="left"/>
              <w:cnfStyle w:val="000000000000" w:firstRow="0" w:lastRow="0" w:firstColumn="0" w:lastColumn="0" w:oddVBand="0" w:evenVBand="0" w:oddHBand="0" w:evenHBand="0" w:firstRowFirstColumn="0" w:firstRowLastColumn="0" w:lastRowFirstColumn="0" w:lastRowLastColumn="0"/>
              <w:rPr>
                <w:ins w:id="849" w:author="Ume Sauda Ghanyani" w:date="2025-11-06T11:06:00Z" w16du:dateUtc="2025-11-06T06:06:00Z"/>
                <w:rFonts w:ascii="Aptos Narrow" w:eastAsia="Times New Roman" w:hAnsi="Aptos Narrow" w:cs="Times New Roman"/>
                <w:color w:val="000000"/>
                <w:sz w:val="22"/>
                <w:szCs w:val="22"/>
              </w:rPr>
            </w:pPr>
            <w:ins w:id="850" w:author="Ume Sauda Ghanyani" w:date="2025-11-06T11:17:00Z">
              <w:r w:rsidRPr="00F129E7">
                <w:rPr>
                  <w:rFonts w:ascii="Aptos Narrow" w:eastAsia="Times New Roman" w:hAnsi="Aptos Narrow" w:cs="Times New Roman"/>
                  <w:color w:val="000000"/>
                  <w:sz w:val="22"/>
                  <w:szCs w:val="22"/>
                </w:rPr>
                <w:t xml:space="preserve">align it to </w:t>
              </w:r>
              <w:proofErr w:type="spellStart"/>
              <w:r w:rsidRPr="00F129E7">
                <w:rPr>
                  <w:rFonts w:ascii="Aptos Narrow" w:eastAsia="Times New Roman" w:hAnsi="Aptos Narrow" w:cs="Times New Roman"/>
                  <w:color w:val="000000"/>
                  <w:sz w:val="22"/>
                  <w:szCs w:val="22"/>
                </w:rPr>
                <w:t>dim_feature</w:t>
              </w:r>
              <w:proofErr w:type="spellEnd"/>
              <w:r w:rsidRPr="00F129E7">
                <w:rPr>
                  <w:rFonts w:ascii="Aptos Narrow" w:eastAsia="Times New Roman" w:hAnsi="Aptos Narrow" w:cs="Times New Roman"/>
                  <w:color w:val="000000"/>
                  <w:sz w:val="22"/>
                  <w:szCs w:val="22"/>
                </w:rPr>
                <w:t xml:space="preserve"> and </w:t>
              </w:r>
              <w:proofErr w:type="spellStart"/>
              <w:r w:rsidRPr="00F129E7">
                <w:rPr>
                  <w:rFonts w:ascii="Aptos Narrow" w:eastAsia="Times New Roman" w:hAnsi="Aptos Narrow" w:cs="Times New Roman"/>
                  <w:color w:val="000000"/>
                  <w:sz w:val="22"/>
                  <w:szCs w:val="22"/>
                </w:rPr>
                <w:t>dim_feature_state</w:t>
              </w:r>
            </w:ins>
            <w:proofErr w:type="spellEnd"/>
          </w:p>
        </w:tc>
        <w:tc>
          <w:tcPr>
            <w:tcW w:w="2160" w:type="dxa"/>
            <w:tcPrChange w:id="851" w:author="Ume Sauda Ghanyani" w:date="2025-11-06T11:06:00Z" w16du:dateUtc="2025-11-06T06:06:00Z">
              <w:tcPr>
                <w:tcW w:w="2131" w:type="dxa"/>
              </w:tcPr>
            </w:tcPrChange>
          </w:tcPr>
          <w:p w14:paraId="0C34FDF8" w14:textId="589E6880" w:rsidR="006F53A4" w:rsidRPr="00A728BA" w:rsidRDefault="00311D96" w:rsidP="00A728BA">
            <w:pPr>
              <w:jc w:val="left"/>
              <w:cnfStyle w:val="000000000000" w:firstRow="0" w:lastRow="0" w:firstColumn="0" w:lastColumn="0" w:oddVBand="0" w:evenVBand="0" w:oddHBand="0" w:evenHBand="0" w:firstRowFirstColumn="0" w:firstRowLastColumn="0" w:lastRowFirstColumn="0" w:lastRowLastColumn="0"/>
              <w:rPr>
                <w:ins w:id="852" w:author="Ume Sauda Ghanyani" w:date="2025-11-06T11:06:00Z" w16du:dateUtc="2025-11-06T06:06:00Z"/>
                <w:rFonts w:ascii="Aptos Narrow" w:eastAsia="Times New Roman" w:hAnsi="Aptos Narrow" w:cs="Times New Roman"/>
                <w:color w:val="000000"/>
                <w:sz w:val="22"/>
                <w:szCs w:val="22"/>
              </w:rPr>
            </w:pPr>
            <w:ins w:id="853" w:author="Ume Sauda Ghanyani" w:date="2025-11-06T11:18:00Z" w16du:dateUtc="2025-11-06T06:18:00Z">
              <w:r>
                <w:rPr>
                  <w:rFonts w:ascii="Aptos Narrow" w:eastAsia="Times New Roman" w:hAnsi="Aptos Narrow" w:cs="Times New Roman"/>
                  <w:color w:val="000000"/>
                  <w:sz w:val="22"/>
                  <w:szCs w:val="22"/>
                </w:rPr>
                <w:t>F</w:t>
              </w:r>
            </w:ins>
            <w:ins w:id="854" w:author="Ume Sauda Ghanyani" w:date="2025-11-06T11:18:00Z">
              <w:r w:rsidRPr="00311D96">
                <w:rPr>
                  <w:rFonts w:ascii="Aptos Narrow" w:eastAsia="Times New Roman" w:hAnsi="Aptos Narrow" w:cs="Times New Roman"/>
                  <w:color w:val="000000"/>
                  <w:sz w:val="22"/>
                  <w:szCs w:val="22"/>
                </w:rPr>
                <w:t>eature-contribution analysis, and AI model monitoring.</w:t>
              </w:r>
            </w:ins>
          </w:p>
        </w:tc>
      </w:tr>
    </w:tbl>
    <w:p w14:paraId="31E6A2F5" w14:textId="71480948" w:rsidR="007C6803" w:rsidRDefault="6DB1284B" w:rsidP="0082296D">
      <w:pPr>
        <w:pStyle w:val="ListParagraph"/>
        <w:numPr>
          <w:ilvl w:val="0"/>
          <w:numId w:val="8"/>
        </w:numPr>
      </w:pPr>
      <w:commentRangeStart w:id="855"/>
      <w:commentRangeStart w:id="856"/>
      <w:r>
        <w:t>Typology Result</w:t>
      </w:r>
      <w:commentRangeEnd w:id="855"/>
      <w:r w:rsidR="00A728BA">
        <w:rPr>
          <w:rStyle w:val="CommentReference"/>
        </w:rPr>
        <w:commentReference w:id="855"/>
      </w:r>
      <w:commentRangeEnd w:id="856"/>
      <w:r w:rsidR="00825322">
        <w:rPr>
          <w:rStyle w:val="CommentReference"/>
          <w:rFonts w:eastAsiaTheme="minorHAnsi" w:cstheme="minorBidi"/>
        </w:rPr>
        <w:commentReference w:id="856"/>
      </w:r>
    </w:p>
    <w:tbl>
      <w:tblPr>
        <w:tblStyle w:val="GridTable4"/>
        <w:tblW w:w="9376" w:type="dxa"/>
        <w:tblLook w:val="04A0" w:firstRow="1" w:lastRow="0" w:firstColumn="1" w:lastColumn="0" w:noHBand="0" w:noVBand="1"/>
        <w:tblPrChange w:id="857" w:author="Ume Sauda Ghanyani" w:date="2025-10-29T10:23:00Z" w16du:dateUtc="2025-10-29T05:23:00Z">
          <w:tblPr>
            <w:tblStyle w:val="GridTable4"/>
            <w:tblW w:w="9240" w:type="dxa"/>
            <w:tblLook w:val="04A0" w:firstRow="1" w:lastRow="0" w:firstColumn="1" w:lastColumn="0" w:noHBand="0" w:noVBand="1"/>
          </w:tblPr>
        </w:tblPrChange>
      </w:tblPr>
      <w:tblGrid>
        <w:gridCol w:w="2716"/>
        <w:gridCol w:w="1173"/>
        <w:gridCol w:w="1595"/>
        <w:gridCol w:w="2609"/>
        <w:gridCol w:w="1283"/>
        <w:tblGridChange w:id="858">
          <w:tblGrid>
            <w:gridCol w:w="2097"/>
            <w:gridCol w:w="619"/>
            <w:gridCol w:w="656"/>
            <w:gridCol w:w="517"/>
            <w:gridCol w:w="1226"/>
            <w:gridCol w:w="369"/>
            <w:gridCol w:w="2495"/>
            <w:gridCol w:w="114"/>
            <w:gridCol w:w="1283"/>
          </w:tblGrid>
        </w:tblGridChange>
      </w:tblGrid>
      <w:tr w:rsidR="005304E1" w:rsidRPr="005304E1" w14:paraId="40F13507" w14:textId="77777777" w:rsidTr="00FE6537">
        <w:trPr>
          <w:cnfStyle w:val="100000000000" w:firstRow="1" w:lastRow="0" w:firstColumn="0" w:lastColumn="0" w:oddVBand="0" w:evenVBand="0" w:oddHBand="0" w:evenHBand="0" w:firstRowFirstColumn="0" w:firstRowLastColumn="0" w:lastRowFirstColumn="0" w:lastRowLastColumn="0"/>
          <w:trHeight w:val="288"/>
          <w:trPrChange w:id="859" w:author="Ume Sauda Ghanyani" w:date="2025-10-29T10:23:00Z" w16du:dateUtc="2025-10-29T05:23:00Z">
            <w:trPr>
              <w:trHeight w:val="288"/>
            </w:trPr>
          </w:trPrChange>
        </w:trPr>
        <w:tc>
          <w:tcPr>
            <w:cnfStyle w:val="001000000000" w:firstRow="0" w:lastRow="0" w:firstColumn="1" w:lastColumn="0" w:oddVBand="0" w:evenVBand="0" w:oddHBand="0" w:evenHBand="0" w:firstRowFirstColumn="0" w:firstRowLastColumn="0" w:lastRowFirstColumn="0" w:lastRowLastColumn="0"/>
            <w:tcW w:w="2097" w:type="dxa"/>
            <w:hideMark/>
            <w:tcPrChange w:id="860" w:author="Ume Sauda Ghanyani" w:date="2025-10-29T10:23:00Z" w16du:dateUtc="2025-10-29T05:23:00Z">
              <w:tcPr>
                <w:tcW w:w="1943" w:type="dxa"/>
                <w:hideMark/>
              </w:tcPr>
            </w:tcPrChange>
          </w:tcPr>
          <w:p w14:paraId="5BAC2CAD" w14:textId="77777777" w:rsidR="005304E1" w:rsidRPr="005304E1" w:rsidRDefault="005304E1" w:rsidP="005304E1">
            <w:pPr>
              <w:jc w:val="center"/>
              <w:cnfStyle w:val="101000000000" w:firstRow="1" w:lastRow="0" w:firstColumn="1"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Field</w:t>
            </w:r>
          </w:p>
        </w:tc>
        <w:tc>
          <w:tcPr>
            <w:tcW w:w="1275" w:type="dxa"/>
            <w:hideMark/>
            <w:tcPrChange w:id="861" w:author="Ume Sauda Ghanyani" w:date="2025-10-29T10:23:00Z" w16du:dateUtc="2025-10-29T05:23:00Z">
              <w:tcPr>
                <w:tcW w:w="1213" w:type="dxa"/>
                <w:gridSpan w:val="2"/>
                <w:hideMark/>
              </w:tcPr>
            </w:tcPrChange>
          </w:tcPr>
          <w:p w14:paraId="773AC408"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Raw</w:t>
            </w:r>
          </w:p>
        </w:tc>
        <w:tc>
          <w:tcPr>
            <w:tcW w:w="1743" w:type="dxa"/>
            <w:hideMark/>
            <w:tcPrChange w:id="862" w:author="Ume Sauda Ghanyani" w:date="2025-10-29T10:23:00Z" w16du:dateUtc="2025-10-29T05:23:00Z">
              <w:tcPr>
                <w:tcW w:w="1735" w:type="dxa"/>
                <w:gridSpan w:val="2"/>
                <w:hideMark/>
              </w:tcPr>
            </w:tcPrChange>
          </w:tcPr>
          <w:p w14:paraId="247F6949"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Bronze</w:t>
            </w:r>
          </w:p>
        </w:tc>
        <w:tc>
          <w:tcPr>
            <w:tcW w:w="2864" w:type="dxa"/>
            <w:hideMark/>
            <w:tcPrChange w:id="863" w:author="Ume Sauda Ghanyani" w:date="2025-10-29T10:23:00Z" w16du:dateUtc="2025-10-29T05:23:00Z">
              <w:tcPr>
                <w:tcW w:w="2989" w:type="dxa"/>
                <w:gridSpan w:val="2"/>
                <w:hideMark/>
              </w:tcPr>
            </w:tcPrChange>
          </w:tcPr>
          <w:p w14:paraId="46F6CB18"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Silver</w:t>
            </w:r>
          </w:p>
        </w:tc>
        <w:tc>
          <w:tcPr>
            <w:tcW w:w="1397" w:type="dxa"/>
            <w:hideMark/>
            <w:tcPrChange w:id="864" w:author="Ume Sauda Ghanyani" w:date="2025-10-29T10:23:00Z" w16du:dateUtc="2025-10-29T05:23:00Z">
              <w:tcPr>
                <w:tcW w:w="1360" w:type="dxa"/>
                <w:gridSpan w:val="2"/>
                <w:hideMark/>
              </w:tcPr>
            </w:tcPrChange>
          </w:tcPr>
          <w:p w14:paraId="04DA2CB1"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Gold</w:t>
            </w:r>
          </w:p>
        </w:tc>
      </w:tr>
      <w:tr w:rsidR="005304E1" w:rsidRPr="005304E1" w14:paraId="53DEF55A" w14:textId="77777777" w:rsidTr="00FE6537">
        <w:trPr>
          <w:cnfStyle w:val="000000100000" w:firstRow="0" w:lastRow="0" w:firstColumn="0" w:lastColumn="0" w:oddVBand="0" w:evenVBand="0" w:oddHBand="1" w:evenHBand="0" w:firstRowFirstColumn="0" w:firstRowLastColumn="0" w:lastRowFirstColumn="0" w:lastRowLastColumn="0"/>
          <w:trHeight w:val="840"/>
          <w:trPrChange w:id="865" w:author="Ume Sauda Ghanyani" w:date="2025-10-29T10:23:00Z" w16du:dateUtc="2025-10-29T05:23:00Z">
            <w:trPr>
              <w:trHeight w:val="840"/>
            </w:trPr>
          </w:trPrChange>
        </w:trPr>
        <w:tc>
          <w:tcPr>
            <w:cnfStyle w:val="001000000000" w:firstRow="0" w:lastRow="0" w:firstColumn="1" w:lastColumn="0" w:oddVBand="0" w:evenVBand="0" w:oddHBand="0" w:evenHBand="0" w:firstRowFirstColumn="0" w:firstRowLastColumn="0" w:lastRowFirstColumn="0" w:lastRowLastColumn="0"/>
            <w:tcW w:w="2097" w:type="dxa"/>
            <w:hideMark/>
            <w:tcPrChange w:id="866" w:author="Ume Sauda Ghanyani" w:date="2025-10-29T10:23:00Z" w16du:dateUtc="2025-10-29T05:23:00Z">
              <w:tcPr>
                <w:tcW w:w="1943" w:type="dxa"/>
                <w:hideMark/>
              </w:tcPr>
            </w:tcPrChange>
          </w:tcPr>
          <w:p w14:paraId="008C2643" w14:textId="77777777" w:rsidR="005304E1" w:rsidRPr="005304E1" w:rsidRDefault="005304E1" w:rsidP="005304E1">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5304E1">
              <w:rPr>
                <w:rFonts w:ascii="Arial Unicode MS" w:eastAsia="Times New Roman" w:hAnsi="Arial Unicode MS" w:cs="Times New Roman"/>
                <w:color w:val="000000"/>
              </w:rPr>
              <w:t>typologyResult_id</w:t>
            </w:r>
            <w:proofErr w:type="spellEnd"/>
          </w:p>
        </w:tc>
        <w:tc>
          <w:tcPr>
            <w:tcW w:w="1275" w:type="dxa"/>
            <w:hideMark/>
            <w:tcPrChange w:id="867" w:author="Ume Sauda Ghanyani" w:date="2025-10-29T10:23:00Z" w16du:dateUtc="2025-10-29T05:23:00Z">
              <w:tcPr>
                <w:tcW w:w="1213" w:type="dxa"/>
                <w:gridSpan w:val="2"/>
                <w:hideMark/>
              </w:tcPr>
            </w:tcPrChange>
          </w:tcPr>
          <w:p w14:paraId="1BA48E37"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w:t>
            </w:r>
          </w:p>
        </w:tc>
        <w:tc>
          <w:tcPr>
            <w:tcW w:w="1743" w:type="dxa"/>
            <w:hideMark/>
            <w:tcPrChange w:id="868" w:author="Ume Sauda Ghanyani" w:date="2025-10-29T10:23:00Z" w16du:dateUtc="2025-10-29T05:23:00Z">
              <w:tcPr>
                <w:tcW w:w="1735" w:type="dxa"/>
                <w:gridSpan w:val="2"/>
                <w:hideMark/>
              </w:tcPr>
            </w:tcPrChange>
          </w:tcPr>
          <w:p w14:paraId="12F09E77"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STRING</w:t>
            </w:r>
            <w:r w:rsidRPr="005304E1">
              <w:rPr>
                <w:rFonts w:ascii="Aptos Narrow" w:eastAsia="Times New Roman" w:hAnsi="Aptos Narrow" w:cs="Times New Roman"/>
                <w:color w:val="000000"/>
                <w:sz w:val="22"/>
                <w:szCs w:val="22"/>
              </w:rPr>
              <w:t>.</w:t>
            </w:r>
          </w:p>
        </w:tc>
        <w:tc>
          <w:tcPr>
            <w:tcW w:w="2864" w:type="dxa"/>
            <w:hideMark/>
            <w:tcPrChange w:id="869" w:author="Ume Sauda Ghanyani" w:date="2025-10-29T10:23:00Z" w16du:dateUtc="2025-10-29T05:23:00Z">
              <w:tcPr>
                <w:tcW w:w="2989" w:type="dxa"/>
                <w:gridSpan w:val="2"/>
                <w:hideMark/>
              </w:tcPr>
            </w:tcPrChange>
          </w:tcPr>
          <w:p w14:paraId="33FBE8FA"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In </w:t>
            </w:r>
            <w:r w:rsidRPr="005304E1">
              <w:rPr>
                <w:rFonts w:ascii="Aptos Narrow" w:eastAsia="Times New Roman" w:hAnsi="Aptos Narrow" w:cs="Times New Roman"/>
                <w:b/>
                <w:bCs/>
                <w:color w:val="000000"/>
                <w:sz w:val="22"/>
                <w:szCs w:val="22"/>
              </w:rPr>
              <w:t>child table</w:t>
            </w:r>
            <w:r w:rsidRPr="005304E1">
              <w:rPr>
                <w:rFonts w:ascii="Aptos Narrow" w:eastAsia="Times New Roman" w:hAnsi="Aptos Narrow" w:cs="Times New Roman"/>
                <w:color w:val="000000"/>
                <w:sz w:val="22"/>
                <w:szCs w:val="22"/>
              </w:rPr>
              <w:t xml:space="preserve"> </w:t>
            </w:r>
            <w:proofErr w:type="spellStart"/>
            <w:proofErr w:type="gramStart"/>
            <w:r w:rsidRPr="005304E1">
              <w:rPr>
                <w:rFonts w:ascii="Arial Unicode MS" w:eastAsia="Times New Roman" w:hAnsi="Arial Unicode MS" w:cs="Times New Roman"/>
                <w:color w:val="000000"/>
              </w:rPr>
              <w:t>silver.transaction</w:t>
            </w:r>
            <w:proofErr w:type="gramEnd"/>
            <w:r w:rsidRPr="005304E1">
              <w:rPr>
                <w:rFonts w:ascii="Arial Unicode MS" w:eastAsia="Times New Roman" w:hAnsi="Arial Unicode MS" w:cs="Times New Roman"/>
                <w:color w:val="000000"/>
              </w:rPr>
              <w:t>_typology_result</w:t>
            </w:r>
            <w:proofErr w:type="spellEnd"/>
            <w:r w:rsidRPr="005304E1">
              <w:rPr>
                <w:rFonts w:ascii="Aptos Narrow" w:eastAsia="Times New Roman" w:hAnsi="Aptos Narrow" w:cs="Times New Roman"/>
                <w:color w:val="000000"/>
                <w:sz w:val="22"/>
                <w:szCs w:val="22"/>
              </w:rPr>
              <w:t xml:space="preserve"> (PK: </w:t>
            </w:r>
            <w:proofErr w:type="spellStart"/>
            <w:r w:rsidRPr="005304E1">
              <w:rPr>
                <w:rFonts w:ascii="Arial Unicode MS" w:eastAsia="Times New Roman" w:hAnsi="Arial Unicode MS" w:cs="Times New Roman"/>
                <w:color w:val="000000"/>
              </w:rPr>
              <w:t>eval_id</w:t>
            </w:r>
            <w:proofErr w:type="spellEnd"/>
            <w:r w:rsidRPr="005304E1">
              <w:rPr>
                <w:rFonts w:ascii="Aptos Narrow" w:eastAsia="Times New Roman" w:hAnsi="Aptos Narrow" w:cs="Times New Roman"/>
                <w:color w:val="000000"/>
                <w:sz w:val="22"/>
                <w:szCs w:val="22"/>
              </w:rPr>
              <w:t xml:space="preserve">, </w:t>
            </w:r>
            <w:proofErr w:type="spellStart"/>
            <w:r w:rsidRPr="005304E1">
              <w:rPr>
                <w:rFonts w:ascii="Arial Unicode MS" w:eastAsia="Times New Roman" w:hAnsi="Arial Unicode MS" w:cs="Times New Roman"/>
                <w:color w:val="000000"/>
              </w:rPr>
              <w:t>typology_id</w:t>
            </w:r>
            <w:proofErr w:type="spellEnd"/>
            <w:r w:rsidRPr="005304E1">
              <w:rPr>
                <w:rFonts w:ascii="Aptos Narrow" w:eastAsia="Times New Roman" w:hAnsi="Aptos Narrow" w:cs="Times New Roman"/>
                <w:color w:val="000000"/>
                <w:sz w:val="22"/>
                <w:szCs w:val="22"/>
              </w:rPr>
              <w:t>).</w:t>
            </w:r>
          </w:p>
        </w:tc>
        <w:tc>
          <w:tcPr>
            <w:tcW w:w="1397" w:type="dxa"/>
            <w:hideMark/>
            <w:tcPrChange w:id="870" w:author="Ume Sauda Ghanyani" w:date="2025-10-29T10:23:00Z" w16du:dateUtc="2025-10-29T05:23:00Z">
              <w:tcPr>
                <w:tcW w:w="1360" w:type="dxa"/>
                <w:gridSpan w:val="2"/>
                <w:hideMark/>
              </w:tcPr>
            </w:tcPrChange>
          </w:tcPr>
          <w:p w14:paraId="62258151"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Typology </w:t>
            </w:r>
            <w:proofErr w:type="gramStart"/>
            <w:r w:rsidRPr="005304E1">
              <w:rPr>
                <w:rFonts w:ascii="Aptos Narrow" w:eastAsia="Times New Roman" w:hAnsi="Aptos Narrow" w:cs="Times New Roman"/>
                <w:color w:val="000000"/>
                <w:sz w:val="22"/>
                <w:szCs w:val="22"/>
              </w:rPr>
              <w:t>hit-rates</w:t>
            </w:r>
            <w:proofErr w:type="gramEnd"/>
            <w:r w:rsidRPr="005304E1">
              <w:rPr>
                <w:rFonts w:ascii="Aptos Narrow" w:eastAsia="Times New Roman" w:hAnsi="Aptos Narrow" w:cs="Times New Roman"/>
                <w:color w:val="000000"/>
                <w:sz w:val="22"/>
                <w:szCs w:val="22"/>
              </w:rPr>
              <w:t>, lift charts.</w:t>
            </w:r>
          </w:p>
        </w:tc>
      </w:tr>
      <w:tr w:rsidR="005304E1" w:rsidRPr="005304E1" w14:paraId="7542122C" w14:textId="77777777" w:rsidTr="00FE6537">
        <w:trPr>
          <w:trHeight w:val="852"/>
          <w:trPrChange w:id="871" w:author="Ume Sauda Ghanyani" w:date="2025-10-29T10:23:00Z" w16du:dateUtc="2025-10-29T05:23:00Z">
            <w:trPr>
              <w:trHeight w:val="852"/>
            </w:trPr>
          </w:trPrChange>
        </w:trPr>
        <w:tc>
          <w:tcPr>
            <w:cnfStyle w:val="001000000000" w:firstRow="0" w:lastRow="0" w:firstColumn="1" w:lastColumn="0" w:oddVBand="0" w:evenVBand="0" w:oddHBand="0" w:evenHBand="0" w:firstRowFirstColumn="0" w:firstRowLastColumn="0" w:lastRowFirstColumn="0" w:lastRowLastColumn="0"/>
            <w:tcW w:w="2097" w:type="dxa"/>
            <w:hideMark/>
            <w:tcPrChange w:id="872" w:author="Ume Sauda Ghanyani" w:date="2025-10-29T10:23:00Z" w16du:dateUtc="2025-10-29T05:23:00Z">
              <w:tcPr>
                <w:tcW w:w="1943" w:type="dxa"/>
                <w:hideMark/>
              </w:tcPr>
            </w:tcPrChange>
          </w:tcPr>
          <w:p w14:paraId="2B7755AA" w14:textId="77777777" w:rsidR="005304E1" w:rsidRPr="005304E1" w:rsidRDefault="005304E1" w:rsidP="005304E1">
            <w:pPr>
              <w:jc w:val="left"/>
              <w:rPr>
                <w:rFonts w:ascii="Arial Unicode MS" w:eastAsia="Times New Roman" w:hAnsi="Arial Unicode MS" w:cs="Times New Roman"/>
                <w:color w:val="000000"/>
              </w:rPr>
            </w:pPr>
            <w:proofErr w:type="spellStart"/>
            <w:r w:rsidRPr="005304E1">
              <w:rPr>
                <w:rFonts w:ascii="Arial Unicode MS" w:eastAsia="Times New Roman" w:hAnsi="Arial Unicode MS" w:cs="Times New Roman"/>
                <w:color w:val="000000"/>
              </w:rPr>
              <w:lastRenderedPageBreak/>
              <w:t>typologyResult_cfg</w:t>
            </w:r>
            <w:proofErr w:type="spellEnd"/>
          </w:p>
        </w:tc>
        <w:tc>
          <w:tcPr>
            <w:tcW w:w="1275" w:type="dxa"/>
            <w:hideMark/>
            <w:tcPrChange w:id="873" w:author="Ume Sauda Ghanyani" w:date="2025-10-29T10:23:00Z" w16du:dateUtc="2025-10-29T05:23:00Z">
              <w:tcPr>
                <w:tcW w:w="1213" w:type="dxa"/>
                <w:gridSpan w:val="2"/>
                <w:hideMark/>
              </w:tcPr>
            </w:tcPrChange>
          </w:tcPr>
          <w:p w14:paraId="1C1E17AD"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w:t>
            </w:r>
          </w:p>
        </w:tc>
        <w:tc>
          <w:tcPr>
            <w:tcW w:w="1743" w:type="dxa"/>
            <w:hideMark/>
            <w:tcPrChange w:id="874" w:author="Ume Sauda Ghanyani" w:date="2025-10-29T10:23:00Z" w16du:dateUtc="2025-10-29T05:23:00Z">
              <w:tcPr>
                <w:tcW w:w="1735" w:type="dxa"/>
                <w:gridSpan w:val="2"/>
                <w:hideMark/>
              </w:tcPr>
            </w:tcPrChange>
          </w:tcPr>
          <w:p w14:paraId="497F152C"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STRING/JSON</w:t>
            </w:r>
            <w:r w:rsidRPr="005304E1">
              <w:rPr>
                <w:rFonts w:ascii="Aptos Narrow" w:eastAsia="Times New Roman" w:hAnsi="Aptos Narrow" w:cs="Times New Roman"/>
                <w:color w:val="000000"/>
                <w:sz w:val="22"/>
                <w:szCs w:val="22"/>
              </w:rPr>
              <w:t>.</w:t>
            </w:r>
          </w:p>
        </w:tc>
        <w:tc>
          <w:tcPr>
            <w:tcW w:w="2864" w:type="dxa"/>
            <w:hideMark/>
            <w:tcPrChange w:id="875" w:author="Ume Sauda Ghanyani" w:date="2025-10-29T10:23:00Z" w16du:dateUtc="2025-10-29T05:23:00Z">
              <w:tcPr>
                <w:tcW w:w="2989" w:type="dxa"/>
                <w:gridSpan w:val="2"/>
                <w:hideMark/>
              </w:tcPr>
            </w:tcPrChange>
          </w:tcPr>
          <w:p w14:paraId="2B5C2435"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Normalize to </w:t>
            </w:r>
            <w:proofErr w:type="spellStart"/>
            <w:r w:rsidRPr="005304E1">
              <w:rPr>
                <w:rFonts w:ascii="Arial Unicode MS" w:eastAsia="Times New Roman" w:hAnsi="Arial Unicode MS" w:cs="Times New Roman"/>
                <w:color w:val="000000"/>
              </w:rPr>
              <w:t>model_id</w:t>
            </w:r>
            <w:proofErr w:type="spellEnd"/>
            <w:r w:rsidRPr="005304E1">
              <w:rPr>
                <w:rFonts w:ascii="Aptos Narrow" w:eastAsia="Times New Roman" w:hAnsi="Aptos Narrow" w:cs="Times New Roman"/>
                <w:color w:val="000000"/>
                <w:sz w:val="22"/>
                <w:szCs w:val="22"/>
              </w:rPr>
              <w:t xml:space="preserve">, </w:t>
            </w:r>
            <w:proofErr w:type="spellStart"/>
            <w:r w:rsidRPr="005304E1">
              <w:rPr>
                <w:rFonts w:ascii="Arial Unicode MS" w:eastAsia="Times New Roman" w:hAnsi="Arial Unicode MS" w:cs="Times New Roman"/>
                <w:color w:val="000000"/>
              </w:rPr>
              <w:t>model_ver</w:t>
            </w:r>
            <w:proofErr w:type="spellEnd"/>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threshold</w:t>
            </w:r>
            <w:r w:rsidRPr="005304E1">
              <w:rPr>
                <w:rFonts w:ascii="Aptos Narrow" w:eastAsia="Times New Roman" w:hAnsi="Aptos Narrow" w:cs="Times New Roman"/>
                <w:color w:val="000000"/>
                <w:sz w:val="22"/>
                <w:szCs w:val="22"/>
              </w:rPr>
              <w:t>, keep JSON.</w:t>
            </w:r>
          </w:p>
        </w:tc>
        <w:tc>
          <w:tcPr>
            <w:tcW w:w="1397" w:type="dxa"/>
            <w:hideMark/>
            <w:tcPrChange w:id="876" w:author="Ume Sauda Ghanyani" w:date="2025-10-29T10:23:00Z" w16du:dateUtc="2025-10-29T05:23:00Z">
              <w:tcPr>
                <w:tcW w:w="1360" w:type="dxa"/>
                <w:gridSpan w:val="2"/>
                <w:hideMark/>
              </w:tcPr>
            </w:tcPrChange>
          </w:tcPr>
          <w:p w14:paraId="08E5DC53"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Performance by model/version.</w:t>
            </w:r>
          </w:p>
        </w:tc>
      </w:tr>
      <w:tr w:rsidR="005304E1" w:rsidRPr="005304E1" w14:paraId="4DD0E0A7" w14:textId="77777777" w:rsidTr="00FE6537">
        <w:trPr>
          <w:cnfStyle w:val="000000100000" w:firstRow="0" w:lastRow="0" w:firstColumn="0" w:lastColumn="0" w:oddVBand="0" w:evenVBand="0" w:oddHBand="1" w:evenHBand="0" w:firstRowFirstColumn="0" w:firstRowLastColumn="0" w:lastRowFirstColumn="0" w:lastRowLastColumn="0"/>
          <w:trHeight w:val="864"/>
          <w:trPrChange w:id="877" w:author="Ume Sauda Ghanyani" w:date="2025-10-29T10:23:00Z" w16du:dateUtc="2025-10-29T05:23:00Z">
            <w:trPr>
              <w:trHeight w:val="864"/>
            </w:trPr>
          </w:trPrChange>
        </w:trPr>
        <w:tc>
          <w:tcPr>
            <w:cnfStyle w:val="001000000000" w:firstRow="0" w:lastRow="0" w:firstColumn="1" w:lastColumn="0" w:oddVBand="0" w:evenVBand="0" w:oddHBand="0" w:evenHBand="0" w:firstRowFirstColumn="0" w:firstRowLastColumn="0" w:lastRowFirstColumn="0" w:lastRowLastColumn="0"/>
            <w:tcW w:w="2097" w:type="dxa"/>
            <w:hideMark/>
            <w:tcPrChange w:id="878" w:author="Ume Sauda Ghanyani" w:date="2025-10-29T10:23:00Z" w16du:dateUtc="2025-10-29T05:23:00Z">
              <w:tcPr>
                <w:tcW w:w="1943" w:type="dxa"/>
                <w:hideMark/>
              </w:tcPr>
            </w:tcPrChange>
          </w:tcPr>
          <w:p w14:paraId="02C020C4" w14:textId="77777777" w:rsidR="005304E1" w:rsidRPr="005304E1" w:rsidRDefault="005304E1" w:rsidP="005304E1">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5304E1">
              <w:rPr>
                <w:rFonts w:ascii="Arial Unicode MS" w:eastAsia="Times New Roman" w:hAnsi="Arial Unicode MS" w:cs="Times New Roman"/>
                <w:color w:val="000000"/>
              </w:rPr>
              <w:t>typologyResult_result</w:t>
            </w:r>
            <w:proofErr w:type="spellEnd"/>
          </w:p>
        </w:tc>
        <w:tc>
          <w:tcPr>
            <w:tcW w:w="1275" w:type="dxa"/>
            <w:hideMark/>
            <w:tcPrChange w:id="879" w:author="Ume Sauda Ghanyani" w:date="2025-10-29T10:23:00Z" w16du:dateUtc="2025-10-29T05:23:00Z">
              <w:tcPr>
                <w:tcW w:w="1213" w:type="dxa"/>
                <w:gridSpan w:val="2"/>
                <w:hideMark/>
              </w:tcPr>
            </w:tcPrChange>
          </w:tcPr>
          <w:p w14:paraId="1FB5BF92"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 (score/label).</w:t>
            </w:r>
          </w:p>
        </w:tc>
        <w:tc>
          <w:tcPr>
            <w:tcW w:w="1743" w:type="dxa"/>
            <w:hideMark/>
            <w:tcPrChange w:id="880" w:author="Ume Sauda Ghanyani" w:date="2025-10-29T10:23:00Z" w16du:dateUtc="2025-10-29T05:23:00Z">
              <w:tcPr>
                <w:tcW w:w="1735" w:type="dxa"/>
                <w:gridSpan w:val="2"/>
                <w:hideMark/>
              </w:tcPr>
            </w:tcPrChange>
          </w:tcPr>
          <w:p w14:paraId="1A82F8A5"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DOUBLE</w:t>
            </w:r>
            <w:r w:rsidRPr="005304E1">
              <w:rPr>
                <w:rFonts w:ascii="Aptos Narrow" w:eastAsia="Times New Roman" w:hAnsi="Aptos Narrow" w:cs="Times New Roman"/>
                <w:color w:val="000000"/>
                <w:sz w:val="22"/>
                <w:szCs w:val="22"/>
              </w:rPr>
              <w:t>/</w:t>
            </w:r>
            <w:r w:rsidRPr="005304E1">
              <w:rPr>
                <w:rFonts w:ascii="Arial Unicode MS" w:eastAsia="Times New Roman" w:hAnsi="Arial Unicode MS" w:cs="Times New Roman"/>
                <w:color w:val="000000"/>
              </w:rPr>
              <w:t>STRING</w:t>
            </w:r>
            <w:r w:rsidRPr="005304E1">
              <w:rPr>
                <w:rFonts w:ascii="Aptos Narrow" w:eastAsia="Times New Roman" w:hAnsi="Aptos Narrow" w:cs="Times New Roman"/>
                <w:color w:val="000000"/>
                <w:sz w:val="22"/>
                <w:szCs w:val="22"/>
              </w:rPr>
              <w:t>.</w:t>
            </w:r>
          </w:p>
        </w:tc>
        <w:tc>
          <w:tcPr>
            <w:tcW w:w="2864" w:type="dxa"/>
            <w:hideMark/>
            <w:tcPrChange w:id="881" w:author="Ume Sauda Ghanyani" w:date="2025-10-29T10:23:00Z" w16du:dateUtc="2025-10-29T05:23:00Z">
              <w:tcPr>
                <w:tcW w:w="2989" w:type="dxa"/>
                <w:gridSpan w:val="2"/>
                <w:hideMark/>
              </w:tcPr>
            </w:tcPrChange>
          </w:tcPr>
          <w:p w14:paraId="2D8989B1"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Columns: </w:t>
            </w:r>
            <w:r w:rsidRPr="005304E1">
              <w:rPr>
                <w:rFonts w:ascii="Arial Unicode MS" w:eastAsia="Times New Roman" w:hAnsi="Arial Unicode MS" w:cs="Times New Roman"/>
                <w:color w:val="000000"/>
              </w:rPr>
              <w:t>score</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label</w:t>
            </w:r>
            <w:r w:rsidRPr="005304E1">
              <w:rPr>
                <w:rFonts w:ascii="Aptos Narrow" w:eastAsia="Times New Roman" w:hAnsi="Aptos Narrow" w:cs="Times New Roman"/>
                <w:color w:val="000000"/>
                <w:sz w:val="22"/>
                <w:szCs w:val="22"/>
              </w:rPr>
              <w:t xml:space="preserve">, </w:t>
            </w:r>
            <w:proofErr w:type="spellStart"/>
            <w:r w:rsidRPr="005304E1">
              <w:rPr>
                <w:rFonts w:ascii="Arial Unicode MS" w:eastAsia="Times New Roman" w:hAnsi="Arial Unicode MS" w:cs="Times New Roman"/>
                <w:color w:val="000000"/>
              </w:rPr>
              <w:t>explain_json</w:t>
            </w:r>
            <w:proofErr w:type="spellEnd"/>
            <w:r w:rsidRPr="005304E1">
              <w:rPr>
                <w:rFonts w:ascii="Aptos Narrow" w:eastAsia="Times New Roman" w:hAnsi="Aptos Narrow" w:cs="Times New Roman"/>
                <w:color w:val="000000"/>
                <w:sz w:val="22"/>
                <w:szCs w:val="22"/>
              </w:rPr>
              <w:t xml:space="preserve"> (if present).</w:t>
            </w:r>
          </w:p>
        </w:tc>
        <w:tc>
          <w:tcPr>
            <w:tcW w:w="1397" w:type="dxa"/>
            <w:hideMark/>
            <w:tcPrChange w:id="882" w:author="Ume Sauda Ghanyani" w:date="2025-10-29T10:23:00Z" w16du:dateUtc="2025-10-29T05:23:00Z">
              <w:tcPr>
                <w:tcW w:w="1360" w:type="dxa"/>
                <w:gridSpan w:val="2"/>
                <w:hideMark/>
              </w:tcPr>
            </w:tcPrChange>
          </w:tcPr>
          <w:p w14:paraId="1074042D"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Score distributions, ROC buckets.</w:t>
            </w:r>
          </w:p>
        </w:tc>
      </w:tr>
      <w:tr w:rsidR="00FE6537" w:rsidRPr="00FE6537" w14:paraId="6C7BECAA" w14:textId="77777777" w:rsidTr="00FE6537">
        <w:trPr>
          <w:trHeight w:val="300"/>
          <w:ins w:id="883" w:author="Ume Sauda Ghanyani" w:date="2025-10-29T10:24:00Z"/>
        </w:trPr>
        <w:tc>
          <w:tcPr>
            <w:cnfStyle w:val="001000000000" w:firstRow="0" w:lastRow="0" w:firstColumn="1" w:lastColumn="0" w:oddVBand="0" w:evenVBand="0" w:oddHBand="0" w:evenHBand="0" w:firstRowFirstColumn="0" w:firstRowLastColumn="0" w:lastRowFirstColumn="0" w:lastRowLastColumn="0"/>
            <w:tcW w:w="2097" w:type="dxa"/>
            <w:hideMark/>
          </w:tcPr>
          <w:p w14:paraId="033D2986" w14:textId="77777777" w:rsidR="00FE6537" w:rsidRPr="00FE6537" w:rsidRDefault="00FE6537" w:rsidP="00FE6537">
            <w:pPr>
              <w:jc w:val="left"/>
              <w:textAlignment w:val="baseline"/>
              <w:rPr>
                <w:ins w:id="884" w:author="Ume Sauda Ghanyani" w:date="2025-10-29T10:24:00Z" w16du:dateUtc="2025-10-29T05:24:00Z"/>
                <w:rFonts w:ascii="Segoe UI" w:eastAsia="Times New Roman" w:hAnsi="Segoe UI" w:cs="Segoe UI"/>
                <w:sz w:val="18"/>
                <w:szCs w:val="18"/>
              </w:rPr>
            </w:pPr>
            <w:proofErr w:type="spellStart"/>
            <w:ins w:id="885" w:author="Ume Sauda Ghanyani" w:date="2025-10-29T10:24:00Z" w16du:dateUtc="2025-10-29T05:24:00Z">
              <w:r w:rsidRPr="00FE6537">
                <w:rPr>
                  <w:rFonts w:ascii="Arial Unicode MS" w:eastAsia="Times New Roman" w:hAnsi="Arial Unicode MS" w:cs="Segoe UI"/>
                  <w:color w:val="0078D4"/>
                  <w:u w:val="single"/>
                </w:rPr>
                <w:t>workflow_AlertThreshold</w:t>
              </w:r>
              <w:proofErr w:type="spellEnd"/>
              <w:r w:rsidRPr="00FE6537">
                <w:rPr>
                  <w:rFonts w:ascii="Arial Unicode MS" w:eastAsia="Times New Roman" w:hAnsi="Arial Unicode MS" w:cs="Segoe UI"/>
                </w:rPr>
                <w:t> </w:t>
              </w:r>
            </w:ins>
          </w:p>
        </w:tc>
        <w:tc>
          <w:tcPr>
            <w:tcW w:w="1275" w:type="dxa"/>
            <w:hideMark/>
          </w:tcPr>
          <w:p w14:paraId="5C6E9D7E"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886" w:author="Ume Sauda Ghanyani" w:date="2025-10-29T10:24:00Z" w16du:dateUtc="2025-10-29T05:24:00Z"/>
                <w:rFonts w:ascii="Segoe UI" w:eastAsia="Times New Roman" w:hAnsi="Segoe UI" w:cs="Segoe UI"/>
                <w:sz w:val="18"/>
                <w:szCs w:val="18"/>
              </w:rPr>
            </w:pPr>
            <w:ins w:id="887" w:author="Ume Sauda Ghanyani" w:date="2025-10-29T10:24:00Z" w16du:dateUtc="2025-10-29T05:24:00Z">
              <w:r w:rsidRPr="00FE6537">
                <w:rPr>
                  <w:rFonts w:ascii="Aptos Narrow" w:eastAsia="Times New Roman" w:hAnsi="Aptos Narrow" w:cs="Segoe UI"/>
                  <w:color w:val="0078D4"/>
                  <w:sz w:val="22"/>
                  <w:szCs w:val="22"/>
                  <w:u w:val="single"/>
                </w:rPr>
                <w:t>Ingested as-is from workflow execution or configuration logs</w:t>
              </w:r>
              <w:r w:rsidRPr="00FE6537">
                <w:rPr>
                  <w:rFonts w:ascii="Aptos Narrow" w:eastAsia="Times New Roman" w:hAnsi="Aptos Narrow" w:cs="Segoe UI"/>
                  <w:sz w:val="22"/>
                  <w:szCs w:val="22"/>
                </w:rPr>
                <w:t> </w:t>
              </w:r>
            </w:ins>
          </w:p>
        </w:tc>
        <w:tc>
          <w:tcPr>
            <w:tcW w:w="1743" w:type="dxa"/>
            <w:hideMark/>
          </w:tcPr>
          <w:p w14:paraId="1A9CE43D"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888" w:author="Ume Sauda Ghanyani" w:date="2025-10-29T10:24:00Z" w16du:dateUtc="2025-10-29T05:24:00Z"/>
                <w:rFonts w:ascii="Segoe UI" w:eastAsia="Times New Roman" w:hAnsi="Segoe UI" w:cs="Segoe UI"/>
                <w:sz w:val="18"/>
                <w:szCs w:val="18"/>
              </w:rPr>
            </w:pPr>
            <w:ins w:id="889" w:author="Ume Sauda Ghanyani" w:date="2025-10-29T10:24:00Z" w16du:dateUtc="2025-10-29T05:24:00Z">
              <w:r w:rsidRPr="00FE6537">
                <w:rPr>
                  <w:rFonts w:ascii="Arial Unicode MS" w:eastAsia="Times New Roman" w:hAnsi="Arial Unicode MS" w:cs="Segoe UI"/>
                  <w:color w:val="0078D4"/>
                  <w:u w:val="single"/>
                </w:rPr>
                <w:t>DECIMAL. Normalized and validated against rule configuration schema.</w:t>
              </w:r>
              <w:r w:rsidRPr="00FE6537">
                <w:rPr>
                  <w:rFonts w:ascii="Arial Unicode MS" w:eastAsia="Times New Roman" w:hAnsi="Arial Unicode MS" w:cs="Segoe UI"/>
                </w:rPr>
                <w:t> </w:t>
              </w:r>
            </w:ins>
          </w:p>
        </w:tc>
        <w:tc>
          <w:tcPr>
            <w:tcW w:w="2864" w:type="dxa"/>
            <w:hideMark/>
          </w:tcPr>
          <w:p w14:paraId="0FECAD23"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890" w:author="Ume Sauda Ghanyani" w:date="2025-10-29T10:24:00Z" w16du:dateUtc="2025-10-29T05:24:00Z"/>
                <w:rFonts w:ascii="Segoe UI" w:eastAsia="Times New Roman" w:hAnsi="Segoe UI" w:cs="Segoe UI"/>
                <w:sz w:val="18"/>
                <w:szCs w:val="18"/>
              </w:rPr>
            </w:pPr>
            <w:ins w:id="891" w:author="Ume Sauda Ghanyani" w:date="2025-10-29T10:24:00Z" w16du:dateUtc="2025-10-29T05:24:00Z">
              <w:r w:rsidRPr="00FE6537">
                <w:rPr>
                  <w:rFonts w:ascii="Aptos Narrow" w:eastAsia="Times New Roman" w:hAnsi="Aptos Narrow" w:cs="Segoe UI"/>
                  <w:color w:val="0078D4"/>
                  <w:sz w:val="22"/>
                  <w:szCs w:val="22"/>
                  <w:u w:val="single"/>
                </w:rPr>
                <w:t>Enriched with alert outcome data to determine if threshold breaches resulted in case creation; linked to rule ID and workflow version for traceability.</w:t>
              </w:r>
              <w:r w:rsidRPr="00FE6537">
                <w:rPr>
                  <w:rFonts w:ascii="Aptos Narrow" w:eastAsia="Times New Roman" w:hAnsi="Aptos Narrow" w:cs="Segoe UI"/>
                  <w:sz w:val="22"/>
                  <w:szCs w:val="22"/>
                </w:rPr>
                <w:t> </w:t>
              </w:r>
            </w:ins>
          </w:p>
        </w:tc>
        <w:tc>
          <w:tcPr>
            <w:tcW w:w="1397" w:type="dxa"/>
            <w:hideMark/>
          </w:tcPr>
          <w:p w14:paraId="05BADB4E"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892" w:author="Ume Sauda Ghanyani" w:date="2025-10-29T10:24:00Z" w16du:dateUtc="2025-10-29T05:24:00Z"/>
                <w:rFonts w:ascii="Segoe UI" w:eastAsia="Times New Roman" w:hAnsi="Segoe UI" w:cs="Segoe UI"/>
                <w:sz w:val="18"/>
                <w:szCs w:val="18"/>
              </w:rPr>
            </w:pPr>
            <w:ins w:id="893" w:author="Ume Sauda Ghanyani" w:date="2025-10-29T10:24:00Z" w16du:dateUtc="2025-10-29T05:24:00Z">
              <w:r w:rsidRPr="00FE6537">
                <w:rPr>
                  <w:rFonts w:ascii="Aptos Narrow" w:eastAsia="Times New Roman" w:hAnsi="Aptos Narrow" w:cs="Segoe UI"/>
                  <w:color w:val="0078D4"/>
                  <w:sz w:val="22"/>
                  <w:szCs w:val="22"/>
                  <w:u w:val="single"/>
                </w:rPr>
                <w:t>Alerts exceeding defined thresholds by rule/model” — used for effectiveness and false-positive trend analysis</w:t>
              </w:r>
              <w:r w:rsidRPr="00FE6537">
                <w:rPr>
                  <w:rFonts w:ascii="Aptos Narrow" w:eastAsia="Times New Roman" w:hAnsi="Aptos Narrow" w:cs="Segoe UI"/>
                  <w:sz w:val="22"/>
                  <w:szCs w:val="22"/>
                </w:rPr>
                <w:t> </w:t>
              </w:r>
            </w:ins>
          </w:p>
        </w:tc>
      </w:tr>
      <w:tr w:rsidR="00FE6537" w:rsidRPr="00FE6537" w14:paraId="4F2E05AC" w14:textId="77777777" w:rsidTr="00FE6537">
        <w:trPr>
          <w:cnfStyle w:val="000000100000" w:firstRow="0" w:lastRow="0" w:firstColumn="0" w:lastColumn="0" w:oddVBand="0" w:evenVBand="0" w:oddHBand="1" w:evenHBand="0" w:firstRowFirstColumn="0" w:firstRowLastColumn="0" w:lastRowFirstColumn="0" w:lastRowLastColumn="0"/>
          <w:trHeight w:val="300"/>
          <w:ins w:id="894" w:author="Ume Sauda Ghanyani" w:date="2025-10-29T10:24:00Z"/>
        </w:trPr>
        <w:tc>
          <w:tcPr>
            <w:cnfStyle w:val="001000000000" w:firstRow="0" w:lastRow="0" w:firstColumn="1" w:lastColumn="0" w:oddVBand="0" w:evenVBand="0" w:oddHBand="0" w:evenHBand="0" w:firstRowFirstColumn="0" w:firstRowLastColumn="0" w:lastRowFirstColumn="0" w:lastRowLastColumn="0"/>
            <w:tcW w:w="2097" w:type="dxa"/>
            <w:hideMark/>
          </w:tcPr>
          <w:p w14:paraId="693331D6" w14:textId="77777777" w:rsidR="00FE6537" w:rsidRPr="00FE6537" w:rsidRDefault="00FE6537" w:rsidP="00FE6537">
            <w:pPr>
              <w:jc w:val="left"/>
              <w:textAlignment w:val="baseline"/>
              <w:rPr>
                <w:ins w:id="895" w:author="Ume Sauda Ghanyani" w:date="2025-10-29T10:24:00Z" w16du:dateUtc="2025-10-29T05:24:00Z"/>
                <w:rFonts w:ascii="Segoe UI" w:eastAsia="Times New Roman" w:hAnsi="Segoe UI" w:cs="Segoe UI"/>
                <w:sz w:val="18"/>
                <w:szCs w:val="18"/>
              </w:rPr>
            </w:pPr>
            <w:proofErr w:type="spellStart"/>
            <w:ins w:id="896" w:author="Ume Sauda Ghanyani" w:date="2025-10-29T10:24:00Z" w16du:dateUtc="2025-10-29T05:24:00Z">
              <w:r w:rsidRPr="00FE6537">
                <w:rPr>
                  <w:rFonts w:ascii="Arial Unicode MS" w:eastAsia="Times New Roman" w:hAnsi="Arial Unicode MS" w:cs="Segoe UI"/>
                  <w:color w:val="0078D4"/>
                  <w:u w:val="single"/>
                </w:rPr>
                <w:t>workflow_InterdictionThreshold</w:t>
              </w:r>
              <w:proofErr w:type="spellEnd"/>
              <w:r w:rsidRPr="00FE6537">
                <w:rPr>
                  <w:rFonts w:ascii="Arial Unicode MS" w:eastAsia="Times New Roman" w:hAnsi="Arial Unicode MS" w:cs="Segoe UI"/>
                </w:rPr>
                <w:t> </w:t>
              </w:r>
            </w:ins>
          </w:p>
        </w:tc>
        <w:tc>
          <w:tcPr>
            <w:tcW w:w="1275" w:type="dxa"/>
            <w:hideMark/>
          </w:tcPr>
          <w:p w14:paraId="6C0BD726"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897" w:author="Ume Sauda Ghanyani" w:date="2025-10-29T10:24:00Z" w16du:dateUtc="2025-10-29T05:24:00Z"/>
                <w:rFonts w:ascii="Segoe UI" w:eastAsia="Times New Roman" w:hAnsi="Segoe UI" w:cs="Segoe UI"/>
                <w:sz w:val="18"/>
                <w:szCs w:val="18"/>
              </w:rPr>
            </w:pPr>
            <w:ins w:id="898" w:author="Ume Sauda Ghanyani" w:date="2025-10-29T10:24:00Z" w16du:dateUtc="2025-10-29T05:24:00Z">
              <w:r w:rsidRPr="00FE6537">
                <w:rPr>
                  <w:rFonts w:ascii="Aptos Narrow" w:eastAsia="Times New Roman" w:hAnsi="Aptos Narrow" w:cs="Segoe UI"/>
                  <w:color w:val="0078D4"/>
                  <w:sz w:val="22"/>
                  <w:szCs w:val="22"/>
                  <w:u w:val="single"/>
                </w:rPr>
                <w:t>Captured as-is from workflow or interdiction engine logs.</w:t>
              </w:r>
              <w:r w:rsidRPr="00FE6537">
                <w:rPr>
                  <w:rFonts w:ascii="Aptos Narrow" w:eastAsia="Times New Roman" w:hAnsi="Aptos Narrow" w:cs="Segoe UI"/>
                  <w:sz w:val="22"/>
                  <w:szCs w:val="22"/>
                </w:rPr>
                <w:t> </w:t>
              </w:r>
            </w:ins>
          </w:p>
        </w:tc>
        <w:tc>
          <w:tcPr>
            <w:tcW w:w="1743" w:type="dxa"/>
            <w:hideMark/>
          </w:tcPr>
          <w:p w14:paraId="1D49C90A"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899" w:author="Ume Sauda Ghanyani" w:date="2025-10-29T10:24:00Z" w16du:dateUtc="2025-10-29T05:24:00Z"/>
                <w:rFonts w:ascii="Segoe UI" w:eastAsia="Times New Roman" w:hAnsi="Segoe UI" w:cs="Segoe UI"/>
                <w:sz w:val="18"/>
                <w:szCs w:val="18"/>
              </w:rPr>
            </w:pPr>
            <w:ins w:id="900" w:author="Ume Sauda Ghanyani" w:date="2025-10-29T10:24:00Z" w16du:dateUtc="2025-10-29T05:24:00Z">
              <w:r w:rsidRPr="00FE6537">
                <w:rPr>
                  <w:rFonts w:ascii="Arial Unicode MS" w:eastAsia="Times New Roman" w:hAnsi="Arial Unicode MS" w:cs="Segoe UI"/>
                  <w:color w:val="0078D4"/>
                  <w:u w:val="single"/>
                </w:rPr>
                <w:t>DECIMAL. Standardized as transaction interdiction limit for rule-based blocking.</w:t>
              </w:r>
              <w:r w:rsidRPr="00FE6537">
                <w:rPr>
                  <w:rFonts w:ascii="Arial Unicode MS" w:eastAsia="Times New Roman" w:hAnsi="Arial Unicode MS" w:cs="Segoe UI"/>
                </w:rPr>
                <w:t> </w:t>
              </w:r>
            </w:ins>
          </w:p>
        </w:tc>
        <w:tc>
          <w:tcPr>
            <w:tcW w:w="2864" w:type="dxa"/>
            <w:hideMark/>
          </w:tcPr>
          <w:p w14:paraId="32B23E67"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01" w:author="Ume Sauda Ghanyani" w:date="2025-10-29T10:24:00Z" w16du:dateUtc="2025-10-29T05:24:00Z"/>
                <w:rFonts w:ascii="Segoe UI" w:eastAsia="Times New Roman" w:hAnsi="Segoe UI" w:cs="Segoe UI"/>
                <w:sz w:val="18"/>
                <w:szCs w:val="18"/>
              </w:rPr>
            </w:pPr>
            <w:ins w:id="902" w:author="Ume Sauda Ghanyani" w:date="2025-10-29T10:24:00Z" w16du:dateUtc="2025-10-29T05:24:00Z">
              <w:r w:rsidRPr="00FE6537">
                <w:rPr>
                  <w:rFonts w:ascii="Aptos Narrow" w:eastAsia="Times New Roman" w:hAnsi="Aptos Narrow" w:cs="Segoe UI"/>
                  <w:color w:val="0078D4"/>
                  <w:sz w:val="22"/>
                  <w:szCs w:val="22"/>
                  <w:u w:val="single"/>
                </w:rPr>
                <w:t>Joined with interdiction transaction datasets to validate enforcement accuracy; cross-referenced with exception and override logs.</w:t>
              </w:r>
              <w:r w:rsidRPr="00FE6537">
                <w:rPr>
                  <w:rFonts w:ascii="Aptos Narrow" w:eastAsia="Times New Roman" w:hAnsi="Aptos Narrow" w:cs="Segoe UI"/>
                  <w:sz w:val="22"/>
                  <w:szCs w:val="22"/>
                </w:rPr>
                <w:t> </w:t>
              </w:r>
            </w:ins>
          </w:p>
        </w:tc>
        <w:tc>
          <w:tcPr>
            <w:tcW w:w="1397" w:type="dxa"/>
            <w:hideMark/>
          </w:tcPr>
          <w:p w14:paraId="7B10D0FA"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03" w:author="Ume Sauda Ghanyani" w:date="2025-10-29T10:24:00Z" w16du:dateUtc="2025-10-29T05:24:00Z"/>
                <w:rFonts w:ascii="Segoe UI" w:eastAsia="Times New Roman" w:hAnsi="Segoe UI" w:cs="Segoe UI"/>
                <w:sz w:val="18"/>
                <w:szCs w:val="18"/>
              </w:rPr>
            </w:pPr>
            <w:ins w:id="904" w:author="Ume Sauda Ghanyani" w:date="2025-10-29T10:24:00Z" w16du:dateUtc="2025-10-29T05:24:00Z">
              <w:r w:rsidRPr="00FE6537">
                <w:rPr>
                  <w:rFonts w:ascii="Aptos Narrow" w:eastAsia="Times New Roman" w:hAnsi="Aptos Narrow" w:cs="Segoe UI"/>
                  <w:color w:val="0078D4"/>
                  <w:sz w:val="22"/>
                  <w:szCs w:val="22"/>
                  <w:u w:val="single"/>
                </w:rPr>
                <w:t>Interdictions triggered vs configured limit” — used in interdiction performance and operational risk dashboards</w:t>
              </w:r>
              <w:r w:rsidRPr="00FE6537">
                <w:rPr>
                  <w:rFonts w:ascii="Aptos Narrow" w:eastAsia="Times New Roman" w:hAnsi="Aptos Narrow" w:cs="Segoe UI"/>
                  <w:sz w:val="22"/>
                  <w:szCs w:val="22"/>
                </w:rPr>
                <w:t> </w:t>
              </w:r>
            </w:ins>
          </w:p>
        </w:tc>
      </w:tr>
      <w:tr w:rsidR="00FE6537" w:rsidRPr="00FE6537" w14:paraId="5C1557F5" w14:textId="77777777" w:rsidTr="00FE6537">
        <w:trPr>
          <w:trHeight w:val="300"/>
          <w:ins w:id="905" w:author="Ume Sauda Ghanyani" w:date="2025-10-29T10:24:00Z"/>
        </w:trPr>
        <w:tc>
          <w:tcPr>
            <w:cnfStyle w:val="001000000000" w:firstRow="0" w:lastRow="0" w:firstColumn="1" w:lastColumn="0" w:oddVBand="0" w:evenVBand="0" w:oddHBand="0" w:evenHBand="0" w:firstRowFirstColumn="0" w:firstRowLastColumn="0" w:lastRowFirstColumn="0" w:lastRowLastColumn="0"/>
            <w:tcW w:w="2097" w:type="dxa"/>
            <w:hideMark/>
          </w:tcPr>
          <w:p w14:paraId="339C8541" w14:textId="77777777" w:rsidR="00FE6537" w:rsidRPr="00FE6537" w:rsidRDefault="00FE6537" w:rsidP="00FE6537">
            <w:pPr>
              <w:jc w:val="left"/>
              <w:textAlignment w:val="baseline"/>
              <w:rPr>
                <w:ins w:id="906" w:author="Ume Sauda Ghanyani" w:date="2025-10-29T10:24:00Z" w16du:dateUtc="2025-10-29T05:24:00Z"/>
                <w:rFonts w:ascii="Segoe UI" w:eastAsia="Times New Roman" w:hAnsi="Segoe UI" w:cs="Segoe UI"/>
                <w:sz w:val="18"/>
                <w:szCs w:val="18"/>
              </w:rPr>
            </w:pPr>
            <w:proofErr w:type="spellStart"/>
            <w:ins w:id="907" w:author="Ume Sauda Ghanyani" w:date="2025-10-29T10:24:00Z" w16du:dateUtc="2025-10-29T05:24:00Z">
              <w:r w:rsidRPr="00FE6537">
                <w:rPr>
                  <w:rFonts w:ascii="Arial Unicode MS" w:eastAsia="Times New Roman" w:hAnsi="Arial Unicode MS" w:cs="Segoe UI"/>
                  <w:color w:val="0078D4"/>
                  <w:u w:val="single"/>
                </w:rPr>
                <w:t>workflow_flowProcessor</w:t>
              </w:r>
              <w:proofErr w:type="spellEnd"/>
              <w:r w:rsidRPr="00FE6537">
                <w:rPr>
                  <w:rFonts w:ascii="Arial Unicode MS" w:eastAsia="Times New Roman" w:hAnsi="Arial Unicode MS" w:cs="Segoe UI"/>
                </w:rPr>
                <w:t> </w:t>
              </w:r>
            </w:ins>
          </w:p>
        </w:tc>
        <w:tc>
          <w:tcPr>
            <w:tcW w:w="1275" w:type="dxa"/>
            <w:hideMark/>
          </w:tcPr>
          <w:p w14:paraId="16B0EC6D"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08" w:author="Ume Sauda Ghanyani" w:date="2025-10-29T10:24:00Z" w16du:dateUtc="2025-10-29T05:24:00Z"/>
                <w:rFonts w:ascii="Segoe UI" w:eastAsia="Times New Roman" w:hAnsi="Segoe UI" w:cs="Segoe UI"/>
                <w:sz w:val="18"/>
                <w:szCs w:val="18"/>
              </w:rPr>
            </w:pPr>
            <w:ins w:id="909" w:author="Ume Sauda Ghanyani" w:date="2025-10-29T10:24:00Z" w16du:dateUtc="2025-10-29T05:24:00Z">
              <w:r w:rsidRPr="00FE6537">
                <w:rPr>
                  <w:rFonts w:ascii="Aptos Narrow" w:eastAsia="Times New Roman" w:hAnsi="Aptos Narrow" w:cs="Segoe UI"/>
                  <w:color w:val="0078D4"/>
                  <w:sz w:val="22"/>
                  <w:szCs w:val="22"/>
                  <w:u w:val="single"/>
                </w:rPr>
                <w:t xml:space="preserve">Logged raw processor ID or name from </w:t>
              </w:r>
              <w:proofErr w:type="spellStart"/>
              <w:r w:rsidRPr="00FE6537">
                <w:rPr>
                  <w:rFonts w:ascii="Aptos Narrow" w:eastAsia="Times New Roman" w:hAnsi="Aptos Narrow" w:cs="Segoe UI"/>
                  <w:color w:val="0078D4"/>
                  <w:sz w:val="22"/>
                  <w:szCs w:val="22"/>
                  <w:u w:val="single"/>
                </w:rPr>
                <w:t>NiFi</w:t>
              </w:r>
              <w:proofErr w:type="spellEnd"/>
              <w:r w:rsidRPr="00FE6537">
                <w:rPr>
                  <w:rFonts w:ascii="Aptos Narrow" w:eastAsia="Times New Roman" w:hAnsi="Aptos Narrow" w:cs="Segoe UI"/>
                  <w:color w:val="0078D4"/>
                  <w:sz w:val="22"/>
                  <w:szCs w:val="22"/>
                  <w:u w:val="single"/>
                </w:rPr>
                <w:t xml:space="preserve"> or internal workflow metadata.</w:t>
              </w:r>
              <w:r w:rsidRPr="00FE6537">
                <w:rPr>
                  <w:rFonts w:ascii="Aptos Narrow" w:eastAsia="Times New Roman" w:hAnsi="Aptos Narrow" w:cs="Segoe UI"/>
                  <w:sz w:val="22"/>
                  <w:szCs w:val="22"/>
                </w:rPr>
                <w:t> </w:t>
              </w:r>
            </w:ins>
          </w:p>
        </w:tc>
        <w:tc>
          <w:tcPr>
            <w:tcW w:w="1743" w:type="dxa"/>
            <w:hideMark/>
          </w:tcPr>
          <w:p w14:paraId="1C6AD4F6"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10" w:author="Ume Sauda Ghanyani" w:date="2025-10-29T10:24:00Z" w16du:dateUtc="2025-10-29T05:24:00Z"/>
                <w:rFonts w:ascii="Segoe UI" w:eastAsia="Times New Roman" w:hAnsi="Segoe UI" w:cs="Segoe UI"/>
                <w:sz w:val="18"/>
                <w:szCs w:val="18"/>
              </w:rPr>
            </w:pPr>
            <w:ins w:id="911" w:author="Ume Sauda Ghanyani" w:date="2025-10-29T10:24:00Z" w16du:dateUtc="2025-10-29T05:24:00Z">
              <w:r w:rsidRPr="00FE6537">
                <w:rPr>
                  <w:rFonts w:ascii="Arial Unicode MS" w:eastAsia="Times New Roman" w:hAnsi="Arial Unicode MS" w:cs="Segoe UI"/>
                  <w:color w:val="0078D4"/>
                  <w:u w:val="single"/>
                </w:rPr>
                <w:t>STRING. Standardized as canonical processor name or ID.</w:t>
              </w:r>
              <w:r w:rsidRPr="00FE6537">
                <w:rPr>
                  <w:rFonts w:ascii="Arial Unicode MS" w:eastAsia="Times New Roman" w:hAnsi="Arial Unicode MS" w:cs="Segoe UI"/>
                </w:rPr>
                <w:t> </w:t>
              </w:r>
            </w:ins>
          </w:p>
        </w:tc>
        <w:tc>
          <w:tcPr>
            <w:tcW w:w="2864" w:type="dxa"/>
            <w:hideMark/>
          </w:tcPr>
          <w:p w14:paraId="4978A028"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12" w:author="Ume Sauda Ghanyani" w:date="2025-10-29T10:24:00Z" w16du:dateUtc="2025-10-29T05:24:00Z"/>
                <w:rFonts w:ascii="Segoe UI" w:eastAsia="Times New Roman" w:hAnsi="Segoe UI" w:cs="Segoe UI"/>
                <w:sz w:val="18"/>
                <w:szCs w:val="18"/>
              </w:rPr>
            </w:pPr>
            <w:ins w:id="913" w:author="Ume Sauda Ghanyani" w:date="2025-10-29T10:24:00Z" w16du:dateUtc="2025-10-29T05:24:00Z">
              <w:r w:rsidRPr="00FE6537">
                <w:rPr>
                  <w:rFonts w:ascii="Aptos Narrow" w:eastAsia="Times New Roman" w:hAnsi="Aptos Narrow" w:cs="Segoe UI"/>
                  <w:color w:val="0078D4"/>
                  <w:sz w:val="22"/>
                  <w:szCs w:val="22"/>
                  <w:u w:val="single"/>
                </w:rPr>
                <w:t>Used for pipeline lineage mapping and performance metrics — aggregates processing time, error counts, and throughput per processor.</w:t>
              </w:r>
              <w:r w:rsidRPr="00FE6537">
                <w:rPr>
                  <w:rFonts w:ascii="Aptos Narrow" w:eastAsia="Times New Roman" w:hAnsi="Aptos Narrow" w:cs="Segoe UI"/>
                  <w:sz w:val="22"/>
                  <w:szCs w:val="22"/>
                </w:rPr>
                <w:t> </w:t>
              </w:r>
            </w:ins>
          </w:p>
        </w:tc>
        <w:tc>
          <w:tcPr>
            <w:tcW w:w="1397" w:type="dxa"/>
            <w:hideMark/>
          </w:tcPr>
          <w:p w14:paraId="33A5009D"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14" w:author="Ume Sauda Ghanyani" w:date="2025-10-29T10:24:00Z" w16du:dateUtc="2025-10-29T05:24:00Z"/>
                <w:rFonts w:ascii="Segoe UI" w:eastAsia="Times New Roman" w:hAnsi="Segoe UI" w:cs="Segoe UI"/>
                <w:sz w:val="18"/>
                <w:szCs w:val="18"/>
              </w:rPr>
            </w:pPr>
            <w:ins w:id="915" w:author="Ume Sauda Ghanyani" w:date="2025-10-29T10:24:00Z" w16du:dateUtc="2025-10-29T05:24:00Z">
              <w:r w:rsidRPr="00FE6537">
                <w:rPr>
                  <w:rFonts w:ascii="Aptos Narrow" w:eastAsia="Times New Roman" w:hAnsi="Aptos Narrow" w:cs="Segoe UI"/>
                  <w:color w:val="0078D4"/>
                  <w:sz w:val="22"/>
                  <w:szCs w:val="22"/>
                  <w:u w:val="single"/>
                </w:rPr>
                <w:t>Processor performance and flow latency trends — used in operational efficiency and SLA adherence dashboards.</w:t>
              </w:r>
              <w:r w:rsidRPr="00FE6537">
                <w:rPr>
                  <w:rFonts w:ascii="Aptos Narrow" w:eastAsia="Times New Roman" w:hAnsi="Aptos Narrow" w:cs="Segoe UI"/>
                  <w:sz w:val="22"/>
                  <w:szCs w:val="22"/>
                </w:rPr>
                <w:t> </w:t>
              </w:r>
            </w:ins>
          </w:p>
        </w:tc>
      </w:tr>
      <w:tr w:rsidR="00FE6537" w:rsidRPr="00FE6537" w14:paraId="265A2BBE" w14:textId="77777777" w:rsidTr="00FE6537">
        <w:trPr>
          <w:cnfStyle w:val="000000100000" w:firstRow="0" w:lastRow="0" w:firstColumn="0" w:lastColumn="0" w:oddVBand="0" w:evenVBand="0" w:oddHBand="1" w:evenHBand="0" w:firstRowFirstColumn="0" w:firstRowLastColumn="0" w:lastRowFirstColumn="0" w:lastRowLastColumn="0"/>
          <w:trHeight w:val="300"/>
          <w:ins w:id="916" w:author="Ume Sauda Ghanyani" w:date="2025-10-29T10:24:00Z"/>
        </w:trPr>
        <w:tc>
          <w:tcPr>
            <w:cnfStyle w:val="001000000000" w:firstRow="0" w:lastRow="0" w:firstColumn="1" w:lastColumn="0" w:oddVBand="0" w:evenVBand="0" w:oddHBand="0" w:evenHBand="0" w:firstRowFirstColumn="0" w:firstRowLastColumn="0" w:lastRowFirstColumn="0" w:lastRowLastColumn="0"/>
            <w:tcW w:w="2097" w:type="dxa"/>
            <w:hideMark/>
          </w:tcPr>
          <w:p w14:paraId="39DC3270" w14:textId="77777777" w:rsidR="00FE6537" w:rsidRPr="00FE6537" w:rsidRDefault="00FE6537" w:rsidP="00FE6537">
            <w:pPr>
              <w:jc w:val="left"/>
              <w:textAlignment w:val="baseline"/>
              <w:rPr>
                <w:ins w:id="917" w:author="Ume Sauda Ghanyani" w:date="2025-10-29T10:24:00Z" w16du:dateUtc="2025-10-29T05:24:00Z"/>
                <w:rFonts w:ascii="Segoe UI" w:eastAsia="Times New Roman" w:hAnsi="Segoe UI" w:cs="Segoe UI"/>
                <w:sz w:val="18"/>
                <w:szCs w:val="18"/>
              </w:rPr>
            </w:pPr>
            <w:proofErr w:type="spellStart"/>
            <w:ins w:id="918" w:author="Ume Sauda Ghanyani" w:date="2025-10-29T10:24:00Z" w16du:dateUtc="2025-10-29T05:24:00Z">
              <w:r w:rsidRPr="00FE6537">
                <w:rPr>
                  <w:rFonts w:ascii="Arial Unicode MS" w:eastAsia="Times New Roman" w:hAnsi="Arial Unicode MS" w:cs="Segoe UI"/>
                  <w:color w:val="000000"/>
                </w:rPr>
                <w:t>prcgTm</w:t>
              </w:r>
              <w:proofErr w:type="spellEnd"/>
              <w:r w:rsidRPr="00FE6537">
                <w:rPr>
                  <w:rFonts w:ascii="Arial Unicode MS" w:eastAsia="Times New Roman" w:hAnsi="Arial Unicode MS" w:cs="Segoe UI"/>
                  <w:color w:val="000000"/>
                </w:rPr>
                <w:t> </w:t>
              </w:r>
            </w:ins>
          </w:p>
        </w:tc>
        <w:tc>
          <w:tcPr>
            <w:tcW w:w="1275" w:type="dxa"/>
            <w:hideMark/>
          </w:tcPr>
          <w:p w14:paraId="4F87C3C2"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19" w:author="Ume Sauda Ghanyani" w:date="2025-10-29T10:24:00Z" w16du:dateUtc="2025-10-29T05:24:00Z"/>
                <w:rFonts w:ascii="Segoe UI" w:eastAsia="Times New Roman" w:hAnsi="Segoe UI" w:cs="Segoe UI"/>
                <w:sz w:val="18"/>
                <w:szCs w:val="18"/>
              </w:rPr>
            </w:pPr>
            <w:ins w:id="920" w:author="Ume Sauda Ghanyani" w:date="2025-10-29T10:24:00Z" w16du:dateUtc="2025-10-29T05:24:00Z">
              <w:r w:rsidRPr="00FE6537">
                <w:rPr>
                  <w:rFonts w:ascii="Aptos Narrow" w:eastAsia="Times New Roman" w:hAnsi="Aptos Narrow" w:cs="Segoe UI"/>
                  <w:color w:val="000000"/>
                  <w:sz w:val="22"/>
                  <w:szCs w:val="22"/>
                </w:rPr>
                <w:t>As-is. </w:t>
              </w:r>
            </w:ins>
          </w:p>
        </w:tc>
        <w:tc>
          <w:tcPr>
            <w:tcW w:w="1743" w:type="dxa"/>
            <w:hideMark/>
          </w:tcPr>
          <w:p w14:paraId="266DD7D9"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21" w:author="Ume Sauda Ghanyani" w:date="2025-10-29T10:24:00Z" w16du:dateUtc="2025-10-29T05:24:00Z"/>
                <w:rFonts w:ascii="Segoe UI" w:eastAsia="Times New Roman" w:hAnsi="Segoe UI" w:cs="Segoe UI"/>
                <w:sz w:val="18"/>
                <w:szCs w:val="18"/>
              </w:rPr>
            </w:pPr>
            <w:ins w:id="922" w:author="Ume Sauda Ghanyani" w:date="2025-10-29T10:24:00Z" w16du:dateUtc="2025-10-29T05:24:00Z">
              <w:r w:rsidRPr="00FE6537">
                <w:rPr>
                  <w:rFonts w:ascii="Arial Unicode MS" w:eastAsia="Times New Roman" w:hAnsi="Arial Unicode MS" w:cs="Segoe UI"/>
                  <w:color w:val="000000"/>
                </w:rPr>
                <w:t>TIMESTAMP</w:t>
              </w:r>
              <w:r w:rsidRPr="00FE6537">
                <w:rPr>
                  <w:rFonts w:ascii="Aptos Narrow" w:eastAsia="Times New Roman" w:hAnsi="Aptos Narrow" w:cs="Segoe UI"/>
                  <w:color w:val="000000"/>
                  <w:sz w:val="22"/>
                  <w:szCs w:val="22"/>
                </w:rPr>
                <w:t>. </w:t>
              </w:r>
            </w:ins>
          </w:p>
        </w:tc>
        <w:tc>
          <w:tcPr>
            <w:tcW w:w="2864" w:type="dxa"/>
            <w:hideMark/>
          </w:tcPr>
          <w:p w14:paraId="5EFE68A9"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23" w:author="Ume Sauda Ghanyani" w:date="2025-10-29T10:24:00Z" w16du:dateUtc="2025-10-29T05:24:00Z"/>
                <w:rFonts w:ascii="Segoe UI" w:eastAsia="Times New Roman" w:hAnsi="Segoe UI" w:cs="Segoe UI"/>
                <w:sz w:val="18"/>
                <w:szCs w:val="18"/>
              </w:rPr>
            </w:pPr>
            <w:ins w:id="924" w:author="Ume Sauda Ghanyani" w:date="2025-10-29T10:24:00Z" w16du:dateUtc="2025-10-29T05:24:00Z">
              <w:r w:rsidRPr="00FE6537">
                <w:rPr>
                  <w:rFonts w:ascii="Aptos Narrow" w:eastAsia="Times New Roman" w:hAnsi="Aptos Narrow" w:cs="Segoe UI"/>
                  <w:color w:val="000000"/>
                  <w:sz w:val="22"/>
                  <w:szCs w:val="22"/>
                </w:rPr>
                <w:t>Engine processing timestamp (</w:t>
              </w:r>
              <w:proofErr w:type="gramStart"/>
              <w:r w:rsidRPr="00FE6537">
                <w:rPr>
                  <w:rFonts w:ascii="Aptos Narrow" w:eastAsia="Times New Roman" w:hAnsi="Aptos Narrow" w:cs="Segoe UI"/>
                  <w:color w:val="000000"/>
                  <w:sz w:val="22"/>
                  <w:szCs w:val="22"/>
                </w:rPr>
                <w:t>latest-wins</w:t>
              </w:r>
              <w:proofErr w:type="gramEnd"/>
              <w:r w:rsidRPr="00FE6537">
                <w:rPr>
                  <w:rFonts w:ascii="Aptos Narrow" w:eastAsia="Times New Roman" w:hAnsi="Aptos Narrow" w:cs="Segoe UI"/>
                  <w:color w:val="000000"/>
                  <w:sz w:val="22"/>
                  <w:szCs w:val="22"/>
                </w:rPr>
                <w:t xml:space="preserve"> </w:t>
              </w:r>
              <w:proofErr w:type="spellStart"/>
              <w:r w:rsidRPr="00FE6537">
                <w:rPr>
                  <w:rFonts w:ascii="Aptos Narrow" w:eastAsia="Times New Roman" w:hAnsi="Aptos Narrow" w:cs="Segoe UI"/>
                  <w:color w:val="000000"/>
                  <w:sz w:val="22"/>
                  <w:szCs w:val="22"/>
                </w:rPr>
                <w:t>dedup</w:t>
              </w:r>
              <w:proofErr w:type="spellEnd"/>
              <w:r w:rsidRPr="00FE6537">
                <w:rPr>
                  <w:rFonts w:ascii="Aptos Narrow" w:eastAsia="Times New Roman" w:hAnsi="Aptos Narrow" w:cs="Segoe UI"/>
                  <w:color w:val="000000"/>
                  <w:sz w:val="22"/>
                  <w:szCs w:val="22"/>
                </w:rPr>
                <w:t xml:space="preserve"> if duplicates). </w:t>
              </w:r>
            </w:ins>
          </w:p>
        </w:tc>
        <w:tc>
          <w:tcPr>
            <w:tcW w:w="1397" w:type="dxa"/>
            <w:hideMark/>
          </w:tcPr>
          <w:p w14:paraId="61020A83"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ins w:id="925" w:author="Ume Sauda Ghanyani" w:date="2025-10-29T10:24:00Z" w16du:dateUtc="2025-10-29T05:24:00Z"/>
                <w:rFonts w:ascii="Segoe UI" w:eastAsia="Times New Roman" w:hAnsi="Segoe UI" w:cs="Segoe UI"/>
                <w:sz w:val="18"/>
                <w:szCs w:val="18"/>
              </w:rPr>
            </w:pPr>
            <w:proofErr w:type="gramStart"/>
            <w:ins w:id="926" w:author="Ume Sauda Ghanyani" w:date="2025-10-29T10:24:00Z" w16du:dateUtc="2025-10-29T05:24:00Z">
              <w:r w:rsidRPr="00FE6537">
                <w:rPr>
                  <w:rFonts w:ascii="Aptos Narrow" w:eastAsia="Times New Roman" w:hAnsi="Aptos Narrow" w:cs="Segoe UI"/>
                  <w:color w:val="000000"/>
                  <w:sz w:val="22"/>
                  <w:szCs w:val="22"/>
                </w:rPr>
                <w:t>Freshness</w:t>
              </w:r>
              <w:proofErr w:type="gramEnd"/>
              <w:r w:rsidRPr="00FE6537">
                <w:rPr>
                  <w:rFonts w:ascii="Aptos Narrow" w:eastAsia="Times New Roman" w:hAnsi="Aptos Narrow" w:cs="Segoe UI"/>
                  <w:color w:val="000000"/>
                  <w:sz w:val="22"/>
                  <w:szCs w:val="22"/>
                </w:rPr>
                <w:t xml:space="preserve"> widgets. </w:t>
              </w:r>
            </w:ins>
          </w:p>
        </w:tc>
      </w:tr>
      <w:tr w:rsidR="00FE6537" w:rsidRPr="00FE6537" w14:paraId="692AA57D" w14:textId="77777777" w:rsidTr="00FE6537">
        <w:trPr>
          <w:trHeight w:val="300"/>
          <w:ins w:id="927" w:author="Ume Sauda Ghanyani" w:date="2025-10-29T10:24:00Z"/>
        </w:trPr>
        <w:tc>
          <w:tcPr>
            <w:cnfStyle w:val="001000000000" w:firstRow="0" w:lastRow="0" w:firstColumn="1" w:lastColumn="0" w:oddVBand="0" w:evenVBand="0" w:oddHBand="0" w:evenHBand="0" w:firstRowFirstColumn="0" w:firstRowLastColumn="0" w:lastRowFirstColumn="0" w:lastRowLastColumn="0"/>
            <w:tcW w:w="2097" w:type="dxa"/>
            <w:hideMark/>
          </w:tcPr>
          <w:p w14:paraId="6C4CDDEE" w14:textId="77777777" w:rsidR="00FE6537" w:rsidRPr="00FE6537" w:rsidRDefault="00FE6537" w:rsidP="00FE6537">
            <w:pPr>
              <w:jc w:val="left"/>
              <w:textAlignment w:val="baseline"/>
              <w:rPr>
                <w:ins w:id="928" w:author="Ume Sauda Ghanyani" w:date="2025-10-29T10:24:00Z" w16du:dateUtc="2025-10-29T05:24:00Z"/>
                <w:rFonts w:ascii="Segoe UI" w:eastAsia="Times New Roman" w:hAnsi="Segoe UI" w:cs="Segoe UI"/>
                <w:sz w:val="18"/>
                <w:szCs w:val="18"/>
              </w:rPr>
            </w:pPr>
            <w:ins w:id="929" w:author="Ume Sauda Ghanyani" w:date="2025-10-29T10:24:00Z" w16du:dateUtc="2025-10-29T05:24:00Z">
              <w:r w:rsidRPr="00FE6537">
                <w:rPr>
                  <w:rFonts w:ascii="Arial Unicode MS" w:eastAsia="Times New Roman" w:hAnsi="Arial Unicode MS" w:cs="Segoe UI"/>
                  <w:color w:val="000000"/>
                </w:rPr>
                <w:t>review </w:t>
              </w:r>
            </w:ins>
          </w:p>
        </w:tc>
        <w:tc>
          <w:tcPr>
            <w:tcW w:w="1275" w:type="dxa"/>
            <w:hideMark/>
          </w:tcPr>
          <w:p w14:paraId="5BEADF5B"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30" w:author="Ume Sauda Ghanyani" w:date="2025-10-29T10:24:00Z" w16du:dateUtc="2025-10-29T05:24:00Z"/>
                <w:rFonts w:ascii="Segoe UI" w:eastAsia="Times New Roman" w:hAnsi="Segoe UI" w:cs="Segoe UI"/>
                <w:sz w:val="18"/>
                <w:szCs w:val="18"/>
              </w:rPr>
            </w:pPr>
            <w:ins w:id="931" w:author="Ume Sauda Ghanyani" w:date="2025-10-29T10:24:00Z" w16du:dateUtc="2025-10-29T05:24:00Z">
              <w:r w:rsidRPr="00FE6537">
                <w:rPr>
                  <w:rFonts w:ascii="Aptos Narrow" w:eastAsia="Times New Roman" w:hAnsi="Aptos Narrow" w:cs="Segoe UI"/>
                  <w:color w:val="000000"/>
                  <w:sz w:val="22"/>
                  <w:szCs w:val="22"/>
                </w:rPr>
                <w:t>As-is. </w:t>
              </w:r>
            </w:ins>
          </w:p>
        </w:tc>
        <w:tc>
          <w:tcPr>
            <w:tcW w:w="1743" w:type="dxa"/>
            <w:hideMark/>
          </w:tcPr>
          <w:p w14:paraId="5C87957A"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32" w:author="Ume Sauda Ghanyani" w:date="2025-10-29T10:24:00Z" w16du:dateUtc="2025-10-29T05:24:00Z"/>
                <w:rFonts w:ascii="Segoe UI" w:eastAsia="Times New Roman" w:hAnsi="Segoe UI" w:cs="Segoe UI"/>
                <w:sz w:val="18"/>
                <w:szCs w:val="18"/>
              </w:rPr>
            </w:pPr>
            <w:ins w:id="933" w:author="Ume Sauda Ghanyani" w:date="2025-10-29T10:24:00Z" w16du:dateUtc="2025-10-29T05:24:00Z">
              <w:r w:rsidRPr="00FE6537">
                <w:rPr>
                  <w:rFonts w:ascii="Arial Unicode MS" w:eastAsia="Times New Roman" w:hAnsi="Arial Unicode MS" w:cs="Segoe UI"/>
                  <w:color w:val="000000"/>
                </w:rPr>
                <w:t>STRING/JSON</w:t>
              </w:r>
              <w:r w:rsidRPr="00FE6537">
                <w:rPr>
                  <w:rFonts w:ascii="Aptos Narrow" w:eastAsia="Times New Roman" w:hAnsi="Aptos Narrow" w:cs="Segoe UI"/>
                  <w:color w:val="000000"/>
                  <w:sz w:val="22"/>
                  <w:szCs w:val="22"/>
                </w:rPr>
                <w:t>. </w:t>
              </w:r>
            </w:ins>
          </w:p>
        </w:tc>
        <w:tc>
          <w:tcPr>
            <w:tcW w:w="2864" w:type="dxa"/>
            <w:hideMark/>
          </w:tcPr>
          <w:p w14:paraId="587E46FB"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34" w:author="Ume Sauda Ghanyani" w:date="2025-10-29T10:24:00Z" w16du:dateUtc="2025-10-29T05:24:00Z"/>
                <w:rFonts w:ascii="Segoe UI" w:eastAsia="Times New Roman" w:hAnsi="Segoe UI" w:cs="Segoe UI"/>
                <w:sz w:val="18"/>
                <w:szCs w:val="18"/>
              </w:rPr>
            </w:pPr>
            <w:ins w:id="935" w:author="Ume Sauda Ghanyani" w:date="2025-10-29T10:24:00Z" w16du:dateUtc="2025-10-29T05:24:00Z">
              <w:r w:rsidRPr="00FE6537">
                <w:rPr>
                  <w:rFonts w:ascii="Aptos Narrow" w:eastAsia="Times New Roman" w:hAnsi="Aptos Narrow" w:cs="Segoe UI"/>
                  <w:color w:val="000000"/>
                  <w:sz w:val="22"/>
                  <w:szCs w:val="22"/>
                </w:rPr>
                <w:t xml:space="preserve">Kept in </w:t>
              </w:r>
              <w:proofErr w:type="gramStart"/>
              <w:r w:rsidRPr="00FE6537">
                <w:rPr>
                  <w:rFonts w:ascii="Arial Unicode MS" w:eastAsia="Times New Roman" w:hAnsi="Arial Unicode MS" w:cs="Segoe UI"/>
                  <w:color w:val="000000"/>
                </w:rPr>
                <w:t>attributes</w:t>
              </w:r>
              <w:r w:rsidRPr="00FE6537">
                <w:rPr>
                  <w:rFonts w:ascii="Aptos Narrow" w:eastAsia="Times New Roman" w:hAnsi="Aptos Narrow" w:cs="Segoe UI"/>
                  <w:color w:val="000000"/>
                  <w:sz w:val="22"/>
                  <w:szCs w:val="22"/>
                </w:rPr>
                <w:t>;</w:t>
              </w:r>
              <w:proofErr w:type="gramEnd"/>
              <w:r w:rsidRPr="00FE6537">
                <w:rPr>
                  <w:rFonts w:ascii="Aptos Narrow" w:eastAsia="Times New Roman" w:hAnsi="Aptos Narrow" w:cs="Segoe UI"/>
                  <w:color w:val="000000"/>
                  <w:sz w:val="22"/>
                  <w:szCs w:val="22"/>
                </w:rPr>
                <w:t xml:space="preserve"> optional parsed reviewer, notes. </w:t>
              </w:r>
            </w:ins>
          </w:p>
        </w:tc>
        <w:tc>
          <w:tcPr>
            <w:tcW w:w="1397" w:type="dxa"/>
            <w:hideMark/>
          </w:tcPr>
          <w:p w14:paraId="7F75E6F8"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ins w:id="936" w:author="Ume Sauda Ghanyani" w:date="2025-10-29T10:24:00Z" w16du:dateUtc="2025-10-29T05:24:00Z"/>
                <w:rFonts w:ascii="Segoe UI" w:eastAsia="Times New Roman" w:hAnsi="Segoe UI" w:cs="Segoe UI"/>
                <w:sz w:val="18"/>
                <w:szCs w:val="18"/>
              </w:rPr>
            </w:pPr>
            <w:ins w:id="937" w:author="Ume Sauda Ghanyani" w:date="2025-10-29T10:24:00Z" w16du:dateUtc="2025-10-29T05:24:00Z">
              <w:r w:rsidRPr="00FE6537">
                <w:rPr>
                  <w:rFonts w:ascii="Aptos Narrow" w:eastAsia="Times New Roman" w:hAnsi="Aptos Narrow" w:cs="Segoe UI"/>
                  <w:color w:val="000000"/>
                  <w:sz w:val="22"/>
                  <w:szCs w:val="22"/>
                </w:rPr>
                <w:t xml:space="preserve">Case analyst </w:t>
              </w:r>
              <w:r w:rsidRPr="00FE6537">
                <w:rPr>
                  <w:rFonts w:ascii="Aptos Narrow" w:eastAsia="Times New Roman" w:hAnsi="Aptos Narrow" w:cs="Segoe UI"/>
                  <w:color w:val="000000"/>
                  <w:sz w:val="22"/>
                  <w:szCs w:val="22"/>
                </w:rPr>
                <w:lastRenderedPageBreak/>
                <w:t>notes (drill-down). </w:t>
              </w:r>
            </w:ins>
          </w:p>
        </w:tc>
      </w:tr>
    </w:tbl>
    <w:p w14:paraId="6E80B76D" w14:textId="77777777" w:rsidR="005304E1" w:rsidRDefault="005304E1" w:rsidP="005304E1"/>
    <w:p w14:paraId="10A917B0" w14:textId="3BD28A62" w:rsidR="005304E1" w:rsidRDefault="3FB13C09" w:rsidP="0082296D">
      <w:pPr>
        <w:pStyle w:val="ListParagraph"/>
        <w:numPr>
          <w:ilvl w:val="0"/>
          <w:numId w:val="8"/>
        </w:numPr>
      </w:pPr>
      <w:commentRangeStart w:id="938"/>
      <w:r>
        <w:t>TDAP Results</w:t>
      </w:r>
      <w:commentRangeEnd w:id="938"/>
      <w:r w:rsidR="005304E1">
        <w:rPr>
          <w:rStyle w:val="CommentReference"/>
        </w:rPr>
        <w:commentReference w:id="938"/>
      </w:r>
    </w:p>
    <w:tbl>
      <w:tblPr>
        <w:tblStyle w:val="GridTable4"/>
        <w:tblW w:w="9240" w:type="dxa"/>
        <w:tblLook w:val="04A0" w:firstRow="1" w:lastRow="0" w:firstColumn="1" w:lastColumn="0" w:noHBand="0" w:noVBand="1"/>
        <w:tblPrChange w:id="939" w:author="Ume Sauda Ghanyani" w:date="2025-10-29T10:20:00Z" w16du:dateUtc="2025-10-29T05:20:00Z">
          <w:tblPr>
            <w:tblStyle w:val="GridTable4"/>
            <w:tblW w:w="9240" w:type="dxa"/>
            <w:tblLook w:val="04A0" w:firstRow="1" w:lastRow="0" w:firstColumn="1" w:lastColumn="0" w:noHBand="0" w:noVBand="1"/>
          </w:tblPr>
        </w:tblPrChange>
      </w:tblPr>
      <w:tblGrid>
        <w:gridCol w:w="1661"/>
        <w:gridCol w:w="1437"/>
        <w:gridCol w:w="1618"/>
        <w:gridCol w:w="2848"/>
        <w:gridCol w:w="1676"/>
        <w:tblGridChange w:id="940">
          <w:tblGrid>
            <w:gridCol w:w="1661"/>
            <w:gridCol w:w="1437"/>
            <w:gridCol w:w="1618"/>
            <w:gridCol w:w="2848"/>
            <w:gridCol w:w="1676"/>
          </w:tblGrid>
        </w:tblGridChange>
      </w:tblGrid>
      <w:tr w:rsidR="00A11051" w:rsidRPr="00A11051" w14:paraId="5CCD130C" w14:textId="77777777" w:rsidTr="00D42FE8">
        <w:trPr>
          <w:cnfStyle w:val="100000000000" w:firstRow="1" w:lastRow="0" w:firstColumn="0" w:lastColumn="0" w:oddVBand="0" w:evenVBand="0" w:oddHBand="0" w:evenHBand="0" w:firstRowFirstColumn="0" w:firstRowLastColumn="0" w:lastRowFirstColumn="0" w:lastRowLastColumn="0"/>
          <w:trHeight w:val="58"/>
          <w:trPrChange w:id="941" w:author="Ume Sauda Ghanyani" w:date="2025-10-29T10:20:00Z" w16du:dateUtc="2025-10-29T05:20:00Z">
            <w:trPr>
              <w:trHeight w:val="58"/>
            </w:trPr>
          </w:trPrChange>
        </w:trPr>
        <w:tc>
          <w:tcPr>
            <w:cnfStyle w:val="001000000000" w:firstRow="0" w:lastRow="0" w:firstColumn="1" w:lastColumn="0" w:oddVBand="0" w:evenVBand="0" w:oddHBand="0" w:evenHBand="0" w:firstRowFirstColumn="0" w:firstRowLastColumn="0" w:lastRowFirstColumn="0" w:lastRowLastColumn="0"/>
            <w:tcW w:w="1661" w:type="dxa"/>
            <w:hideMark/>
            <w:tcPrChange w:id="942" w:author="Ume Sauda Ghanyani" w:date="2025-10-29T10:20:00Z" w16du:dateUtc="2025-10-29T05:20:00Z">
              <w:tcPr>
                <w:tcW w:w="1538" w:type="dxa"/>
                <w:hideMark/>
              </w:tcPr>
            </w:tcPrChange>
          </w:tcPr>
          <w:p w14:paraId="1CB9C42F" w14:textId="77777777" w:rsidR="00A11051" w:rsidRPr="00A11051" w:rsidRDefault="00A11051" w:rsidP="00A11051">
            <w:pPr>
              <w:jc w:val="center"/>
              <w:cnfStyle w:val="101000000000" w:firstRow="1" w:lastRow="0" w:firstColumn="1"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Field</w:t>
            </w:r>
          </w:p>
        </w:tc>
        <w:tc>
          <w:tcPr>
            <w:tcW w:w="1437" w:type="dxa"/>
            <w:hideMark/>
            <w:tcPrChange w:id="943" w:author="Ume Sauda Ghanyani" w:date="2025-10-29T10:20:00Z" w16du:dateUtc="2025-10-29T05:20:00Z">
              <w:tcPr>
                <w:tcW w:w="1251" w:type="dxa"/>
                <w:hideMark/>
              </w:tcPr>
            </w:tcPrChange>
          </w:tcPr>
          <w:p w14:paraId="1DA7F5D9"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Raw</w:t>
            </w:r>
          </w:p>
        </w:tc>
        <w:tc>
          <w:tcPr>
            <w:tcW w:w="1618" w:type="dxa"/>
            <w:hideMark/>
            <w:tcPrChange w:id="944" w:author="Ume Sauda Ghanyani" w:date="2025-10-29T10:20:00Z" w16du:dateUtc="2025-10-29T05:20:00Z">
              <w:tcPr>
                <w:tcW w:w="1559" w:type="dxa"/>
                <w:hideMark/>
              </w:tcPr>
            </w:tcPrChange>
          </w:tcPr>
          <w:p w14:paraId="4F8F5734"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Bronze</w:t>
            </w:r>
          </w:p>
        </w:tc>
        <w:tc>
          <w:tcPr>
            <w:tcW w:w="2848" w:type="dxa"/>
            <w:hideMark/>
            <w:tcPrChange w:id="945" w:author="Ume Sauda Ghanyani" w:date="2025-10-29T10:20:00Z" w16du:dateUtc="2025-10-29T05:20:00Z">
              <w:tcPr>
                <w:tcW w:w="3016" w:type="dxa"/>
                <w:hideMark/>
              </w:tcPr>
            </w:tcPrChange>
          </w:tcPr>
          <w:p w14:paraId="491149C5"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Silver</w:t>
            </w:r>
          </w:p>
        </w:tc>
        <w:tc>
          <w:tcPr>
            <w:tcW w:w="1676" w:type="dxa"/>
            <w:hideMark/>
            <w:tcPrChange w:id="946" w:author="Ume Sauda Ghanyani" w:date="2025-10-29T10:20:00Z" w16du:dateUtc="2025-10-29T05:20:00Z">
              <w:tcPr>
                <w:tcW w:w="1876" w:type="dxa"/>
                <w:hideMark/>
              </w:tcPr>
            </w:tcPrChange>
          </w:tcPr>
          <w:p w14:paraId="3747E947"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Gold</w:t>
            </w:r>
          </w:p>
        </w:tc>
      </w:tr>
      <w:tr w:rsidR="00A11051" w:rsidRPr="00A11051" w14:paraId="7D4CE9EF" w14:textId="77777777" w:rsidTr="00D42FE8">
        <w:trPr>
          <w:cnfStyle w:val="000000100000" w:firstRow="0" w:lastRow="0" w:firstColumn="0" w:lastColumn="0" w:oddVBand="0" w:evenVBand="0" w:oddHBand="1" w:evenHBand="0" w:firstRowFirstColumn="0" w:firstRowLastColumn="0" w:lastRowFirstColumn="0" w:lastRowLastColumn="0"/>
          <w:trHeight w:val="864"/>
          <w:trPrChange w:id="947" w:author="Ume Sauda Ghanyani" w:date="2025-10-29T10:20:00Z" w16du:dateUtc="2025-10-29T05:20:00Z">
            <w:trPr>
              <w:trHeight w:val="864"/>
            </w:trPr>
          </w:trPrChange>
        </w:trPr>
        <w:tc>
          <w:tcPr>
            <w:cnfStyle w:val="001000000000" w:firstRow="0" w:lastRow="0" w:firstColumn="1" w:lastColumn="0" w:oddVBand="0" w:evenVBand="0" w:oddHBand="0" w:evenHBand="0" w:firstRowFirstColumn="0" w:firstRowLastColumn="0" w:lastRowFirstColumn="0" w:lastRowLastColumn="0"/>
            <w:tcW w:w="1661" w:type="dxa"/>
            <w:hideMark/>
            <w:tcPrChange w:id="948" w:author="Ume Sauda Ghanyani" w:date="2025-10-29T10:20:00Z" w16du:dateUtc="2025-10-29T05:20:00Z">
              <w:tcPr>
                <w:tcW w:w="1538" w:type="dxa"/>
                <w:hideMark/>
              </w:tcPr>
            </w:tcPrChange>
          </w:tcPr>
          <w:p w14:paraId="42608D6C" w14:textId="77777777" w:rsidR="00A11051" w:rsidRPr="00A11051" w:rsidRDefault="00A11051" w:rsidP="00A11051">
            <w:pPr>
              <w:jc w:val="left"/>
              <w:cnfStyle w:val="001000100000" w:firstRow="0" w:lastRow="0" w:firstColumn="1"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A11051">
              <w:rPr>
                <w:rFonts w:ascii="Arial Unicode MS" w:eastAsia="Times New Roman" w:hAnsi="Arial Unicode MS" w:cs="Times New Roman"/>
                <w:color w:val="000000"/>
              </w:rPr>
              <w:t>tadpResult_id</w:t>
            </w:r>
            <w:proofErr w:type="spellEnd"/>
          </w:p>
        </w:tc>
        <w:tc>
          <w:tcPr>
            <w:tcW w:w="1437" w:type="dxa"/>
            <w:hideMark/>
            <w:tcPrChange w:id="949" w:author="Ume Sauda Ghanyani" w:date="2025-10-29T10:20:00Z" w16du:dateUtc="2025-10-29T05:20:00Z">
              <w:tcPr>
                <w:tcW w:w="1251" w:type="dxa"/>
                <w:hideMark/>
              </w:tcPr>
            </w:tcPrChange>
          </w:tcPr>
          <w:p w14:paraId="0D1E4ED1"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As-is.</w:t>
            </w:r>
          </w:p>
        </w:tc>
        <w:tc>
          <w:tcPr>
            <w:tcW w:w="1618" w:type="dxa"/>
            <w:hideMark/>
            <w:tcPrChange w:id="950" w:author="Ume Sauda Ghanyani" w:date="2025-10-29T10:20:00Z" w16du:dateUtc="2025-10-29T05:20:00Z">
              <w:tcPr>
                <w:tcW w:w="1559" w:type="dxa"/>
                <w:hideMark/>
              </w:tcPr>
            </w:tcPrChange>
          </w:tcPr>
          <w:p w14:paraId="5EC24E96"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STRING</w:t>
            </w:r>
            <w:r w:rsidRPr="00A11051">
              <w:rPr>
                <w:rFonts w:ascii="Aptos Narrow" w:eastAsia="Times New Roman" w:hAnsi="Aptos Narrow" w:cs="Times New Roman"/>
                <w:color w:val="000000"/>
                <w:sz w:val="22"/>
                <w:szCs w:val="22"/>
              </w:rPr>
              <w:t>.</w:t>
            </w:r>
          </w:p>
        </w:tc>
        <w:tc>
          <w:tcPr>
            <w:tcW w:w="2848" w:type="dxa"/>
            <w:hideMark/>
            <w:tcPrChange w:id="951" w:author="Ume Sauda Ghanyani" w:date="2025-10-29T10:20:00Z" w16du:dateUtc="2025-10-29T05:20:00Z">
              <w:tcPr>
                <w:tcW w:w="3016" w:type="dxa"/>
                <w:hideMark/>
              </w:tcPr>
            </w:tcPrChange>
          </w:tcPr>
          <w:p w14:paraId="5F4DC634"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 xml:space="preserve">In </w:t>
            </w:r>
            <w:r w:rsidRPr="00A11051">
              <w:rPr>
                <w:rFonts w:ascii="Aptos Narrow" w:eastAsia="Times New Roman" w:hAnsi="Aptos Narrow" w:cs="Times New Roman"/>
                <w:b/>
                <w:bCs/>
                <w:color w:val="000000"/>
                <w:sz w:val="22"/>
                <w:szCs w:val="22"/>
              </w:rPr>
              <w:t>child table</w:t>
            </w:r>
            <w:r w:rsidRPr="00A11051">
              <w:rPr>
                <w:rFonts w:ascii="Aptos Narrow" w:eastAsia="Times New Roman" w:hAnsi="Aptos Narrow" w:cs="Times New Roman"/>
                <w:color w:val="000000"/>
                <w:sz w:val="22"/>
                <w:szCs w:val="22"/>
              </w:rPr>
              <w:t xml:space="preserve"> </w:t>
            </w:r>
            <w:proofErr w:type="spellStart"/>
            <w:proofErr w:type="gramStart"/>
            <w:r w:rsidRPr="00A11051">
              <w:rPr>
                <w:rFonts w:ascii="Arial Unicode MS" w:eastAsia="Times New Roman" w:hAnsi="Arial Unicode MS" w:cs="Times New Roman"/>
                <w:color w:val="000000"/>
              </w:rPr>
              <w:t>silver.transaction</w:t>
            </w:r>
            <w:proofErr w:type="gramEnd"/>
            <w:r w:rsidRPr="00A11051">
              <w:rPr>
                <w:rFonts w:ascii="Arial Unicode MS" w:eastAsia="Times New Roman" w:hAnsi="Arial Unicode MS" w:cs="Times New Roman"/>
                <w:color w:val="000000"/>
              </w:rPr>
              <w:t>_tadp_result</w:t>
            </w:r>
            <w:proofErr w:type="spellEnd"/>
            <w:r w:rsidRPr="00A11051">
              <w:rPr>
                <w:rFonts w:ascii="Aptos Narrow" w:eastAsia="Times New Roman" w:hAnsi="Aptos Narrow" w:cs="Times New Roman"/>
                <w:color w:val="000000"/>
                <w:sz w:val="22"/>
                <w:szCs w:val="22"/>
              </w:rPr>
              <w:t xml:space="preserve"> (PK: </w:t>
            </w:r>
            <w:proofErr w:type="spellStart"/>
            <w:r w:rsidRPr="00A11051">
              <w:rPr>
                <w:rFonts w:ascii="Arial Unicode MS" w:eastAsia="Times New Roman" w:hAnsi="Arial Unicode MS" w:cs="Times New Roman"/>
                <w:color w:val="000000"/>
              </w:rPr>
              <w:t>eval_id</w:t>
            </w:r>
            <w:proofErr w:type="spellEnd"/>
            <w:r w:rsidRPr="00A11051">
              <w:rPr>
                <w:rFonts w:ascii="Aptos Narrow" w:eastAsia="Times New Roman" w:hAnsi="Aptos Narrow" w:cs="Times New Roman"/>
                <w:color w:val="000000"/>
                <w:sz w:val="22"/>
                <w:szCs w:val="22"/>
              </w:rPr>
              <w:t xml:space="preserve">, </w:t>
            </w:r>
            <w:proofErr w:type="spellStart"/>
            <w:r w:rsidRPr="00A11051">
              <w:rPr>
                <w:rFonts w:ascii="Arial Unicode MS" w:eastAsia="Times New Roman" w:hAnsi="Arial Unicode MS" w:cs="Times New Roman"/>
                <w:color w:val="000000"/>
              </w:rPr>
              <w:t>tadp_result_id</w:t>
            </w:r>
            <w:proofErr w:type="spellEnd"/>
            <w:r w:rsidRPr="00A11051">
              <w:rPr>
                <w:rFonts w:ascii="Aptos Narrow" w:eastAsia="Times New Roman" w:hAnsi="Aptos Narrow" w:cs="Times New Roman"/>
                <w:color w:val="000000"/>
                <w:sz w:val="22"/>
                <w:szCs w:val="22"/>
              </w:rPr>
              <w:t>).</w:t>
            </w:r>
          </w:p>
        </w:tc>
        <w:tc>
          <w:tcPr>
            <w:tcW w:w="1676" w:type="dxa"/>
            <w:hideMark/>
            <w:tcPrChange w:id="952" w:author="Ume Sauda Ghanyani" w:date="2025-10-29T10:20:00Z" w16du:dateUtc="2025-10-29T05:20:00Z">
              <w:tcPr>
                <w:tcW w:w="1876" w:type="dxa"/>
                <w:hideMark/>
              </w:tcPr>
            </w:tcPrChange>
          </w:tcPr>
          <w:p w14:paraId="45B9A071"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Ops quality reports (passed/failed steps).</w:t>
            </w:r>
          </w:p>
        </w:tc>
      </w:tr>
      <w:tr w:rsidR="00A11051" w:rsidRPr="00A11051" w14:paraId="4F2588AC" w14:textId="77777777" w:rsidTr="00D42FE8">
        <w:trPr>
          <w:trHeight w:val="852"/>
          <w:trPrChange w:id="953" w:author="Ume Sauda Ghanyani" w:date="2025-10-29T10:20:00Z" w16du:dateUtc="2025-10-29T05:20:00Z">
            <w:trPr>
              <w:trHeight w:val="852"/>
            </w:trPr>
          </w:trPrChange>
        </w:trPr>
        <w:tc>
          <w:tcPr>
            <w:cnfStyle w:val="001000000000" w:firstRow="0" w:lastRow="0" w:firstColumn="1" w:lastColumn="0" w:oddVBand="0" w:evenVBand="0" w:oddHBand="0" w:evenHBand="0" w:firstRowFirstColumn="0" w:firstRowLastColumn="0" w:lastRowFirstColumn="0" w:lastRowLastColumn="0"/>
            <w:tcW w:w="1661" w:type="dxa"/>
            <w:hideMark/>
            <w:tcPrChange w:id="954" w:author="Ume Sauda Ghanyani" w:date="2025-10-29T10:20:00Z" w16du:dateUtc="2025-10-29T05:20:00Z">
              <w:tcPr>
                <w:tcW w:w="1538" w:type="dxa"/>
                <w:hideMark/>
              </w:tcPr>
            </w:tcPrChange>
          </w:tcPr>
          <w:p w14:paraId="0AB782B1" w14:textId="77777777" w:rsidR="00A11051" w:rsidRPr="00A11051" w:rsidRDefault="00A11051" w:rsidP="00A11051">
            <w:pPr>
              <w:jc w:val="left"/>
              <w:rPr>
                <w:rFonts w:ascii="Arial Unicode MS" w:eastAsia="Times New Roman" w:hAnsi="Arial Unicode MS" w:cs="Times New Roman"/>
                <w:color w:val="000000"/>
              </w:rPr>
            </w:pPr>
            <w:proofErr w:type="spellStart"/>
            <w:r w:rsidRPr="00A11051">
              <w:rPr>
                <w:rFonts w:ascii="Arial Unicode MS" w:eastAsia="Times New Roman" w:hAnsi="Arial Unicode MS" w:cs="Times New Roman"/>
                <w:color w:val="000000"/>
              </w:rPr>
              <w:t>tadpResult_cfg</w:t>
            </w:r>
            <w:proofErr w:type="spellEnd"/>
          </w:p>
        </w:tc>
        <w:tc>
          <w:tcPr>
            <w:tcW w:w="1437" w:type="dxa"/>
            <w:hideMark/>
            <w:tcPrChange w:id="955" w:author="Ume Sauda Ghanyani" w:date="2025-10-29T10:20:00Z" w16du:dateUtc="2025-10-29T05:20:00Z">
              <w:tcPr>
                <w:tcW w:w="1251" w:type="dxa"/>
                <w:hideMark/>
              </w:tcPr>
            </w:tcPrChange>
          </w:tcPr>
          <w:p w14:paraId="3D1D865C"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As-is (JSON/string).</w:t>
            </w:r>
          </w:p>
        </w:tc>
        <w:tc>
          <w:tcPr>
            <w:tcW w:w="1618" w:type="dxa"/>
            <w:hideMark/>
            <w:tcPrChange w:id="956" w:author="Ume Sauda Ghanyani" w:date="2025-10-29T10:20:00Z" w16du:dateUtc="2025-10-29T05:20:00Z">
              <w:tcPr>
                <w:tcW w:w="1559" w:type="dxa"/>
                <w:hideMark/>
              </w:tcPr>
            </w:tcPrChange>
          </w:tcPr>
          <w:p w14:paraId="30B84AE5"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STRING/JSON</w:t>
            </w:r>
            <w:r w:rsidRPr="00A11051">
              <w:rPr>
                <w:rFonts w:ascii="Aptos Narrow" w:eastAsia="Times New Roman" w:hAnsi="Aptos Narrow" w:cs="Times New Roman"/>
                <w:color w:val="000000"/>
                <w:sz w:val="22"/>
                <w:szCs w:val="22"/>
              </w:rPr>
              <w:t>.</w:t>
            </w:r>
          </w:p>
        </w:tc>
        <w:tc>
          <w:tcPr>
            <w:tcW w:w="2848" w:type="dxa"/>
            <w:hideMark/>
            <w:tcPrChange w:id="957" w:author="Ume Sauda Ghanyani" w:date="2025-10-29T10:20:00Z" w16du:dateUtc="2025-10-29T05:20:00Z">
              <w:tcPr>
                <w:tcW w:w="3016" w:type="dxa"/>
                <w:hideMark/>
              </w:tcPr>
            </w:tcPrChange>
          </w:tcPr>
          <w:p w14:paraId="291DF402"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 xml:space="preserve">Split to </w:t>
            </w:r>
            <w:proofErr w:type="spellStart"/>
            <w:r w:rsidRPr="00A11051">
              <w:rPr>
                <w:rFonts w:ascii="Arial Unicode MS" w:eastAsia="Times New Roman" w:hAnsi="Arial Unicode MS" w:cs="Times New Roman"/>
                <w:color w:val="000000"/>
              </w:rPr>
              <w:t>cfg_id</w:t>
            </w:r>
            <w:proofErr w:type="spellEnd"/>
            <w:r w:rsidRPr="00A11051">
              <w:rPr>
                <w:rFonts w:ascii="Aptos Narrow" w:eastAsia="Times New Roman" w:hAnsi="Aptos Narrow" w:cs="Times New Roman"/>
                <w:color w:val="000000"/>
                <w:sz w:val="22"/>
                <w:szCs w:val="22"/>
              </w:rPr>
              <w:t xml:space="preserve">, </w:t>
            </w:r>
            <w:proofErr w:type="spellStart"/>
            <w:r w:rsidRPr="00A11051">
              <w:rPr>
                <w:rFonts w:ascii="Arial Unicode MS" w:eastAsia="Times New Roman" w:hAnsi="Arial Unicode MS" w:cs="Times New Roman"/>
                <w:color w:val="000000"/>
              </w:rPr>
              <w:t>cfg_version</w:t>
            </w:r>
            <w:proofErr w:type="spellEnd"/>
            <w:r w:rsidRPr="00A11051">
              <w:rPr>
                <w:rFonts w:ascii="Aptos Narrow" w:eastAsia="Times New Roman" w:hAnsi="Aptos Narrow" w:cs="Times New Roman"/>
                <w:color w:val="000000"/>
                <w:sz w:val="22"/>
                <w:szCs w:val="22"/>
              </w:rPr>
              <w:t xml:space="preserve"> columns + keep raw JSON.</w:t>
            </w:r>
          </w:p>
        </w:tc>
        <w:tc>
          <w:tcPr>
            <w:tcW w:w="1676" w:type="dxa"/>
            <w:hideMark/>
            <w:tcPrChange w:id="958" w:author="Ume Sauda Ghanyani" w:date="2025-10-29T10:20:00Z" w16du:dateUtc="2025-10-29T05:20:00Z">
              <w:tcPr>
                <w:tcW w:w="1876" w:type="dxa"/>
                <w:hideMark/>
              </w:tcPr>
            </w:tcPrChange>
          </w:tcPr>
          <w:p w14:paraId="7D26A8C5"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Config adoption/rollout charts.</w:t>
            </w:r>
          </w:p>
        </w:tc>
      </w:tr>
      <w:tr w:rsidR="00D42FE8" w:rsidRPr="00A11051" w14:paraId="5EA3908E" w14:textId="77777777" w:rsidTr="00D42FE8">
        <w:trPr>
          <w:cnfStyle w:val="000000100000" w:firstRow="0" w:lastRow="0" w:firstColumn="0" w:lastColumn="0" w:oddVBand="0" w:evenVBand="0" w:oddHBand="1" w:evenHBand="0" w:firstRowFirstColumn="0" w:firstRowLastColumn="0" w:lastRowFirstColumn="0" w:lastRowLastColumn="0"/>
          <w:trHeight w:val="852"/>
          <w:ins w:id="959" w:author="Ume Sauda Ghanyani" w:date="2025-10-29T10:20:00Z"/>
          <w:trPrChange w:id="960" w:author="Ume Sauda Ghanyani" w:date="2025-10-29T10:20:00Z" w16du:dateUtc="2025-10-29T05:20:00Z">
            <w:trPr>
              <w:trHeight w:val="852"/>
            </w:trPr>
          </w:trPrChange>
        </w:trPr>
        <w:tc>
          <w:tcPr>
            <w:cnfStyle w:val="001000000000" w:firstRow="0" w:lastRow="0" w:firstColumn="1" w:lastColumn="0" w:oddVBand="0" w:evenVBand="0" w:oddHBand="0" w:evenHBand="0" w:firstRowFirstColumn="0" w:firstRowLastColumn="0" w:lastRowFirstColumn="0" w:lastRowLastColumn="0"/>
            <w:tcW w:w="1661" w:type="dxa"/>
            <w:tcPrChange w:id="961" w:author="Ume Sauda Ghanyani" w:date="2025-10-29T10:20:00Z" w16du:dateUtc="2025-10-29T05:20:00Z">
              <w:tcPr>
                <w:tcW w:w="1538" w:type="dxa"/>
              </w:tcPr>
            </w:tcPrChange>
          </w:tcPr>
          <w:p w14:paraId="6B82B860" w14:textId="07559A2C" w:rsidR="00D42FE8" w:rsidRPr="00A11051" w:rsidRDefault="00D42FE8" w:rsidP="00A11051">
            <w:pPr>
              <w:jc w:val="left"/>
              <w:cnfStyle w:val="001000100000" w:firstRow="0" w:lastRow="0" w:firstColumn="1" w:lastColumn="0" w:oddVBand="0" w:evenVBand="0" w:oddHBand="1" w:evenHBand="0" w:firstRowFirstColumn="0" w:firstRowLastColumn="0" w:lastRowFirstColumn="0" w:lastRowLastColumn="0"/>
              <w:rPr>
                <w:ins w:id="962" w:author="Ume Sauda Ghanyani" w:date="2025-10-29T10:20:00Z" w16du:dateUtc="2025-10-29T05:20:00Z"/>
                <w:rFonts w:ascii="Arial Unicode MS" w:eastAsia="Times New Roman" w:hAnsi="Arial Unicode MS" w:cs="Times New Roman"/>
                <w:color w:val="000000"/>
              </w:rPr>
            </w:pPr>
            <w:proofErr w:type="spellStart"/>
            <w:ins w:id="963" w:author="Ume Sauda Ghanyani" w:date="2025-10-29T10:21:00Z">
              <w:r w:rsidRPr="00D42FE8">
                <w:rPr>
                  <w:rFonts w:ascii="Arial Unicode MS" w:eastAsia="Times New Roman" w:hAnsi="Arial Unicode MS" w:cs="Times New Roman"/>
                  <w:color w:val="000000"/>
                </w:rPr>
                <w:t>prcgTm</w:t>
              </w:r>
              <w:proofErr w:type="spellEnd"/>
              <w:r w:rsidRPr="00D42FE8">
                <w:rPr>
                  <w:rFonts w:ascii="Arial Unicode MS" w:eastAsia="Times New Roman" w:hAnsi="Arial Unicode MS" w:cs="Times New Roman"/>
                  <w:color w:val="000000"/>
                </w:rPr>
                <w:t> </w:t>
              </w:r>
            </w:ins>
          </w:p>
        </w:tc>
        <w:tc>
          <w:tcPr>
            <w:tcW w:w="1437" w:type="dxa"/>
            <w:tcPrChange w:id="964" w:author="Ume Sauda Ghanyani" w:date="2025-10-29T10:20:00Z" w16du:dateUtc="2025-10-29T05:20:00Z">
              <w:tcPr>
                <w:tcW w:w="1251" w:type="dxa"/>
              </w:tcPr>
            </w:tcPrChange>
          </w:tcPr>
          <w:p w14:paraId="10E8202E" w14:textId="4769D8E3"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ins w:id="965" w:author="Ume Sauda Ghanyani" w:date="2025-10-29T10:20:00Z" w16du:dateUtc="2025-10-29T05:20:00Z"/>
                <w:rFonts w:ascii="Aptos Narrow" w:eastAsia="Times New Roman" w:hAnsi="Aptos Narrow" w:cs="Times New Roman"/>
                <w:color w:val="000000"/>
                <w:sz w:val="22"/>
                <w:szCs w:val="22"/>
              </w:rPr>
            </w:pPr>
            <w:ins w:id="966" w:author="Ume Sauda Ghanyani" w:date="2025-10-29T10:21:00Z">
              <w:r w:rsidRPr="00D42FE8">
                <w:rPr>
                  <w:rFonts w:ascii="Aptos Narrow" w:eastAsia="Times New Roman" w:hAnsi="Aptos Narrow" w:cs="Times New Roman"/>
                  <w:color w:val="000000"/>
                  <w:sz w:val="22"/>
                  <w:szCs w:val="22"/>
                </w:rPr>
                <w:t>As-is. </w:t>
              </w:r>
            </w:ins>
          </w:p>
        </w:tc>
        <w:tc>
          <w:tcPr>
            <w:tcW w:w="1618" w:type="dxa"/>
            <w:tcPrChange w:id="967" w:author="Ume Sauda Ghanyani" w:date="2025-10-29T10:20:00Z" w16du:dateUtc="2025-10-29T05:20:00Z">
              <w:tcPr>
                <w:tcW w:w="1559" w:type="dxa"/>
              </w:tcPr>
            </w:tcPrChange>
          </w:tcPr>
          <w:p w14:paraId="34274E5E" w14:textId="23445EA1"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ins w:id="968" w:author="Ume Sauda Ghanyani" w:date="2025-10-29T10:20:00Z" w16du:dateUtc="2025-10-29T05:20:00Z"/>
                <w:rFonts w:ascii="Arial Unicode MS" w:eastAsia="Times New Roman" w:hAnsi="Arial Unicode MS" w:cs="Times New Roman"/>
                <w:color w:val="000000"/>
              </w:rPr>
            </w:pPr>
            <w:ins w:id="969" w:author="Ume Sauda Ghanyani" w:date="2025-10-29T10:21:00Z">
              <w:r w:rsidRPr="00D42FE8">
                <w:rPr>
                  <w:rFonts w:ascii="Arial Unicode MS" w:eastAsia="Times New Roman" w:hAnsi="Arial Unicode MS" w:cs="Times New Roman"/>
                  <w:color w:val="000000"/>
                </w:rPr>
                <w:t>TIMESTAMP</w:t>
              </w:r>
            </w:ins>
          </w:p>
        </w:tc>
        <w:tc>
          <w:tcPr>
            <w:tcW w:w="2848" w:type="dxa"/>
            <w:tcPrChange w:id="970" w:author="Ume Sauda Ghanyani" w:date="2025-10-29T10:20:00Z" w16du:dateUtc="2025-10-29T05:20:00Z">
              <w:tcPr>
                <w:tcW w:w="3016" w:type="dxa"/>
              </w:tcPr>
            </w:tcPrChange>
          </w:tcPr>
          <w:p w14:paraId="62F634D4" w14:textId="1050CA0C"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ins w:id="971" w:author="Ume Sauda Ghanyani" w:date="2025-10-29T10:20:00Z" w16du:dateUtc="2025-10-29T05:20:00Z"/>
                <w:rFonts w:ascii="Aptos Narrow" w:eastAsia="Times New Roman" w:hAnsi="Aptos Narrow" w:cs="Times New Roman"/>
                <w:color w:val="000000"/>
                <w:sz w:val="22"/>
                <w:szCs w:val="22"/>
              </w:rPr>
            </w:pPr>
            <w:ins w:id="972" w:author="Ume Sauda Ghanyani" w:date="2025-10-29T10:21:00Z">
              <w:r w:rsidRPr="00D42FE8">
                <w:rPr>
                  <w:rFonts w:ascii="Aptos Narrow" w:eastAsia="Times New Roman" w:hAnsi="Aptos Narrow" w:cs="Times New Roman"/>
                  <w:color w:val="000000"/>
                  <w:sz w:val="22"/>
                  <w:szCs w:val="22"/>
                </w:rPr>
                <w:t>Engine processing timestamp (</w:t>
              </w:r>
              <w:proofErr w:type="gramStart"/>
              <w:r w:rsidRPr="00D42FE8">
                <w:rPr>
                  <w:rFonts w:ascii="Aptos Narrow" w:eastAsia="Times New Roman" w:hAnsi="Aptos Narrow" w:cs="Times New Roman"/>
                  <w:color w:val="000000"/>
                  <w:sz w:val="22"/>
                  <w:szCs w:val="22"/>
                </w:rPr>
                <w:t>latest-wins</w:t>
              </w:r>
              <w:proofErr w:type="gramEnd"/>
              <w:r w:rsidRPr="00D42FE8">
                <w:rPr>
                  <w:rFonts w:ascii="Aptos Narrow" w:eastAsia="Times New Roman" w:hAnsi="Aptos Narrow" w:cs="Times New Roman"/>
                  <w:color w:val="000000"/>
                  <w:sz w:val="22"/>
                  <w:szCs w:val="22"/>
                </w:rPr>
                <w:t xml:space="preserve"> </w:t>
              </w:r>
              <w:proofErr w:type="spellStart"/>
              <w:r w:rsidRPr="00D42FE8">
                <w:rPr>
                  <w:rFonts w:ascii="Aptos Narrow" w:eastAsia="Times New Roman" w:hAnsi="Aptos Narrow" w:cs="Times New Roman"/>
                  <w:color w:val="000000"/>
                  <w:sz w:val="22"/>
                  <w:szCs w:val="22"/>
                </w:rPr>
                <w:t>dedup</w:t>
              </w:r>
              <w:proofErr w:type="spellEnd"/>
              <w:r w:rsidRPr="00D42FE8">
                <w:rPr>
                  <w:rFonts w:ascii="Aptos Narrow" w:eastAsia="Times New Roman" w:hAnsi="Aptos Narrow" w:cs="Times New Roman"/>
                  <w:color w:val="000000"/>
                  <w:sz w:val="22"/>
                  <w:szCs w:val="22"/>
                </w:rPr>
                <w:t xml:space="preserve"> if duplicates). </w:t>
              </w:r>
            </w:ins>
          </w:p>
        </w:tc>
        <w:tc>
          <w:tcPr>
            <w:tcW w:w="1676" w:type="dxa"/>
            <w:tcPrChange w:id="973" w:author="Ume Sauda Ghanyani" w:date="2025-10-29T10:20:00Z" w16du:dateUtc="2025-10-29T05:20:00Z">
              <w:tcPr>
                <w:tcW w:w="1876" w:type="dxa"/>
              </w:tcPr>
            </w:tcPrChange>
          </w:tcPr>
          <w:p w14:paraId="1A558A33" w14:textId="06670522"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ins w:id="974" w:author="Ume Sauda Ghanyani" w:date="2025-10-29T10:20:00Z" w16du:dateUtc="2025-10-29T05:20:00Z"/>
                <w:rFonts w:ascii="Aptos Narrow" w:eastAsia="Times New Roman" w:hAnsi="Aptos Narrow" w:cs="Times New Roman"/>
                <w:color w:val="000000"/>
                <w:sz w:val="22"/>
                <w:szCs w:val="22"/>
              </w:rPr>
            </w:pPr>
            <w:proofErr w:type="gramStart"/>
            <w:ins w:id="975" w:author="Ume Sauda Ghanyani" w:date="2025-10-29T10:22:00Z">
              <w:r w:rsidRPr="00D42FE8">
                <w:rPr>
                  <w:rFonts w:ascii="Aptos Narrow" w:eastAsia="Times New Roman" w:hAnsi="Aptos Narrow" w:cs="Times New Roman"/>
                  <w:color w:val="000000"/>
                  <w:sz w:val="22"/>
                  <w:szCs w:val="22"/>
                </w:rPr>
                <w:t>Freshness</w:t>
              </w:r>
              <w:proofErr w:type="gramEnd"/>
              <w:r w:rsidRPr="00D42FE8">
                <w:rPr>
                  <w:rFonts w:ascii="Aptos Narrow" w:eastAsia="Times New Roman" w:hAnsi="Aptos Narrow" w:cs="Times New Roman"/>
                  <w:color w:val="000000"/>
                  <w:sz w:val="22"/>
                  <w:szCs w:val="22"/>
                </w:rPr>
                <w:t xml:space="preserve"> widgets. </w:t>
              </w:r>
            </w:ins>
          </w:p>
        </w:tc>
      </w:tr>
    </w:tbl>
    <w:p w14:paraId="636FE7D2" w14:textId="77777777" w:rsidR="005671A5" w:rsidRDefault="005671A5" w:rsidP="005304E1">
      <w:pPr>
        <w:pStyle w:val="ListParagraph"/>
      </w:pPr>
    </w:p>
    <w:p w14:paraId="18AC11F5" w14:textId="77777777" w:rsidR="005671A5" w:rsidRDefault="005671A5" w:rsidP="005304E1">
      <w:pPr>
        <w:pStyle w:val="ListParagraph"/>
      </w:pPr>
    </w:p>
    <w:p w14:paraId="618BB0FC" w14:textId="571D434F" w:rsidR="00A11051" w:rsidRPr="00BA2BEE" w:rsidRDefault="001A0D36" w:rsidP="005304E1">
      <w:pPr>
        <w:pStyle w:val="ListParagraph"/>
      </w:pPr>
      <w:r>
        <w:t xml:space="preserve"> </w:t>
      </w:r>
    </w:p>
    <w:p w14:paraId="73A340B0" w14:textId="364DFD9D" w:rsidR="007A2C0C" w:rsidRDefault="00CA14A8" w:rsidP="0082296D">
      <w:pPr>
        <w:pStyle w:val="Heading2"/>
        <w:numPr>
          <w:ilvl w:val="1"/>
          <w:numId w:val="4"/>
        </w:numPr>
      </w:pPr>
      <w:bookmarkStart w:id="976" w:name="_Toc213340867"/>
      <w:bookmarkStart w:id="977" w:name="_Toc213341056"/>
      <w:r>
        <w:t>CMS</w:t>
      </w:r>
      <w:bookmarkEnd w:id="976"/>
      <w:bookmarkEnd w:id="977"/>
    </w:p>
    <w:p w14:paraId="58F82F29" w14:textId="38DB4B1D" w:rsidR="00653F97" w:rsidRDefault="009452D9" w:rsidP="0082296D">
      <w:pPr>
        <w:pStyle w:val="Heading3"/>
        <w:numPr>
          <w:ilvl w:val="2"/>
          <w:numId w:val="4"/>
        </w:numPr>
      </w:pPr>
      <w:bookmarkStart w:id="978" w:name="_Toc213340868"/>
      <w:bookmarkStart w:id="979" w:name="_Toc213341057"/>
      <w:r>
        <w:t>Alerts</w:t>
      </w:r>
      <w:bookmarkEnd w:id="978"/>
      <w:bookmarkEnd w:id="979"/>
    </w:p>
    <w:tbl>
      <w:tblPr>
        <w:tblStyle w:val="GridTable4"/>
        <w:tblW w:w="9080" w:type="dxa"/>
        <w:tblLook w:val="04A0" w:firstRow="1" w:lastRow="0" w:firstColumn="1" w:lastColumn="0" w:noHBand="0" w:noVBand="1"/>
      </w:tblPr>
      <w:tblGrid>
        <w:gridCol w:w="2577"/>
        <w:gridCol w:w="971"/>
        <w:gridCol w:w="1407"/>
        <w:gridCol w:w="2078"/>
        <w:gridCol w:w="2047"/>
      </w:tblGrid>
      <w:tr w:rsidR="004644EA" w:rsidRPr="004644EA" w14:paraId="7698EBA3" w14:textId="77777777" w:rsidTr="004644E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05D8ECAB" w14:textId="77777777" w:rsidR="004644EA" w:rsidRPr="004644EA" w:rsidRDefault="004644EA" w:rsidP="004644EA">
            <w:pPr>
              <w:jc w:val="center"/>
              <w:rPr>
                <w:rFonts w:ascii="Aptos Narrow" w:eastAsia="Times New Roman" w:hAnsi="Aptos Narrow" w:cs="Times New Roman"/>
                <w:sz w:val="22"/>
                <w:szCs w:val="22"/>
              </w:rPr>
            </w:pPr>
            <w:r w:rsidRPr="004644EA">
              <w:rPr>
                <w:rFonts w:ascii="Aptos Narrow" w:eastAsia="Times New Roman" w:hAnsi="Aptos Narrow" w:cs="Times New Roman"/>
                <w:sz w:val="22"/>
                <w:szCs w:val="22"/>
              </w:rPr>
              <w:t>Field</w:t>
            </w:r>
          </w:p>
        </w:tc>
        <w:tc>
          <w:tcPr>
            <w:tcW w:w="1240" w:type="dxa"/>
            <w:hideMark/>
          </w:tcPr>
          <w:p w14:paraId="6DFC16F0"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Raw (Ozone)</w:t>
            </w:r>
          </w:p>
        </w:tc>
        <w:tc>
          <w:tcPr>
            <w:tcW w:w="1560" w:type="dxa"/>
            <w:hideMark/>
          </w:tcPr>
          <w:p w14:paraId="7B08E594"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Bronze (Hudi)</w:t>
            </w:r>
          </w:p>
        </w:tc>
        <w:tc>
          <w:tcPr>
            <w:tcW w:w="2860" w:type="dxa"/>
            <w:hideMark/>
          </w:tcPr>
          <w:p w14:paraId="1F5C4A4A"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Silver (Hudi + Spark)</w:t>
            </w:r>
          </w:p>
        </w:tc>
        <w:tc>
          <w:tcPr>
            <w:tcW w:w="1880" w:type="dxa"/>
            <w:hideMark/>
          </w:tcPr>
          <w:p w14:paraId="329AC589"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Gold (Analytics / Dashboards)</w:t>
            </w:r>
          </w:p>
        </w:tc>
      </w:tr>
      <w:tr w:rsidR="004644EA" w:rsidRPr="004644EA" w14:paraId="3104827C" w14:textId="77777777" w:rsidTr="004644E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540" w:type="dxa"/>
            <w:hideMark/>
          </w:tcPr>
          <w:p w14:paraId="6394C85F"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alert_id</w:t>
            </w:r>
            <w:proofErr w:type="spellEnd"/>
            <w:r w:rsidRPr="004644EA">
              <w:rPr>
                <w:rFonts w:ascii="Aptos Narrow" w:eastAsia="Times New Roman" w:hAnsi="Aptos Narrow" w:cs="Times New Roman"/>
                <w:color w:val="000000"/>
                <w:sz w:val="22"/>
                <w:szCs w:val="22"/>
              </w:rPr>
              <w:t xml:space="preserve"> (PK)</w:t>
            </w:r>
          </w:p>
        </w:tc>
        <w:tc>
          <w:tcPr>
            <w:tcW w:w="1240" w:type="dxa"/>
            <w:hideMark/>
          </w:tcPr>
          <w:p w14:paraId="5DD7BD9A"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389195A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 uniqueness checked.</w:t>
            </w:r>
          </w:p>
        </w:tc>
        <w:tc>
          <w:tcPr>
            <w:tcW w:w="2860" w:type="dxa"/>
            <w:hideMark/>
          </w:tcPr>
          <w:p w14:paraId="442750A2"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proofErr w:type="gramStart"/>
            <w:r w:rsidRPr="004644EA">
              <w:rPr>
                <w:rFonts w:ascii="Aptos Narrow" w:eastAsia="Times New Roman" w:hAnsi="Aptos Narrow" w:cs="Times New Roman"/>
                <w:color w:val="000000"/>
                <w:sz w:val="22"/>
                <w:szCs w:val="22"/>
              </w:rPr>
              <w:t>PK;</w:t>
            </w:r>
            <w:proofErr w:type="gramEnd"/>
            <w:r w:rsidRPr="004644EA">
              <w:rPr>
                <w:rFonts w:ascii="Aptos Narrow" w:eastAsia="Times New Roman" w:hAnsi="Aptos Narrow" w:cs="Times New Roman"/>
                <w:color w:val="000000"/>
                <w:sz w:val="22"/>
                <w:szCs w:val="22"/>
              </w:rPr>
              <w:t xml:space="preserve"> surrogate allowed if needed.</w:t>
            </w:r>
          </w:p>
        </w:tc>
        <w:tc>
          <w:tcPr>
            <w:tcW w:w="1880" w:type="dxa"/>
            <w:hideMark/>
          </w:tcPr>
          <w:p w14:paraId="334D2155"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Drill-down key, linking to case/tasks.</w:t>
            </w:r>
          </w:p>
        </w:tc>
      </w:tr>
      <w:tr w:rsidR="004644EA" w:rsidRPr="004644EA" w14:paraId="53CB2578" w14:textId="77777777" w:rsidTr="004644EA">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150EA943" w14:textId="77777777" w:rsidR="004644EA" w:rsidRPr="004644EA" w:rsidRDefault="004644EA" w:rsidP="004644EA">
            <w:pPr>
              <w:jc w:val="left"/>
              <w:rPr>
                <w:rFonts w:ascii="Arial Unicode MS" w:eastAsia="Times New Roman" w:hAnsi="Arial Unicode MS" w:cs="Times New Roman"/>
                <w:color w:val="000000"/>
              </w:rPr>
            </w:pPr>
            <w:commentRangeStart w:id="980"/>
            <w:commentRangeStart w:id="981"/>
            <w:commentRangeStart w:id="982"/>
            <w:proofErr w:type="spellStart"/>
            <w:r w:rsidRPr="004644EA">
              <w:rPr>
                <w:rFonts w:ascii="Arial Unicode MS" w:eastAsia="Times New Roman" w:hAnsi="Arial Unicode MS" w:cs="Times New Roman"/>
                <w:color w:val="000000"/>
              </w:rPr>
              <w:t>tenant_id</w:t>
            </w:r>
            <w:commentRangeEnd w:id="980"/>
            <w:proofErr w:type="spellEnd"/>
            <w:r w:rsidR="00825322">
              <w:rPr>
                <w:rStyle w:val="CommentReference"/>
                <w:rFonts w:eastAsiaTheme="minorHAnsi" w:cstheme="minorBidi"/>
                <w:b w:val="0"/>
                <w:bCs w:val="0"/>
              </w:rPr>
              <w:commentReference w:id="980"/>
            </w:r>
            <w:commentRangeEnd w:id="981"/>
            <w:r w:rsidR="00825322">
              <w:rPr>
                <w:rStyle w:val="CommentReference"/>
                <w:rFonts w:eastAsiaTheme="minorHAnsi" w:cstheme="minorBidi"/>
                <w:b w:val="0"/>
                <w:bCs w:val="0"/>
              </w:rPr>
              <w:commentReference w:id="981"/>
            </w:r>
            <w:commentRangeEnd w:id="982"/>
            <w:r w:rsidR="009474B1">
              <w:rPr>
                <w:rStyle w:val="CommentReference"/>
                <w:rFonts w:eastAsiaTheme="minorHAnsi" w:cstheme="minorBidi"/>
                <w:b w:val="0"/>
                <w:bCs w:val="0"/>
              </w:rPr>
              <w:commentReference w:id="982"/>
            </w:r>
          </w:p>
        </w:tc>
        <w:tc>
          <w:tcPr>
            <w:tcW w:w="1240" w:type="dxa"/>
            <w:hideMark/>
          </w:tcPr>
          <w:p w14:paraId="6E803D7D"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8C3CF8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w:t>
            </w:r>
          </w:p>
        </w:tc>
        <w:tc>
          <w:tcPr>
            <w:tcW w:w="2860" w:type="dxa"/>
            <w:hideMark/>
          </w:tcPr>
          <w:p w14:paraId="1AFE713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FK → </w:t>
            </w:r>
            <w:proofErr w:type="spellStart"/>
            <w:r w:rsidRPr="004644EA">
              <w:rPr>
                <w:rFonts w:ascii="Arial Unicode MS" w:eastAsia="Times New Roman" w:hAnsi="Arial Unicode MS" w:cs="Times New Roman"/>
                <w:color w:val="000000"/>
              </w:rPr>
              <w:t>dim_tenant</w:t>
            </w:r>
            <w:proofErr w:type="spellEnd"/>
            <w:r w:rsidRPr="004644EA">
              <w:rPr>
                <w:rFonts w:ascii="Aptos Narrow" w:eastAsia="Times New Roman" w:hAnsi="Aptos Narrow" w:cs="Times New Roman"/>
                <w:color w:val="000000"/>
                <w:sz w:val="22"/>
                <w:szCs w:val="22"/>
              </w:rPr>
              <w:t>.</w:t>
            </w:r>
          </w:p>
        </w:tc>
        <w:tc>
          <w:tcPr>
            <w:tcW w:w="1880" w:type="dxa"/>
            <w:hideMark/>
          </w:tcPr>
          <w:p w14:paraId="2E49799C"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Tenant filters/segmentation.</w:t>
            </w:r>
          </w:p>
        </w:tc>
      </w:tr>
      <w:tr w:rsidR="004644EA" w:rsidRPr="004644EA" w14:paraId="74045B1F"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33695798"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source</w:t>
            </w:r>
          </w:p>
        </w:tc>
        <w:tc>
          <w:tcPr>
            <w:tcW w:w="1240" w:type="dxa"/>
            <w:hideMark/>
          </w:tcPr>
          <w:p w14:paraId="6B522461"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94A85FD"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normalized.</w:t>
            </w:r>
          </w:p>
        </w:tc>
        <w:tc>
          <w:tcPr>
            <w:tcW w:w="2860" w:type="dxa"/>
            <w:hideMark/>
          </w:tcPr>
          <w:p w14:paraId="4B03125A"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proofErr w:type="spellStart"/>
            <w:r w:rsidRPr="004644EA">
              <w:rPr>
                <w:rFonts w:ascii="Arial Unicode MS" w:eastAsia="Times New Roman" w:hAnsi="Arial Unicode MS" w:cs="Times New Roman"/>
                <w:color w:val="000000"/>
              </w:rPr>
              <w:t>dim_alert_source</w:t>
            </w:r>
            <w:proofErr w:type="spellEnd"/>
            <w:r w:rsidRPr="004644EA">
              <w:rPr>
                <w:rFonts w:ascii="Aptos Narrow" w:eastAsia="Times New Roman" w:hAnsi="Aptos Narrow" w:cs="Times New Roman"/>
                <w:color w:val="000000"/>
                <w:sz w:val="22"/>
                <w:szCs w:val="22"/>
              </w:rPr>
              <w:t>.</w:t>
            </w:r>
          </w:p>
        </w:tc>
        <w:tc>
          <w:tcPr>
            <w:tcW w:w="1880" w:type="dxa"/>
            <w:hideMark/>
          </w:tcPr>
          <w:p w14:paraId="4FE3DF8F"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Source breakdowns.</w:t>
            </w:r>
          </w:p>
        </w:tc>
      </w:tr>
      <w:tr w:rsidR="004644EA" w:rsidRPr="004644EA" w14:paraId="1FA017A5"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66289CDC"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message</w:t>
            </w:r>
          </w:p>
        </w:tc>
        <w:tc>
          <w:tcPr>
            <w:tcW w:w="1240" w:type="dxa"/>
            <w:hideMark/>
          </w:tcPr>
          <w:p w14:paraId="3F1693A4"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602ACDB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w:t>
            </w:r>
            <w:proofErr w:type="spellStart"/>
            <w:r w:rsidRPr="004644EA">
              <w:rPr>
                <w:rFonts w:ascii="Aptos Narrow" w:eastAsia="Times New Roman" w:hAnsi="Aptos Narrow" w:cs="Times New Roman"/>
                <w:color w:val="000000"/>
                <w:sz w:val="22"/>
                <w:szCs w:val="22"/>
              </w:rPr>
              <w:t>len</w:t>
            </w:r>
            <w:proofErr w:type="spellEnd"/>
            <w:r w:rsidRPr="004644EA">
              <w:rPr>
                <w:rFonts w:ascii="Aptos Narrow" w:eastAsia="Times New Roman" w:hAnsi="Aptos Narrow" w:cs="Times New Roman"/>
                <w:color w:val="000000"/>
                <w:sz w:val="22"/>
                <w:szCs w:val="22"/>
              </w:rPr>
              <w:t xml:space="preserve"> cap).</w:t>
            </w:r>
          </w:p>
        </w:tc>
        <w:tc>
          <w:tcPr>
            <w:tcW w:w="2860" w:type="dxa"/>
            <w:hideMark/>
          </w:tcPr>
          <w:p w14:paraId="65240A0D"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Kept; </w:t>
            </w:r>
            <w:proofErr w:type="gramStart"/>
            <w:r w:rsidRPr="004644EA">
              <w:rPr>
                <w:rFonts w:ascii="Aptos Narrow" w:eastAsia="Times New Roman" w:hAnsi="Aptos Narrow" w:cs="Times New Roman"/>
                <w:color w:val="000000"/>
                <w:sz w:val="22"/>
                <w:szCs w:val="22"/>
              </w:rPr>
              <w:t>also</w:t>
            </w:r>
            <w:proofErr w:type="gramEnd"/>
            <w:r w:rsidRPr="004644EA">
              <w:rPr>
                <w:rFonts w:ascii="Aptos Narrow" w:eastAsia="Times New Roman" w:hAnsi="Aptos Narrow" w:cs="Times New Roman"/>
                <w:color w:val="000000"/>
                <w:sz w:val="22"/>
                <w:szCs w:val="22"/>
              </w:rPr>
              <w:t xml:space="preserve"> </w:t>
            </w:r>
            <w:proofErr w:type="spellStart"/>
            <w:r w:rsidRPr="004644EA">
              <w:rPr>
                <w:rFonts w:ascii="Arial Unicode MS" w:eastAsia="Times New Roman" w:hAnsi="Arial Unicode MS" w:cs="Times New Roman"/>
                <w:color w:val="000000"/>
              </w:rPr>
              <w:t>message_toks</w:t>
            </w:r>
            <w:proofErr w:type="spellEnd"/>
            <w:r w:rsidRPr="004644EA">
              <w:rPr>
                <w:rFonts w:ascii="Aptos Narrow" w:eastAsia="Times New Roman" w:hAnsi="Aptos Narrow" w:cs="Times New Roman"/>
                <w:color w:val="000000"/>
                <w:sz w:val="22"/>
                <w:szCs w:val="22"/>
              </w:rPr>
              <w:t xml:space="preserve"> optional.</w:t>
            </w:r>
          </w:p>
        </w:tc>
        <w:tc>
          <w:tcPr>
            <w:tcW w:w="1880" w:type="dxa"/>
            <w:hideMark/>
          </w:tcPr>
          <w:p w14:paraId="32A2839E"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Not charted; used in </w:t>
            </w:r>
            <w:proofErr w:type="gramStart"/>
            <w:r w:rsidRPr="004644EA">
              <w:rPr>
                <w:rFonts w:ascii="Aptos Narrow" w:eastAsia="Times New Roman" w:hAnsi="Aptos Narrow" w:cs="Times New Roman"/>
                <w:color w:val="000000"/>
                <w:sz w:val="22"/>
                <w:szCs w:val="22"/>
              </w:rPr>
              <w:t>details</w:t>
            </w:r>
            <w:proofErr w:type="gramEnd"/>
            <w:r w:rsidRPr="004644EA">
              <w:rPr>
                <w:rFonts w:ascii="Aptos Narrow" w:eastAsia="Times New Roman" w:hAnsi="Aptos Narrow" w:cs="Times New Roman"/>
                <w:color w:val="000000"/>
                <w:sz w:val="22"/>
                <w:szCs w:val="22"/>
              </w:rPr>
              <w:t>.</w:t>
            </w:r>
          </w:p>
        </w:tc>
      </w:tr>
      <w:tr w:rsidR="004644EA" w:rsidRPr="004644EA" w14:paraId="5D967E9C"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5BB7E736"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severity</w:t>
            </w:r>
          </w:p>
        </w:tc>
        <w:tc>
          <w:tcPr>
            <w:tcW w:w="1240" w:type="dxa"/>
            <w:hideMark/>
          </w:tcPr>
          <w:p w14:paraId="392DED64"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31F8E8F3"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 </w:t>
            </w:r>
            <w:proofErr w:type="spellStart"/>
            <w:r w:rsidRPr="004644EA">
              <w:rPr>
                <w:rFonts w:ascii="Aptos Narrow" w:eastAsia="Times New Roman" w:hAnsi="Aptos Narrow" w:cs="Times New Roman"/>
                <w:color w:val="000000"/>
                <w:sz w:val="22"/>
                <w:szCs w:val="22"/>
              </w:rPr>
              <w:t>enum</w:t>
            </w:r>
            <w:proofErr w:type="spellEnd"/>
            <w:r w:rsidRPr="004644EA">
              <w:rPr>
                <w:rFonts w:ascii="Aptos Narrow" w:eastAsia="Times New Roman" w:hAnsi="Aptos Narrow" w:cs="Times New Roman"/>
                <w:color w:val="000000"/>
                <w:sz w:val="22"/>
                <w:szCs w:val="22"/>
              </w:rPr>
              <w:t>.</w:t>
            </w:r>
          </w:p>
        </w:tc>
        <w:tc>
          <w:tcPr>
            <w:tcW w:w="2860" w:type="dxa"/>
            <w:hideMark/>
          </w:tcPr>
          <w:p w14:paraId="350D8107"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proofErr w:type="spellStart"/>
            <w:r w:rsidRPr="004644EA">
              <w:rPr>
                <w:rFonts w:ascii="Arial Unicode MS" w:eastAsia="Times New Roman" w:hAnsi="Arial Unicode MS" w:cs="Times New Roman"/>
                <w:color w:val="000000"/>
              </w:rPr>
              <w:t>dim_severity</w:t>
            </w:r>
            <w:proofErr w:type="spellEnd"/>
            <w:r w:rsidRPr="004644EA">
              <w:rPr>
                <w:rFonts w:ascii="Aptos Narrow" w:eastAsia="Times New Roman" w:hAnsi="Aptos Narrow" w:cs="Times New Roman"/>
                <w:color w:val="000000"/>
                <w:sz w:val="22"/>
                <w:szCs w:val="22"/>
              </w:rPr>
              <w:t xml:space="preserve"> (low/med/high).</w:t>
            </w:r>
          </w:p>
        </w:tc>
        <w:tc>
          <w:tcPr>
            <w:tcW w:w="1880" w:type="dxa"/>
            <w:hideMark/>
          </w:tcPr>
          <w:p w14:paraId="621BBFB5"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Severity distributions.</w:t>
            </w:r>
          </w:p>
        </w:tc>
      </w:tr>
      <w:tr w:rsidR="004644EA" w:rsidRPr="004644EA" w14:paraId="6E17F32D"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71840A2D"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data</w:t>
            </w:r>
          </w:p>
        </w:tc>
        <w:tc>
          <w:tcPr>
            <w:tcW w:w="1240" w:type="dxa"/>
            <w:hideMark/>
          </w:tcPr>
          <w:p w14:paraId="7187429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 JSON.</w:t>
            </w:r>
          </w:p>
        </w:tc>
        <w:tc>
          <w:tcPr>
            <w:tcW w:w="1560" w:type="dxa"/>
            <w:hideMark/>
          </w:tcPr>
          <w:p w14:paraId="6D1206B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gramStart"/>
            <w:r w:rsidRPr="004644EA">
              <w:rPr>
                <w:rFonts w:ascii="Arial Unicode MS" w:eastAsia="Times New Roman" w:hAnsi="Arial Unicode MS" w:cs="Times New Roman"/>
                <w:color w:val="000000"/>
              </w:rPr>
              <w:t>JSON</w:t>
            </w:r>
            <w:r w:rsidRPr="004644EA">
              <w:rPr>
                <w:rFonts w:ascii="Aptos Narrow" w:eastAsia="Times New Roman" w:hAnsi="Aptos Narrow" w:cs="Times New Roman"/>
                <w:color w:val="000000"/>
                <w:sz w:val="22"/>
                <w:szCs w:val="22"/>
              </w:rPr>
              <w:t>;</w:t>
            </w:r>
            <w:proofErr w:type="gramEnd"/>
            <w:r w:rsidRPr="004644EA">
              <w:rPr>
                <w:rFonts w:ascii="Aptos Narrow" w:eastAsia="Times New Roman" w:hAnsi="Aptos Narrow" w:cs="Times New Roman"/>
                <w:color w:val="000000"/>
                <w:sz w:val="22"/>
                <w:szCs w:val="22"/>
              </w:rPr>
              <w:t xml:space="preserve"> schema-on-read.</w:t>
            </w:r>
          </w:p>
        </w:tc>
        <w:tc>
          <w:tcPr>
            <w:tcW w:w="2860" w:type="dxa"/>
            <w:hideMark/>
          </w:tcPr>
          <w:p w14:paraId="6797E042"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Parsed selected keys to columns; keep raw JSON.</w:t>
            </w:r>
          </w:p>
        </w:tc>
        <w:tc>
          <w:tcPr>
            <w:tcW w:w="1880" w:type="dxa"/>
            <w:hideMark/>
          </w:tcPr>
          <w:p w14:paraId="48833F1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Attribute filters if promoted.</w:t>
            </w:r>
          </w:p>
        </w:tc>
      </w:tr>
      <w:tr w:rsidR="004644EA" w:rsidRPr="004644EA" w14:paraId="5A35DFC7"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7D8EA6D"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network_graph</w:t>
            </w:r>
            <w:proofErr w:type="spellEnd"/>
          </w:p>
        </w:tc>
        <w:tc>
          <w:tcPr>
            <w:tcW w:w="1240" w:type="dxa"/>
            <w:hideMark/>
          </w:tcPr>
          <w:p w14:paraId="47A632C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 JSON.</w:t>
            </w:r>
          </w:p>
        </w:tc>
        <w:tc>
          <w:tcPr>
            <w:tcW w:w="1560" w:type="dxa"/>
            <w:hideMark/>
          </w:tcPr>
          <w:p w14:paraId="4DF72508"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JSON</w:t>
            </w:r>
            <w:r w:rsidRPr="004644EA">
              <w:rPr>
                <w:rFonts w:ascii="Aptos Narrow" w:eastAsia="Times New Roman" w:hAnsi="Aptos Narrow" w:cs="Times New Roman"/>
                <w:color w:val="000000"/>
                <w:sz w:val="22"/>
                <w:szCs w:val="22"/>
              </w:rPr>
              <w:t>.</w:t>
            </w:r>
          </w:p>
        </w:tc>
        <w:tc>
          <w:tcPr>
            <w:tcW w:w="2860" w:type="dxa"/>
            <w:hideMark/>
          </w:tcPr>
          <w:p w14:paraId="1D547FD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Stored as JSON; optional node/edge counts.</w:t>
            </w:r>
          </w:p>
        </w:tc>
        <w:tc>
          <w:tcPr>
            <w:tcW w:w="1880" w:type="dxa"/>
            <w:hideMark/>
          </w:tcPr>
          <w:p w14:paraId="4DB95670"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Investigator quick view.</w:t>
            </w:r>
          </w:p>
        </w:tc>
      </w:tr>
      <w:tr w:rsidR="004644EA" w:rsidRPr="004644EA" w14:paraId="2CDA03C2"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5FD6AE02"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alert_status</w:t>
            </w:r>
            <w:proofErr w:type="spellEnd"/>
          </w:p>
        </w:tc>
        <w:tc>
          <w:tcPr>
            <w:tcW w:w="1240" w:type="dxa"/>
            <w:hideMark/>
          </w:tcPr>
          <w:p w14:paraId="49DE5EF7"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72EDF43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Normalized </w:t>
            </w: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w:t>
            </w:r>
          </w:p>
        </w:tc>
        <w:tc>
          <w:tcPr>
            <w:tcW w:w="2860" w:type="dxa"/>
            <w:hideMark/>
          </w:tcPr>
          <w:p w14:paraId="2DBE8439"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proofErr w:type="spellStart"/>
            <w:r w:rsidRPr="004644EA">
              <w:rPr>
                <w:rFonts w:ascii="Arial Unicode MS" w:eastAsia="Times New Roman" w:hAnsi="Arial Unicode MS" w:cs="Times New Roman"/>
                <w:color w:val="000000"/>
              </w:rPr>
              <w:t>dim_alert_status</w:t>
            </w:r>
            <w:proofErr w:type="spellEnd"/>
            <w:r w:rsidRPr="004644EA">
              <w:rPr>
                <w:rFonts w:ascii="Aptos Narrow" w:eastAsia="Times New Roman" w:hAnsi="Aptos Narrow" w:cs="Times New Roman"/>
                <w:color w:val="000000"/>
                <w:sz w:val="22"/>
                <w:szCs w:val="22"/>
              </w:rPr>
              <w:t xml:space="preserve"> (open/closed/etc.).</w:t>
            </w:r>
          </w:p>
        </w:tc>
        <w:tc>
          <w:tcPr>
            <w:tcW w:w="1880" w:type="dxa"/>
            <w:hideMark/>
          </w:tcPr>
          <w:p w14:paraId="00E35900"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Pipeline &amp; case funnel.</w:t>
            </w:r>
          </w:p>
        </w:tc>
      </w:tr>
      <w:tr w:rsidR="004644EA" w:rsidRPr="004644EA" w14:paraId="41158D57"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2CEEA24"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lastRenderedPageBreak/>
              <w:t>confidence_perc</w:t>
            </w:r>
            <w:proofErr w:type="spellEnd"/>
          </w:p>
        </w:tc>
        <w:tc>
          <w:tcPr>
            <w:tcW w:w="1240" w:type="dxa"/>
            <w:hideMark/>
          </w:tcPr>
          <w:p w14:paraId="16F9430E"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738E3551"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DOUBLE</w:t>
            </w:r>
            <w:r w:rsidRPr="004644EA">
              <w:rPr>
                <w:rFonts w:ascii="Aptos Narrow" w:eastAsia="Times New Roman" w:hAnsi="Aptos Narrow" w:cs="Times New Roman"/>
                <w:color w:val="000000"/>
                <w:sz w:val="22"/>
                <w:szCs w:val="22"/>
              </w:rPr>
              <w:t>.</w:t>
            </w:r>
          </w:p>
        </w:tc>
        <w:tc>
          <w:tcPr>
            <w:tcW w:w="2860" w:type="dxa"/>
            <w:hideMark/>
          </w:tcPr>
          <w:p w14:paraId="31A05E56"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Typed; bounded 0–100.</w:t>
            </w:r>
          </w:p>
        </w:tc>
        <w:tc>
          <w:tcPr>
            <w:tcW w:w="1880" w:type="dxa"/>
            <w:hideMark/>
          </w:tcPr>
          <w:p w14:paraId="704FD11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Confidence histograms.</w:t>
            </w:r>
          </w:p>
        </w:tc>
      </w:tr>
      <w:tr w:rsidR="004644EA" w:rsidRPr="004644EA" w14:paraId="460AC728"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72DC13C0"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alert_type</w:t>
            </w:r>
            <w:proofErr w:type="spellEnd"/>
          </w:p>
        </w:tc>
        <w:tc>
          <w:tcPr>
            <w:tcW w:w="1240" w:type="dxa"/>
            <w:hideMark/>
          </w:tcPr>
          <w:p w14:paraId="7FEEA216"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00CD1138"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Normalized.</w:t>
            </w:r>
          </w:p>
        </w:tc>
        <w:tc>
          <w:tcPr>
            <w:tcW w:w="2860" w:type="dxa"/>
            <w:hideMark/>
          </w:tcPr>
          <w:p w14:paraId="561A421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proofErr w:type="spellStart"/>
            <w:r w:rsidRPr="004644EA">
              <w:rPr>
                <w:rFonts w:ascii="Arial Unicode MS" w:eastAsia="Times New Roman" w:hAnsi="Arial Unicode MS" w:cs="Times New Roman"/>
                <w:color w:val="000000"/>
              </w:rPr>
              <w:t>dim_alert_type</w:t>
            </w:r>
            <w:proofErr w:type="spellEnd"/>
            <w:r w:rsidRPr="004644EA">
              <w:rPr>
                <w:rFonts w:ascii="Aptos Narrow" w:eastAsia="Times New Roman" w:hAnsi="Aptos Narrow" w:cs="Times New Roman"/>
                <w:color w:val="000000"/>
                <w:sz w:val="22"/>
                <w:szCs w:val="22"/>
              </w:rPr>
              <w:t xml:space="preserve"> (typology/rule/etc.).</w:t>
            </w:r>
          </w:p>
        </w:tc>
        <w:tc>
          <w:tcPr>
            <w:tcW w:w="1880" w:type="dxa"/>
            <w:hideMark/>
          </w:tcPr>
          <w:p w14:paraId="4867829E"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Typology incidence.</w:t>
            </w:r>
          </w:p>
        </w:tc>
      </w:tr>
      <w:tr w:rsidR="004644EA" w:rsidRPr="004644EA" w14:paraId="3BF9C368"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687289E"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created_at</w:t>
            </w:r>
            <w:proofErr w:type="spellEnd"/>
            <w:r w:rsidRPr="004644EA">
              <w:rPr>
                <w:rFonts w:ascii="Aptos Narrow" w:eastAsia="Times New Roman" w:hAnsi="Aptos Narrow" w:cs="Times New Roman"/>
                <w:color w:val="000000"/>
                <w:sz w:val="22"/>
                <w:szCs w:val="22"/>
              </w:rPr>
              <w:t xml:space="preserve">, </w:t>
            </w:r>
            <w:proofErr w:type="spellStart"/>
            <w:r w:rsidRPr="004644EA">
              <w:rPr>
                <w:rFonts w:ascii="Arial Unicode MS" w:eastAsia="Times New Roman" w:hAnsi="Arial Unicode MS" w:cs="Times New Roman"/>
                <w:color w:val="000000"/>
              </w:rPr>
              <w:t>updated_at</w:t>
            </w:r>
            <w:proofErr w:type="spellEnd"/>
          </w:p>
        </w:tc>
        <w:tc>
          <w:tcPr>
            <w:tcW w:w="1240" w:type="dxa"/>
            <w:hideMark/>
          </w:tcPr>
          <w:p w14:paraId="2A2DFC22"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12E69CF"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TIMESTAMP</w:t>
            </w:r>
            <w:r w:rsidRPr="004644EA">
              <w:rPr>
                <w:rFonts w:ascii="Aptos Narrow" w:eastAsia="Times New Roman" w:hAnsi="Aptos Narrow" w:cs="Times New Roman"/>
                <w:color w:val="000000"/>
                <w:sz w:val="22"/>
                <w:szCs w:val="22"/>
              </w:rPr>
              <w:t xml:space="preserve"> UTC.</w:t>
            </w:r>
          </w:p>
        </w:tc>
        <w:tc>
          <w:tcPr>
            <w:tcW w:w="2860" w:type="dxa"/>
            <w:hideMark/>
          </w:tcPr>
          <w:p w14:paraId="2C9E12A7"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Event times; add </w:t>
            </w:r>
            <w:proofErr w:type="spellStart"/>
            <w:r w:rsidRPr="004644EA">
              <w:rPr>
                <w:rFonts w:ascii="Arial Unicode MS" w:eastAsia="Times New Roman" w:hAnsi="Arial Unicode MS" w:cs="Times New Roman"/>
                <w:color w:val="000000"/>
              </w:rPr>
              <w:t>date_key</w:t>
            </w:r>
            <w:proofErr w:type="spellEnd"/>
            <w:r w:rsidRPr="004644EA">
              <w:rPr>
                <w:rFonts w:ascii="Aptos Narrow" w:eastAsia="Times New Roman" w:hAnsi="Aptos Narrow" w:cs="Times New Roman"/>
                <w:color w:val="000000"/>
                <w:sz w:val="22"/>
                <w:szCs w:val="22"/>
              </w:rPr>
              <w:t>.</w:t>
            </w:r>
          </w:p>
        </w:tc>
        <w:tc>
          <w:tcPr>
            <w:tcW w:w="1880" w:type="dxa"/>
            <w:hideMark/>
          </w:tcPr>
          <w:p w14:paraId="473E4C16"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Trend lines, TATs.</w:t>
            </w:r>
          </w:p>
        </w:tc>
      </w:tr>
      <w:tr w:rsidR="004644EA" w:rsidRPr="004644EA" w14:paraId="03A969B3" w14:textId="77777777" w:rsidTr="004644EA">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77CA3755" w14:textId="77777777" w:rsidR="004644EA" w:rsidRPr="004644EA" w:rsidRDefault="004644EA" w:rsidP="004644EA">
            <w:pPr>
              <w:jc w:val="left"/>
              <w:rPr>
                <w:rFonts w:ascii="Arial Unicode MS" w:eastAsia="Times New Roman" w:hAnsi="Arial Unicode MS" w:cs="Times New Roman"/>
                <w:color w:val="000000"/>
              </w:rPr>
            </w:pPr>
            <w:proofErr w:type="spellStart"/>
            <w:r w:rsidRPr="004644EA">
              <w:rPr>
                <w:rFonts w:ascii="Arial Unicode MS" w:eastAsia="Times New Roman" w:hAnsi="Arial Unicode MS" w:cs="Times New Roman"/>
                <w:color w:val="000000"/>
              </w:rPr>
              <w:t>case_id</w:t>
            </w:r>
            <w:proofErr w:type="spellEnd"/>
            <w:r w:rsidRPr="004644EA">
              <w:rPr>
                <w:rFonts w:ascii="Aptos Narrow" w:eastAsia="Times New Roman" w:hAnsi="Aptos Narrow" w:cs="Times New Roman"/>
                <w:color w:val="000000"/>
                <w:sz w:val="22"/>
                <w:szCs w:val="22"/>
              </w:rPr>
              <w:t xml:space="preserve"> (FK)</w:t>
            </w:r>
          </w:p>
        </w:tc>
        <w:tc>
          <w:tcPr>
            <w:tcW w:w="1240" w:type="dxa"/>
            <w:hideMark/>
          </w:tcPr>
          <w:p w14:paraId="23B9ADD1"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254E012C"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w:t>
            </w:r>
          </w:p>
        </w:tc>
        <w:tc>
          <w:tcPr>
            <w:tcW w:w="2860" w:type="dxa"/>
            <w:hideMark/>
          </w:tcPr>
          <w:p w14:paraId="3C8FAB1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FK → </w:t>
            </w:r>
            <w:proofErr w:type="spellStart"/>
            <w:proofErr w:type="gramStart"/>
            <w:r w:rsidRPr="004644EA">
              <w:rPr>
                <w:rFonts w:ascii="Arial Unicode MS" w:eastAsia="Times New Roman" w:hAnsi="Arial Unicode MS" w:cs="Times New Roman"/>
                <w:color w:val="000000"/>
              </w:rPr>
              <w:t>case.case</w:t>
            </w:r>
            <w:proofErr w:type="gramEnd"/>
            <w:r w:rsidRPr="004644EA">
              <w:rPr>
                <w:rFonts w:ascii="Arial Unicode MS" w:eastAsia="Times New Roman" w:hAnsi="Arial Unicode MS" w:cs="Times New Roman"/>
                <w:color w:val="000000"/>
              </w:rPr>
              <w:t>_id</w:t>
            </w:r>
            <w:proofErr w:type="spellEnd"/>
            <w:r w:rsidRPr="004644EA">
              <w:rPr>
                <w:rFonts w:ascii="Aptos Narrow" w:eastAsia="Times New Roman" w:hAnsi="Aptos Narrow" w:cs="Times New Roman"/>
                <w:color w:val="000000"/>
                <w:sz w:val="22"/>
                <w:szCs w:val="22"/>
              </w:rPr>
              <w:t>.</w:t>
            </w:r>
          </w:p>
        </w:tc>
        <w:tc>
          <w:tcPr>
            <w:tcW w:w="1880" w:type="dxa"/>
            <w:hideMark/>
          </w:tcPr>
          <w:p w14:paraId="6EA3240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Case linkage KPIs.</w:t>
            </w:r>
          </w:p>
        </w:tc>
      </w:tr>
    </w:tbl>
    <w:p w14:paraId="7595DEA1" w14:textId="77777777" w:rsidR="009452D9" w:rsidRPr="009452D9" w:rsidRDefault="009452D9" w:rsidP="009452D9"/>
    <w:p w14:paraId="3D8F76BA" w14:textId="413E9F2D" w:rsidR="00A4316B" w:rsidRDefault="00A4316B" w:rsidP="0082296D">
      <w:pPr>
        <w:pStyle w:val="Heading3"/>
        <w:numPr>
          <w:ilvl w:val="2"/>
          <w:numId w:val="4"/>
        </w:numPr>
      </w:pPr>
      <w:bookmarkStart w:id="983" w:name="_Toc213340869"/>
      <w:bookmarkStart w:id="984" w:name="_Toc213341058"/>
      <w:proofErr w:type="spellStart"/>
      <w:r>
        <w:t>Audit_log</w:t>
      </w:r>
      <w:bookmarkEnd w:id="983"/>
      <w:bookmarkEnd w:id="984"/>
      <w:proofErr w:type="spellEnd"/>
    </w:p>
    <w:tbl>
      <w:tblPr>
        <w:tblStyle w:val="GridTable4"/>
        <w:tblW w:w="9080" w:type="dxa"/>
        <w:tblLook w:val="04A0" w:firstRow="1" w:lastRow="0" w:firstColumn="1" w:lastColumn="0" w:noHBand="0" w:noVBand="1"/>
      </w:tblPr>
      <w:tblGrid>
        <w:gridCol w:w="2049"/>
        <w:gridCol w:w="1117"/>
        <w:gridCol w:w="1547"/>
        <w:gridCol w:w="2600"/>
        <w:gridCol w:w="1767"/>
      </w:tblGrid>
      <w:tr w:rsidR="00407E30" w:rsidRPr="00407E30" w14:paraId="52D30B16" w14:textId="77777777" w:rsidTr="00407E3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44" w:type="dxa"/>
            <w:hideMark/>
          </w:tcPr>
          <w:p w14:paraId="5D8D2592" w14:textId="77777777" w:rsidR="00407E30" w:rsidRPr="00407E30" w:rsidRDefault="00407E30" w:rsidP="00407E30">
            <w:pPr>
              <w:jc w:val="center"/>
              <w:rPr>
                <w:rFonts w:ascii="Aptos Narrow" w:eastAsia="Times New Roman" w:hAnsi="Aptos Narrow" w:cs="Times New Roman"/>
                <w:sz w:val="22"/>
                <w:szCs w:val="22"/>
              </w:rPr>
            </w:pPr>
            <w:r w:rsidRPr="00407E30">
              <w:rPr>
                <w:rFonts w:ascii="Aptos Narrow" w:eastAsia="Times New Roman" w:hAnsi="Aptos Narrow" w:cs="Times New Roman"/>
                <w:sz w:val="22"/>
                <w:szCs w:val="22"/>
              </w:rPr>
              <w:t>Field</w:t>
            </w:r>
          </w:p>
        </w:tc>
        <w:tc>
          <w:tcPr>
            <w:tcW w:w="1215" w:type="dxa"/>
            <w:hideMark/>
          </w:tcPr>
          <w:p w14:paraId="0AE7425C"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Raw</w:t>
            </w:r>
          </w:p>
        </w:tc>
        <w:tc>
          <w:tcPr>
            <w:tcW w:w="1553" w:type="dxa"/>
            <w:hideMark/>
          </w:tcPr>
          <w:p w14:paraId="64E9819C"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Bronze</w:t>
            </w:r>
          </w:p>
        </w:tc>
        <w:tc>
          <w:tcPr>
            <w:tcW w:w="2812" w:type="dxa"/>
            <w:hideMark/>
          </w:tcPr>
          <w:p w14:paraId="6D1E34BB"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Silver</w:t>
            </w:r>
          </w:p>
        </w:tc>
        <w:tc>
          <w:tcPr>
            <w:tcW w:w="1856" w:type="dxa"/>
            <w:hideMark/>
          </w:tcPr>
          <w:p w14:paraId="3AD9DBD3"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Gold</w:t>
            </w:r>
          </w:p>
        </w:tc>
      </w:tr>
      <w:tr w:rsidR="00407E30" w:rsidRPr="00407E30" w14:paraId="18DF2AF8" w14:textId="77777777" w:rsidTr="00407E3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44" w:type="dxa"/>
            <w:hideMark/>
          </w:tcPr>
          <w:p w14:paraId="055D383E" w14:textId="77777777" w:rsidR="00407E30" w:rsidRPr="00407E30" w:rsidRDefault="00407E30" w:rsidP="00407E30">
            <w:pPr>
              <w:jc w:val="left"/>
              <w:rPr>
                <w:rFonts w:ascii="Arial Unicode MS" w:eastAsia="Times New Roman" w:hAnsi="Arial Unicode MS" w:cs="Times New Roman"/>
                <w:color w:val="000000"/>
              </w:rPr>
            </w:pPr>
            <w:proofErr w:type="spellStart"/>
            <w:r w:rsidRPr="00407E30">
              <w:rPr>
                <w:rFonts w:ascii="Arial Unicode MS" w:eastAsia="Times New Roman" w:hAnsi="Arial Unicode MS" w:cs="Times New Roman"/>
                <w:color w:val="000000"/>
              </w:rPr>
              <w:t>audit_log_id</w:t>
            </w:r>
            <w:proofErr w:type="spellEnd"/>
            <w:r w:rsidRPr="00407E30">
              <w:rPr>
                <w:rFonts w:ascii="Aptos Narrow" w:eastAsia="Times New Roman" w:hAnsi="Aptos Narrow" w:cs="Times New Roman"/>
                <w:color w:val="000000"/>
                <w:sz w:val="22"/>
                <w:szCs w:val="22"/>
              </w:rPr>
              <w:t xml:space="preserve"> (PK)</w:t>
            </w:r>
          </w:p>
        </w:tc>
        <w:tc>
          <w:tcPr>
            <w:tcW w:w="1215" w:type="dxa"/>
            <w:hideMark/>
          </w:tcPr>
          <w:p w14:paraId="64434F8E"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054FDACC"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UUID</w:t>
            </w:r>
          </w:p>
        </w:tc>
        <w:tc>
          <w:tcPr>
            <w:tcW w:w="2812" w:type="dxa"/>
            <w:hideMark/>
          </w:tcPr>
          <w:p w14:paraId="63898046"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PK</w:t>
            </w:r>
          </w:p>
        </w:tc>
        <w:tc>
          <w:tcPr>
            <w:tcW w:w="1856" w:type="dxa"/>
            <w:hideMark/>
          </w:tcPr>
          <w:p w14:paraId="2D0AF82A"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Drill-down key.</w:t>
            </w:r>
          </w:p>
        </w:tc>
      </w:tr>
      <w:tr w:rsidR="00407E30" w:rsidRPr="00407E30" w14:paraId="4D5CE675" w14:textId="77777777" w:rsidTr="00407E30">
        <w:trPr>
          <w:trHeight w:val="852"/>
        </w:trPr>
        <w:tc>
          <w:tcPr>
            <w:cnfStyle w:val="001000000000" w:firstRow="0" w:lastRow="0" w:firstColumn="1" w:lastColumn="0" w:oddVBand="0" w:evenVBand="0" w:oddHBand="0" w:evenHBand="0" w:firstRowFirstColumn="0" w:firstRowLastColumn="0" w:lastRowFirstColumn="0" w:lastRowLastColumn="0"/>
            <w:tcW w:w="1644" w:type="dxa"/>
            <w:hideMark/>
          </w:tcPr>
          <w:p w14:paraId="4480190D" w14:textId="77777777" w:rsidR="00407E30" w:rsidRPr="00407E30" w:rsidRDefault="00407E30" w:rsidP="00407E30">
            <w:pPr>
              <w:jc w:val="left"/>
              <w:rPr>
                <w:rFonts w:ascii="Arial Unicode MS" w:eastAsia="Times New Roman" w:hAnsi="Arial Unicode MS" w:cs="Times New Roman"/>
                <w:color w:val="000000"/>
              </w:rPr>
            </w:pPr>
            <w:proofErr w:type="spellStart"/>
            <w:r w:rsidRPr="00407E30">
              <w:rPr>
                <w:rFonts w:ascii="Arial Unicode MS" w:eastAsia="Times New Roman" w:hAnsi="Arial Unicode MS" w:cs="Times New Roman"/>
                <w:color w:val="000000"/>
              </w:rPr>
              <w:t>user_id</w:t>
            </w:r>
            <w:proofErr w:type="spellEnd"/>
          </w:p>
        </w:tc>
        <w:tc>
          <w:tcPr>
            <w:tcW w:w="1215" w:type="dxa"/>
            <w:hideMark/>
          </w:tcPr>
          <w:p w14:paraId="014DE0F7"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23BC2405"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UUID</w:t>
            </w:r>
          </w:p>
        </w:tc>
        <w:tc>
          <w:tcPr>
            <w:tcW w:w="2812" w:type="dxa"/>
            <w:hideMark/>
          </w:tcPr>
          <w:p w14:paraId="03BEA7D1"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FK → </w:t>
            </w:r>
            <w:proofErr w:type="spellStart"/>
            <w:r w:rsidRPr="00407E30">
              <w:rPr>
                <w:rFonts w:ascii="Arial Unicode MS" w:eastAsia="Times New Roman" w:hAnsi="Arial Unicode MS" w:cs="Times New Roman"/>
                <w:color w:val="000000"/>
              </w:rPr>
              <w:t>dim_user</w:t>
            </w:r>
            <w:proofErr w:type="spellEnd"/>
          </w:p>
        </w:tc>
        <w:tc>
          <w:tcPr>
            <w:tcW w:w="1856" w:type="dxa"/>
            <w:hideMark/>
          </w:tcPr>
          <w:p w14:paraId="4438AD4B"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User activity trends.</w:t>
            </w:r>
          </w:p>
        </w:tc>
      </w:tr>
      <w:tr w:rsidR="00407E30" w:rsidRPr="00407E30" w14:paraId="0D918DC7" w14:textId="77777777" w:rsidTr="00407E3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0001EE53"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operation</w:t>
            </w:r>
          </w:p>
        </w:tc>
        <w:tc>
          <w:tcPr>
            <w:tcW w:w="1215" w:type="dxa"/>
            <w:hideMark/>
          </w:tcPr>
          <w:p w14:paraId="65209521"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2E060EEC"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Normalized </w:t>
            </w:r>
            <w:r w:rsidRPr="00407E30">
              <w:rPr>
                <w:rFonts w:ascii="Arial Unicode MS" w:eastAsia="Times New Roman" w:hAnsi="Arial Unicode MS" w:cs="Times New Roman"/>
                <w:color w:val="000000"/>
              </w:rPr>
              <w:t>STRING</w:t>
            </w:r>
          </w:p>
        </w:tc>
        <w:tc>
          <w:tcPr>
            <w:tcW w:w="2812" w:type="dxa"/>
            <w:hideMark/>
          </w:tcPr>
          <w:p w14:paraId="397745B5"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Conform via </w:t>
            </w:r>
            <w:proofErr w:type="spellStart"/>
            <w:r w:rsidRPr="00407E30">
              <w:rPr>
                <w:rFonts w:ascii="Arial Unicode MS" w:eastAsia="Times New Roman" w:hAnsi="Arial Unicode MS" w:cs="Times New Roman"/>
                <w:color w:val="000000"/>
              </w:rPr>
              <w:t>dim_operation</w:t>
            </w:r>
            <w:proofErr w:type="spellEnd"/>
          </w:p>
        </w:tc>
        <w:tc>
          <w:tcPr>
            <w:tcW w:w="1856" w:type="dxa"/>
            <w:hideMark/>
          </w:tcPr>
          <w:p w14:paraId="2FB9FFA8"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Operation heatmaps.</w:t>
            </w:r>
          </w:p>
        </w:tc>
      </w:tr>
      <w:tr w:rsidR="00407E30" w:rsidRPr="00407E30" w14:paraId="0287551B" w14:textId="77777777" w:rsidTr="00407E30">
        <w:trPr>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23F8B22F" w14:textId="77777777" w:rsidR="00407E30" w:rsidRPr="00407E30" w:rsidRDefault="00407E30" w:rsidP="00407E30">
            <w:pPr>
              <w:jc w:val="left"/>
              <w:rPr>
                <w:rFonts w:ascii="Arial Unicode MS" w:eastAsia="Times New Roman" w:hAnsi="Arial Unicode MS" w:cs="Times New Roman"/>
                <w:color w:val="000000"/>
              </w:rPr>
            </w:pPr>
            <w:proofErr w:type="spellStart"/>
            <w:r w:rsidRPr="00407E30">
              <w:rPr>
                <w:rFonts w:ascii="Arial Unicode MS" w:eastAsia="Times New Roman" w:hAnsi="Arial Unicode MS" w:cs="Times New Roman"/>
                <w:color w:val="000000"/>
              </w:rPr>
              <w:t>entity_name</w:t>
            </w:r>
            <w:proofErr w:type="spellEnd"/>
            <w:r w:rsidRPr="00407E30">
              <w:rPr>
                <w:rFonts w:ascii="Aptos Narrow" w:eastAsia="Times New Roman" w:hAnsi="Aptos Narrow" w:cs="Times New Roman"/>
                <w:color w:val="000000"/>
                <w:sz w:val="22"/>
                <w:szCs w:val="22"/>
              </w:rPr>
              <w:t xml:space="preserve">, </w:t>
            </w:r>
            <w:proofErr w:type="spellStart"/>
            <w:r w:rsidRPr="00407E30">
              <w:rPr>
                <w:rFonts w:ascii="Arial Unicode MS" w:eastAsia="Times New Roman" w:hAnsi="Arial Unicode MS" w:cs="Times New Roman"/>
                <w:color w:val="000000"/>
              </w:rPr>
              <w:t>entity_id</w:t>
            </w:r>
            <w:proofErr w:type="spellEnd"/>
          </w:p>
        </w:tc>
        <w:tc>
          <w:tcPr>
            <w:tcW w:w="1215" w:type="dxa"/>
            <w:hideMark/>
          </w:tcPr>
          <w:p w14:paraId="16D872F8"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08BF48EC"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STRING</w:t>
            </w:r>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UUID/STRING</w:t>
            </w:r>
          </w:p>
        </w:tc>
        <w:tc>
          <w:tcPr>
            <w:tcW w:w="2812" w:type="dxa"/>
            <w:hideMark/>
          </w:tcPr>
          <w:p w14:paraId="2D5D3B62"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Polymorphic reference; validated</w:t>
            </w:r>
          </w:p>
        </w:tc>
        <w:tc>
          <w:tcPr>
            <w:tcW w:w="1856" w:type="dxa"/>
            <w:hideMark/>
          </w:tcPr>
          <w:p w14:paraId="6CBBFA89"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“Top entities changed”.</w:t>
            </w:r>
          </w:p>
        </w:tc>
      </w:tr>
      <w:tr w:rsidR="00407E30" w:rsidRPr="00407E30" w14:paraId="5390EB74" w14:textId="77777777" w:rsidTr="00407E3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644" w:type="dxa"/>
            <w:hideMark/>
          </w:tcPr>
          <w:p w14:paraId="1CD89FB0" w14:textId="77777777" w:rsidR="00407E30" w:rsidRPr="00407E30" w:rsidRDefault="00407E30" w:rsidP="00407E30">
            <w:pPr>
              <w:jc w:val="left"/>
              <w:rPr>
                <w:rFonts w:ascii="Arial Unicode MS" w:eastAsia="Times New Roman" w:hAnsi="Arial Unicode MS" w:cs="Times New Roman"/>
                <w:color w:val="000000"/>
              </w:rPr>
            </w:pPr>
            <w:commentRangeStart w:id="985"/>
            <w:commentRangeStart w:id="986"/>
            <w:proofErr w:type="spellStart"/>
            <w:r w:rsidRPr="00407E30">
              <w:rPr>
                <w:rFonts w:ascii="Arial Unicode MS" w:eastAsia="Times New Roman" w:hAnsi="Arial Unicode MS" w:cs="Times New Roman"/>
                <w:color w:val="000000"/>
              </w:rPr>
              <w:t>action_performed</w:t>
            </w:r>
            <w:proofErr w:type="spellEnd"/>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outcome</w:t>
            </w:r>
            <w:commentRangeEnd w:id="985"/>
            <w:r w:rsidR="00825322">
              <w:rPr>
                <w:rStyle w:val="CommentReference"/>
                <w:rFonts w:eastAsiaTheme="minorHAnsi" w:cstheme="minorBidi"/>
                <w:b w:val="0"/>
                <w:bCs w:val="0"/>
              </w:rPr>
              <w:commentReference w:id="985"/>
            </w:r>
            <w:commentRangeEnd w:id="986"/>
            <w:r w:rsidR="007E57AA">
              <w:rPr>
                <w:rStyle w:val="CommentReference"/>
                <w:rFonts w:eastAsiaTheme="minorHAnsi" w:cstheme="minorBidi"/>
                <w:b w:val="0"/>
                <w:bCs w:val="0"/>
              </w:rPr>
              <w:commentReference w:id="986"/>
            </w:r>
          </w:p>
        </w:tc>
        <w:tc>
          <w:tcPr>
            <w:tcW w:w="1215" w:type="dxa"/>
            <w:hideMark/>
          </w:tcPr>
          <w:p w14:paraId="3D72E33B"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7B841311"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Normalized </w:t>
            </w:r>
            <w:r w:rsidRPr="00407E30">
              <w:rPr>
                <w:rFonts w:ascii="Arial Unicode MS" w:eastAsia="Times New Roman" w:hAnsi="Arial Unicode MS" w:cs="Times New Roman"/>
                <w:color w:val="000000"/>
              </w:rPr>
              <w:t>STRING</w:t>
            </w:r>
          </w:p>
        </w:tc>
        <w:tc>
          <w:tcPr>
            <w:tcW w:w="2812" w:type="dxa"/>
            <w:hideMark/>
          </w:tcPr>
          <w:p w14:paraId="14DC5BB4"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Conform via </w:t>
            </w:r>
            <w:proofErr w:type="spellStart"/>
            <w:r w:rsidRPr="00407E30">
              <w:rPr>
                <w:rFonts w:ascii="Arial Unicode MS" w:eastAsia="Times New Roman" w:hAnsi="Arial Unicode MS" w:cs="Times New Roman"/>
                <w:color w:val="000000"/>
              </w:rPr>
              <w:t>dim_action</w:t>
            </w:r>
            <w:proofErr w:type="spellEnd"/>
            <w:r w:rsidRPr="00407E30">
              <w:rPr>
                <w:rFonts w:ascii="Aptos Narrow" w:eastAsia="Times New Roman" w:hAnsi="Aptos Narrow" w:cs="Times New Roman"/>
                <w:color w:val="000000"/>
                <w:sz w:val="22"/>
                <w:szCs w:val="22"/>
              </w:rPr>
              <w:t xml:space="preserve">, </w:t>
            </w:r>
            <w:proofErr w:type="spellStart"/>
            <w:r w:rsidRPr="00407E30">
              <w:rPr>
                <w:rFonts w:ascii="Arial Unicode MS" w:eastAsia="Times New Roman" w:hAnsi="Arial Unicode MS" w:cs="Times New Roman"/>
                <w:color w:val="000000"/>
              </w:rPr>
              <w:t>dim_outcome</w:t>
            </w:r>
            <w:proofErr w:type="spellEnd"/>
          </w:p>
        </w:tc>
        <w:tc>
          <w:tcPr>
            <w:tcW w:w="1856" w:type="dxa"/>
            <w:hideMark/>
          </w:tcPr>
          <w:p w14:paraId="64B6CADA"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Success/fail rates.</w:t>
            </w:r>
          </w:p>
        </w:tc>
      </w:tr>
      <w:tr w:rsidR="00407E30" w:rsidRPr="00407E30" w14:paraId="22263151" w14:textId="77777777" w:rsidTr="00407E30">
        <w:trPr>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79A5AE4F" w14:textId="77777777" w:rsidR="00407E30" w:rsidRPr="00407E30" w:rsidRDefault="00407E30" w:rsidP="00407E30">
            <w:pPr>
              <w:jc w:val="left"/>
              <w:rPr>
                <w:rFonts w:ascii="Arial Unicode MS" w:eastAsia="Times New Roman" w:hAnsi="Arial Unicode MS" w:cs="Times New Roman"/>
                <w:color w:val="000000"/>
              </w:rPr>
            </w:pPr>
            <w:proofErr w:type="spellStart"/>
            <w:r w:rsidRPr="00407E30">
              <w:rPr>
                <w:rFonts w:ascii="Arial Unicode MS" w:eastAsia="Times New Roman" w:hAnsi="Arial Unicode MS" w:cs="Times New Roman"/>
                <w:color w:val="000000"/>
              </w:rPr>
              <w:t>performed_at</w:t>
            </w:r>
            <w:proofErr w:type="spellEnd"/>
          </w:p>
        </w:tc>
        <w:tc>
          <w:tcPr>
            <w:tcW w:w="1215" w:type="dxa"/>
            <w:hideMark/>
          </w:tcPr>
          <w:p w14:paraId="641CFF7D"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478242BD"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TIMESTAMP</w:t>
            </w:r>
          </w:p>
        </w:tc>
        <w:tc>
          <w:tcPr>
            <w:tcW w:w="2812" w:type="dxa"/>
            <w:hideMark/>
          </w:tcPr>
          <w:p w14:paraId="6B472ED0"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Event time</w:t>
            </w:r>
          </w:p>
        </w:tc>
        <w:tc>
          <w:tcPr>
            <w:tcW w:w="1856" w:type="dxa"/>
            <w:hideMark/>
          </w:tcPr>
          <w:p w14:paraId="24DBDFD2"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SLA &amp; compliance audits.</w:t>
            </w:r>
          </w:p>
        </w:tc>
      </w:tr>
    </w:tbl>
    <w:p w14:paraId="43B9BB44" w14:textId="77777777" w:rsidR="00A4316B" w:rsidRPr="00A4316B" w:rsidRDefault="00A4316B" w:rsidP="00A4316B"/>
    <w:p w14:paraId="46C829A6" w14:textId="7E8A2E14" w:rsidR="00653F97" w:rsidRPr="00653F97" w:rsidRDefault="004040C8" w:rsidP="0082296D">
      <w:pPr>
        <w:pStyle w:val="Heading3"/>
        <w:numPr>
          <w:ilvl w:val="2"/>
          <w:numId w:val="4"/>
        </w:numPr>
      </w:pPr>
      <w:bookmarkStart w:id="987" w:name="_Toc213340870"/>
      <w:bookmarkStart w:id="988" w:name="_Toc213341059"/>
      <w:proofErr w:type="spellStart"/>
      <w:r>
        <w:t>System_config</w:t>
      </w:r>
      <w:bookmarkEnd w:id="987"/>
      <w:bookmarkEnd w:id="988"/>
      <w:proofErr w:type="spellEnd"/>
      <w:r>
        <w:t xml:space="preserve"> </w:t>
      </w:r>
    </w:p>
    <w:p w14:paraId="50DCFA3B" w14:textId="77777777" w:rsidR="00BD637A" w:rsidRDefault="004040C8" w:rsidP="238F8397">
      <w:r>
        <w:t xml:space="preserve"> </w:t>
      </w:r>
    </w:p>
    <w:tbl>
      <w:tblPr>
        <w:tblStyle w:val="GridTable4"/>
        <w:tblW w:w="9080" w:type="dxa"/>
        <w:tblLook w:val="04A0" w:firstRow="1" w:lastRow="0" w:firstColumn="1" w:lastColumn="0" w:noHBand="0" w:noVBand="1"/>
      </w:tblPr>
      <w:tblGrid>
        <w:gridCol w:w="2296"/>
        <w:gridCol w:w="1060"/>
        <w:gridCol w:w="1506"/>
        <w:gridCol w:w="2495"/>
        <w:gridCol w:w="1723"/>
      </w:tblGrid>
      <w:tr w:rsidR="00BD637A" w:rsidRPr="00BD637A" w14:paraId="15DAFC5B" w14:textId="77777777" w:rsidTr="00BD637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2" w:type="dxa"/>
            <w:hideMark/>
          </w:tcPr>
          <w:p w14:paraId="487880CD" w14:textId="77777777" w:rsidR="00BD637A" w:rsidRPr="00BD637A" w:rsidRDefault="00BD637A" w:rsidP="00BD637A">
            <w:pPr>
              <w:jc w:val="center"/>
              <w:rPr>
                <w:rFonts w:ascii="Aptos Narrow" w:eastAsia="Times New Roman" w:hAnsi="Aptos Narrow" w:cs="Times New Roman"/>
                <w:sz w:val="22"/>
                <w:szCs w:val="22"/>
              </w:rPr>
            </w:pPr>
            <w:r w:rsidRPr="00BD637A">
              <w:rPr>
                <w:rFonts w:ascii="Aptos Narrow" w:eastAsia="Times New Roman" w:hAnsi="Aptos Narrow" w:cs="Times New Roman"/>
                <w:sz w:val="22"/>
                <w:szCs w:val="22"/>
              </w:rPr>
              <w:t>Field</w:t>
            </w:r>
          </w:p>
        </w:tc>
        <w:tc>
          <w:tcPr>
            <w:tcW w:w="1146" w:type="dxa"/>
            <w:hideMark/>
          </w:tcPr>
          <w:p w14:paraId="51F215D5"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Raw</w:t>
            </w:r>
          </w:p>
        </w:tc>
        <w:tc>
          <w:tcPr>
            <w:tcW w:w="1523" w:type="dxa"/>
            <w:hideMark/>
          </w:tcPr>
          <w:p w14:paraId="4F3C72A8"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Bronze</w:t>
            </w:r>
          </w:p>
        </w:tc>
        <w:tc>
          <w:tcPr>
            <w:tcW w:w="2683" w:type="dxa"/>
            <w:hideMark/>
          </w:tcPr>
          <w:p w14:paraId="5D076E8C"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Silver</w:t>
            </w:r>
          </w:p>
        </w:tc>
        <w:tc>
          <w:tcPr>
            <w:tcW w:w="1796" w:type="dxa"/>
            <w:hideMark/>
          </w:tcPr>
          <w:p w14:paraId="0128D0B2"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Gold</w:t>
            </w:r>
          </w:p>
        </w:tc>
      </w:tr>
      <w:tr w:rsidR="00BD637A" w:rsidRPr="00BD637A" w14:paraId="32D06D06" w14:textId="77777777" w:rsidTr="00BD637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932" w:type="dxa"/>
            <w:hideMark/>
          </w:tcPr>
          <w:p w14:paraId="0D0FF1AD" w14:textId="77777777" w:rsidR="00BD637A" w:rsidRPr="00BD637A" w:rsidRDefault="00BD637A" w:rsidP="00BD637A">
            <w:pPr>
              <w:jc w:val="left"/>
              <w:rPr>
                <w:rFonts w:ascii="Arial Unicode MS" w:eastAsia="Times New Roman" w:hAnsi="Arial Unicode MS" w:cs="Times New Roman"/>
                <w:color w:val="000000"/>
              </w:rPr>
            </w:pPr>
            <w:proofErr w:type="spellStart"/>
            <w:r w:rsidRPr="00BD637A">
              <w:rPr>
                <w:rFonts w:ascii="Arial Unicode MS" w:eastAsia="Times New Roman" w:hAnsi="Arial Unicode MS" w:cs="Times New Roman"/>
                <w:color w:val="000000"/>
              </w:rPr>
              <w:t>system_config_id</w:t>
            </w:r>
            <w:proofErr w:type="spellEnd"/>
            <w:r w:rsidRPr="00BD637A">
              <w:rPr>
                <w:rFonts w:ascii="Aptos Narrow" w:eastAsia="Times New Roman" w:hAnsi="Aptos Narrow" w:cs="Times New Roman"/>
                <w:color w:val="000000"/>
                <w:sz w:val="22"/>
                <w:szCs w:val="22"/>
              </w:rPr>
              <w:t xml:space="preserve"> (PK)</w:t>
            </w:r>
          </w:p>
        </w:tc>
        <w:tc>
          <w:tcPr>
            <w:tcW w:w="1146" w:type="dxa"/>
            <w:hideMark/>
          </w:tcPr>
          <w:p w14:paraId="37B724D2"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As-is</w:t>
            </w:r>
          </w:p>
        </w:tc>
        <w:tc>
          <w:tcPr>
            <w:tcW w:w="1523" w:type="dxa"/>
            <w:hideMark/>
          </w:tcPr>
          <w:p w14:paraId="080C5982"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UUID</w:t>
            </w:r>
          </w:p>
        </w:tc>
        <w:tc>
          <w:tcPr>
            <w:tcW w:w="2683" w:type="dxa"/>
            <w:hideMark/>
          </w:tcPr>
          <w:p w14:paraId="5CD2777D"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PK</w:t>
            </w:r>
          </w:p>
        </w:tc>
        <w:tc>
          <w:tcPr>
            <w:tcW w:w="1796" w:type="dxa"/>
            <w:hideMark/>
          </w:tcPr>
          <w:p w14:paraId="113ED725"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Drill-down key.</w:t>
            </w:r>
          </w:p>
        </w:tc>
      </w:tr>
      <w:tr w:rsidR="00BD637A" w:rsidRPr="00BD637A" w14:paraId="1F35A5D7" w14:textId="77777777" w:rsidTr="00BD637A">
        <w:trPr>
          <w:trHeight w:val="852"/>
        </w:trPr>
        <w:tc>
          <w:tcPr>
            <w:cnfStyle w:val="001000000000" w:firstRow="0" w:lastRow="0" w:firstColumn="1" w:lastColumn="0" w:oddVBand="0" w:evenVBand="0" w:oddHBand="0" w:evenHBand="0" w:firstRowFirstColumn="0" w:firstRowLastColumn="0" w:lastRowFirstColumn="0" w:lastRowLastColumn="0"/>
            <w:tcW w:w="1932" w:type="dxa"/>
            <w:hideMark/>
          </w:tcPr>
          <w:p w14:paraId="00F35D12" w14:textId="77777777" w:rsidR="00BD637A" w:rsidRPr="00BD637A" w:rsidRDefault="00BD637A" w:rsidP="00BD637A">
            <w:pPr>
              <w:jc w:val="left"/>
              <w:rPr>
                <w:rFonts w:ascii="Arial Unicode MS" w:eastAsia="Times New Roman" w:hAnsi="Arial Unicode MS" w:cs="Times New Roman"/>
                <w:color w:val="000000"/>
              </w:rPr>
            </w:pPr>
            <w:proofErr w:type="spellStart"/>
            <w:r w:rsidRPr="00BD637A">
              <w:rPr>
                <w:rFonts w:ascii="Arial Unicode MS" w:eastAsia="Times New Roman" w:hAnsi="Arial Unicode MS" w:cs="Times New Roman"/>
                <w:color w:val="000000"/>
              </w:rPr>
              <w:t>confidence_threshold</w:t>
            </w:r>
            <w:proofErr w:type="spellEnd"/>
          </w:p>
        </w:tc>
        <w:tc>
          <w:tcPr>
            <w:tcW w:w="1146" w:type="dxa"/>
            <w:hideMark/>
          </w:tcPr>
          <w:p w14:paraId="13461F82"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As-is</w:t>
            </w:r>
          </w:p>
        </w:tc>
        <w:tc>
          <w:tcPr>
            <w:tcW w:w="1523" w:type="dxa"/>
            <w:hideMark/>
          </w:tcPr>
          <w:p w14:paraId="043378E7"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INT/DOUBLE</w:t>
            </w:r>
          </w:p>
        </w:tc>
        <w:tc>
          <w:tcPr>
            <w:tcW w:w="2683" w:type="dxa"/>
            <w:hideMark/>
          </w:tcPr>
          <w:p w14:paraId="45B1D726"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 xml:space="preserve">Current effective </w:t>
            </w:r>
            <w:proofErr w:type="gramStart"/>
            <w:r w:rsidRPr="00BD637A">
              <w:rPr>
                <w:rFonts w:ascii="Aptos Narrow" w:eastAsia="Times New Roman" w:hAnsi="Aptos Narrow" w:cs="Times New Roman"/>
                <w:color w:val="000000"/>
                <w:sz w:val="22"/>
                <w:szCs w:val="22"/>
              </w:rPr>
              <w:t>value;</w:t>
            </w:r>
            <w:proofErr w:type="gramEnd"/>
            <w:r w:rsidRPr="00BD637A">
              <w:rPr>
                <w:rFonts w:ascii="Aptos Narrow" w:eastAsia="Times New Roman" w:hAnsi="Aptos Narrow" w:cs="Times New Roman"/>
                <w:color w:val="000000"/>
                <w:sz w:val="22"/>
                <w:szCs w:val="22"/>
              </w:rPr>
              <w:t xml:space="preserve"> optionally SCD-2 (</w:t>
            </w:r>
            <w:proofErr w:type="spellStart"/>
            <w:r w:rsidRPr="00BD637A">
              <w:rPr>
                <w:rFonts w:ascii="Arial Unicode MS" w:eastAsia="Times New Roman" w:hAnsi="Arial Unicode MS" w:cs="Times New Roman"/>
                <w:color w:val="000000"/>
              </w:rPr>
              <w:t>valid_from</w:t>
            </w:r>
            <w:proofErr w:type="spellEnd"/>
            <w:r w:rsidRPr="00BD637A">
              <w:rPr>
                <w:rFonts w:ascii="Arial Unicode MS" w:eastAsia="Times New Roman" w:hAnsi="Arial Unicode MS" w:cs="Times New Roman"/>
                <w:color w:val="000000"/>
              </w:rPr>
              <w:t>/to</w:t>
            </w:r>
            <w:r w:rsidRPr="00BD637A">
              <w:rPr>
                <w:rFonts w:ascii="Aptos Narrow" w:eastAsia="Times New Roman" w:hAnsi="Aptos Narrow" w:cs="Times New Roman"/>
                <w:color w:val="000000"/>
                <w:sz w:val="22"/>
                <w:szCs w:val="22"/>
              </w:rPr>
              <w:t xml:space="preserve">, </w:t>
            </w:r>
            <w:r w:rsidRPr="00BD637A">
              <w:rPr>
                <w:rFonts w:ascii="Arial Unicode MS" w:eastAsia="Times New Roman" w:hAnsi="Arial Unicode MS" w:cs="Times New Roman"/>
                <w:color w:val="000000"/>
              </w:rPr>
              <w:t>is_current</w:t>
            </w:r>
            <w:r w:rsidRPr="00BD637A">
              <w:rPr>
                <w:rFonts w:ascii="Aptos Narrow" w:eastAsia="Times New Roman" w:hAnsi="Aptos Narrow" w:cs="Times New Roman"/>
                <w:color w:val="000000"/>
                <w:sz w:val="22"/>
                <w:szCs w:val="22"/>
              </w:rPr>
              <w:t>)</w:t>
            </w:r>
          </w:p>
        </w:tc>
        <w:tc>
          <w:tcPr>
            <w:tcW w:w="1796" w:type="dxa"/>
            <w:hideMark/>
          </w:tcPr>
          <w:p w14:paraId="5297A8DA" w14:textId="7F614874"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commentRangeStart w:id="989"/>
            <w:commentRangeStart w:id="990"/>
            <w:del w:id="991" w:author="Ume Sauda Ghanyani" w:date="2025-11-05T14:40:00Z" w16du:dateUtc="2025-11-05T09:40:00Z">
              <w:r w:rsidRPr="00BD637A" w:rsidDel="00E44706">
                <w:rPr>
                  <w:rFonts w:ascii="Aptos Narrow" w:eastAsia="Times New Roman" w:hAnsi="Aptos Narrow" w:cs="Times New Roman"/>
                  <w:color w:val="000000"/>
                  <w:sz w:val="22"/>
                  <w:szCs w:val="22"/>
                </w:rPr>
                <w:delText xml:space="preserve">Config timeline </w:delText>
              </w:r>
              <w:commentRangeEnd w:id="989"/>
              <w:r w:rsidR="00825322" w:rsidDel="00E44706">
                <w:rPr>
                  <w:rStyle w:val="CommentReference"/>
                  <w:rFonts w:eastAsiaTheme="minorHAnsi" w:cstheme="minorBidi"/>
                </w:rPr>
                <w:commentReference w:id="989"/>
              </w:r>
              <w:commentRangeEnd w:id="990"/>
              <w:r w:rsidR="00E44706" w:rsidDel="00E44706">
                <w:rPr>
                  <w:rStyle w:val="CommentReference"/>
                  <w:rFonts w:eastAsiaTheme="minorHAnsi" w:cstheme="minorBidi"/>
                </w:rPr>
                <w:commentReference w:id="990"/>
              </w:r>
            </w:del>
            <w:r w:rsidRPr="00BD637A">
              <w:rPr>
                <w:rFonts w:ascii="Aptos Narrow" w:eastAsia="Times New Roman" w:hAnsi="Aptos Narrow" w:cs="Times New Roman"/>
                <w:color w:val="000000"/>
                <w:sz w:val="22"/>
                <w:szCs w:val="22"/>
              </w:rPr>
              <w:t>&amp; A/B correlations.</w:t>
            </w:r>
          </w:p>
        </w:tc>
      </w:tr>
    </w:tbl>
    <w:p w14:paraId="2C017433" w14:textId="007CDAA7" w:rsidR="00243EA1" w:rsidRDefault="00243EA1" w:rsidP="238F8397"/>
    <w:p w14:paraId="7C416A71" w14:textId="1ED180A5" w:rsidR="00BD637A" w:rsidRPr="00653F97" w:rsidRDefault="002E78F8" w:rsidP="0082296D">
      <w:pPr>
        <w:pStyle w:val="Heading3"/>
        <w:numPr>
          <w:ilvl w:val="2"/>
          <w:numId w:val="4"/>
        </w:numPr>
      </w:pPr>
      <w:bookmarkStart w:id="992" w:name="_Toc213340871"/>
      <w:bookmarkStart w:id="993" w:name="_Toc213341060"/>
      <w:r>
        <w:t>Case</w:t>
      </w:r>
      <w:bookmarkEnd w:id="992"/>
      <w:bookmarkEnd w:id="993"/>
    </w:p>
    <w:tbl>
      <w:tblPr>
        <w:tblStyle w:val="GridTable4"/>
        <w:tblW w:w="9080" w:type="dxa"/>
        <w:tblLook w:val="04A0" w:firstRow="1" w:lastRow="0" w:firstColumn="1" w:lastColumn="0" w:noHBand="0" w:noVBand="1"/>
      </w:tblPr>
      <w:tblGrid>
        <w:gridCol w:w="2332"/>
        <w:gridCol w:w="1035"/>
        <w:gridCol w:w="1487"/>
        <w:gridCol w:w="2468"/>
        <w:gridCol w:w="1758"/>
      </w:tblGrid>
      <w:tr w:rsidR="00D8472F" w:rsidRPr="00D8472F" w14:paraId="67C9C19B" w14:textId="77777777" w:rsidTr="00D847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092A6B8A" w14:textId="77777777" w:rsidR="00D8472F" w:rsidRPr="00D8472F" w:rsidRDefault="00D8472F" w:rsidP="00D8472F">
            <w:pPr>
              <w:jc w:val="center"/>
              <w:rPr>
                <w:rFonts w:ascii="Aptos Narrow" w:eastAsia="Times New Roman" w:hAnsi="Aptos Narrow" w:cs="Times New Roman"/>
                <w:sz w:val="22"/>
                <w:szCs w:val="22"/>
              </w:rPr>
            </w:pPr>
            <w:r w:rsidRPr="00D8472F">
              <w:rPr>
                <w:rFonts w:ascii="Aptos Narrow" w:eastAsia="Times New Roman" w:hAnsi="Aptos Narrow" w:cs="Times New Roman"/>
                <w:sz w:val="22"/>
                <w:szCs w:val="22"/>
              </w:rPr>
              <w:t>Field</w:t>
            </w:r>
          </w:p>
        </w:tc>
        <w:tc>
          <w:tcPr>
            <w:tcW w:w="1119" w:type="dxa"/>
            <w:hideMark/>
          </w:tcPr>
          <w:p w14:paraId="3B6C3CDD"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Raw</w:t>
            </w:r>
          </w:p>
        </w:tc>
        <w:tc>
          <w:tcPr>
            <w:tcW w:w="1507" w:type="dxa"/>
            <w:hideMark/>
          </w:tcPr>
          <w:p w14:paraId="4267B8CF"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Bronze</w:t>
            </w:r>
          </w:p>
        </w:tc>
        <w:tc>
          <w:tcPr>
            <w:tcW w:w="2642" w:type="dxa"/>
            <w:hideMark/>
          </w:tcPr>
          <w:p w14:paraId="2029C4D4"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Silver</w:t>
            </w:r>
          </w:p>
        </w:tc>
        <w:tc>
          <w:tcPr>
            <w:tcW w:w="1801" w:type="dxa"/>
            <w:hideMark/>
          </w:tcPr>
          <w:p w14:paraId="7D70B481"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Gold</w:t>
            </w:r>
          </w:p>
        </w:tc>
      </w:tr>
      <w:tr w:rsidR="00D8472F" w:rsidRPr="00D8472F" w14:paraId="7E5CBF6B" w14:textId="77777777" w:rsidTr="00D8472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11" w:type="dxa"/>
            <w:hideMark/>
          </w:tcPr>
          <w:p w14:paraId="4215442E"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t>case_id</w:t>
            </w:r>
            <w:proofErr w:type="spellEnd"/>
            <w:r w:rsidRPr="00D8472F">
              <w:rPr>
                <w:rFonts w:ascii="Aptos Narrow" w:eastAsia="Times New Roman" w:hAnsi="Aptos Narrow" w:cs="Times New Roman"/>
                <w:color w:val="000000"/>
                <w:sz w:val="22"/>
                <w:szCs w:val="22"/>
              </w:rPr>
              <w:t xml:space="preserve"> (PK)</w:t>
            </w:r>
          </w:p>
        </w:tc>
        <w:tc>
          <w:tcPr>
            <w:tcW w:w="1119" w:type="dxa"/>
            <w:hideMark/>
          </w:tcPr>
          <w:p w14:paraId="44E56FA1"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30F841F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3F0674D8"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PK</w:t>
            </w:r>
          </w:p>
        </w:tc>
        <w:tc>
          <w:tcPr>
            <w:tcW w:w="1801" w:type="dxa"/>
            <w:hideMark/>
          </w:tcPr>
          <w:p w14:paraId="75BD6871"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Case key across dashboards.</w:t>
            </w:r>
          </w:p>
        </w:tc>
      </w:tr>
      <w:tr w:rsidR="00D8472F" w:rsidRPr="00D8472F" w14:paraId="238E39BB" w14:textId="77777777" w:rsidTr="00D8472F">
        <w:trPr>
          <w:trHeight w:val="852"/>
        </w:trPr>
        <w:tc>
          <w:tcPr>
            <w:cnfStyle w:val="001000000000" w:firstRow="0" w:lastRow="0" w:firstColumn="1" w:lastColumn="0" w:oddVBand="0" w:evenVBand="0" w:oddHBand="0" w:evenHBand="0" w:firstRowFirstColumn="0" w:firstRowLastColumn="0" w:lastRowFirstColumn="0" w:lastRowLastColumn="0"/>
            <w:tcW w:w="2011" w:type="dxa"/>
            <w:hideMark/>
          </w:tcPr>
          <w:p w14:paraId="47285C30"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t>case_creator_user_id</w:t>
            </w:r>
            <w:proofErr w:type="spellEnd"/>
            <w:r w:rsidRPr="00D8472F">
              <w:rPr>
                <w:rFonts w:ascii="Aptos Narrow" w:eastAsia="Times New Roman" w:hAnsi="Aptos Narrow" w:cs="Times New Roman"/>
                <w:color w:val="000000"/>
                <w:sz w:val="22"/>
                <w:szCs w:val="22"/>
              </w:rPr>
              <w:t xml:space="preserve">, </w:t>
            </w:r>
            <w:proofErr w:type="spellStart"/>
            <w:r w:rsidRPr="00D8472F">
              <w:rPr>
                <w:rFonts w:ascii="Arial Unicode MS" w:eastAsia="Times New Roman" w:hAnsi="Arial Unicode MS" w:cs="Times New Roman"/>
                <w:color w:val="000000"/>
              </w:rPr>
              <w:t>case_owner_user_id</w:t>
            </w:r>
            <w:proofErr w:type="spellEnd"/>
          </w:p>
        </w:tc>
        <w:tc>
          <w:tcPr>
            <w:tcW w:w="1119" w:type="dxa"/>
            <w:hideMark/>
          </w:tcPr>
          <w:p w14:paraId="72658210"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3B3B9DD8"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79232F06"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FK → </w:t>
            </w:r>
            <w:proofErr w:type="spellStart"/>
            <w:r w:rsidRPr="00D8472F">
              <w:rPr>
                <w:rFonts w:ascii="Arial Unicode MS" w:eastAsia="Times New Roman" w:hAnsi="Arial Unicode MS" w:cs="Times New Roman"/>
                <w:color w:val="000000"/>
              </w:rPr>
              <w:t>dim_user</w:t>
            </w:r>
            <w:proofErr w:type="spellEnd"/>
          </w:p>
        </w:tc>
        <w:tc>
          <w:tcPr>
            <w:tcW w:w="1801" w:type="dxa"/>
            <w:hideMark/>
          </w:tcPr>
          <w:p w14:paraId="55CFE4ED"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Ownership &amp; workload analytics.</w:t>
            </w:r>
          </w:p>
        </w:tc>
      </w:tr>
      <w:tr w:rsidR="00D8472F" w:rsidRPr="00D8472F" w14:paraId="5F66F8BF" w14:textId="77777777" w:rsidTr="00D847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22498869"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t>tenant_id</w:t>
            </w:r>
            <w:proofErr w:type="spellEnd"/>
          </w:p>
        </w:tc>
        <w:tc>
          <w:tcPr>
            <w:tcW w:w="1119" w:type="dxa"/>
            <w:hideMark/>
          </w:tcPr>
          <w:p w14:paraId="7A02F6F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5EC84A6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44DA2203"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FK → </w:t>
            </w:r>
            <w:proofErr w:type="spellStart"/>
            <w:r w:rsidRPr="00D8472F">
              <w:rPr>
                <w:rFonts w:ascii="Arial Unicode MS" w:eastAsia="Times New Roman" w:hAnsi="Arial Unicode MS" w:cs="Times New Roman"/>
                <w:color w:val="000000"/>
              </w:rPr>
              <w:t>dim_tenant</w:t>
            </w:r>
            <w:proofErr w:type="spellEnd"/>
          </w:p>
        </w:tc>
        <w:tc>
          <w:tcPr>
            <w:tcW w:w="1801" w:type="dxa"/>
            <w:hideMark/>
          </w:tcPr>
          <w:p w14:paraId="7F579E75"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Tenant splits.</w:t>
            </w:r>
          </w:p>
        </w:tc>
      </w:tr>
      <w:tr w:rsidR="00D8472F" w:rsidRPr="00D8472F" w14:paraId="141F4B08" w14:textId="77777777" w:rsidTr="00D8472F">
        <w:trPr>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0C61962D"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priority</w:t>
            </w:r>
          </w:p>
        </w:tc>
        <w:tc>
          <w:tcPr>
            <w:tcW w:w="1119" w:type="dxa"/>
            <w:hideMark/>
          </w:tcPr>
          <w:p w14:paraId="16CAE736"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0114B233"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Normalized</w:t>
            </w:r>
          </w:p>
        </w:tc>
        <w:tc>
          <w:tcPr>
            <w:tcW w:w="2642" w:type="dxa"/>
            <w:hideMark/>
          </w:tcPr>
          <w:p w14:paraId="12050F1E"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Conform via </w:t>
            </w:r>
            <w:proofErr w:type="spellStart"/>
            <w:r w:rsidRPr="00D8472F">
              <w:rPr>
                <w:rFonts w:ascii="Arial Unicode MS" w:eastAsia="Times New Roman" w:hAnsi="Arial Unicode MS" w:cs="Times New Roman"/>
                <w:color w:val="000000"/>
              </w:rPr>
              <w:t>dim_priority</w:t>
            </w:r>
            <w:proofErr w:type="spellEnd"/>
          </w:p>
        </w:tc>
        <w:tc>
          <w:tcPr>
            <w:tcW w:w="1801" w:type="dxa"/>
            <w:hideMark/>
          </w:tcPr>
          <w:p w14:paraId="6721BB67"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Priority mix.</w:t>
            </w:r>
          </w:p>
        </w:tc>
      </w:tr>
      <w:tr w:rsidR="00D8472F" w:rsidRPr="00D8472F" w14:paraId="1E7A0BEE" w14:textId="77777777" w:rsidTr="00D8472F">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011" w:type="dxa"/>
            <w:hideMark/>
          </w:tcPr>
          <w:p w14:paraId="0F8E1D38"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lastRenderedPageBreak/>
              <w:t>created_at</w:t>
            </w:r>
            <w:proofErr w:type="spellEnd"/>
            <w:r w:rsidRPr="00D8472F">
              <w:rPr>
                <w:rFonts w:ascii="Aptos Narrow" w:eastAsia="Times New Roman" w:hAnsi="Aptos Narrow" w:cs="Times New Roman"/>
                <w:color w:val="000000"/>
                <w:sz w:val="22"/>
                <w:szCs w:val="22"/>
              </w:rPr>
              <w:t xml:space="preserve">, </w:t>
            </w:r>
            <w:proofErr w:type="spellStart"/>
            <w:r w:rsidRPr="00D8472F">
              <w:rPr>
                <w:rFonts w:ascii="Arial Unicode MS" w:eastAsia="Times New Roman" w:hAnsi="Arial Unicode MS" w:cs="Times New Roman"/>
                <w:color w:val="000000"/>
              </w:rPr>
              <w:t>updated_at</w:t>
            </w:r>
            <w:proofErr w:type="spellEnd"/>
          </w:p>
        </w:tc>
        <w:tc>
          <w:tcPr>
            <w:tcW w:w="1119" w:type="dxa"/>
            <w:hideMark/>
          </w:tcPr>
          <w:p w14:paraId="5A03A05E"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582C2AB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TIMESTAMP</w:t>
            </w:r>
          </w:p>
        </w:tc>
        <w:tc>
          <w:tcPr>
            <w:tcW w:w="2642" w:type="dxa"/>
            <w:hideMark/>
          </w:tcPr>
          <w:p w14:paraId="3170606A"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Event times</w:t>
            </w:r>
          </w:p>
        </w:tc>
        <w:tc>
          <w:tcPr>
            <w:tcW w:w="1801" w:type="dxa"/>
            <w:hideMark/>
          </w:tcPr>
          <w:p w14:paraId="3F2F8E7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Case aging &amp; SLA.</w:t>
            </w:r>
          </w:p>
        </w:tc>
      </w:tr>
      <w:tr w:rsidR="00D8472F" w:rsidRPr="00D8472F" w14:paraId="45D054B7" w14:textId="77777777" w:rsidTr="00D8472F">
        <w:trPr>
          <w:trHeight w:val="576"/>
        </w:trPr>
        <w:tc>
          <w:tcPr>
            <w:cnfStyle w:val="001000000000" w:firstRow="0" w:lastRow="0" w:firstColumn="1" w:lastColumn="0" w:oddVBand="0" w:evenVBand="0" w:oddHBand="0" w:evenHBand="0" w:firstRowFirstColumn="0" w:firstRowLastColumn="0" w:lastRowFirstColumn="0" w:lastRowLastColumn="0"/>
            <w:tcW w:w="2011" w:type="dxa"/>
            <w:hideMark/>
          </w:tcPr>
          <w:p w14:paraId="4B287DFB"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t>parent_id</w:t>
            </w:r>
            <w:proofErr w:type="spellEnd"/>
          </w:p>
        </w:tc>
        <w:tc>
          <w:tcPr>
            <w:tcW w:w="1119" w:type="dxa"/>
            <w:hideMark/>
          </w:tcPr>
          <w:p w14:paraId="6B75DBD3"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237F1F19"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5ED8B5DB"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Self-FK (parent/child)</w:t>
            </w:r>
          </w:p>
        </w:tc>
        <w:tc>
          <w:tcPr>
            <w:tcW w:w="1801" w:type="dxa"/>
            <w:hideMark/>
          </w:tcPr>
          <w:p w14:paraId="3AC5801B"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Linked/merged case analysis.</w:t>
            </w:r>
          </w:p>
        </w:tc>
      </w:tr>
      <w:tr w:rsidR="00D8472F" w:rsidRPr="00D8472F" w14:paraId="3EB0328D" w14:textId="77777777" w:rsidTr="00D847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644EC034" w14:textId="77777777" w:rsidR="00D8472F" w:rsidRPr="00D8472F" w:rsidRDefault="00D8472F" w:rsidP="00D8472F">
            <w:pPr>
              <w:jc w:val="left"/>
              <w:rPr>
                <w:rFonts w:ascii="Arial Unicode MS" w:eastAsia="Times New Roman" w:hAnsi="Arial Unicode MS" w:cs="Times New Roman"/>
                <w:color w:val="000000"/>
              </w:rPr>
            </w:pPr>
            <w:proofErr w:type="spellStart"/>
            <w:r w:rsidRPr="00D8472F">
              <w:rPr>
                <w:rFonts w:ascii="Arial Unicode MS" w:eastAsia="Times New Roman" w:hAnsi="Arial Unicode MS" w:cs="Times New Roman"/>
                <w:color w:val="000000"/>
              </w:rPr>
              <w:t>case_type</w:t>
            </w:r>
            <w:proofErr w:type="spellEnd"/>
          </w:p>
        </w:tc>
        <w:tc>
          <w:tcPr>
            <w:tcW w:w="1119" w:type="dxa"/>
            <w:hideMark/>
          </w:tcPr>
          <w:p w14:paraId="3C306EE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291C1A05"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Normalized</w:t>
            </w:r>
          </w:p>
        </w:tc>
        <w:tc>
          <w:tcPr>
            <w:tcW w:w="2642" w:type="dxa"/>
            <w:hideMark/>
          </w:tcPr>
          <w:p w14:paraId="361EF3D4"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Conform via </w:t>
            </w:r>
            <w:proofErr w:type="spellStart"/>
            <w:r w:rsidRPr="00D8472F">
              <w:rPr>
                <w:rFonts w:ascii="Arial Unicode MS" w:eastAsia="Times New Roman" w:hAnsi="Arial Unicode MS" w:cs="Times New Roman"/>
                <w:color w:val="000000"/>
              </w:rPr>
              <w:t>dim_case_type</w:t>
            </w:r>
            <w:proofErr w:type="spellEnd"/>
          </w:p>
        </w:tc>
        <w:tc>
          <w:tcPr>
            <w:tcW w:w="1801" w:type="dxa"/>
            <w:hideMark/>
          </w:tcPr>
          <w:p w14:paraId="5C7CE6D4"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Type distribution.</w:t>
            </w:r>
          </w:p>
        </w:tc>
      </w:tr>
    </w:tbl>
    <w:p w14:paraId="42DE1E05" w14:textId="39F1EF9A" w:rsidR="238F8397" w:rsidRDefault="238F8397" w:rsidP="238F8397"/>
    <w:p w14:paraId="6446BBCF" w14:textId="6AA76C1B" w:rsidR="00D8472F" w:rsidRDefault="00D8472F" w:rsidP="0082296D">
      <w:pPr>
        <w:pStyle w:val="Heading3"/>
        <w:numPr>
          <w:ilvl w:val="2"/>
          <w:numId w:val="4"/>
        </w:numPr>
      </w:pPr>
      <w:bookmarkStart w:id="994" w:name="_Toc213340872"/>
      <w:bookmarkStart w:id="995" w:name="_Toc213341061"/>
      <w:r>
        <w:t>Task</w:t>
      </w:r>
      <w:bookmarkEnd w:id="994"/>
      <w:bookmarkEnd w:id="995"/>
    </w:p>
    <w:tbl>
      <w:tblPr>
        <w:tblStyle w:val="GridTable4"/>
        <w:tblW w:w="9080" w:type="dxa"/>
        <w:tblLook w:val="04A0" w:firstRow="1" w:lastRow="0" w:firstColumn="1" w:lastColumn="0" w:noHBand="0" w:noVBand="1"/>
      </w:tblPr>
      <w:tblGrid>
        <w:gridCol w:w="1907"/>
        <w:gridCol w:w="1148"/>
        <w:gridCol w:w="1533"/>
        <w:gridCol w:w="2692"/>
        <w:gridCol w:w="1800"/>
      </w:tblGrid>
      <w:tr w:rsidR="00E50E95" w:rsidRPr="00E50E95" w14:paraId="2CF9F3D8" w14:textId="77777777" w:rsidTr="00E50E9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195B19FF" w14:textId="77777777" w:rsidR="00E50E95" w:rsidRPr="00E50E95" w:rsidRDefault="00E50E95" w:rsidP="00E50E95">
            <w:pPr>
              <w:jc w:val="center"/>
              <w:rPr>
                <w:rFonts w:ascii="Aptos Narrow" w:eastAsia="Times New Roman" w:hAnsi="Aptos Narrow" w:cs="Times New Roman"/>
                <w:sz w:val="22"/>
                <w:szCs w:val="22"/>
              </w:rPr>
            </w:pPr>
            <w:r w:rsidRPr="00E50E95">
              <w:rPr>
                <w:rFonts w:ascii="Aptos Narrow" w:eastAsia="Times New Roman" w:hAnsi="Aptos Narrow" w:cs="Times New Roman"/>
                <w:sz w:val="22"/>
                <w:szCs w:val="22"/>
              </w:rPr>
              <w:t>Field</w:t>
            </w:r>
          </w:p>
        </w:tc>
        <w:tc>
          <w:tcPr>
            <w:tcW w:w="1225" w:type="dxa"/>
            <w:hideMark/>
          </w:tcPr>
          <w:p w14:paraId="57010C00"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Raw</w:t>
            </w:r>
          </w:p>
        </w:tc>
        <w:tc>
          <w:tcPr>
            <w:tcW w:w="1554" w:type="dxa"/>
            <w:hideMark/>
          </w:tcPr>
          <w:p w14:paraId="5E3636F6"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Bronze</w:t>
            </w:r>
          </w:p>
        </w:tc>
        <w:tc>
          <w:tcPr>
            <w:tcW w:w="2836" w:type="dxa"/>
            <w:hideMark/>
          </w:tcPr>
          <w:p w14:paraId="60E768D6"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Silver</w:t>
            </w:r>
          </w:p>
        </w:tc>
        <w:tc>
          <w:tcPr>
            <w:tcW w:w="1867" w:type="dxa"/>
            <w:hideMark/>
          </w:tcPr>
          <w:p w14:paraId="28ADC20B"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Gold</w:t>
            </w:r>
          </w:p>
        </w:tc>
      </w:tr>
      <w:tr w:rsidR="00E50E95" w:rsidRPr="00E50E95" w14:paraId="08EF21A9" w14:textId="77777777" w:rsidTr="00E50E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0C0C62C3" w14:textId="77777777" w:rsidR="00E50E95" w:rsidRPr="00E50E95" w:rsidRDefault="00E50E95" w:rsidP="00E50E95">
            <w:pPr>
              <w:jc w:val="left"/>
              <w:rPr>
                <w:rFonts w:ascii="Arial Unicode MS" w:eastAsia="Times New Roman" w:hAnsi="Arial Unicode MS" w:cs="Times New Roman"/>
                <w:color w:val="000000"/>
              </w:rPr>
            </w:pPr>
            <w:proofErr w:type="spellStart"/>
            <w:r w:rsidRPr="00E50E95">
              <w:rPr>
                <w:rFonts w:ascii="Arial Unicode MS" w:eastAsia="Times New Roman" w:hAnsi="Arial Unicode MS" w:cs="Times New Roman"/>
                <w:color w:val="000000"/>
              </w:rPr>
              <w:t>task_id</w:t>
            </w:r>
            <w:proofErr w:type="spellEnd"/>
            <w:r w:rsidRPr="00E50E95">
              <w:rPr>
                <w:rFonts w:ascii="Aptos Narrow" w:eastAsia="Times New Roman" w:hAnsi="Aptos Narrow" w:cs="Times New Roman"/>
                <w:color w:val="000000"/>
                <w:sz w:val="22"/>
                <w:szCs w:val="22"/>
              </w:rPr>
              <w:t xml:space="preserve"> (PK)</w:t>
            </w:r>
          </w:p>
        </w:tc>
        <w:tc>
          <w:tcPr>
            <w:tcW w:w="1225" w:type="dxa"/>
            <w:hideMark/>
          </w:tcPr>
          <w:p w14:paraId="52359CA5"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6DC73C8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0F6B12E4"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PK</w:t>
            </w:r>
          </w:p>
        </w:tc>
        <w:tc>
          <w:tcPr>
            <w:tcW w:w="1867" w:type="dxa"/>
            <w:hideMark/>
          </w:tcPr>
          <w:p w14:paraId="19C07FAF"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Task drill-down key.</w:t>
            </w:r>
          </w:p>
        </w:tc>
      </w:tr>
      <w:tr w:rsidR="00E50E95" w:rsidRPr="00E50E95" w14:paraId="77038DE2" w14:textId="77777777" w:rsidTr="00E50E95">
        <w:trPr>
          <w:trHeight w:val="852"/>
        </w:trPr>
        <w:tc>
          <w:tcPr>
            <w:cnfStyle w:val="001000000000" w:firstRow="0" w:lastRow="0" w:firstColumn="1" w:lastColumn="0" w:oddVBand="0" w:evenVBand="0" w:oddHBand="0" w:evenHBand="0" w:firstRowFirstColumn="0" w:firstRowLastColumn="0" w:lastRowFirstColumn="0" w:lastRowLastColumn="0"/>
            <w:tcW w:w="1598" w:type="dxa"/>
            <w:hideMark/>
          </w:tcPr>
          <w:p w14:paraId="58EB1600" w14:textId="77777777" w:rsidR="00E50E95" w:rsidRPr="00E50E95" w:rsidRDefault="00E50E95" w:rsidP="00E50E95">
            <w:pPr>
              <w:jc w:val="left"/>
              <w:rPr>
                <w:rFonts w:ascii="Arial Unicode MS" w:eastAsia="Times New Roman" w:hAnsi="Arial Unicode MS" w:cs="Times New Roman"/>
                <w:color w:val="000000"/>
              </w:rPr>
            </w:pPr>
            <w:proofErr w:type="spellStart"/>
            <w:r w:rsidRPr="00E50E95">
              <w:rPr>
                <w:rFonts w:ascii="Arial Unicode MS" w:eastAsia="Times New Roman" w:hAnsi="Arial Unicode MS" w:cs="Times New Roman"/>
                <w:color w:val="000000"/>
              </w:rPr>
              <w:t>case_id</w:t>
            </w:r>
            <w:proofErr w:type="spellEnd"/>
            <w:r w:rsidRPr="00E50E95">
              <w:rPr>
                <w:rFonts w:ascii="Aptos Narrow" w:eastAsia="Times New Roman" w:hAnsi="Aptos Narrow" w:cs="Times New Roman"/>
                <w:color w:val="000000"/>
                <w:sz w:val="22"/>
                <w:szCs w:val="22"/>
              </w:rPr>
              <w:t xml:space="preserve"> (FK)</w:t>
            </w:r>
          </w:p>
        </w:tc>
        <w:tc>
          <w:tcPr>
            <w:tcW w:w="1225" w:type="dxa"/>
            <w:hideMark/>
          </w:tcPr>
          <w:p w14:paraId="4DB7F463"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25275382"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70BB5806"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FK → </w:t>
            </w:r>
            <w:proofErr w:type="spellStart"/>
            <w:proofErr w:type="gramStart"/>
            <w:r w:rsidRPr="00E50E95">
              <w:rPr>
                <w:rFonts w:ascii="Arial Unicode MS" w:eastAsia="Times New Roman" w:hAnsi="Arial Unicode MS" w:cs="Times New Roman"/>
                <w:color w:val="000000"/>
              </w:rPr>
              <w:t>case.case</w:t>
            </w:r>
            <w:proofErr w:type="gramEnd"/>
            <w:r w:rsidRPr="00E50E95">
              <w:rPr>
                <w:rFonts w:ascii="Arial Unicode MS" w:eastAsia="Times New Roman" w:hAnsi="Arial Unicode MS" w:cs="Times New Roman"/>
                <w:color w:val="000000"/>
              </w:rPr>
              <w:t>_id</w:t>
            </w:r>
            <w:proofErr w:type="spellEnd"/>
          </w:p>
        </w:tc>
        <w:tc>
          <w:tcPr>
            <w:tcW w:w="1867" w:type="dxa"/>
            <w:hideMark/>
          </w:tcPr>
          <w:p w14:paraId="5E2CC80D"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roofErr w:type="spellStart"/>
            <w:r w:rsidRPr="00E50E95">
              <w:rPr>
                <w:rFonts w:ascii="Aptos Narrow" w:eastAsia="Times New Roman" w:hAnsi="Aptos Narrow" w:cs="Times New Roman"/>
                <w:color w:val="000000"/>
                <w:sz w:val="22"/>
                <w:szCs w:val="22"/>
              </w:rPr>
              <w:t>Case→task</w:t>
            </w:r>
            <w:proofErr w:type="spellEnd"/>
            <w:r w:rsidRPr="00E50E95">
              <w:rPr>
                <w:rFonts w:ascii="Aptos Narrow" w:eastAsia="Times New Roman" w:hAnsi="Aptos Narrow" w:cs="Times New Roman"/>
                <w:color w:val="000000"/>
                <w:sz w:val="22"/>
                <w:szCs w:val="22"/>
              </w:rPr>
              <w:t xml:space="preserve"> funnel.</w:t>
            </w:r>
          </w:p>
        </w:tc>
      </w:tr>
      <w:tr w:rsidR="00E50E95" w:rsidRPr="00E50E95" w14:paraId="6A141E83" w14:textId="77777777" w:rsidTr="00E50E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5E671E45"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status</w:t>
            </w:r>
          </w:p>
        </w:tc>
        <w:tc>
          <w:tcPr>
            <w:tcW w:w="1225" w:type="dxa"/>
            <w:hideMark/>
          </w:tcPr>
          <w:p w14:paraId="350130FB"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09C0E6F4"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Normalized</w:t>
            </w:r>
          </w:p>
        </w:tc>
        <w:tc>
          <w:tcPr>
            <w:tcW w:w="2836" w:type="dxa"/>
            <w:hideMark/>
          </w:tcPr>
          <w:p w14:paraId="4868C2FB"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Conform via </w:t>
            </w:r>
            <w:proofErr w:type="spellStart"/>
            <w:r w:rsidRPr="00E50E95">
              <w:rPr>
                <w:rFonts w:ascii="Arial Unicode MS" w:eastAsia="Times New Roman" w:hAnsi="Arial Unicode MS" w:cs="Times New Roman"/>
                <w:color w:val="000000"/>
              </w:rPr>
              <w:t>dim_task_status</w:t>
            </w:r>
            <w:proofErr w:type="spellEnd"/>
          </w:p>
        </w:tc>
        <w:tc>
          <w:tcPr>
            <w:tcW w:w="1867" w:type="dxa"/>
            <w:hideMark/>
          </w:tcPr>
          <w:p w14:paraId="760CF4B1"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WIP/backlog charts.</w:t>
            </w:r>
          </w:p>
        </w:tc>
      </w:tr>
      <w:tr w:rsidR="00E50E95" w:rsidRPr="00E50E95" w14:paraId="26C7290A" w14:textId="77777777" w:rsidTr="00E50E95">
        <w:trPr>
          <w:trHeight w:val="576"/>
        </w:trPr>
        <w:tc>
          <w:tcPr>
            <w:cnfStyle w:val="001000000000" w:firstRow="0" w:lastRow="0" w:firstColumn="1" w:lastColumn="0" w:oddVBand="0" w:evenVBand="0" w:oddHBand="0" w:evenHBand="0" w:firstRowFirstColumn="0" w:firstRowLastColumn="0" w:lastRowFirstColumn="0" w:lastRowLastColumn="0"/>
            <w:tcW w:w="1598" w:type="dxa"/>
            <w:hideMark/>
          </w:tcPr>
          <w:p w14:paraId="20E37D4E" w14:textId="77777777" w:rsidR="00E50E95" w:rsidRPr="00E50E95" w:rsidRDefault="00E50E95" w:rsidP="00E50E95">
            <w:pPr>
              <w:jc w:val="left"/>
              <w:rPr>
                <w:rFonts w:ascii="Arial Unicode MS" w:eastAsia="Times New Roman" w:hAnsi="Arial Unicode MS" w:cs="Times New Roman"/>
                <w:color w:val="000000"/>
              </w:rPr>
            </w:pPr>
            <w:proofErr w:type="spellStart"/>
            <w:r w:rsidRPr="00E50E95">
              <w:rPr>
                <w:rFonts w:ascii="Arial Unicode MS" w:eastAsia="Times New Roman" w:hAnsi="Arial Unicode MS" w:cs="Times New Roman"/>
                <w:color w:val="000000"/>
              </w:rPr>
              <w:t>assigned_user_id</w:t>
            </w:r>
            <w:proofErr w:type="spellEnd"/>
          </w:p>
        </w:tc>
        <w:tc>
          <w:tcPr>
            <w:tcW w:w="1225" w:type="dxa"/>
            <w:hideMark/>
          </w:tcPr>
          <w:p w14:paraId="524ADA86"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1CAE2192"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5F4A9E2D"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FK → </w:t>
            </w:r>
            <w:proofErr w:type="spellStart"/>
            <w:r w:rsidRPr="00E50E95">
              <w:rPr>
                <w:rFonts w:ascii="Arial Unicode MS" w:eastAsia="Times New Roman" w:hAnsi="Arial Unicode MS" w:cs="Times New Roman"/>
                <w:color w:val="000000"/>
              </w:rPr>
              <w:t>dim_user</w:t>
            </w:r>
            <w:proofErr w:type="spellEnd"/>
          </w:p>
        </w:tc>
        <w:tc>
          <w:tcPr>
            <w:tcW w:w="1867" w:type="dxa"/>
            <w:hideMark/>
          </w:tcPr>
          <w:p w14:paraId="4CA310C5"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Workload by analyst.</w:t>
            </w:r>
          </w:p>
        </w:tc>
      </w:tr>
      <w:tr w:rsidR="00E50E95" w:rsidRPr="00E50E95" w14:paraId="6EEF5C45" w14:textId="77777777" w:rsidTr="00E50E9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598" w:type="dxa"/>
            <w:hideMark/>
          </w:tcPr>
          <w:p w14:paraId="417E2572"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name</w:t>
            </w:r>
            <w:r w:rsidRPr="00E50E95">
              <w:rPr>
                <w:rFonts w:ascii="Aptos Narrow" w:eastAsia="Times New Roman" w:hAnsi="Aptos Narrow" w:cs="Times New Roman"/>
                <w:color w:val="000000"/>
                <w:sz w:val="22"/>
                <w:szCs w:val="22"/>
              </w:rPr>
              <w:t xml:space="preserve">, </w:t>
            </w:r>
            <w:r w:rsidRPr="00E50E95">
              <w:rPr>
                <w:rFonts w:ascii="Arial Unicode MS" w:eastAsia="Times New Roman" w:hAnsi="Arial Unicode MS" w:cs="Times New Roman"/>
                <w:color w:val="000000"/>
              </w:rPr>
              <w:t>description</w:t>
            </w:r>
          </w:p>
        </w:tc>
        <w:tc>
          <w:tcPr>
            <w:tcW w:w="1225" w:type="dxa"/>
            <w:hideMark/>
          </w:tcPr>
          <w:p w14:paraId="1F6F64D3"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0F7BC766"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STRING</w:t>
            </w:r>
          </w:p>
        </w:tc>
        <w:tc>
          <w:tcPr>
            <w:tcW w:w="2836" w:type="dxa"/>
            <w:hideMark/>
          </w:tcPr>
          <w:p w14:paraId="1A9D583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Kept (</w:t>
            </w:r>
            <w:proofErr w:type="spellStart"/>
            <w:r w:rsidRPr="00E50E95">
              <w:rPr>
                <w:rFonts w:ascii="Aptos Narrow" w:eastAsia="Times New Roman" w:hAnsi="Aptos Narrow" w:cs="Times New Roman"/>
                <w:color w:val="000000"/>
                <w:sz w:val="22"/>
                <w:szCs w:val="22"/>
              </w:rPr>
              <w:t>len</w:t>
            </w:r>
            <w:proofErr w:type="spellEnd"/>
            <w:r w:rsidRPr="00E50E95">
              <w:rPr>
                <w:rFonts w:ascii="Aptos Narrow" w:eastAsia="Times New Roman" w:hAnsi="Aptos Narrow" w:cs="Times New Roman"/>
                <w:color w:val="000000"/>
                <w:sz w:val="22"/>
                <w:szCs w:val="22"/>
              </w:rPr>
              <w:t xml:space="preserve"> cap)</w:t>
            </w:r>
          </w:p>
        </w:tc>
        <w:tc>
          <w:tcPr>
            <w:tcW w:w="1867" w:type="dxa"/>
            <w:hideMark/>
          </w:tcPr>
          <w:p w14:paraId="214F013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Not charted.</w:t>
            </w:r>
          </w:p>
        </w:tc>
      </w:tr>
      <w:tr w:rsidR="00E50E95" w:rsidRPr="00E50E95" w14:paraId="7870D571" w14:textId="77777777" w:rsidTr="00E50E95">
        <w:trPr>
          <w:trHeight w:val="552"/>
        </w:trPr>
        <w:tc>
          <w:tcPr>
            <w:cnfStyle w:val="001000000000" w:firstRow="0" w:lastRow="0" w:firstColumn="1" w:lastColumn="0" w:oddVBand="0" w:evenVBand="0" w:oddHBand="0" w:evenHBand="0" w:firstRowFirstColumn="0" w:firstRowLastColumn="0" w:lastRowFirstColumn="0" w:lastRowLastColumn="0"/>
            <w:tcW w:w="1598" w:type="dxa"/>
            <w:hideMark/>
          </w:tcPr>
          <w:p w14:paraId="6FB3BE79" w14:textId="77777777" w:rsidR="00E50E95" w:rsidRPr="00E50E95" w:rsidRDefault="00E50E95" w:rsidP="00E50E95">
            <w:pPr>
              <w:jc w:val="left"/>
              <w:rPr>
                <w:rFonts w:ascii="Arial Unicode MS" w:eastAsia="Times New Roman" w:hAnsi="Arial Unicode MS" w:cs="Times New Roman"/>
                <w:color w:val="000000"/>
              </w:rPr>
            </w:pPr>
            <w:proofErr w:type="spellStart"/>
            <w:r w:rsidRPr="00E50E95">
              <w:rPr>
                <w:rFonts w:ascii="Arial Unicode MS" w:eastAsia="Times New Roman" w:hAnsi="Arial Unicode MS" w:cs="Times New Roman"/>
                <w:color w:val="000000"/>
              </w:rPr>
              <w:t>created_at</w:t>
            </w:r>
            <w:proofErr w:type="spellEnd"/>
            <w:r w:rsidRPr="00E50E95">
              <w:rPr>
                <w:rFonts w:ascii="Aptos Narrow" w:eastAsia="Times New Roman" w:hAnsi="Aptos Narrow" w:cs="Times New Roman"/>
                <w:color w:val="000000"/>
                <w:sz w:val="22"/>
                <w:szCs w:val="22"/>
              </w:rPr>
              <w:t xml:space="preserve">, </w:t>
            </w:r>
            <w:proofErr w:type="spellStart"/>
            <w:r w:rsidRPr="00E50E95">
              <w:rPr>
                <w:rFonts w:ascii="Arial Unicode MS" w:eastAsia="Times New Roman" w:hAnsi="Arial Unicode MS" w:cs="Times New Roman"/>
                <w:color w:val="000000"/>
              </w:rPr>
              <w:t>updated_at</w:t>
            </w:r>
            <w:proofErr w:type="spellEnd"/>
          </w:p>
        </w:tc>
        <w:tc>
          <w:tcPr>
            <w:tcW w:w="1225" w:type="dxa"/>
            <w:hideMark/>
          </w:tcPr>
          <w:p w14:paraId="5D9F0817"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390635FE"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TIMESTAMP</w:t>
            </w:r>
          </w:p>
        </w:tc>
        <w:tc>
          <w:tcPr>
            <w:tcW w:w="2836" w:type="dxa"/>
            <w:hideMark/>
          </w:tcPr>
          <w:p w14:paraId="3E5230BC"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Event times</w:t>
            </w:r>
          </w:p>
        </w:tc>
        <w:tc>
          <w:tcPr>
            <w:tcW w:w="1867" w:type="dxa"/>
            <w:hideMark/>
          </w:tcPr>
          <w:p w14:paraId="72245F81"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Task TATs.</w:t>
            </w:r>
          </w:p>
        </w:tc>
      </w:tr>
    </w:tbl>
    <w:p w14:paraId="63FCEF59" w14:textId="77777777" w:rsidR="00D8472F" w:rsidRDefault="00D8472F" w:rsidP="00D8472F"/>
    <w:p w14:paraId="4B02F61B" w14:textId="36988C0C" w:rsidR="00E50E95" w:rsidRDefault="00E50E95" w:rsidP="0082296D">
      <w:pPr>
        <w:pStyle w:val="Heading3"/>
        <w:numPr>
          <w:ilvl w:val="2"/>
          <w:numId w:val="4"/>
        </w:numPr>
      </w:pPr>
      <w:bookmarkStart w:id="996" w:name="_Toc213340873"/>
      <w:bookmarkStart w:id="997" w:name="_Toc213341062"/>
      <w:r>
        <w:t>Evidence</w:t>
      </w:r>
      <w:bookmarkEnd w:id="996"/>
      <w:bookmarkEnd w:id="997"/>
    </w:p>
    <w:tbl>
      <w:tblPr>
        <w:tblStyle w:val="GridTable4"/>
        <w:tblW w:w="9080" w:type="dxa"/>
        <w:tblLook w:val="04A0" w:firstRow="1" w:lastRow="0" w:firstColumn="1" w:lastColumn="0" w:noHBand="0" w:noVBand="1"/>
      </w:tblPr>
      <w:tblGrid>
        <w:gridCol w:w="1885"/>
        <w:gridCol w:w="1144"/>
        <w:gridCol w:w="1532"/>
        <w:gridCol w:w="2723"/>
        <w:gridCol w:w="1796"/>
      </w:tblGrid>
      <w:tr w:rsidR="00065757" w:rsidRPr="00065757" w14:paraId="23CF6D3F" w14:textId="77777777" w:rsidTr="0006575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6827BBFC" w14:textId="77777777" w:rsidR="00065757" w:rsidRPr="00065757" w:rsidRDefault="00065757" w:rsidP="00065757">
            <w:pPr>
              <w:jc w:val="center"/>
              <w:rPr>
                <w:rFonts w:ascii="Aptos Narrow" w:eastAsia="Times New Roman" w:hAnsi="Aptos Narrow" w:cs="Times New Roman"/>
                <w:sz w:val="22"/>
                <w:szCs w:val="22"/>
              </w:rPr>
            </w:pPr>
            <w:r w:rsidRPr="00065757">
              <w:rPr>
                <w:rFonts w:ascii="Aptos Narrow" w:eastAsia="Times New Roman" w:hAnsi="Aptos Narrow" w:cs="Times New Roman"/>
                <w:sz w:val="22"/>
                <w:szCs w:val="22"/>
              </w:rPr>
              <w:t>Field</w:t>
            </w:r>
          </w:p>
        </w:tc>
        <w:tc>
          <w:tcPr>
            <w:tcW w:w="1230" w:type="dxa"/>
            <w:hideMark/>
          </w:tcPr>
          <w:p w14:paraId="5763B3B9"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Raw</w:t>
            </w:r>
          </w:p>
        </w:tc>
        <w:tc>
          <w:tcPr>
            <w:tcW w:w="1556" w:type="dxa"/>
            <w:hideMark/>
          </w:tcPr>
          <w:p w14:paraId="26F29FBE"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Bronze</w:t>
            </w:r>
          </w:p>
        </w:tc>
        <w:tc>
          <w:tcPr>
            <w:tcW w:w="2847" w:type="dxa"/>
            <w:hideMark/>
          </w:tcPr>
          <w:p w14:paraId="44E70634"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Silver</w:t>
            </w:r>
          </w:p>
        </w:tc>
        <w:tc>
          <w:tcPr>
            <w:tcW w:w="1871" w:type="dxa"/>
            <w:hideMark/>
          </w:tcPr>
          <w:p w14:paraId="6DE5CBFC"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Gold</w:t>
            </w:r>
          </w:p>
        </w:tc>
      </w:tr>
      <w:tr w:rsidR="00065757" w:rsidRPr="00065757" w14:paraId="36CF60AB" w14:textId="77777777" w:rsidTr="0006575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679ED689"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evidence_id</w:t>
            </w:r>
            <w:proofErr w:type="spellEnd"/>
            <w:r w:rsidRPr="00065757">
              <w:rPr>
                <w:rFonts w:ascii="Aptos Narrow" w:eastAsia="Times New Roman" w:hAnsi="Aptos Narrow" w:cs="Times New Roman"/>
                <w:color w:val="000000"/>
                <w:sz w:val="22"/>
                <w:szCs w:val="22"/>
              </w:rPr>
              <w:t xml:space="preserve"> (PK)</w:t>
            </w:r>
          </w:p>
        </w:tc>
        <w:tc>
          <w:tcPr>
            <w:tcW w:w="1230" w:type="dxa"/>
            <w:hideMark/>
          </w:tcPr>
          <w:p w14:paraId="53993F01"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3912DF28"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2407DA8C"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PK</w:t>
            </w:r>
          </w:p>
        </w:tc>
        <w:tc>
          <w:tcPr>
            <w:tcW w:w="1871" w:type="dxa"/>
            <w:hideMark/>
          </w:tcPr>
          <w:p w14:paraId="5C57FE9B"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Drill-down.</w:t>
            </w:r>
          </w:p>
        </w:tc>
      </w:tr>
      <w:tr w:rsidR="00065757" w:rsidRPr="00065757" w14:paraId="5F636D6F" w14:textId="77777777" w:rsidTr="00065757">
        <w:trPr>
          <w:trHeight w:val="852"/>
        </w:trPr>
        <w:tc>
          <w:tcPr>
            <w:cnfStyle w:val="001000000000" w:firstRow="0" w:lastRow="0" w:firstColumn="1" w:lastColumn="0" w:oddVBand="0" w:evenVBand="0" w:oddHBand="0" w:evenHBand="0" w:firstRowFirstColumn="0" w:firstRowLastColumn="0" w:lastRowFirstColumn="0" w:lastRowLastColumn="0"/>
            <w:tcW w:w="1576" w:type="dxa"/>
            <w:hideMark/>
          </w:tcPr>
          <w:p w14:paraId="4CBC4A3A"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task_id</w:t>
            </w:r>
            <w:proofErr w:type="spellEnd"/>
            <w:r w:rsidRPr="00065757">
              <w:rPr>
                <w:rFonts w:ascii="Aptos Narrow" w:eastAsia="Times New Roman" w:hAnsi="Aptos Narrow" w:cs="Times New Roman"/>
                <w:color w:val="000000"/>
                <w:sz w:val="22"/>
                <w:szCs w:val="22"/>
              </w:rPr>
              <w:t xml:space="preserve"> (FK)</w:t>
            </w:r>
          </w:p>
        </w:tc>
        <w:tc>
          <w:tcPr>
            <w:tcW w:w="1230" w:type="dxa"/>
            <w:hideMark/>
          </w:tcPr>
          <w:p w14:paraId="6E785F3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1AE8EFFC"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754B62E5"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proofErr w:type="spellStart"/>
            <w:proofErr w:type="gramStart"/>
            <w:r w:rsidRPr="00065757">
              <w:rPr>
                <w:rFonts w:ascii="Arial Unicode MS" w:eastAsia="Times New Roman" w:hAnsi="Arial Unicode MS" w:cs="Times New Roman"/>
                <w:color w:val="000000"/>
              </w:rPr>
              <w:t>tasks.task</w:t>
            </w:r>
            <w:proofErr w:type="gramEnd"/>
            <w:r w:rsidRPr="00065757">
              <w:rPr>
                <w:rFonts w:ascii="Arial Unicode MS" w:eastAsia="Times New Roman" w:hAnsi="Arial Unicode MS" w:cs="Times New Roman"/>
                <w:color w:val="000000"/>
              </w:rPr>
              <w:t>_id</w:t>
            </w:r>
            <w:proofErr w:type="spellEnd"/>
          </w:p>
        </w:tc>
        <w:tc>
          <w:tcPr>
            <w:tcW w:w="1871" w:type="dxa"/>
            <w:hideMark/>
          </w:tcPr>
          <w:p w14:paraId="681DEEEA"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Evidence per task metrics.</w:t>
            </w:r>
          </w:p>
        </w:tc>
      </w:tr>
      <w:tr w:rsidR="00065757" w:rsidRPr="00065757" w14:paraId="3D95C742" w14:textId="77777777" w:rsidTr="0006575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046A20C8"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uploader_user_id</w:t>
            </w:r>
            <w:proofErr w:type="spellEnd"/>
          </w:p>
        </w:tc>
        <w:tc>
          <w:tcPr>
            <w:tcW w:w="1230" w:type="dxa"/>
            <w:hideMark/>
          </w:tcPr>
          <w:p w14:paraId="767849E2"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FB749E6"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359B04DA"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proofErr w:type="spellStart"/>
            <w:r w:rsidRPr="00065757">
              <w:rPr>
                <w:rFonts w:ascii="Arial Unicode MS" w:eastAsia="Times New Roman" w:hAnsi="Arial Unicode MS" w:cs="Times New Roman"/>
                <w:color w:val="000000"/>
              </w:rPr>
              <w:t>dim_user</w:t>
            </w:r>
            <w:proofErr w:type="spellEnd"/>
          </w:p>
        </w:tc>
        <w:tc>
          <w:tcPr>
            <w:tcW w:w="1871" w:type="dxa"/>
            <w:hideMark/>
          </w:tcPr>
          <w:p w14:paraId="1715E242"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Contribution metrics.</w:t>
            </w:r>
          </w:p>
        </w:tc>
      </w:tr>
      <w:tr w:rsidR="00065757" w:rsidRPr="00065757" w14:paraId="597FC956" w14:textId="77777777" w:rsidTr="00065757">
        <w:trPr>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3609FB2E"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tenant_id</w:t>
            </w:r>
            <w:proofErr w:type="spellEnd"/>
          </w:p>
        </w:tc>
        <w:tc>
          <w:tcPr>
            <w:tcW w:w="1230" w:type="dxa"/>
            <w:hideMark/>
          </w:tcPr>
          <w:p w14:paraId="37F5E323"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6F177DDE"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7344AAC7"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proofErr w:type="spellStart"/>
            <w:r w:rsidRPr="00065757">
              <w:rPr>
                <w:rFonts w:ascii="Arial Unicode MS" w:eastAsia="Times New Roman" w:hAnsi="Arial Unicode MS" w:cs="Times New Roman"/>
                <w:color w:val="000000"/>
              </w:rPr>
              <w:t>dim_tenant</w:t>
            </w:r>
            <w:proofErr w:type="spellEnd"/>
          </w:p>
        </w:tc>
        <w:tc>
          <w:tcPr>
            <w:tcW w:w="1871" w:type="dxa"/>
            <w:hideMark/>
          </w:tcPr>
          <w:p w14:paraId="2C587B5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Tenant splits.</w:t>
            </w:r>
          </w:p>
        </w:tc>
      </w:tr>
      <w:tr w:rsidR="00065757" w:rsidRPr="00065757" w14:paraId="600C36AF" w14:textId="77777777" w:rsidTr="0006575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165BCC33"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name</w:t>
            </w:r>
            <w:r w:rsidRPr="00065757">
              <w:rPr>
                <w:rFonts w:ascii="Aptos Narrow" w:eastAsia="Times New Roman" w:hAnsi="Aptos Narrow" w:cs="Times New Roman"/>
                <w:color w:val="000000"/>
                <w:sz w:val="22"/>
                <w:szCs w:val="22"/>
              </w:rPr>
              <w:t xml:space="preserve">, </w:t>
            </w:r>
            <w:r w:rsidRPr="00065757">
              <w:rPr>
                <w:rFonts w:ascii="Arial Unicode MS" w:eastAsia="Times New Roman" w:hAnsi="Arial Unicode MS" w:cs="Times New Roman"/>
                <w:color w:val="000000"/>
              </w:rPr>
              <w:t>description</w:t>
            </w:r>
            <w:r w:rsidRPr="00065757">
              <w:rPr>
                <w:rFonts w:ascii="Aptos Narrow" w:eastAsia="Times New Roman" w:hAnsi="Aptos Narrow" w:cs="Times New Roman"/>
                <w:color w:val="000000"/>
                <w:sz w:val="22"/>
                <w:szCs w:val="22"/>
              </w:rPr>
              <w:t xml:space="preserve">, </w:t>
            </w:r>
            <w:r w:rsidRPr="00065757">
              <w:rPr>
                <w:rFonts w:ascii="Arial Unicode MS" w:eastAsia="Times New Roman" w:hAnsi="Arial Unicode MS" w:cs="Times New Roman"/>
                <w:color w:val="000000"/>
              </w:rPr>
              <w:t>type</w:t>
            </w:r>
          </w:p>
        </w:tc>
        <w:tc>
          <w:tcPr>
            <w:tcW w:w="1230" w:type="dxa"/>
            <w:hideMark/>
          </w:tcPr>
          <w:p w14:paraId="5AB57FD7"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FF64799"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2625B963"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Normalized </w:t>
            </w:r>
            <w:r w:rsidRPr="00065757">
              <w:rPr>
                <w:rFonts w:ascii="Arial Unicode MS" w:eastAsia="Times New Roman" w:hAnsi="Arial Unicode MS" w:cs="Times New Roman"/>
                <w:color w:val="000000"/>
              </w:rPr>
              <w:t>type</w:t>
            </w:r>
            <w:r w:rsidRPr="00065757">
              <w:rPr>
                <w:rFonts w:ascii="Aptos Narrow" w:eastAsia="Times New Roman" w:hAnsi="Aptos Narrow" w:cs="Times New Roman"/>
                <w:color w:val="000000"/>
                <w:sz w:val="22"/>
                <w:szCs w:val="22"/>
              </w:rPr>
              <w:t xml:space="preserve"> via </w:t>
            </w:r>
            <w:proofErr w:type="spellStart"/>
            <w:r w:rsidRPr="00065757">
              <w:rPr>
                <w:rFonts w:ascii="Arial Unicode MS" w:eastAsia="Times New Roman" w:hAnsi="Arial Unicode MS" w:cs="Times New Roman"/>
                <w:color w:val="000000"/>
              </w:rPr>
              <w:t>dim_evidence_type</w:t>
            </w:r>
            <w:proofErr w:type="spellEnd"/>
          </w:p>
        </w:tc>
        <w:tc>
          <w:tcPr>
            <w:tcW w:w="1871" w:type="dxa"/>
            <w:hideMark/>
          </w:tcPr>
          <w:p w14:paraId="1045C7BC"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Evidence </w:t>
            </w:r>
            <w:proofErr w:type="gramStart"/>
            <w:r w:rsidRPr="00065757">
              <w:rPr>
                <w:rFonts w:ascii="Aptos Narrow" w:eastAsia="Times New Roman" w:hAnsi="Aptos Narrow" w:cs="Times New Roman"/>
                <w:color w:val="000000"/>
                <w:sz w:val="22"/>
                <w:szCs w:val="22"/>
              </w:rPr>
              <w:t>mix</w:t>
            </w:r>
            <w:proofErr w:type="gramEnd"/>
            <w:r w:rsidRPr="00065757">
              <w:rPr>
                <w:rFonts w:ascii="Aptos Narrow" w:eastAsia="Times New Roman" w:hAnsi="Aptos Narrow" w:cs="Times New Roman"/>
                <w:color w:val="000000"/>
                <w:sz w:val="22"/>
                <w:szCs w:val="22"/>
              </w:rPr>
              <w:t>.</w:t>
            </w:r>
          </w:p>
        </w:tc>
      </w:tr>
      <w:tr w:rsidR="00065757" w:rsidRPr="00065757" w14:paraId="643D3A5A" w14:textId="77777777" w:rsidTr="00065757">
        <w:trPr>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4F9ACB0A"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file_path</w:t>
            </w:r>
            <w:proofErr w:type="spellEnd"/>
          </w:p>
        </w:tc>
        <w:tc>
          <w:tcPr>
            <w:tcW w:w="1230" w:type="dxa"/>
            <w:hideMark/>
          </w:tcPr>
          <w:p w14:paraId="006C14F4"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4D6C91B5"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591EA804"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Sanitized path; PII policy</w:t>
            </w:r>
          </w:p>
        </w:tc>
        <w:tc>
          <w:tcPr>
            <w:tcW w:w="1871" w:type="dxa"/>
            <w:hideMark/>
          </w:tcPr>
          <w:p w14:paraId="08208FE7"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Not exposed; link in UI only.</w:t>
            </w:r>
          </w:p>
        </w:tc>
      </w:tr>
      <w:tr w:rsidR="00065757" w:rsidRPr="00065757" w14:paraId="54FD3169" w14:textId="77777777" w:rsidTr="0006575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1BF479B2"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evidence_hash</w:t>
            </w:r>
            <w:proofErr w:type="spellEnd"/>
          </w:p>
        </w:tc>
        <w:tc>
          <w:tcPr>
            <w:tcW w:w="1230" w:type="dxa"/>
            <w:hideMark/>
          </w:tcPr>
          <w:p w14:paraId="0CED63D4"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0A1B7E68"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5BCD0CB5"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Integrity check</w:t>
            </w:r>
          </w:p>
        </w:tc>
        <w:tc>
          <w:tcPr>
            <w:tcW w:w="1871" w:type="dxa"/>
            <w:hideMark/>
          </w:tcPr>
          <w:p w14:paraId="646D6D0B"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QA only.</w:t>
            </w:r>
          </w:p>
        </w:tc>
      </w:tr>
      <w:tr w:rsidR="00065757" w:rsidRPr="00065757" w14:paraId="3E7F67C0" w14:textId="77777777" w:rsidTr="00065757">
        <w:trPr>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105D7100" w14:textId="77777777" w:rsidR="00065757" w:rsidRPr="00065757" w:rsidRDefault="00065757" w:rsidP="00065757">
            <w:pPr>
              <w:jc w:val="left"/>
              <w:rPr>
                <w:rFonts w:ascii="Arial Unicode MS" w:eastAsia="Times New Roman" w:hAnsi="Arial Unicode MS" w:cs="Times New Roman"/>
                <w:color w:val="000000"/>
              </w:rPr>
            </w:pPr>
            <w:proofErr w:type="spellStart"/>
            <w:r w:rsidRPr="00065757">
              <w:rPr>
                <w:rFonts w:ascii="Arial Unicode MS" w:eastAsia="Times New Roman" w:hAnsi="Arial Unicode MS" w:cs="Times New Roman"/>
                <w:color w:val="000000"/>
              </w:rPr>
              <w:t>uploaded_at</w:t>
            </w:r>
            <w:proofErr w:type="spellEnd"/>
          </w:p>
        </w:tc>
        <w:tc>
          <w:tcPr>
            <w:tcW w:w="1230" w:type="dxa"/>
            <w:hideMark/>
          </w:tcPr>
          <w:p w14:paraId="6BC4B708"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4AEAA49"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TIMESTAMP</w:t>
            </w:r>
          </w:p>
        </w:tc>
        <w:tc>
          <w:tcPr>
            <w:tcW w:w="2847" w:type="dxa"/>
            <w:hideMark/>
          </w:tcPr>
          <w:p w14:paraId="6BC7A070"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Event time</w:t>
            </w:r>
          </w:p>
        </w:tc>
        <w:tc>
          <w:tcPr>
            <w:tcW w:w="1871" w:type="dxa"/>
            <w:hideMark/>
          </w:tcPr>
          <w:p w14:paraId="6462D48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Upload trends.</w:t>
            </w:r>
          </w:p>
        </w:tc>
      </w:tr>
    </w:tbl>
    <w:p w14:paraId="0A7DAF1D" w14:textId="77777777" w:rsidR="00E50E95" w:rsidRPr="00E50E95" w:rsidRDefault="00E50E95" w:rsidP="00E50E95"/>
    <w:p w14:paraId="1A8DBFC7" w14:textId="77777777" w:rsidR="00E50E95" w:rsidRDefault="00E50E95" w:rsidP="00D8472F"/>
    <w:p w14:paraId="77AE51E9" w14:textId="1D1CAFE2" w:rsidR="00065757" w:rsidRDefault="000033E9" w:rsidP="0082296D">
      <w:pPr>
        <w:pStyle w:val="Heading3"/>
        <w:numPr>
          <w:ilvl w:val="2"/>
          <w:numId w:val="4"/>
        </w:numPr>
      </w:pPr>
      <w:bookmarkStart w:id="998" w:name="_Toc213340874"/>
      <w:bookmarkStart w:id="999" w:name="_Toc213341063"/>
      <w:commentRangeStart w:id="1000"/>
      <w:commentRangeStart w:id="1001"/>
      <w:r>
        <w:t>Reports</w:t>
      </w:r>
      <w:commentRangeEnd w:id="1000"/>
      <w:r w:rsidR="00825322">
        <w:rPr>
          <w:rStyle w:val="CommentReference"/>
          <w:rFonts w:eastAsiaTheme="minorHAnsi" w:cstheme="minorBidi"/>
          <w:b w:val="0"/>
          <w:kern w:val="0"/>
          <w14:ligatures w14:val="none"/>
        </w:rPr>
        <w:commentReference w:id="1000"/>
      </w:r>
      <w:commentRangeEnd w:id="1001"/>
      <w:r w:rsidR="009474B1">
        <w:rPr>
          <w:rStyle w:val="CommentReference"/>
          <w:rFonts w:eastAsiaTheme="minorHAnsi" w:cstheme="minorBidi"/>
          <w:b w:val="0"/>
          <w:kern w:val="0"/>
          <w14:ligatures w14:val="none"/>
        </w:rPr>
        <w:commentReference w:id="1001"/>
      </w:r>
      <w:bookmarkEnd w:id="998"/>
      <w:bookmarkEnd w:id="999"/>
    </w:p>
    <w:tbl>
      <w:tblPr>
        <w:tblStyle w:val="GridTable4"/>
        <w:tblW w:w="9080" w:type="dxa"/>
        <w:tblLook w:val="04A0" w:firstRow="1" w:lastRow="0" w:firstColumn="1" w:lastColumn="0" w:noHBand="0" w:noVBand="1"/>
      </w:tblPr>
      <w:tblGrid>
        <w:gridCol w:w="1540"/>
        <w:gridCol w:w="1240"/>
        <w:gridCol w:w="1560"/>
        <w:gridCol w:w="2860"/>
        <w:gridCol w:w="1880"/>
      </w:tblGrid>
      <w:tr w:rsidR="008006FF" w:rsidRPr="008006FF" w14:paraId="4D31948B" w14:textId="77777777" w:rsidTr="008006F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15D8F55C" w14:textId="77777777" w:rsidR="008006FF" w:rsidRPr="008006FF" w:rsidRDefault="008006FF" w:rsidP="008006FF">
            <w:pPr>
              <w:jc w:val="center"/>
              <w:rPr>
                <w:rFonts w:ascii="Aptos Narrow" w:eastAsia="Times New Roman" w:hAnsi="Aptos Narrow" w:cs="Times New Roman"/>
                <w:sz w:val="22"/>
                <w:szCs w:val="22"/>
              </w:rPr>
            </w:pPr>
            <w:r w:rsidRPr="008006FF">
              <w:rPr>
                <w:rFonts w:ascii="Aptos Narrow" w:eastAsia="Times New Roman" w:hAnsi="Aptos Narrow" w:cs="Times New Roman"/>
                <w:sz w:val="22"/>
                <w:szCs w:val="22"/>
              </w:rPr>
              <w:t>Field</w:t>
            </w:r>
          </w:p>
        </w:tc>
        <w:tc>
          <w:tcPr>
            <w:tcW w:w="1240" w:type="dxa"/>
            <w:hideMark/>
          </w:tcPr>
          <w:p w14:paraId="3F497D00"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Raw</w:t>
            </w:r>
          </w:p>
        </w:tc>
        <w:tc>
          <w:tcPr>
            <w:tcW w:w="1560" w:type="dxa"/>
            <w:hideMark/>
          </w:tcPr>
          <w:p w14:paraId="014D33C8"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Bronze</w:t>
            </w:r>
          </w:p>
        </w:tc>
        <w:tc>
          <w:tcPr>
            <w:tcW w:w="2860" w:type="dxa"/>
            <w:hideMark/>
          </w:tcPr>
          <w:p w14:paraId="09C83DC7"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Silver</w:t>
            </w:r>
          </w:p>
        </w:tc>
        <w:tc>
          <w:tcPr>
            <w:tcW w:w="1880" w:type="dxa"/>
            <w:hideMark/>
          </w:tcPr>
          <w:p w14:paraId="61F69EA9"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Gold</w:t>
            </w:r>
          </w:p>
        </w:tc>
      </w:tr>
      <w:tr w:rsidR="008006FF" w:rsidRPr="008006FF" w14:paraId="180C2984"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021C843F" w14:textId="77777777" w:rsidR="008006FF" w:rsidRPr="008006FF" w:rsidRDefault="008006FF" w:rsidP="008006FF">
            <w:pPr>
              <w:jc w:val="left"/>
              <w:rPr>
                <w:rFonts w:ascii="Arial Unicode MS" w:eastAsia="Times New Roman" w:hAnsi="Arial Unicode MS" w:cs="Times New Roman"/>
                <w:color w:val="000000"/>
              </w:rPr>
            </w:pPr>
            <w:proofErr w:type="spellStart"/>
            <w:r w:rsidRPr="008006FF">
              <w:rPr>
                <w:rFonts w:ascii="Arial Unicode MS" w:eastAsia="Times New Roman" w:hAnsi="Arial Unicode MS" w:cs="Times New Roman"/>
                <w:color w:val="000000"/>
              </w:rPr>
              <w:t>report_id</w:t>
            </w:r>
            <w:proofErr w:type="spellEnd"/>
            <w:r w:rsidRPr="008006FF">
              <w:rPr>
                <w:rFonts w:ascii="Aptos Narrow" w:eastAsia="Times New Roman" w:hAnsi="Aptos Narrow" w:cs="Times New Roman"/>
                <w:color w:val="000000"/>
                <w:sz w:val="22"/>
                <w:szCs w:val="22"/>
              </w:rPr>
              <w:t xml:space="preserve"> (PK)</w:t>
            </w:r>
          </w:p>
        </w:tc>
        <w:tc>
          <w:tcPr>
            <w:tcW w:w="1240" w:type="dxa"/>
            <w:hideMark/>
          </w:tcPr>
          <w:p w14:paraId="1B0A2002"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6E7AAC44"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UUID</w:t>
            </w:r>
          </w:p>
        </w:tc>
        <w:tc>
          <w:tcPr>
            <w:tcW w:w="2860" w:type="dxa"/>
            <w:hideMark/>
          </w:tcPr>
          <w:p w14:paraId="732F9EBE"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PK</w:t>
            </w:r>
          </w:p>
        </w:tc>
        <w:tc>
          <w:tcPr>
            <w:tcW w:w="1880" w:type="dxa"/>
            <w:hideMark/>
          </w:tcPr>
          <w:p w14:paraId="04E9CA8D"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Drill-down.</w:t>
            </w:r>
          </w:p>
        </w:tc>
      </w:tr>
      <w:tr w:rsidR="008006FF" w:rsidRPr="008006FF" w14:paraId="6230B48A" w14:textId="77777777" w:rsidTr="008006FF">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25A15976" w14:textId="77777777" w:rsidR="008006FF" w:rsidRPr="008006FF" w:rsidRDefault="008006FF" w:rsidP="008006FF">
            <w:pPr>
              <w:jc w:val="left"/>
              <w:rPr>
                <w:rFonts w:ascii="Arial Unicode MS" w:eastAsia="Times New Roman" w:hAnsi="Arial Unicode MS" w:cs="Times New Roman"/>
                <w:color w:val="000000"/>
              </w:rPr>
            </w:pPr>
            <w:proofErr w:type="spellStart"/>
            <w:r w:rsidRPr="008006FF">
              <w:rPr>
                <w:rFonts w:ascii="Arial Unicode MS" w:eastAsia="Times New Roman" w:hAnsi="Arial Unicode MS" w:cs="Times New Roman"/>
                <w:color w:val="000000"/>
              </w:rPr>
              <w:lastRenderedPageBreak/>
              <w:t>task_id</w:t>
            </w:r>
            <w:proofErr w:type="spellEnd"/>
            <w:r w:rsidRPr="008006FF">
              <w:rPr>
                <w:rFonts w:ascii="Aptos Narrow" w:eastAsia="Times New Roman" w:hAnsi="Aptos Narrow" w:cs="Times New Roman"/>
                <w:color w:val="000000"/>
                <w:sz w:val="22"/>
                <w:szCs w:val="22"/>
              </w:rPr>
              <w:t xml:space="preserve"> (FK)</w:t>
            </w:r>
          </w:p>
        </w:tc>
        <w:tc>
          <w:tcPr>
            <w:tcW w:w="1240" w:type="dxa"/>
            <w:hideMark/>
          </w:tcPr>
          <w:p w14:paraId="39F1D9A9"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0E38016A"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UUID</w:t>
            </w:r>
          </w:p>
        </w:tc>
        <w:tc>
          <w:tcPr>
            <w:tcW w:w="2860" w:type="dxa"/>
            <w:hideMark/>
          </w:tcPr>
          <w:p w14:paraId="159AEAE5"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 xml:space="preserve">FK → </w:t>
            </w:r>
            <w:proofErr w:type="spellStart"/>
            <w:proofErr w:type="gramStart"/>
            <w:r w:rsidRPr="008006FF">
              <w:rPr>
                <w:rFonts w:ascii="Arial Unicode MS" w:eastAsia="Times New Roman" w:hAnsi="Arial Unicode MS" w:cs="Times New Roman"/>
                <w:color w:val="000000"/>
              </w:rPr>
              <w:t>tasks.task</w:t>
            </w:r>
            <w:proofErr w:type="gramEnd"/>
            <w:r w:rsidRPr="008006FF">
              <w:rPr>
                <w:rFonts w:ascii="Arial Unicode MS" w:eastAsia="Times New Roman" w:hAnsi="Arial Unicode MS" w:cs="Times New Roman"/>
                <w:color w:val="000000"/>
              </w:rPr>
              <w:t>_id</w:t>
            </w:r>
            <w:proofErr w:type="spellEnd"/>
          </w:p>
        </w:tc>
        <w:tc>
          <w:tcPr>
            <w:tcW w:w="1880" w:type="dxa"/>
            <w:hideMark/>
          </w:tcPr>
          <w:p w14:paraId="73320D2F"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roofErr w:type="spellStart"/>
            <w:r w:rsidRPr="008006FF">
              <w:rPr>
                <w:rFonts w:ascii="Aptos Narrow" w:eastAsia="Times New Roman" w:hAnsi="Aptos Narrow" w:cs="Times New Roman"/>
                <w:color w:val="000000"/>
                <w:sz w:val="22"/>
                <w:szCs w:val="22"/>
              </w:rPr>
              <w:t>Task→report</w:t>
            </w:r>
            <w:proofErr w:type="spellEnd"/>
            <w:r w:rsidRPr="008006FF">
              <w:rPr>
                <w:rFonts w:ascii="Aptos Narrow" w:eastAsia="Times New Roman" w:hAnsi="Aptos Narrow" w:cs="Times New Roman"/>
                <w:color w:val="000000"/>
                <w:sz w:val="22"/>
                <w:szCs w:val="22"/>
              </w:rPr>
              <w:t xml:space="preserve"> conversion.</w:t>
            </w:r>
          </w:p>
        </w:tc>
      </w:tr>
      <w:tr w:rsidR="008006FF" w:rsidRPr="008006FF" w14:paraId="2868CEEC"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018B04B4"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name</w:t>
            </w:r>
          </w:p>
        </w:tc>
        <w:tc>
          <w:tcPr>
            <w:tcW w:w="1240" w:type="dxa"/>
            <w:hideMark/>
          </w:tcPr>
          <w:p w14:paraId="4D401673"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2EAA284D"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STRING</w:t>
            </w:r>
          </w:p>
        </w:tc>
        <w:tc>
          <w:tcPr>
            <w:tcW w:w="2860" w:type="dxa"/>
            <w:hideMark/>
          </w:tcPr>
          <w:p w14:paraId="50D8CDD7"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Kept</w:t>
            </w:r>
          </w:p>
        </w:tc>
        <w:tc>
          <w:tcPr>
            <w:tcW w:w="1880" w:type="dxa"/>
            <w:hideMark/>
          </w:tcPr>
          <w:p w14:paraId="285D8FF7"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Not charted.</w:t>
            </w:r>
          </w:p>
        </w:tc>
      </w:tr>
      <w:tr w:rsidR="008006FF" w:rsidRPr="008006FF" w14:paraId="442736C2" w14:textId="77777777" w:rsidTr="008006FF">
        <w:trPr>
          <w:trHeight w:val="552"/>
        </w:trPr>
        <w:tc>
          <w:tcPr>
            <w:cnfStyle w:val="001000000000" w:firstRow="0" w:lastRow="0" w:firstColumn="1" w:lastColumn="0" w:oddVBand="0" w:evenVBand="0" w:oddHBand="0" w:evenHBand="0" w:firstRowFirstColumn="0" w:firstRowLastColumn="0" w:lastRowFirstColumn="0" w:lastRowLastColumn="0"/>
            <w:tcW w:w="1540" w:type="dxa"/>
            <w:hideMark/>
          </w:tcPr>
          <w:p w14:paraId="57D7058E" w14:textId="77777777" w:rsidR="008006FF" w:rsidRPr="008006FF" w:rsidRDefault="008006FF" w:rsidP="008006FF">
            <w:pPr>
              <w:jc w:val="left"/>
              <w:rPr>
                <w:rFonts w:ascii="Arial Unicode MS" w:eastAsia="Times New Roman" w:hAnsi="Arial Unicode MS" w:cs="Times New Roman"/>
                <w:color w:val="000000"/>
              </w:rPr>
            </w:pPr>
            <w:proofErr w:type="spellStart"/>
            <w:r w:rsidRPr="008006FF">
              <w:rPr>
                <w:rFonts w:ascii="Arial Unicode MS" w:eastAsia="Times New Roman" w:hAnsi="Arial Unicode MS" w:cs="Times New Roman"/>
                <w:color w:val="000000"/>
              </w:rPr>
              <w:t>report_type</w:t>
            </w:r>
            <w:proofErr w:type="spellEnd"/>
            <w:r w:rsidRPr="008006FF">
              <w:rPr>
                <w:rFonts w:ascii="Aptos Narrow" w:eastAsia="Times New Roman" w:hAnsi="Aptos Narrow" w:cs="Times New Roman"/>
                <w:color w:val="000000"/>
                <w:sz w:val="22"/>
                <w:szCs w:val="22"/>
              </w:rPr>
              <w:t xml:space="preserve">, </w:t>
            </w:r>
            <w:r w:rsidRPr="008006FF">
              <w:rPr>
                <w:rFonts w:ascii="Arial Unicode MS" w:eastAsia="Times New Roman" w:hAnsi="Arial Unicode MS" w:cs="Times New Roman"/>
                <w:color w:val="000000"/>
              </w:rPr>
              <w:t>format</w:t>
            </w:r>
          </w:p>
        </w:tc>
        <w:tc>
          <w:tcPr>
            <w:tcW w:w="1240" w:type="dxa"/>
            <w:hideMark/>
          </w:tcPr>
          <w:p w14:paraId="6EFCFFE9"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7AF279F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Normalized</w:t>
            </w:r>
          </w:p>
        </w:tc>
        <w:tc>
          <w:tcPr>
            <w:tcW w:w="2860" w:type="dxa"/>
            <w:hideMark/>
          </w:tcPr>
          <w:p w14:paraId="433ED1E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 xml:space="preserve">Conform via </w:t>
            </w:r>
            <w:proofErr w:type="spellStart"/>
            <w:r w:rsidRPr="008006FF">
              <w:rPr>
                <w:rFonts w:ascii="Arial Unicode MS" w:eastAsia="Times New Roman" w:hAnsi="Arial Unicode MS" w:cs="Times New Roman"/>
                <w:color w:val="000000"/>
              </w:rPr>
              <w:t>dim_report_type</w:t>
            </w:r>
            <w:proofErr w:type="spellEnd"/>
            <w:r w:rsidRPr="008006FF">
              <w:rPr>
                <w:rFonts w:ascii="Aptos Narrow" w:eastAsia="Times New Roman" w:hAnsi="Aptos Narrow" w:cs="Times New Roman"/>
                <w:color w:val="000000"/>
                <w:sz w:val="22"/>
                <w:szCs w:val="22"/>
              </w:rPr>
              <w:t xml:space="preserve">, </w:t>
            </w:r>
            <w:proofErr w:type="spellStart"/>
            <w:r w:rsidRPr="008006FF">
              <w:rPr>
                <w:rFonts w:ascii="Arial Unicode MS" w:eastAsia="Times New Roman" w:hAnsi="Arial Unicode MS" w:cs="Times New Roman"/>
                <w:color w:val="000000"/>
              </w:rPr>
              <w:t>dim_format</w:t>
            </w:r>
            <w:proofErr w:type="spellEnd"/>
          </w:p>
        </w:tc>
        <w:tc>
          <w:tcPr>
            <w:tcW w:w="1880" w:type="dxa"/>
            <w:hideMark/>
          </w:tcPr>
          <w:p w14:paraId="5C08440B"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Output mix.</w:t>
            </w:r>
          </w:p>
        </w:tc>
      </w:tr>
      <w:tr w:rsidR="008006FF" w:rsidRPr="008006FF" w14:paraId="5262A80F"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2F6C855F" w14:textId="77777777" w:rsidR="008006FF" w:rsidRPr="008006FF" w:rsidRDefault="008006FF" w:rsidP="008006FF">
            <w:pPr>
              <w:jc w:val="left"/>
              <w:rPr>
                <w:rFonts w:ascii="Arial Unicode MS" w:eastAsia="Times New Roman" w:hAnsi="Arial Unicode MS" w:cs="Times New Roman"/>
                <w:color w:val="000000"/>
              </w:rPr>
            </w:pPr>
            <w:proofErr w:type="spellStart"/>
            <w:r w:rsidRPr="008006FF">
              <w:rPr>
                <w:rFonts w:ascii="Arial Unicode MS" w:eastAsia="Times New Roman" w:hAnsi="Arial Unicode MS" w:cs="Times New Roman"/>
                <w:color w:val="000000"/>
              </w:rPr>
              <w:t>report_hash</w:t>
            </w:r>
            <w:proofErr w:type="spellEnd"/>
          </w:p>
        </w:tc>
        <w:tc>
          <w:tcPr>
            <w:tcW w:w="1240" w:type="dxa"/>
            <w:hideMark/>
          </w:tcPr>
          <w:p w14:paraId="71455FA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0D72A6B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STRING</w:t>
            </w:r>
          </w:p>
        </w:tc>
        <w:tc>
          <w:tcPr>
            <w:tcW w:w="2860" w:type="dxa"/>
            <w:hideMark/>
          </w:tcPr>
          <w:p w14:paraId="027189E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Integrity check</w:t>
            </w:r>
          </w:p>
        </w:tc>
        <w:tc>
          <w:tcPr>
            <w:tcW w:w="1880" w:type="dxa"/>
            <w:hideMark/>
          </w:tcPr>
          <w:p w14:paraId="58C32B58"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QA.</w:t>
            </w:r>
          </w:p>
        </w:tc>
      </w:tr>
      <w:tr w:rsidR="008006FF" w:rsidRPr="008006FF" w14:paraId="0BFB6F32" w14:textId="77777777" w:rsidTr="008006FF">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2DD6372B"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version</w:t>
            </w:r>
          </w:p>
        </w:tc>
        <w:tc>
          <w:tcPr>
            <w:tcW w:w="1240" w:type="dxa"/>
            <w:hideMark/>
          </w:tcPr>
          <w:p w14:paraId="0E0F3FCB"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7A0F1A0C"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INT</w:t>
            </w:r>
          </w:p>
        </w:tc>
        <w:tc>
          <w:tcPr>
            <w:tcW w:w="2860" w:type="dxa"/>
            <w:hideMark/>
          </w:tcPr>
          <w:p w14:paraId="30672D41"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Versioning</w:t>
            </w:r>
          </w:p>
        </w:tc>
        <w:tc>
          <w:tcPr>
            <w:tcW w:w="1880" w:type="dxa"/>
            <w:hideMark/>
          </w:tcPr>
          <w:p w14:paraId="013FE9D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Version adoption.</w:t>
            </w:r>
          </w:p>
        </w:tc>
      </w:tr>
      <w:tr w:rsidR="008006FF" w:rsidRPr="008006FF" w14:paraId="67CA3CBA" w14:textId="77777777" w:rsidTr="008006F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7E59593" w14:textId="77777777" w:rsidR="008006FF" w:rsidRPr="008006FF" w:rsidRDefault="008006FF" w:rsidP="008006FF">
            <w:pPr>
              <w:jc w:val="left"/>
              <w:rPr>
                <w:rFonts w:ascii="Arial Unicode MS" w:eastAsia="Times New Roman" w:hAnsi="Arial Unicode MS" w:cs="Times New Roman"/>
                <w:color w:val="000000"/>
              </w:rPr>
            </w:pPr>
            <w:proofErr w:type="spellStart"/>
            <w:r w:rsidRPr="008006FF">
              <w:rPr>
                <w:rFonts w:ascii="Arial Unicode MS" w:eastAsia="Times New Roman" w:hAnsi="Arial Unicode MS" w:cs="Times New Roman"/>
                <w:color w:val="000000"/>
              </w:rPr>
              <w:t>created_at</w:t>
            </w:r>
            <w:proofErr w:type="spellEnd"/>
            <w:r w:rsidRPr="008006FF">
              <w:rPr>
                <w:rFonts w:ascii="Aptos Narrow" w:eastAsia="Times New Roman" w:hAnsi="Aptos Narrow" w:cs="Times New Roman"/>
                <w:color w:val="000000"/>
                <w:sz w:val="22"/>
                <w:szCs w:val="22"/>
              </w:rPr>
              <w:t xml:space="preserve">, </w:t>
            </w:r>
            <w:proofErr w:type="spellStart"/>
            <w:r w:rsidRPr="008006FF">
              <w:rPr>
                <w:rFonts w:ascii="Arial Unicode MS" w:eastAsia="Times New Roman" w:hAnsi="Arial Unicode MS" w:cs="Times New Roman"/>
                <w:color w:val="000000"/>
              </w:rPr>
              <w:t>updated_at</w:t>
            </w:r>
            <w:proofErr w:type="spellEnd"/>
          </w:p>
        </w:tc>
        <w:tc>
          <w:tcPr>
            <w:tcW w:w="1240" w:type="dxa"/>
            <w:hideMark/>
          </w:tcPr>
          <w:p w14:paraId="4DA80786"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42357D0A"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TIMESTAMP</w:t>
            </w:r>
          </w:p>
        </w:tc>
        <w:tc>
          <w:tcPr>
            <w:tcW w:w="2860" w:type="dxa"/>
            <w:hideMark/>
          </w:tcPr>
          <w:p w14:paraId="190ACEEA"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Event times</w:t>
            </w:r>
          </w:p>
        </w:tc>
        <w:tc>
          <w:tcPr>
            <w:tcW w:w="1880" w:type="dxa"/>
            <w:hideMark/>
          </w:tcPr>
          <w:p w14:paraId="4EB09829"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Throughput over time.</w:t>
            </w:r>
          </w:p>
        </w:tc>
      </w:tr>
    </w:tbl>
    <w:p w14:paraId="1368F65A" w14:textId="77777777" w:rsidR="000033E9" w:rsidRDefault="000033E9" w:rsidP="000033E9"/>
    <w:p w14:paraId="0C875F75" w14:textId="41156768" w:rsidR="008006FF" w:rsidRDefault="008006FF" w:rsidP="0082296D">
      <w:pPr>
        <w:pStyle w:val="Heading3"/>
        <w:numPr>
          <w:ilvl w:val="2"/>
          <w:numId w:val="4"/>
        </w:numPr>
      </w:pPr>
      <w:bookmarkStart w:id="1002" w:name="_Toc213340875"/>
      <w:bookmarkStart w:id="1003" w:name="_Toc213341064"/>
      <w:commentRangeStart w:id="1004"/>
      <w:commentRangeStart w:id="1005"/>
      <w:r>
        <w:t>Comments</w:t>
      </w:r>
      <w:commentRangeEnd w:id="1004"/>
      <w:r w:rsidR="007C7513">
        <w:rPr>
          <w:rStyle w:val="CommentReference"/>
          <w:rFonts w:eastAsiaTheme="minorHAnsi" w:cstheme="minorBidi"/>
          <w:b w:val="0"/>
          <w:kern w:val="0"/>
          <w14:ligatures w14:val="none"/>
        </w:rPr>
        <w:commentReference w:id="1004"/>
      </w:r>
      <w:commentRangeEnd w:id="1005"/>
      <w:r w:rsidR="009474B1">
        <w:rPr>
          <w:rStyle w:val="CommentReference"/>
          <w:rFonts w:eastAsiaTheme="minorHAnsi" w:cstheme="minorBidi"/>
          <w:b w:val="0"/>
          <w:kern w:val="0"/>
          <w14:ligatures w14:val="none"/>
        </w:rPr>
        <w:commentReference w:id="1005"/>
      </w:r>
      <w:bookmarkEnd w:id="1002"/>
      <w:bookmarkEnd w:id="1003"/>
    </w:p>
    <w:tbl>
      <w:tblPr>
        <w:tblStyle w:val="GridTable4"/>
        <w:tblW w:w="9080" w:type="dxa"/>
        <w:tblLook w:val="04A0" w:firstRow="1" w:lastRow="0" w:firstColumn="1" w:lastColumn="0" w:noHBand="0" w:noVBand="1"/>
      </w:tblPr>
      <w:tblGrid>
        <w:gridCol w:w="1540"/>
        <w:gridCol w:w="1240"/>
        <w:gridCol w:w="1560"/>
        <w:gridCol w:w="2860"/>
        <w:gridCol w:w="1880"/>
      </w:tblGrid>
      <w:tr w:rsidR="00F30C55" w:rsidRPr="00F30C55" w14:paraId="6F41A435" w14:textId="77777777" w:rsidTr="00F30C5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45B8C843" w14:textId="77777777" w:rsidR="00F30C55" w:rsidRPr="00F30C55" w:rsidRDefault="00F30C55" w:rsidP="00F30C55">
            <w:pPr>
              <w:jc w:val="center"/>
              <w:rPr>
                <w:rFonts w:ascii="Aptos Narrow" w:eastAsia="Times New Roman" w:hAnsi="Aptos Narrow" w:cs="Times New Roman"/>
                <w:sz w:val="22"/>
                <w:szCs w:val="22"/>
              </w:rPr>
            </w:pPr>
            <w:r w:rsidRPr="00F30C55">
              <w:rPr>
                <w:rFonts w:ascii="Aptos Narrow" w:eastAsia="Times New Roman" w:hAnsi="Aptos Narrow" w:cs="Times New Roman"/>
                <w:sz w:val="22"/>
                <w:szCs w:val="22"/>
              </w:rPr>
              <w:t>Field</w:t>
            </w:r>
          </w:p>
        </w:tc>
        <w:tc>
          <w:tcPr>
            <w:tcW w:w="1240" w:type="dxa"/>
            <w:hideMark/>
          </w:tcPr>
          <w:p w14:paraId="5CE7947F"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Raw</w:t>
            </w:r>
          </w:p>
        </w:tc>
        <w:tc>
          <w:tcPr>
            <w:tcW w:w="1560" w:type="dxa"/>
            <w:hideMark/>
          </w:tcPr>
          <w:p w14:paraId="3B38A407"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Bronze</w:t>
            </w:r>
          </w:p>
        </w:tc>
        <w:tc>
          <w:tcPr>
            <w:tcW w:w="2860" w:type="dxa"/>
            <w:hideMark/>
          </w:tcPr>
          <w:p w14:paraId="06F97CDC"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Silver</w:t>
            </w:r>
          </w:p>
        </w:tc>
        <w:tc>
          <w:tcPr>
            <w:tcW w:w="1880" w:type="dxa"/>
            <w:hideMark/>
          </w:tcPr>
          <w:p w14:paraId="2C37AF02"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Gold</w:t>
            </w:r>
          </w:p>
        </w:tc>
      </w:tr>
      <w:tr w:rsidR="00F30C55" w:rsidRPr="00F30C55" w14:paraId="64E2C2A0" w14:textId="77777777" w:rsidTr="00F30C5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4458635" w14:textId="77777777" w:rsidR="00F30C55" w:rsidRPr="00F30C55" w:rsidRDefault="00F30C55" w:rsidP="00F30C55">
            <w:pPr>
              <w:jc w:val="left"/>
              <w:rPr>
                <w:rFonts w:ascii="Arial Unicode MS" w:eastAsia="Times New Roman" w:hAnsi="Arial Unicode MS" w:cs="Times New Roman"/>
                <w:color w:val="000000"/>
              </w:rPr>
            </w:pPr>
            <w:proofErr w:type="spellStart"/>
            <w:r w:rsidRPr="00F30C55">
              <w:rPr>
                <w:rFonts w:ascii="Arial Unicode MS" w:eastAsia="Times New Roman" w:hAnsi="Arial Unicode MS" w:cs="Times New Roman"/>
                <w:color w:val="000000"/>
              </w:rPr>
              <w:t>comment_id</w:t>
            </w:r>
            <w:proofErr w:type="spellEnd"/>
            <w:r w:rsidRPr="00F30C55">
              <w:rPr>
                <w:rFonts w:ascii="Aptos Narrow" w:eastAsia="Times New Roman" w:hAnsi="Aptos Narrow" w:cs="Times New Roman"/>
                <w:color w:val="000000"/>
                <w:sz w:val="22"/>
                <w:szCs w:val="22"/>
              </w:rPr>
              <w:t xml:space="preserve"> (PK)</w:t>
            </w:r>
          </w:p>
        </w:tc>
        <w:tc>
          <w:tcPr>
            <w:tcW w:w="1240" w:type="dxa"/>
            <w:hideMark/>
          </w:tcPr>
          <w:p w14:paraId="3A3A69F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6DFFB983"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067CCACF"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PK</w:t>
            </w:r>
          </w:p>
        </w:tc>
        <w:tc>
          <w:tcPr>
            <w:tcW w:w="1880" w:type="dxa"/>
            <w:hideMark/>
          </w:tcPr>
          <w:p w14:paraId="7C7D102E"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Drill-down.</w:t>
            </w:r>
          </w:p>
        </w:tc>
      </w:tr>
      <w:tr w:rsidR="00F30C55" w:rsidRPr="00F30C55" w14:paraId="3B28B540" w14:textId="77777777" w:rsidTr="00F30C55">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6A514F29" w14:textId="77777777" w:rsidR="00F30C55" w:rsidRPr="00F30C55" w:rsidRDefault="00F30C55" w:rsidP="00F30C55">
            <w:pPr>
              <w:jc w:val="left"/>
              <w:rPr>
                <w:rFonts w:ascii="Arial Unicode MS" w:eastAsia="Times New Roman" w:hAnsi="Arial Unicode MS" w:cs="Times New Roman"/>
                <w:color w:val="000000"/>
              </w:rPr>
            </w:pPr>
            <w:proofErr w:type="spellStart"/>
            <w:r w:rsidRPr="00F30C55">
              <w:rPr>
                <w:rFonts w:ascii="Arial Unicode MS" w:eastAsia="Times New Roman" w:hAnsi="Arial Unicode MS" w:cs="Times New Roman"/>
                <w:color w:val="000000"/>
              </w:rPr>
              <w:t>case_id</w:t>
            </w:r>
            <w:proofErr w:type="spellEnd"/>
            <w:r w:rsidRPr="00F30C55">
              <w:rPr>
                <w:rFonts w:ascii="Aptos Narrow" w:eastAsia="Times New Roman" w:hAnsi="Aptos Narrow" w:cs="Times New Roman"/>
                <w:color w:val="000000"/>
                <w:sz w:val="22"/>
                <w:szCs w:val="22"/>
              </w:rPr>
              <w:t xml:space="preserve"> or </w:t>
            </w:r>
            <w:proofErr w:type="spellStart"/>
            <w:r w:rsidRPr="00F30C55">
              <w:rPr>
                <w:rFonts w:ascii="Arial Unicode MS" w:eastAsia="Times New Roman" w:hAnsi="Arial Unicode MS" w:cs="Times New Roman"/>
                <w:color w:val="000000"/>
              </w:rPr>
              <w:t>task_id</w:t>
            </w:r>
            <w:proofErr w:type="spellEnd"/>
            <w:r w:rsidRPr="00F30C55">
              <w:rPr>
                <w:rFonts w:ascii="Aptos Narrow" w:eastAsia="Times New Roman" w:hAnsi="Aptos Narrow" w:cs="Times New Roman"/>
                <w:color w:val="000000"/>
                <w:sz w:val="22"/>
                <w:szCs w:val="22"/>
              </w:rPr>
              <w:t xml:space="preserve"> (FK)</w:t>
            </w:r>
          </w:p>
        </w:tc>
        <w:tc>
          <w:tcPr>
            <w:tcW w:w="1240" w:type="dxa"/>
            <w:hideMark/>
          </w:tcPr>
          <w:p w14:paraId="4C56CC55"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38E9BD0F"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7A06BCAA"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FK to either (nullable pair with constraint)</w:t>
            </w:r>
          </w:p>
        </w:tc>
        <w:tc>
          <w:tcPr>
            <w:tcW w:w="1880" w:type="dxa"/>
            <w:hideMark/>
          </w:tcPr>
          <w:p w14:paraId="6F80CC40"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Engagement metrics.</w:t>
            </w:r>
          </w:p>
        </w:tc>
      </w:tr>
      <w:tr w:rsidR="00F30C55" w:rsidRPr="00F30C55" w14:paraId="02371544" w14:textId="77777777" w:rsidTr="00F30C5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3BE37C9" w14:textId="77777777" w:rsidR="00F30C55" w:rsidRPr="00F30C55" w:rsidRDefault="00F30C55" w:rsidP="00F30C55">
            <w:pPr>
              <w:jc w:val="left"/>
              <w:rPr>
                <w:rFonts w:ascii="Arial Unicode MS" w:eastAsia="Times New Roman" w:hAnsi="Arial Unicode MS" w:cs="Times New Roman"/>
                <w:color w:val="000000"/>
              </w:rPr>
            </w:pPr>
            <w:proofErr w:type="spellStart"/>
            <w:r w:rsidRPr="00F30C55">
              <w:rPr>
                <w:rFonts w:ascii="Arial Unicode MS" w:eastAsia="Times New Roman" w:hAnsi="Arial Unicode MS" w:cs="Times New Roman"/>
                <w:color w:val="000000"/>
              </w:rPr>
              <w:t>user_id</w:t>
            </w:r>
            <w:proofErr w:type="spellEnd"/>
          </w:p>
        </w:tc>
        <w:tc>
          <w:tcPr>
            <w:tcW w:w="1240" w:type="dxa"/>
            <w:hideMark/>
          </w:tcPr>
          <w:p w14:paraId="536EE433"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60354B9F"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77A2FD7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 xml:space="preserve">FK → </w:t>
            </w:r>
            <w:proofErr w:type="spellStart"/>
            <w:r w:rsidRPr="00F30C55">
              <w:rPr>
                <w:rFonts w:ascii="Arial Unicode MS" w:eastAsia="Times New Roman" w:hAnsi="Arial Unicode MS" w:cs="Times New Roman"/>
                <w:color w:val="000000"/>
              </w:rPr>
              <w:t>dim_user</w:t>
            </w:r>
            <w:proofErr w:type="spellEnd"/>
          </w:p>
        </w:tc>
        <w:tc>
          <w:tcPr>
            <w:tcW w:w="1880" w:type="dxa"/>
            <w:hideMark/>
          </w:tcPr>
          <w:p w14:paraId="42E2648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Analyst engagement.</w:t>
            </w:r>
          </w:p>
        </w:tc>
      </w:tr>
      <w:tr w:rsidR="00F30C55" w:rsidRPr="00F30C55" w14:paraId="5232D215" w14:textId="77777777" w:rsidTr="00F30C55">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1637881B" w14:textId="77777777" w:rsidR="00F30C55" w:rsidRPr="00F30C55" w:rsidRDefault="00F30C55" w:rsidP="00F30C55">
            <w:pPr>
              <w:jc w:val="left"/>
              <w:rPr>
                <w:rFonts w:ascii="Arial Unicode MS" w:eastAsia="Times New Roman" w:hAnsi="Arial Unicode MS" w:cs="Times New Roman"/>
                <w:color w:val="000000"/>
              </w:rPr>
            </w:pPr>
            <w:proofErr w:type="spellStart"/>
            <w:r w:rsidRPr="00F30C55">
              <w:rPr>
                <w:rFonts w:ascii="Arial Unicode MS" w:eastAsia="Times New Roman" w:hAnsi="Arial Unicode MS" w:cs="Times New Roman"/>
                <w:color w:val="000000"/>
              </w:rPr>
              <w:t>note_text</w:t>
            </w:r>
            <w:proofErr w:type="spellEnd"/>
          </w:p>
        </w:tc>
        <w:tc>
          <w:tcPr>
            <w:tcW w:w="1240" w:type="dxa"/>
            <w:hideMark/>
          </w:tcPr>
          <w:p w14:paraId="6B6D2257"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54CB4CBB"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STRING</w:t>
            </w:r>
          </w:p>
        </w:tc>
        <w:tc>
          <w:tcPr>
            <w:tcW w:w="2860" w:type="dxa"/>
            <w:hideMark/>
          </w:tcPr>
          <w:p w14:paraId="164B75C8"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Kept (</w:t>
            </w:r>
            <w:proofErr w:type="spellStart"/>
            <w:r w:rsidRPr="00F30C55">
              <w:rPr>
                <w:rFonts w:ascii="Aptos Narrow" w:eastAsia="Times New Roman" w:hAnsi="Aptos Narrow" w:cs="Times New Roman"/>
                <w:color w:val="000000"/>
                <w:sz w:val="22"/>
                <w:szCs w:val="22"/>
              </w:rPr>
              <w:t>len</w:t>
            </w:r>
            <w:proofErr w:type="spellEnd"/>
            <w:r w:rsidRPr="00F30C55">
              <w:rPr>
                <w:rFonts w:ascii="Aptos Narrow" w:eastAsia="Times New Roman" w:hAnsi="Aptos Narrow" w:cs="Times New Roman"/>
                <w:color w:val="000000"/>
                <w:sz w:val="22"/>
                <w:szCs w:val="22"/>
              </w:rPr>
              <w:t xml:space="preserve"> cap + PII policy)</w:t>
            </w:r>
          </w:p>
        </w:tc>
        <w:tc>
          <w:tcPr>
            <w:tcW w:w="1880" w:type="dxa"/>
            <w:hideMark/>
          </w:tcPr>
          <w:p w14:paraId="67F236F2"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Not charted.</w:t>
            </w:r>
          </w:p>
        </w:tc>
      </w:tr>
      <w:tr w:rsidR="00F30C55" w:rsidRPr="00F30C55" w14:paraId="3967F75E" w14:textId="77777777" w:rsidTr="00F30C5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540" w:type="dxa"/>
            <w:hideMark/>
          </w:tcPr>
          <w:p w14:paraId="02B24640" w14:textId="77777777" w:rsidR="00F30C55" w:rsidRPr="00F30C55" w:rsidRDefault="00F30C55" w:rsidP="00F30C55">
            <w:pPr>
              <w:jc w:val="left"/>
              <w:rPr>
                <w:rFonts w:ascii="Arial Unicode MS" w:eastAsia="Times New Roman" w:hAnsi="Arial Unicode MS" w:cs="Times New Roman"/>
                <w:color w:val="000000"/>
              </w:rPr>
            </w:pPr>
            <w:proofErr w:type="spellStart"/>
            <w:r w:rsidRPr="00F30C55">
              <w:rPr>
                <w:rFonts w:ascii="Arial Unicode MS" w:eastAsia="Times New Roman" w:hAnsi="Arial Unicode MS" w:cs="Times New Roman"/>
                <w:color w:val="000000"/>
              </w:rPr>
              <w:t>created_at</w:t>
            </w:r>
            <w:proofErr w:type="spellEnd"/>
            <w:r w:rsidRPr="00F30C55">
              <w:rPr>
                <w:rFonts w:ascii="Aptos Narrow" w:eastAsia="Times New Roman" w:hAnsi="Aptos Narrow" w:cs="Times New Roman"/>
                <w:color w:val="000000"/>
                <w:sz w:val="22"/>
                <w:szCs w:val="22"/>
              </w:rPr>
              <w:t xml:space="preserve">, </w:t>
            </w:r>
            <w:proofErr w:type="spellStart"/>
            <w:r w:rsidRPr="00F30C55">
              <w:rPr>
                <w:rFonts w:ascii="Arial Unicode MS" w:eastAsia="Times New Roman" w:hAnsi="Arial Unicode MS" w:cs="Times New Roman"/>
                <w:color w:val="000000"/>
              </w:rPr>
              <w:t>updated_at</w:t>
            </w:r>
            <w:proofErr w:type="spellEnd"/>
          </w:p>
        </w:tc>
        <w:tc>
          <w:tcPr>
            <w:tcW w:w="1240" w:type="dxa"/>
            <w:hideMark/>
          </w:tcPr>
          <w:p w14:paraId="0C3DB7D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36C20ACC"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TIMESTAMP</w:t>
            </w:r>
          </w:p>
        </w:tc>
        <w:tc>
          <w:tcPr>
            <w:tcW w:w="2860" w:type="dxa"/>
            <w:hideMark/>
          </w:tcPr>
          <w:p w14:paraId="4D250938"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Event times</w:t>
            </w:r>
          </w:p>
        </w:tc>
        <w:tc>
          <w:tcPr>
            <w:tcW w:w="1880" w:type="dxa"/>
            <w:hideMark/>
          </w:tcPr>
          <w:p w14:paraId="20DF8116"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Comment velocity.</w:t>
            </w:r>
          </w:p>
        </w:tc>
      </w:tr>
    </w:tbl>
    <w:p w14:paraId="40CBB1AD" w14:textId="77777777" w:rsidR="000A55C5" w:rsidRDefault="000A55C5" w:rsidP="238F8397"/>
    <w:p w14:paraId="7DCC115F" w14:textId="753387BF" w:rsidR="2B61243C" w:rsidRDefault="006B7A4A" w:rsidP="00B83990">
      <w:pPr>
        <w:pStyle w:val="Heading2"/>
        <w:rPr>
          <w:ins w:id="1006" w:author="Ume Sauda Ghanyani" w:date="2025-11-06T16:29:00Z" w16du:dateUtc="2025-11-06T11:29:00Z"/>
        </w:rPr>
      </w:pPr>
      <w:bookmarkStart w:id="1007" w:name="_Toc213340876"/>
      <w:bookmarkStart w:id="1008" w:name="_Toc213341065"/>
      <w:ins w:id="1009" w:author="Ume Sauda Ghanyani" w:date="2025-11-06T14:36:00Z" w16du:dateUtc="2025-11-06T09:36:00Z">
        <w:r>
          <w:t>Tazama Connection Studio</w:t>
        </w:r>
        <w:bookmarkEnd w:id="1007"/>
        <w:bookmarkEnd w:id="1008"/>
        <w:r>
          <w:t xml:space="preserve"> </w:t>
        </w:r>
      </w:ins>
    </w:p>
    <w:p w14:paraId="004C3B47" w14:textId="77777777" w:rsidR="00161C0E" w:rsidRPr="00990A48" w:rsidRDefault="00161C0E" w:rsidP="00161C0E">
      <w:pPr>
        <w:spacing w:before="100" w:beforeAutospacing="1" w:after="100" w:afterAutospacing="1" w:line="240" w:lineRule="auto"/>
        <w:jc w:val="left"/>
        <w:rPr>
          <w:ins w:id="1010" w:author="Ume Sauda Ghanyani" w:date="2025-11-06T16:38:00Z" w16du:dateUtc="2025-11-06T11:38:00Z"/>
          <w:rPrChange w:id="1011" w:author="Ume Sauda Ghanyani" w:date="2025-11-07T11:22:00Z" w16du:dateUtc="2025-11-07T06:22:00Z">
            <w:rPr>
              <w:ins w:id="1012" w:author="Ume Sauda Ghanyani" w:date="2025-11-06T16:38:00Z" w16du:dateUtc="2025-11-06T11:38:00Z"/>
              <w:rFonts w:ascii="Times New Roman" w:eastAsia="Times New Roman" w:hAnsi="Times New Roman" w:cs="Times New Roman"/>
              <w:sz w:val="24"/>
              <w:szCs w:val="24"/>
            </w:rPr>
          </w:rPrChange>
        </w:rPr>
      </w:pPr>
      <w:ins w:id="1013" w:author="Ume Sauda Ghanyani" w:date="2025-11-06T16:38:00Z" w16du:dateUtc="2025-11-06T11:38:00Z">
        <w:r w:rsidRPr="00990A48">
          <w:rPr>
            <w:rPrChange w:id="1014" w:author="Ume Sauda Ghanyani" w:date="2025-11-07T11:22:00Z" w16du:dateUtc="2025-11-07T06:22:00Z">
              <w:rPr>
                <w:rFonts w:ascii="Times New Roman" w:eastAsia="Times New Roman" w:hAnsi="Times New Roman" w:cs="Times New Roman"/>
                <w:b/>
                <w:bCs/>
                <w:sz w:val="24"/>
                <w:szCs w:val="24"/>
              </w:rPr>
            </w:rPrChange>
          </w:rPr>
          <w:t xml:space="preserve">This table represents the endpoint configuration definition and shows how it is structured across the data </w:t>
        </w:r>
        <w:proofErr w:type="spellStart"/>
        <w:r w:rsidRPr="00990A48">
          <w:rPr>
            <w:rPrChange w:id="1015" w:author="Ume Sauda Ghanyani" w:date="2025-11-07T11:22:00Z" w16du:dateUtc="2025-11-07T06:22:00Z">
              <w:rPr>
                <w:rFonts w:ascii="Times New Roman" w:eastAsia="Times New Roman" w:hAnsi="Times New Roman" w:cs="Times New Roman"/>
                <w:b/>
                <w:bCs/>
                <w:sz w:val="24"/>
                <w:szCs w:val="24"/>
              </w:rPr>
            </w:rPrChange>
          </w:rPr>
          <w:t>lakehouse</w:t>
        </w:r>
        <w:proofErr w:type="spellEnd"/>
        <w:r w:rsidRPr="00990A48">
          <w:rPr>
            <w:rPrChange w:id="1016" w:author="Ume Sauda Ghanyani" w:date="2025-11-07T11:22:00Z" w16du:dateUtc="2025-11-07T06:22:00Z">
              <w:rPr>
                <w:rFonts w:ascii="Times New Roman" w:eastAsia="Times New Roman" w:hAnsi="Times New Roman" w:cs="Times New Roman"/>
                <w:b/>
                <w:bCs/>
                <w:sz w:val="24"/>
                <w:szCs w:val="24"/>
              </w:rPr>
            </w:rPrChange>
          </w:rPr>
          <w:t xml:space="preserve"> layers. For the enrichment data, we have agreed to maintain it as tenant-specific to ensure proper data isolation and governance.</w:t>
        </w:r>
      </w:ins>
    </w:p>
    <w:p w14:paraId="5EB01EF0" w14:textId="05634C0E" w:rsidR="004248AE" w:rsidRPr="004248AE" w:rsidRDefault="004248AE" w:rsidP="004248AE"/>
    <w:tbl>
      <w:tblPr>
        <w:tblStyle w:val="GridTable4"/>
        <w:tblpPr w:leftFromText="180" w:rightFromText="180" w:horzAnchor="margin" w:tblpY="816"/>
        <w:tblW w:w="9940" w:type="dxa"/>
        <w:tblLook w:val="04A0" w:firstRow="1" w:lastRow="0" w:firstColumn="1" w:lastColumn="0" w:noHBand="0" w:noVBand="1"/>
      </w:tblPr>
      <w:tblGrid>
        <w:gridCol w:w="2255"/>
        <w:gridCol w:w="1100"/>
        <w:gridCol w:w="2980"/>
        <w:gridCol w:w="1906"/>
        <w:gridCol w:w="1699"/>
      </w:tblGrid>
      <w:tr w:rsidR="004248AE" w:rsidRPr="001D329C" w14:paraId="237AEF58" w14:textId="77777777" w:rsidTr="004248AE">
        <w:trPr>
          <w:cnfStyle w:val="100000000000" w:firstRow="1" w:lastRow="0" w:firstColumn="0" w:lastColumn="0" w:oddVBand="0" w:evenVBand="0" w:oddHBand="0" w:evenHBand="0" w:firstRowFirstColumn="0" w:firstRowLastColumn="0" w:lastRowFirstColumn="0" w:lastRowLastColumn="0"/>
          <w:trHeight w:val="288"/>
          <w:ins w:id="1017"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51D9A7C7" w14:textId="77777777" w:rsidR="001D329C" w:rsidRPr="001D329C" w:rsidRDefault="001D329C" w:rsidP="004248AE">
            <w:pPr>
              <w:jc w:val="center"/>
              <w:rPr>
                <w:ins w:id="1018" w:author="Ume Sauda Ghanyani" w:date="2025-11-06T16:28:00Z" w16du:dateUtc="2025-11-06T11:28:00Z"/>
                <w:rFonts w:ascii="Aptos Narrow" w:eastAsia="Times New Roman" w:hAnsi="Aptos Narrow" w:cs="Times New Roman"/>
                <w:color w:val="000000"/>
                <w:sz w:val="22"/>
                <w:szCs w:val="22"/>
              </w:rPr>
            </w:pPr>
            <w:ins w:id="1019" w:author="Ume Sauda Ghanyani" w:date="2025-11-06T16:28:00Z" w16du:dateUtc="2025-11-06T11:28:00Z">
              <w:r w:rsidRPr="001D329C">
                <w:rPr>
                  <w:rFonts w:ascii="Aptos Narrow" w:eastAsia="Times New Roman" w:hAnsi="Aptos Narrow" w:cs="Times New Roman"/>
                  <w:color w:val="000000"/>
                  <w:sz w:val="22"/>
                  <w:szCs w:val="22"/>
                </w:rPr>
                <w:lastRenderedPageBreak/>
                <w:t>Field</w:t>
              </w:r>
            </w:ins>
          </w:p>
        </w:tc>
        <w:tc>
          <w:tcPr>
            <w:tcW w:w="1100" w:type="dxa"/>
            <w:noWrap/>
            <w:hideMark/>
          </w:tcPr>
          <w:p w14:paraId="2606637F" w14:textId="77777777" w:rsidR="001D329C" w:rsidRPr="001D329C" w:rsidRDefault="001D329C" w:rsidP="004248AE">
            <w:pPr>
              <w:jc w:val="center"/>
              <w:cnfStyle w:val="100000000000" w:firstRow="1" w:lastRow="0" w:firstColumn="0" w:lastColumn="0" w:oddVBand="0" w:evenVBand="0" w:oddHBand="0" w:evenHBand="0" w:firstRowFirstColumn="0" w:firstRowLastColumn="0" w:lastRowFirstColumn="0" w:lastRowLastColumn="0"/>
              <w:rPr>
                <w:ins w:id="1020" w:author="Ume Sauda Ghanyani" w:date="2025-11-06T16:28:00Z" w16du:dateUtc="2025-11-06T11:28:00Z"/>
                <w:rFonts w:ascii="Aptos Narrow" w:eastAsia="Times New Roman" w:hAnsi="Aptos Narrow" w:cs="Times New Roman"/>
                <w:color w:val="000000"/>
                <w:sz w:val="22"/>
                <w:szCs w:val="22"/>
              </w:rPr>
            </w:pPr>
            <w:ins w:id="1021" w:author="Ume Sauda Ghanyani" w:date="2025-11-06T16:28:00Z" w16du:dateUtc="2025-11-06T11:28:00Z">
              <w:r w:rsidRPr="001D329C">
                <w:rPr>
                  <w:rFonts w:ascii="Aptos Narrow" w:eastAsia="Times New Roman" w:hAnsi="Aptos Narrow" w:cs="Times New Roman"/>
                  <w:color w:val="000000"/>
                  <w:sz w:val="22"/>
                  <w:szCs w:val="22"/>
                </w:rPr>
                <w:t>Raw</w:t>
              </w:r>
            </w:ins>
          </w:p>
        </w:tc>
        <w:tc>
          <w:tcPr>
            <w:tcW w:w="2980" w:type="dxa"/>
            <w:noWrap/>
            <w:hideMark/>
          </w:tcPr>
          <w:p w14:paraId="5E23CFAF" w14:textId="77777777" w:rsidR="001D329C" w:rsidRPr="001D329C" w:rsidRDefault="001D329C" w:rsidP="004248AE">
            <w:pPr>
              <w:jc w:val="center"/>
              <w:cnfStyle w:val="100000000000" w:firstRow="1" w:lastRow="0" w:firstColumn="0" w:lastColumn="0" w:oddVBand="0" w:evenVBand="0" w:oddHBand="0" w:evenHBand="0" w:firstRowFirstColumn="0" w:firstRowLastColumn="0" w:lastRowFirstColumn="0" w:lastRowLastColumn="0"/>
              <w:rPr>
                <w:ins w:id="1022" w:author="Ume Sauda Ghanyani" w:date="2025-11-06T16:28:00Z" w16du:dateUtc="2025-11-06T11:28:00Z"/>
                <w:rFonts w:ascii="Aptos Narrow" w:eastAsia="Times New Roman" w:hAnsi="Aptos Narrow" w:cs="Times New Roman"/>
                <w:color w:val="000000"/>
                <w:sz w:val="22"/>
                <w:szCs w:val="22"/>
              </w:rPr>
            </w:pPr>
            <w:ins w:id="1023" w:author="Ume Sauda Ghanyani" w:date="2025-11-06T16:28:00Z" w16du:dateUtc="2025-11-06T11:28:00Z">
              <w:r w:rsidRPr="001D329C">
                <w:rPr>
                  <w:rFonts w:ascii="Aptos Narrow" w:eastAsia="Times New Roman" w:hAnsi="Aptos Narrow" w:cs="Times New Roman"/>
                  <w:color w:val="000000"/>
                  <w:sz w:val="22"/>
                  <w:szCs w:val="22"/>
                </w:rPr>
                <w:t>Bronze</w:t>
              </w:r>
            </w:ins>
          </w:p>
        </w:tc>
        <w:tc>
          <w:tcPr>
            <w:tcW w:w="1906" w:type="dxa"/>
            <w:hideMark/>
          </w:tcPr>
          <w:p w14:paraId="1EE35088" w14:textId="77777777" w:rsidR="001D329C" w:rsidRPr="001D329C" w:rsidRDefault="001D329C" w:rsidP="004248AE">
            <w:pPr>
              <w:jc w:val="center"/>
              <w:cnfStyle w:val="100000000000" w:firstRow="1" w:lastRow="0" w:firstColumn="0" w:lastColumn="0" w:oddVBand="0" w:evenVBand="0" w:oddHBand="0" w:evenHBand="0" w:firstRowFirstColumn="0" w:firstRowLastColumn="0" w:lastRowFirstColumn="0" w:lastRowLastColumn="0"/>
              <w:rPr>
                <w:ins w:id="1024" w:author="Ume Sauda Ghanyani" w:date="2025-11-06T16:28:00Z" w16du:dateUtc="2025-11-06T11:28:00Z"/>
                <w:rFonts w:ascii="Aptos Narrow" w:eastAsia="Times New Roman" w:hAnsi="Aptos Narrow" w:cs="Times New Roman"/>
                <w:color w:val="000000"/>
                <w:sz w:val="22"/>
                <w:szCs w:val="22"/>
              </w:rPr>
            </w:pPr>
            <w:ins w:id="1025" w:author="Ume Sauda Ghanyani" w:date="2025-11-06T16:28:00Z" w16du:dateUtc="2025-11-06T11:28:00Z">
              <w:r w:rsidRPr="001D329C">
                <w:rPr>
                  <w:rFonts w:ascii="Aptos Narrow" w:eastAsia="Times New Roman" w:hAnsi="Aptos Narrow" w:cs="Times New Roman"/>
                  <w:color w:val="000000"/>
                  <w:sz w:val="22"/>
                  <w:szCs w:val="22"/>
                </w:rPr>
                <w:t>Silver</w:t>
              </w:r>
            </w:ins>
          </w:p>
        </w:tc>
        <w:tc>
          <w:tcPr>
            <w:tcW w:w="1699" w:type="dxa"/>
            <w:hideMark/>
          </w:tcPr>
          <w:p w14:paraId="119530B9" w14:textId="77777777" w:rsidR="001D329C" w:rsidRPr="001D329C" w:rsidRDefault="001D329C" w:rsidP="004248AE">
            <w:pPr>
              <w:jc w:val="center"/>
              <w:cnfStyle w:val="100000000000" w:firstRow="1" w:lastRow="0" w:firstColumn="0" w:lastColumn="0" w:oddVBand="0" w:evenVBand="0" w:oddHBand="0" w:evenHBand="0" w:firstRowFirstColumn="0" w:firstRowLastColumn="0" w:lastRowFirstColumn="0" w:lastRowLastColumn="0"/>
              <w:rPr>
                <w:ins w:id="1026" w:author="Ume Sauda Ghanyani" w:date="2025-11-06T16:28:00Z" w16du:dateUtc="2025-11-06T11:28:00Z"/>
                <w:rFonts w:ascii="Aptos Narrow" w:eastAsia="Times New Roman" w:hAnsi="Aptos Narrow" w:cs="Times New Roman"/>
                <w:color w:val="000000"/>
                <w:sz w:val="22"/>
                <w:szCs w:val="22"/>
              </w:rPr>
            </w:pPr>
            <w:ins w:id="1027" w:author="Ume Sauda Ghanyani" w:date="2025-11-06T16:28:00Z" w16du:dateUtc="2025-11-06T11:28:00Z">
              <w:r w:rsidRPr="001D329C">
                <w:rPr>
                  <w:rFonts w:ascii="Aptos Narrow" w:eastAsia="Times New Roman" w:hAnsi="Aptos Narrow" w:cs="Times New Roman"/>
                  <w:color w:val="000000"/>
                  <w:sz w:val="22"/>
                  <w:szCs w:val="22"/>
                </w:rPr>
                <w:t>Gold</w:t>
              </w:r>
            </w:ins>
          </w:p>
        </w:tc>
      </w:tr>
      <w:tr w:rsidR="004248AE" w:rsidRPr="001D329C" w14:paraId="483AABCC" w14:textId="77777777" w:rsidTr="004248AE">
        <w:trPr>
          <w:cnfStyle w:val="000000100000" w:firstRow="0" w:lastRow="0" w:firstColumn="0" w:lastColumn="0" w:oddVBand="0" w:evenVBand="0" w:oddHBand="1" w:evenHBand="0" w:firstRowFirstColumn="0" w:firstRowLastColumn="0" w:lastRowFirstColumn="0" w:lastRowLastColumn="0"/>
          <w:trHeight w:val="864"/>
          <w:ins w:id="1028"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3E3CB70B" w14:textId="77777777" w:rsidR="001D329C" w:rsidRPr="001D329C" w:rsidRDefault="001D329C" w:rsidP="004248AE">
            <w:pPr>
              <w:jc w:val="left"/>
              <w:rPr>
                <w:ins w:id="1029" w:author="Ume Sauda Ghanyani" w:date="2025-11-06T16:28:00Z" w16du:dateUtc="2025-11-06T11:28:00Z"/>
                <w:rFonts w:ascii="Aptos Narrow" w:eastAsia="Times New Roman" w:hAnsi="Aptos Narrow" w:cs="Times New Roman"/>
                <w:color w:val="000000"/>
                <w:sz w:val="22"/>
                <w:szCs w:val="22"/>
              </w:rPr>
            </w:pPr>
            <w:ins w:id="1030" w:author="Ume Sauda Ghanyani" w:date="2025-11-06T16:28:00Z" w16du:dateUtc="2025-11-06T11:28:00Z">
              <w:r w:rsidRPr="001D329C">
                <w:rPr>
                  <w:rFonts w:ascii="Aptos Narrow" w:eastAsia="Times New Roman" w:hAnsi="Aptos Narrow" w:cs="Times New Roman"/>
                  <w:color w:val="000000"/>
                  <w:sz w:val="22"/>
                  <w:szCs w:val="22"/>
                </w:rPr>
                <w:t>id</w:t>
              </w:r>
            </w:ins>
          </w:p>
        </w:tc>
        <w:tc>
          <w:tcPr>
            <w:tcW w:w="1100" w:type="dxa"/>
            <w:noWrap/>
            <w:hideMark/>
          </w:tcPr>
          <w:p w14:paraId="3A47040D"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31" w:author="Ume Sauda Ghanyani" w:date="2025-11-06T16:28:00Z" w16du:dateUtc="2025-11-06T11:28:00Z"/>
                <w:rFonts w:ascii="Aptos Narrow" w:eastAsia="Times New Roman" w:hAnsi="Aptos Narrow" w:cs="Times New Roman"/>
                <w:color w:val="000000"/>
                <w:sz w:val="22"/>
                <w:szCs w:val="22"/>
              </w:rPr>
            </w:pPr>
            <w:ins w:id="1032"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51734582"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33" w:author="Ume Sauda Ghanyani" w:date="2025-11-06T16:28:00Z" w16du:dateUtc="2025-11-06T11:28:00Z"/>
                <w:rFonts w:ascii="Arial Unicode MS" w:eastAsia="Times New Roman" w:hAnsi="Arial Unicode MS" w:cs="Times New Roman"/>
                <w:color w:val="000000"/>
              </w:rPr>
            </w:pPr>
            <w:proofErr w:type="spellStart"/>
            <w:ins w:id="1034" w:author="Ume Sauda Ghanyani" w:date="2025-11-06T16:28:00Z" w16du:dateUtc="2025-11-06T11:28:00Z">
              <w:r w:rsidRPr="001D329C">
                <w:rPr>
                  <w:rFonts w:ascii="Arial Unicode MS" w:eastAsia="Times New Roman" w:hAnsi="Arial Unicode MS" w:cs="Times New Roman"/>
                  <w:color w:val="000000"/>
                </w:rPr>
                <w:t>config_id</w:t>
              </w:r>
              <w:proofErr w:type="spellEnd"/>
              <w:r w:rsidRPr="001D329C">
                <w:rPr>
                  <w:rFonts w:ascii="Aptos Narrow" w:eastAsia="Times New Roman" w:hAnsi="Aptos Narrow" w:cs="Times New Roman"/>
                  <w:color w:val="000000"/>
                  <w:sz w:val="22"/>
                  <w:szCs w:val="22"/>
                </w:rPr>
                <w:t xml:space="preserve"> (typed).</w:t>
              </w:r>
            </w:ins>
          </w:p>
        </w:tc>
        <w:tc>
          <w:tcPr>
            <w:tcW w:w="1906" w:type="dxa"/>
            <w:hideMark/>
          </w:tcPr>
          <w:p w14:paraId="4E3E5D7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35" w:author="Ume Sauda Ghanyani" w:date="2025-11-06T16:28:00Z" w16du:dateUtc="2025-11-06T11:28:00Z"/>
                <w:rFonts w:ascii="Aptos Narrow" w:eastAsia="Times New Roman" w:hAnsi="Aptos Narrow" w:cs="Times New Roman"/>
                <w:color w:val="000000"/>
                <w:sz w:val="22"/>
                <w:szCs w:val="22"/>
              </w:rPr>
            </w:pPr>
            <w:ins w:id="1036" w:author="Ume Sauda Ghanyani" w:date="2025-11-06T16:28:00Z" w16du:dateUtc="2025-11-06T11:28:00Z">
              <w:r w:rsidRPr="001D329C">
                <w:rPr>
                  <w:rFonts w:ascii="Aptos Narrow" w:eastAsia="Times New Roman" w:hAnsi="Aptos Narrow" w:cs="Times New Roman"/>
                  <w:color w:val="000000"/>
                  <w:sz w:val="22"/>
                  <w:szCs w:val="22"/>
                </w:rPr>
                <w:t xml:space="preserve">Referenced via </w:t>
              </w:r>
              <w:proofErr w:type="spellStart"/>
              <w:r w:rsidRPr="001D329C">
                <w:rPr>
                  <w:rFonts w:ascii="Arial Unicode MS" w:eastAsia="Times New Roman" w:hAnsi="Arial Unicode MS" w:cs="Times New Roman"/>
                  <w:color w:val="000000"/>
                </w:rPr>
                <w:t>template_id</w:t>
              </w:r>
              <w:proofErr w:type="spellEnd"/>
              <w:r w:rsidRPr="001D329C">
                <w:rPr>
                  <w:rFonts w:ascii="Aptos Narrow" w:eastAsia="Times New Roman" w:hAnsi="Aptos Narrow" w:cs="Times New Roman"/>
                  <w:color w:val="000000"/>
                  <w:sz w:val="22"/>
                  <w:szCs w:val="22"/>
                </w:rPr>
                <w:t xml:space="preserve"> / </w:t>
              </w:r>
              <w:proofErr w:type="spellStart"/>
              <w:r w:rsidRPr="001D329C">
                <w:rPr>
                  <w:rFonts w:ascii="Arial Unicode MS" w:eastAsia="Times New Roman" w:hAnsi="Arial Unicode MS" w:cs="Times New Roman"/>
                  <w:color w:val="000000"/>
                </w:rPr>
                <w:t>template_rev_id</w:t>
              </w:r>
              <w:proofErr w:type="spellEnd"/>
              <w:r w:rsidRPr="001D329C">
                <w:rPr>
                  <w:rFonts w:ascii="Aptos Narrow" w:eastAsia="Times New Roman" w:hAnsi="Aptos Narrow" w:cs="Times New Roman"/>
                  <w:color w:val="000000"/>
                  <w:sz w:val="22"/>
                  <w:szCs w:val="22"/>
                </w:rPr>
                <w:t>.</w:t>
              </w:r>
            </w:ins>
          </w:p>
        </w:tc>
        <w:tc>
          <w:tcPr>
            <w:tcW w:w="1699" w:type="dxa"/>
            <w:hideMark/>
          </w:tcPr>
          <w:p w14:paraId="4993DAB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37" w:author="Ume Sauda Ghanyani" w:date="2025-11-06T16:28:00Z" w16du:dateUtc="2025-11-06T11:28:00Z"/>
                <w:rFonts w:ascii="Aptos Narrow" w:eastAsia="Times New Roman" w:hAnsi="Aptos Narrow" w:cs="Times New Roman"/>
                <w:color w:val="000000"/>
                <w:sz w:val="22"/>
                <w:szCs w:val="22"/>
              </w:rPr>
            </w:pPr>
            <w:ins w:id="1038" w:author="Ume Sauda Ghanyani" w:date="2025-11-06T16:28:00Z" w16du:dateUtc="2025-11-06T11:28:00Z">
              <w:r w:rsidRPr="001D329C">
                <w:rPr>
                  <w:rFonts w:ascii="Aptos Narrow" w:eastAsia="Times New Roman" w:hAnsi="Aptos Narrow" w:cs="Times New Roman"/>
                  <w:color w:val="000000"/>
                  <w:sz w:val="22"/>
                  <w:szCs w:val="22"/>
                </w:rPr>
                <w:t>Lineage drill-down.</w:t>
              </w:r>
            </w:ins>
          </w:p>
        </w:tc>
      </w:tr>
      <w:tr w:rsidR="004248AE" w:rsidRPr="001D329C" w14:paraId="6295125D" w14:textId="77777777" w:rsidTr="004248AE">
        <w:trPr>
          <w:trHeight w:val="576"/>
          <w:ins w:id="1039"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DDD7A9E" w14:textId="77777777" w:rsidR="001D329C" w:rsidRPr="001D329C" w:rsidRDefault="001D329C" w:rsidP="004248AE">
            <w:pPr>
              <w:jc w:val="left"/>
              <w:rPr>
                <w:ins w:id="1040" w:author="Ume Sauda Ghanyani" w:date="2025-11-06T16:28:00Z" w16du:dateUtc="2025-11-06T11:28:00Z"/>
                <w:rFonts w:ascii="Aptos Narrow" w:eastAsia="Times New Roman" w:hAnsi="Aptos Narrow" w:cs="Times New Roman"/>
                <w:color w:val="000000"/>
                <w:sz w:val="22"/>
                <w:szCs w:val="22"/>
              </w:rPr>
            </w:pPr>
            <w:proofErr w:type="spellStart"/>
            <w:ins w:id="1041" w:author="Ume Sauda Ghanyani" w:date="2025-11-06T16:28:00Z" w16du:dateUtc="2025-11-06T11:28:00Z">
              <w:r w:rsidRPr="001D329C">
                <w:rPr>
                  <w:rFonts w:ascii="Aptos Narrow" w:eastAsia="Times New Roman" w:hAnsi="Aptos Narrow" w:cs="Times New Roman"/>
                  <w:color w:val="000000"/>
                  <w:sz w:val="22"/>
                  <w:szCs w:val="22"/>
                </w:rPr>
                <w:t>msg_</w:t>
              </w:r>
              <w:proofErr w:type="gramStart"/>
              <w:r w:rsidRPr="001D329C">
                <w:rPr>
                  <w:rFonts w:ascii="Aptos Narrow" w:eastAsia="Times New Roman" w:hAnsi="Aptos Narrow" w:cs="Times New Roman"/>
                  <w:color w:val="000000"/>
                  <w:sz w:val="22"/>
                  <w:szCs w:val="22"/>
                </w:rPr>
                <w:t>fam</w:t>
              </w:r>
              <w:proofErr w:type="spellEnd"/>
              <w:r w:rsidRPr="001D329C">
                <w:rPr>
                  <w:rFonts w:ascii="Aptos Narrow" w:eastAsia="Times New Roman" w:hAnsi="Aptos Narrow" w:cs="Times New Roman"/>
                  <w:color w:val="000000"/>
                  <w:sz w:val="22"/>
                  <w:szCs w:val="22"/>
                </w:rPr>
                <w:t>(</w:t>
              </w:r>
              <w:proofErr w:type="gramEnd"/>
              <w:r w:rsidRPr="001D329C">
                <w:rPr>
                  <w:rFonts w:ascii="Aptos Narrow" w:eastAsia="Times New Roman" w:hAnsi="Aptos Narrow" w:cs="Times New Roman"/>
                  <w:color w:val="000000"/>
                  <w:sz w:val="22"/>
                  <w:szCs w:val="22"/>
                </w:rPr>
                <w:t>PK)</w:t>
              </w:r>
            </w:ins>
          </w:p>
        </w:tc>
        <w:tc>
          <w:tcPr>
            <w:tcW w:w="1100" w:type="dxa"/>
            <w:noWrap/>
            <w:hideMark/>
          </w:tcPr>
          <w:p w14:paraId="04B5BA2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42" w:author="Ume Sauda Ghanyani" w:date="2025-11-06T16:28:00Z" w16du:dateUtc="2025-11-06T11:28:00Z"/>
                <w:rFonts w:ascii="Aptos Narrow" w:eastAsia="Times New Roman" w:hAnsi="Aptos Narrow" w:cs="Times New Roman"/>
                <w:color w:val="000000"/>
                <w:sz w:val="22"/>
                <w:szCs w:val="22"/>
              </w:rPr>
            </w:pPr>
            <w:ins w:id="1043"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4AB2E08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44" w:author="Ume Sauda Ghanyani" w:date="2025-11-06T16:28:00Z" w16du:dateUtc="2025-11-06T11:28:00Z"/>
                <w:rFonts w:ascii="Aptos Narrow" w:eastAsia="Times New Roman" w:hAnsi="Aptos Narrow" w:cs="Times New Roman"/>
                <w:color w:val="000000"/>
                <w:sz w:val="22"/>
                <w:szCs w:val="22"/>
              </w:rPr>
            </w:pPr>
            <w:ins w:id="1045"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4B5B7E2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46" w:author="Ume Sauda Ghanyani" w:date="2025-11-06T16:28:00Z" w16du:dateUtc="2025-11-06T11:28:00Z"/>
                <w:rFonts w:ascii="Aptos Narrow" w:eastAsia="Times New Roman" w:hAnsi="Aptos Narrow" w:cs="Times New Roman"/>
                <w:color w:val="000000"/>
                <w:sz w:val="22"/>
                <w:szCs w:val="22"/>
              </w:rPr>
            </w:pPr>
            <w:ins w:id="1047" w:author="Ume Sauda Ghanyani" w:date="2025-11-06T16:28:00Z" w16du:dateUtc="2025-11-06T11:28:00Z">
              <w:r w:rsidRPr="001D329C">
                <w:rPr>
                  <w:rFonts w:ascii="Aptos Narrow" w:eastAsia="Times New Roman" w:hAnsi="Aptos Narrow" w:cs="Times New Roman"/>
                  <w:color w:val="000000"/>
                  <w:sz w:val="22"/>
                  <w:szCs w:val="22"/>
                </w:rPr>
                <w:t>Part of template business key.</w:t>
              </w:r>
            </w:ins>
          </w:p>
        </w:tc>
        <w:tc>
          <w:tcPr>
            <w:tcW w:w="1699" w:type="dxa"/>
            <w:hideMark/>
          </w:tcPr>
          <w:p w14:paraId="10031DA6"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48" w:author="Ume Sauda Ghanyani" w:date="2025-11-06T16:28:00Z" w16du:dateUtc="2025-11-06T11:28:00Z"/>
                <w:rFonts w:ascii="Aptos Narrow" w:eastAsia="Times New Roman" w:hAnsi="Aptos Narrow" w:cs="Times New Roman"/>
                <w:color w:val="000000"/>
                <w:sz w:val="22"/>
                <w:szCs w:val="22"/>
              </w:rPr>
            </w:pPr>
            <w:ins w:id="1049" w:author="Ume Sauda Ghanyani" w:date="2025-11-06T16:28:00Z" w16du:dateUtc="2025-11-06T11:28:00Z">
              <w:r w:rsidRPr="001D329C">
                <w:rPr>
                  <w:rFonts w:ascii="Aptos Narrow" w:eastAsia="Times New Roman" w:hAnsi="Aptos Narrow" w:cs="Times New Roman"/>
                  <w:color w:val="000000"/>
                  <w:sz w:val="22"/>
                  <w:szCs w:val="22"/>
                </w:rPr>
                <w:t>Catalog pivots by family.</w:t>
              </w:r>
            </w:ins>
          </w:p>
        </w:tc>
      </w:tr>
      <w:tr w:rsidR="004248AE" w:rsidRPr="001D329C" w14:paraId="7369024E" w14:textId="77777777" w:rsidTr="004248AE">
        <w:trPr>
          <w:cnfStyle w:val="000000100000" w:firstRow="0" w:lastRow="0" w:firstColumn="0" w:lastColumn="0" w:oddVBand="0" w:evenVBand="0" w:oddHBand="1" w:evenHBand="0" w:firstRowFirstColumn="0" w:firstRowLastColumn="0" w:lastRowFirstColumn="0" w:lastRowLastColumn="0"/>
          <w:trHeight w:val="576"/>
          <w:ins w:id="1050"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BEE684F" w14:textId="77777777" w:rsidR="001D329C" w:rsidRPr="001D329C" w:rsidRDefault="001D329C" w:rsidP="004248AE">
            <w:pPr>
              <w:jc w:val="left"/>
              <w:rPr>
                <w:ins w:id="1051" w:author="Ume Sauda Ghanyani" w:date="2025-11-06T16:28:00Z" w16du:dateUtc="2025-11-06T11:28:00Z"/>
                <w:rFonts w:ascii="Aptos Narrow" w:eastAsia="Times New Roman" w:hAnsi="Aptos Narrow" w:cs="Times New Roman"/>
                <w:color w:val="000000"/>
                <w:sz w:val="22"/>
                <w:szCs w:val="22"/>
              </w:rPr>
            </w:pPr>
            <w:proofErr w:type="spellStart"/>
            <w:ins w:id="1052" w:author="Ume Sauda Ghanyani" w:date="2025-11-06T16:28:00Z" w16du:dateUtc="2025-11-06T11:28:00Z">
              <w:r w:rsidRPr="001D329C">
                <w:rPr>
                  <w:rFonts w:ascii="Aptos Narrow" w:eastAsia="Times New Roman" w:hAnsi="Aptos Narrow" w:cs="Times New Roman"/>
                  <w:color w:val="000000"/>
                  <w:sz w:val="22"/>
                  <w:szCs w:val="22"/>
                </w:rPr>
                <w:t>transaction_</w:t>
              </w:r>
              <w:proofErr w:type="gramStart"/>
              <w:r w:rsidRPr="001D329C">
                <w:rPr>
                  <w:rFonts w:ascii="Aptos Narrow" w:eastAsia="Times New Roman" w:hAnsi="Aptos Narrow" w:cs="Times New Roman"/>
                  <w:color w:val="000000"/>
                  <w:sz w:val="22"/>
                  <w:szCs w:val="22"/>
                </w:rPr>
                <w:t>type</w:t>
              </w:r>
              <w:proofErr w:type="spellEnd"/>
              <w:r w:rsidRPr="001D329C">
                <w:rPr>
                  <w:rFonts w:ascii="Aptos Narrow" w:eastAsia="Times New Roman" w:hAnsi="Aptos Narrow" w:cs="Times New Roman"/>
                  <w:color w:val="000000"/>
                  <w:sz w:val="22"/>
                  <w:szCs w:val="22"/>
                </w:rPr>
                <w:t>(</w:t>
              </w:r>
              <w:proofErr w:type="gramEnd"/>
              <w:r w:rsidRPr="001D329C">
                <w:rPr>
                  <w:rFonts w:ascii="Aptos Narrow" w:eastAsia="Times New Roman" w:hAnsi="Aptos Narrow" w:cs="Times New Roman"/>
                  <w:color w:val="000000"/>
                  <w:sz w:val="22"/>
                  <w:szCs w:val="22"/>
                </w:rPr>
                <w:t>PK)</w:t>
              </w:r>
            </w:ins>
          </w:p>
        </w:tc>
        <w:tc>
          <w:tcPr>
            <w:tcW w:w="1100" w:type="dxa"/>
            <w:noWrap/>
            <w:hideMark/>
          </w:tcPr>
          <w:p w14:paraId="54244F1A"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53" w:author="Ume Sauda Ghanyani" w:date="2025-11-06T16:28:00Z" w16du:dateUtc="2025-11-06T11:28:00Z"/>
                <w:rFonts w:ascii="Aptos Narrow" w:eastAsia="Times New Roman" w:hAnsi="Aptos Narrow" w:cs="Times New Roman"/>
                <w:color w:val="000000"/>
                <w:sz w:val="22"/>
                <w:szCs w:val="22"/>
              </w:rPr>
            </w:pPr>
            <w:ins w:id="1054"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0FFB7F5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55" w:author="Ume Sauda Ghanyani" w:date="2025-11-06T16:28:00Z" w16du:dateUtc="2025-11-06T11:28:00Z"/>
                <w:rFonts w:ascii="Aptos Narrow" w:eastAsia="Times New Roman" w:hAnsi="Aptos Narrow" w:cs="Times New Roman"/>
                <w:color w:val="000000"/>
                <w:sz w:val="22"/>
                <w:szCs w:val="22"/>
              </w:rPr>
            </w:pPr>
            <w:ins w:id="1056"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3E5055B0"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57" w:author="Ume Sauda Ghanyani" w:date="2025-11-06T16:28:00Z" w16du:dateUtc="2025-11-06T11:28:00Z"/>
                <w:rFonts w:ascii="Aptos Narrow" w:eastAsia="Times New Roman" w:hAnsi="Aptos Narrow" w:cs="Times New Roman"/>
                <w:color w:val="000000"/>
                <w:sz w:val="22"/>
                <w:szCs w:val="22"/>
              </w:rPr>
            </w:pPr>
            <w:ins w:id="1058" w:author="Ume Sauda Ghanyani" w:date="2025-11-06T16:28:00Z" w16du:dateUtc="2025-11-06T11:28:00Z">
              <w:r w:rsidRPr="001D329C">
                <w:rPr>
                  <w:rFonts w:ascii="Aptos Narrow" w:eastAsia="Times New Roman" w:hAnsi="Aptos Narrow" w:cs="Times New Roman"/>
                  <w:color w:val="000000"/>
                  <w:sz w:val="22"/>
                  <w:szCs w:val="22"/>
                </w:rPr>
                <w:t>Part of template business key.</w:t>
              </w:r>
            </w:ins>
          </w:p>
        </w:tc>
        <w:tc>
          <w:tcPr>
            <w:tcW w:w="1699" w:type="dxa"/>
            <w:hideMark/>
          </w:tcPr>
          <w:p w14:paraId="2AF4262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59" w:author="Ume Sauda Ghanyani" w:date="2025-11-06T16:28:00Z" w16du:dateUtc="2025-11-06T11:28:00Z"/>
                <w:rFonts w:ascii="Aptos Narrow" w:eastAsia="Times New Roman" w:hAnsi="Aptos Narrow" w:cs="Times New Roman"/>
                <w:color w:val="000000"/>
                <w:sz w:val="22"/>
                <w:szCs w:val="22"/>
              </w:rPr>
            </w:pPr>
            <w:ins w:id="1060" w:author="Ume Sauda Ghanyani" w:date="2025-11-06T16:28:00Z" w16du:dateUtc="2025-11-06T11:28:00Z">
              <w:r w:rsidRPr="001D329C">
                <w:rPr>
                  <w:rFonts w:ascii="Aptos Narrow" w:eastAsia="Times New Roman" w:hAnsi="Aptos Narrow" w:cs="Times New Roman"/>
                  <w:color w:val="000000"/>
                  <w:sz w:val="22"/>
                  <w:szCs w:val="22"/>
                </w:rPr>
                <w:t>Coverage by type (e.g., pain.001).</w:t>
              </w:r>
            </w:ins>
          </w:p>
        </w:tc>
      </w:tr>
      <w:tr w:rsidR="004248AE" w:rsidRPr="001D329C" w14:paraId="0EA94C6A" w14:textId="77777777" w:rsidTr="004248AE">
        <w:trPr>
          <w:trHeight w:val="576"/>
          <w:ins w:id="1061"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E8A5D81" w14:textId="77777777" w:rsidR="001D329C" w:rsidRPr="001D329C" w:rsidRDefault="001D329C" w:rsidP="004248AE">
            <w:pPr>
              <w:jc w:val="left"/>
              <w:rPr>
                <w:ins w:id="1062" w:author="Ume Sauda Ghanyani" w:date="2025-11-06T16:28:00Z" w16du:dateUtc="2025-11-06T11:28:00Z"/>
                <w:rFonts w:ascii="Aptos Narrow" w:eastAsia="Times New Roman" w:hAnsi="Aptos Narrow" w:cs="Times New Roman"/>
                <w:color w:val="000000"/>
                <w:sz w:val="22"/>
                <w:szCs w:val="22"/>
              </w:rPr>
            </w:pPr>
            <w:proofErr w:type="spellStart"/>
            <w:ins w:id="1063" w:author="Ume Sauda Ghanyani" w:date="2025-11-06T16:28:00Z" w16du:dateUtc="2025-11-06T11:28:00Z">
              <w:r w:rsidRPr="001D329C">
                <w:rPr>
                  <w:rFonts w:ascii="Aptos Narrow" w:eastAsia="Times New Roman" w:hAnsi="Aptos Narrow" w:cs="Times New Roman"/>
                  <w:color w:val="000000"/>
                  <w:sz w:val="22"/>
                  <w:szCs w:val="22"/>
                </w:rPr>
                <w:t>endpoint_path</w:t>
              </w:r>
              <w:proofErr w:type="spellEnd"/>
            </w:ins>
          </w:p>
        </w:tc>
        <w:tc>
          <w:tcPr>
            <w:tcW w:w="1100" w:type="dxa"/>
            <w:noWrap/>
            <w:hideMark/>
          </w:tcPr>
          <w:p w14:paraId="3D31D86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64" w:author="Ume Sauda Ghanyani" w:date="2025-11-06T16:28:00Z" w16du:dateUtc="2025-11-06T11:28:00Z"/>
                <w:rFonts w:ascii="Aptos Narrow" w:eastAsia="Times New Roman" w:hAnsi="Aptos Narrow" w:cs="Times New Roman"/>
                <w:color w:val="000000"/>
                <w:sz w:val="22"/>
                <w:szCs w:val="22"/>
              </w:rPr>
            </w:pPr>
            <w:ins w:id="1065"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3C46FC1F"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66" w:author="Ume Sauda Ghanyani" w:date="2025-11-06T16:28:00Z" w16du:dateUtc="2025-11-06T11:28:00Z"/>
                <w:rFonts w:ascii="Aptos Narrow" w:eastAsia="Times New Roman" w:hAnsi="Aptos Narrow" w:cs="Times New Roman"/>
                <w:color w:val="000000"/>
                <w:sz w:val="22"/>
                <w:szCs w:val="22"/>
              </w:rPr>
            </w:pPr>
            <w:ins w:id="1067"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0A4306E9"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68" w:author="Ume Sauda Ghanyani" w:date="2025-11-06T16:28:00Z" w16du:dateUtc="2025-11-06T11:28:00Z"/>
                <w:rFonts w:ascii="Aptos Narrow" w:eastAsia="Times New Roman" w:hAnsi="Aptos Narrow" w:cs="Times New Roman"/>
                <w:color w:val="000000"/>
                <w:sz w:val="22"/>
                <w:szCs w:val="22"/>
              </w:rPr>
            </w:pPr>
            <w:ins w:id="1069" w:author="Ume Sauda Ghanyani" w:date="2025-11-06T16:28:00Z" w16du:dateUtc="2025-11-06T11:28:00Z">
              <w:r w:rsidRPr="001D329C">
                <w:rPr>
                  <w:rFonts w:ascii="Aptos Narrow" w:eastAsia="Times New Roman" w:hAnsi="Aptos Narrow" w:cs="Times New Roman"/>
                  <w:color w:val="000000"/>
                  <w:sz w:val="22"/>
                  <w:szCs w:val="22"/>
                </w:rPr>
                <w:t>Part of template business key.</w:t>
              </w:r>
            </w:ins>
          </w:p>
        </w:tc>
        <w:tc>
          <w:tcPr>
            <w:tcW w:w="1699" w:type="dxa"/>
            <w:hideMark/>
          </w:tcPr>
          <w:p w14:paraId="486CBD5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70" w:author="Ume Sauda Ghanyani" w:date="2025-11-06T16:28:00Z" w16du:dateUtc="2025-11-06T11:28:00Z"/>
                <w:rFonts w:ascii="Aptos Narrow" w:eastAsia="Times New Roman" w:hAnsi="Aptos Narrow" w:cs="Times New Roman"/>
                <w:color w:val="000000"/>
                <w:sz w:val="22"/>
                <w:szCs w:val="22"/>
              </w:rPr>
            </w:pPr>
            <w:ins w:id="1071" w:author="Ume Sauda Ghanyani" w:date="2025-11-06T16:28:00Z" w16du:dateUtc="2025-11-06T11:28:00Z">
              <w:r w:rsidRPr="001D329C">
                <w:rPr>
                  <w:rFonts w:ascii="Aptos Narrow" w:eastAsia="Times New Roman" w:hAnsi="Aptos Narrow" w:cs="Times New Roman"/>
                  <w:color w:val="000000"/>
                  <w:sz w:val="22"/>
                  <w:szCs w:val="22"/>
                </w:rPr>
                <w:t>API surface inventory.</w:t>
              </w:r>
            </w:ins>
          </w:p>
        </w:tc>
      </w:tr>
      <w:tr w:rsidR="004248AE" w:rsidRPr="001D329C" w14:paraId="214A6B1A" w14:textId="77777777" w:rsidTr="004248AE">
        <w:trPr>
          <w:cnfStyle w:val="000000100000" w:firstRow="0" w:lastRow="0" w:firstColumn="0" w:lastColumn="0" w:oddVBand="0" w:evenVBand="0" w:oddHBand="1" w:evenHBand="0" w:firstRowFirstColumn="0" w:firstRowLastColumn="0" w:lastRowFirstColumn="0" w:lastRowLastColumn="0"/>
          <w:trHeight w:val="576"/>
          <w:ins w:id="1072"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FE537C2" w14:textId="77777777" w:rsidR="001D329C" w:rsidRPr="001D329C" w:rsidRDefault="001D329C" w:rsidP="004248AE">
            <w:pPr>
              <w:jc w:val="left"/>
              <w:rPr>
                <w:ins w:id="1073" w:author="Ume Sauda Ghanyani" w:date="2025-11-06T16:28:00Z" w16du:dateUtc="2025-11-06T11:28:00Z"/>
                <w:rFonts w:ascii="Aptos Narrow" w:eastAsia="Times New Roman" w:hAnsi="Aptos Narrow" w:cs="Times New Roman"/>
                <w:color w:val="000000"/>
                <w:sz w:val="22"/>
                <w:szCs w:val="22"/>
              </w:rPr>
            </w:pPr>
            <w:proofErr w:type="gramStart"/>
            <w:ins w:id="1074" w:author="Ume Sauda Ghanyani" w:date="2025-11-06T16:28:00Z" w16du:dateUtc="2025-11-06T11:28:00Z">
              <w:r w:rsidRPr="001D329C">
                <w:rPr>
                  <w:rFonts w:ascii="Aptos Narrow" w:eastAsia="Times New Roman" w:hAnsi="Aptos Narrow" w:cs="Times New Roman"/>
                  <w:color w:val="000000"/>
                  <w:sz w:val="22"/>
                  <w:szCs w:val="22"/>
                </w:rPr>
                <w:t>version(</w:t>
              </w:r>
              <w:proofErr w:type="gramEnd"/>
              <w:r w:rsidRPr="001D329C">
                <w:rPr>
                  <w:rFonts w:ascii="Aptos Narrow" w:eastAsia="Times New Roman" w:hAnsi="Aptos Narrow" w:cs="Times New Roman"/>
                  <w:color w:val="000000"/>
                  <w:sz w:val="22"/>
                  <w:szCs w:val="22"/>
                </w:rPr>
                <w:t>PK)</w:t>
              </w:r>
            </w:ins>
          </w:p>
        </w:tc>
        <w:tc>
          <w:tcPr>
            <w:tcW w:w="1100" w:type="dxa"/>
            <w:noWrap/>
            <w:hideMark/>
          </w:tcPr>
          <w:p w14:paraId="6798B842"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75" w:author="Ume Sauda Ghanyani" w:date="2025-11-06T16:28:00Z" w16du:dateUtc="2025-11-06T11:28:00Z"/>
                <w:rFonts w:ascii="Aptos Narrow" w:eastAsia="Times New Roman" w:hAnsi="Aptos Narrow" w:cs="Times New Roman"/>
                <w:color w:val="000000"/>
                <w:sz w:val="22"/>
                <w:szCs w:val="22"/>
              </w:rPr>
            </w:pPr>
            <w:ins w:id="1076"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68E1B150"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77" w:author="Ume Sauda Ghanyani" w:date="2025-11-06T16:28:00Z" w16du:dateUtc="2025-11-06T11:28:00Z"/>
                <w:rFonts w:ascii="Aptos Narrow" w:eastAsia="Times New Roman" w:hAnsi="Aptos Narrow" w:cs="Times New Roman"/>
                <w:color w:val="000000"/>
                <w:sz w:val="22"/>
                <w:szCs w:val="22"/>
              </w:rPr>
            </w:pPr>
            <w:ins w:id="1078" w:author="Ume Sauda Ghanyani" w:date="2025-11-06T16:28:00Z" w16du:dateUtc="2025-11-06T11:28:00Z">
              <w:r w:rsidRPr="001D329C">
                <w:rPr>
                  <w:rFonts w:ascii="Aptos Narrow" w:eastAsia="Times New Roman" w:hAnsi="Aptos Narrow" w:cs="Times New Roman"/>
                  <w:color w:val="000000"/>
                  <w:sz w:val="22"/>
                  <w:szCs w:val="22"/>
                </w:rPr>
                <w:t>INT.</w:t>
              </w:r>
            </w:ins>
          </w:p>
        </w:tc>
        <w:tc>
          <w:tcPr>
            <w:tcW w:w="1906" w:type="dxa"/>
            <w:hideMark/>
          </w:tcPr>
          <w:p w14:paraId="355C352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79" w:author="Ume Sauda Ghanyani" w:date="2025-11-06T16:28:00Z" w16du:dateUtc="2025-11-06T11:28:00Z"/>
                <w:rFonts w:ascii="Aptos Narrow" w:eastAsia="Times New Roman" w:hAnsi="Aptos Narrow" w:cs="Times New Roman"/>
                <w:color w:val="000000"/>
                <w:sz w:val="22"/>
                <w:szCs w:val="22"/>
              </w:rPr>
            </w:pPr>
            <w:ins w:id="1080" w:author="Ume Sauda Ghanyani" w:date="2025-11-06T16:28:00Z" w16du:dateUtc="2025-11-06T11:28:00Z">
              <w:r w:rsidRPr="001D329C">
                <w:rPr>
                  <w:rFonts w:ascii="Aptos Narrow" w:eastAsia="Times New Roman" w:hAnsi="Aptos Narrow" w:cs="Times New Roman"/>
                  <w:color w:val="000000"/>
                  <w:sz w:val="22"/>
                  <w:szCs w:val="22"/>
                </w:rPr>
                <w:t>Stored on template revision.</w:t>
              </w:r>
            </w:ins>
          </w:p>
        </w:tc>
        <w:tc>
          <w:tcPr>
            <w:tcW w:w="1699" w:type="dxa"/>
            <w:hideMark/>
          </w:tcPr>
          <w:p w14:paraId="2D6F48D9"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81" w:author="Ume Sauda Ghanyani" w:date="2025-11-06T16:28:00Z" w16du:dateUtc="2025-11-06T11:28:00Z"/>
                <w:rFonts w:ascii="Aptos Narrow" w:eastAsia="Times New Roman" w:hAnsi="Aptos Narrow" w:cs="Times New Roman"/>
                <w:color w:val="000000"/>
                <w:sz w:val="22"/>
                <w:szCs w:val="22"/>
              </w:rPr>
            </w:pPr>
            <w:ins w:id="1082" w:author="Ume Sauda Ghanyani" w:date="2025-11-06T16:28:00Z" w16du:dateUtc="2025-11-06T11:28:00Z">
              <w:r w:rsidRPr="001D329C">
                <w:rPr>
                  <w:rFonts w:ascii="Aptos Narrow" w:eastAsia="Times New Roman" w:hAnsi="Aptos Narrow" w:cs="Times New Roman"/>
                  <w:color w:val="000000"/>
                  <w:sz w:val="22"/>
                  <w:szCs w:val="22"/>
                </w:rPr>
                <w:t>Version adoption/rollout.</w:t>
              </w:r>
            </w:ins>
          </w:p>
        </w:tc>
      </w:tr>
      <w:tr w:rsidR="004248AE" w:rsidRPr="001D329C" w14:paraId="130DB635" w14:textId="77777777" w:rsidTr="004248AE">
        <w:trPr>
          <w:trHeight w:val="576"/>
          <w:ins w:id="1083"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3EFB75C0" w14:textId="77777777" w:rsidR="001D329C" w:rsidRPr="001D329C" w:rsidRDefault="001D329C" w:rsidP="004248AE">
            <w:pPr>
              <w:jc w:val="left"/>
              <w:rPr>
                <w:ins w:id="1084" w:author="Ume Sauda Ghanyani" w:date="2025-11-06T16:28:00Z" w16du:dateUtc="2025-11-06T11:28:00Z"/>
                <w:rFonts w:ascii="Aptos Narrow" w:eastAsia="Times New Roman" w:hAnsi="Aptos Narrow" w:cs="Times New Roman"/>
                <w:color w:val="000000"/>
                <w:sz w:val="22"/>
                <w:szCs w:val="22"/>
              </w:rPr>
            </w:pPr>
            <w:proofErr w:type="spellStart"/>
            <w:ins w:id="1085" w:author="Ume Sauda Ghanyani" w:date="2025-11-06T16:28:00Z" w16du:dateUtc="2025-11-06T11:28:00Z">
              <w:r w:rsidRPr="001D329C">
                <w:rPr>
                  <w:rFonts w:ascii="Aptos Narrow" w:eastAsia="Times New Roman" w:hAnsi="Aptos Narrow" w:cs="Times New Roman"/>
                  <w:color w:val="000000"/>
                  <w:sz w:val="22"/>
                  <w:szCs w:val="22"/>
                </w:rPr>
                <w:t>content_type</w:t>
              </w:r>
              <w:proofErr w:type="spellEnd"/>
            </w:ins>
          </w:p>
        </w:tc>
        <w:tc>
          <w:tcPr>
            <w:tcW w:w="1100" w:type="dxa"/>
            <w:noWrap/>
            <w:hideMark/>
          </w:tcPr>
          <w:p w14:paraId="4FE10E28"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86" w:author="Ume Sauda Ghanyani" w:date="2025-11-06T16:28:00Z" w16du:dateUtc="2025-11-06T11:28:00Z"/>
                <w:rFonts w:ascii="Aptos Narrow" w:eastAsia="Times New Roman" w:hAnsi="Aptos Narrow" w:cs="Times New Roman"/>
                <w:color w:val="000000"/>
                <w:sz w:val="22"/>
                <w:szCs w:val="22"/>
              </w:rPr>
            </w:pPr>
            <w:ins w:id="1087"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07E8F258"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88" w:author="Ume Sauda Ghanyani" w:date="2025-11-06T16:28:00Z" w16du:dateUtc="2025-11-06T11:28:00Z"/>
                <w:rFonts w:ascii="Aptos Narrow" w:eastAsia="Times New Roman" w:hAnsi="Aptos Narrow" w:cs="Times New Roman"/>
                <w:color w:val="000000"/>
                <w:sz w:val="22"/>
                <w:szCs w:val="22"/>
              </w:rPr>
            </w:pPr>
            <w:ins w:id="1089"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0EA5DD5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90" w:author="Ume Sauda Ghanyani" w:date="2025-11-06T16:28:00Z" w16du:dateUtc="2025-11-06T11:28:00Z"/>
                <w:rFonts w:ascii="Aptos Narrow" w:eastAsia="Times New Roman" w:hAnsi="Aptos Narrow" w:cs="Times New Roman"/>
                <w:color w:val="000000"/>
                <w:sz w:val="22"/>
                <w:szCs w:val="22"/>
              </w:rPr>
            </w:pPr>
            <w:ins w:id="1091" w:author="Ume Sauda Ghanyani" w:date="2025-11-06T16:28:00Z" w16du:dateUtc="2025-11-06T11:28:00Z">
              <w:r w:rsidRPr="001D329C">
                <w:rPr>
                  <w:rFonts w:ascii="Aptos Narrow" w:eastAsia="Times New Roman" w:hAnsi="Aptos Narrow" w:cs="Times New Roman"/>
                  <w:color w:val="000000"/>
                  <w:sz w:val="22"/>
                  <w:szCs w:val="22"/>
                </w:rPr>
                <w:t>Kept as template metadata.</w:t>
              </w:r>
            </w:ins>
          </w:p>
        </w:tc>
        <w:tc>
          <w:tcPr>
            <w:tcW w:w="1699" w:type="dxa"/>
            <w:hideMark/>
          </w:tcPr>
          <w:p w14:paraId="0C28C4A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092" w:author="Ume Sauda Ghanyani" w:date="2025-11-06T16:28:00Z" w16du:dateUtc="2025-11-06T11:28:00Z"/>
                <w:rFonts w:ascii="Aptos Narrow" w:eastAsia="Times New Roman" w:hAnsi="Aptos Narrow" w:cs="Times New Roman"/>
                <w:color w:val="000000"/>
                <w:sz w:val="22"/>
                <w:szCs w:val="22"/>
              </w:rPr>
            </w:pPr>
            <w:ins w:id="1093" w:author="Ume Sauda Ghanyani" w:date="2025-11-06T16:28:00Z" w16du:dateUtc="2025-11-06T11:28:00Z">
              <w:r w:rsidRPr="001D329C">
                <w:rPr>
                  <w:rFonts w:ascii="Aptos Narrow" w:eastAsia="Times New Roman" w:hAnsi="Aptos Narrow" w:cs="Times New Roman"/>
                  <w:color w:val="000000"/>
                  <w:sz w:val="22"/>
                  <w:szCs w:val="22"/>
                </w:rPr>
                <w:t>Format mix KPIs.</w:t>
              </w:r>
            </w:ins>
          </w:p>
        </w:tc>
      </w:tr>
      <w:tr w:rsidR="004248AE" w:rsidRPr="001D329C" w14:paraId="71397642" w14:textId="77777777" w:rsidTr="004248AE">
        <w:trPr>
          <w:cnfStyle w:val="000000100000" w:firstRow="0" w:lastRow="0" w:firstColumn="0" w:lastColumn="0" w:oddVBand="0" w:evenVBand="0" w:oddHBand="1" w:evenHBand="0" w:firstRowFirstColumn="0" w:firstRowLastColumn="0" w:lastRowFirstColumn="0" w:lastRowLastColumn="0"/>
          <w:trHeight w:val="864"/>
          <w:ins w:id="1094"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013B9D1" w14:textId="77777777" w:rsidR="001D329C" w:rsidRPr="001D329C" w:rsidRDefault="001D329C" w:rsidP="004248AE">
            <w:pPr>
              <w:jc w:val="left"/>
              <w:rPr>
                <w:ins w:id="1095" w:author="Ume Sauda Ghanyani" w:date="2025-11-06T16:28:00Z" w16du:dateUtc="2025-11-06T11:28:00Z"/>
                <w:rFonts w:ascii="Aptos Narrow" w:eastAsia="Times New Roman" w:hAnsi="Aptos Narrow" w:cs="Times New Roman"/>
                <w:color w:val="000000"/>
                <w:sz w:val="22"/>
                <w:szCs w:val="22"/>
              </w:rPr>
            </w:pPr>
            <w:ins w:id="1096" w:author="Ume Sauda Ghanyani" w:date="2025-11-06T16:28:00Z" w16du:dateUtc="2025-11-06T11:28:00Z">
              <w:r w:rsidRPr="001D329C">
                <w:rPr>
                  <w:rFonts w:ascii="Aptos Narrow" w:eastAsia="Times New Roman" w:hAnsi="Aptos Narrow" w:cs="Times New Roman"/>
                  <w:color w:val="000000"/>
                  <w:sz w:val="22"/>
                  <w:szCs w:val="22"/>
                </w:rPr>
                <w:t>schema</w:t>
              </w:r>
            </w:ins>
          </w:p>
        </w:tc>
        <w:tc>
          <w:tcPr>
            <w:tcW w:w="1100" w:type="dxa"/>
            <w:noWrap/>
            <w:hideMark/>
          </w:tcPr>
          <w:p w14:paraId="5FCC40FE"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97" w:author="Ume Sauda Ghanyani" w:date="2025-11-06T16:28:00Z" w16du:dateUtc="2025-11-06T11:28:00Z"/>
                <w:rFonts w:ascii="Aptos Narrow" w:eastAsia="Times New Roman" w:hAnsi="Aptos Narrow" w:cs="Times New Roman"/>
                <w:color w:val="000000"/>
                <w:sz w:val="22"/>
                <w:szCs w:val="22"/>
              </w:rPr>
            </w:pPr>
            <w:ins w:id="1098" w:author="Ume Sauda Ghanyani" w:date="2025-11-06T16:28:00Z" w16du:dateUtc="2025-11-06T11:28:00Z">
              <w:r w:rsidRPr="001D329C">
                <w:rPr>
                  <w:rFonts w:ascii="Aptos Narrow" w:eastAsia="Times New Roman" w:hAnsi="Aptos Narrow" w:cs="Times New Roman"/>
                  <w:color w:val="000000"/>
                  <w:sz w:val="22"/>
                  <w:szCs w:val="22"/>
                </w:rPr>
                <w:t>As-is JSON.</w:t>
              </w:r>
            </w:ins>
          </w:p>
        </w:tc>
        <w:tc>
          <w:tcPr>
            <w:tcW w:w="2980" w:type="dxa"/>
            <w:noWrap/>
            <w:hideMark/>
          </w:tcPr>
          <w:p w14:paraId="39E647B6"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099" w:author="Ume Sauda Ghanyani" w:date="2025-11-06T16:28:00Z" w16du:dateUtc="2025-11-06T11:28:00Z"/>
                <w:rFonts w:ascii="Arial Unicode MS" w:eastAsia="Times New Roman" w:hAnsi="Arial Unicode MS" w:cs="Times New Roman"/>
                <w:color w:val="000000"/>
              </w:rPr>
            </w:pPr>
            <w:proofErr w:type="spellStart"/>
            <w:ins w:id="1100" w:author="Ume Sauda Ghanyani" w:date="2025-11-06T16:28:00Z" w16du:dateUtc="2025-11-06T11:28:00Z">
              <w:r w:rsidRPr="001D329C">
                <w:rPr>
                  <w:rFonts w:ascii="Arial Unicode MS" w:eastAsia="Times New Roman" w:hAnsi="Arial Unicode MS" w:cs="Times New Roman"/>
                  <w:color w:val="000000"/>
                </w:rPr>
                <w:t>schema_json</w:t>
              </w:r>
              <w:proofErr w:type="spellEnd"/>
              <w:r w:rsidRPr="001D329C">
                <w:rPr>
                  <w:rFonts w:ascii="Aptos Narrow" w:eastAsia="Times New Roman" w:hAnsi="Aptos Narrow" w:cs="Times New Roman"/>
                  <w:color w:val="000000"/>
                  <w:sz w:val="22"/>
                  <w:szCs w:val="22"/>
                </w:rPr>
                <w:t xml:space="preserve"> + </w:t>
              </w:r>
              <w:proofErr w:type="spellStart"/>
              <w:r w:rsidRPr="001D329C">
                <w:rPr>
                  <w:rFonts w:ascii="Arial Unicode MS" w:eastAsia="Times New Roman" w:hAnsi="Arial Unicode MS" w:cs="Times New Roman"/>
                  <w:color w:val="000000"/>
                </w:rPr>
                <w:t>schema_hash</w:t>
              </w:r>
              <w:proofErr w:type="spellEnd"/>
              <w:r w:rsidRPr="001D329C">
                <w:rPr>
                  <w:rFonts w:ascii="Aptos Narrow" w:eastAsia="Times New Roman" w:hAnsi="Aptos Narrow" w:cs="Times New Roman"/>
                  <w:color w:val="000000"/>
                  <w:sz w:val="22"/>
                  <w:szCs w:val="22"/>
                </w:rPr>
                <w:t>.</w:t>
              </w:r>
            </w:ins>
          </w:p>
        </w:tc>
        <w:tc>
          <w:tcPr>
            <w:tcW w:w="1906" w:type="dxa"/>
            <w:hideMark/>
          </w:tcPr>
          <w:p w14:paraId="5259D91F"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01" w:author="Ume Sauda Ghanyani" w:date="2025-11-06T16:28:00Z" w16du:dateUtc="2025-11-06T11:28:00Z"/>
                <w:rFonts w:ascii="Aptos Narrow" w:eastAsia="Times New Roman" w:hAnsi="Aptos Narrow" w:cs="Times New Roman"/>
                <w:color w:val="000000"/>
                <w:sz w:val="22"/>
                <w:szCs w:val="22"/>
              </w:rPr>
            </w:pPr>
            <w:ins w:id="1102" w:author="Ume Sauda Ghanyani" w:date="2025-11-06T16:28:00Z" w16du:dateUtc="2025-11-06T11:28:00Z">
              <w:r w:rsidRPr="001D329C">
                <w:rPr>
                  <w:rFonts w:ascii="Aptos Narrow" w:eastAsia="Times New Roman" w:hAnsi="Aptos Narrow" w:cs="Times New Roman"/>
                  <w:color w:val="000000"/>
                  <w:sz w:val="22"/>
                  <w:szCs w:val="22"/>
                </w:rPr>
                <w:t>Not stored (hash only via revision).</w:t>
              </w:r>
            </w:ins>
          </w:p>
        </w:tc>
        <w:tc>
          <w:tcPr>
            <w:tcW w:w="1699" w:type="dxa"/>
            <w:hideMark/>
          </w:tcPr>
          <w:p w14:paraId="5BEB6974"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03" w:author="Ume Sauda Ghanyani" w:date="2025-11-06T16:28:00Z" w16du:dateUtc="2025-11-06T11:28:00Z"/>
                <w:rFonts w:ascii="Aptos Narrow" w:eastAsia="Times New Roman" w:hAnsi="Aptos Narrow" w:cs="Times New Roman"/>
                <w:color w:val="000000"/>
                <w:sz w:val="22"/>
                <w:szCs w:val="22"/>
              </w:rPr>
            </w:pPr>
            <w:ins w:id="1104" w:author="Ume Sauda Ghanyani" w:date="2025-11-06T16:28:00Z" w16du:dateUtc="2025-11-06T11:28:00Z">
              <w:r w:rsidRPr="001D329C">
                <w:rPr>
                  <w:rFonts w:ascii="Aptos Narrow" w:eastAsia="Times New Roman" w:hAnsi="Aptos Narrow" w:cs="Times New Roman"/>
                  <w:color w:val="000000"/>
                  <w:sz w:val="22"/>
                  <w:szCs w:val="22"/>
                </w:rPr>
                <w:t>Not stored (use hash for diffs/metrics).</w:t>
              </w:r>
            </w:ins>
          </w:p>
        </w:tc>
      </w:tr>
      <w:tr w:rsidR="004248AE" w:rsidRPr="001D329C" w14:paraId="57E74B5D" w14:textId="77777777" w:rsidTr="004248AE">
        <w:trPr>
          <w:trHeight w:val="864"/>
          <w:ins w:id="1105"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47AAA21" w14:textId="77777777" w:rsidR="001D329C" w:rsidRPr="001D329C" w:rsidRDefault="001D329C" w:rsidP="004248AE">
            <w:pPr>
              <w:jc w:val="left"/>
              <w:rPr>
                <w:ins w:id="1106" w:author="Ume Sauda Ghanyani" w:date="2025-11-06T16:28:00Z" w16du:dateUtc="2025-11-06T11:28:00Z"/>
                <w:rFonts w:ascii="Aptos Narrow" w:eastAsia="Times New Roman" w:hAnsi="Aptos Narrow" w:cs="Times New Roman"/>
                <w:color w:val="000000"/>
                <w:sz w:val="22"/>
                <w:szCs w:val="22"/>
              </w:rPr>
            </w:pPr>
            <w:ins w:id="1107" w:author="Ume Sauda Ghanyani" w:date="2025-11-06T16:28:00Z" w16du:dateUtc="2025-11-06T11:28:00Z">
              <w:r w:rsidRPr="001D329C">
                <w:rPr>
                  <w:rFonts w:ascii="Aptos Narrow" w:eastAsia="Times New Roman" w:hAnsi="Aptos Narrow" w:cs="Times New Roman"/>
                  <w:color w:val="000000"/>
                  <w:sz w:val="22"/>
                  <w:szCs w:val="22"/>
                </w:rPr>
                <w:t>mapping</w:t>
              </w:r>
            </w:ins>
          </w:p>
        </w:tc>
        <w:tc>
          <w:tcPr>
            <w:tcW w:w="1100" w:type="dxa"/>
            <w:noWrap/>
            <w:hideMark/>
          </w:tcPr>
          <w:p w14:paraId="30DD7A0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08" w:author="Ume Sauda Ghanyani" w:date="2025-11-06T16:28:00Z" w16du:dateUtc="2025-11-06T11:28:00Z"/>
                <w:rFonts w:ascii="Aptos Narrow" w:eastAsia="Times New Roman" w:hAnsi="Aptos Narrow" w:cs="Times New Roman"/>
                <w:color w:val="000000"/>
                <w:sz w:val="22"/>
                <w:szCs w:val="22"/>
              </w:rPr>
            </w:pPr>
            <w:ins w:id="1109" w:author="Ume Sauda Ghanyani" w:date="2025-11-06T16:28:00Z" w16du:dateUtc="2025-11-06T11:28:00Z">
              <w:r w:rsidRPr="001D329C">
                <w:rPr>
                  <w:rFonts w:ascii="Aptos Narrow" w:eastAsia="Times New Roman" w:hAnsi="Aptos Narrow" w:cs="Times New Roman"/>
                  <w:color w:val="000000"/>
                  <w:sz w:val="22"/>
                  <w:szCs w:val="22"/>
                </w:rPr>
                <w:t>As-is JSON.</w:t>
              </w:r>
            </w:ins>
          </w:p>
        </w:tc>
        <w:tc>
          <w:tcPr>
            <w:tcW w:w="2980" w:type="dxa"/>
            <w:noWrap/>
            <w:hideMark/>
          </w:tcPr>
          <w:p w14:paraId="3B9FF1D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10" w:author="Ume Sauda Ghanyani" w:date="2025-11-06T16:28:00Z" w16du:dateUtc="2025-11-06T11:28:00Z"/>
                <w:rFonts w:ascii="Arial Unicode MS" w:eastAsia="Times New Roman" w:hAnsi="Arial Unicode MS" w:cs="Times New Roman"/>
                <w:color w:val="000000"/>
              </w:rPr>
            </w:pPr>
            <w:proofErr w:type="spellStart"/>
            <w:ins w:id="1111" w:author="Ume Sauda Ghanyani" w:date="2025-11-06T16:28:00Z" w16du:dateUtc="2025-11-06T11:28:00Z">
              <w:r w:rsidRPr="001D329C">
                <w:rPr>
                  <w:rFonts w:ascii="Arial Unicode MS" w:eastAsia="Times New Roman" w:hAnsi="Arial Unicode MS" w:cs="Times New Roman"/>
                  <w:color w:val="000000"/>
                </w:rPr>
                <w:t>mapping_json</w:t>
              </w:r>
              <w:proofErr w:type="spellEnd"/>
              <w:r w:rsidRPr="001D329C">
                <w:rPr>
                  <w:rFonts w:ascii="Aptos Narrow" w:eastAsia="Times New Roman" w:hAnsi="Aptos Narrow" w:cs="Times New Roman"/>
                  <w:color w:val="000000"/>
                  <w:sz w:val="22"/>
                  <w:szCs w:val="22"/>
                </w:rPr>
                <w:t xml:space="preserve"> + </w:t>
              </w:r>
              <w:proofErr w:type="spellStart"/>
              <w:r w:rsidRPr="001D329C">
                <w:rPr>
                  <w:rFonts w:ascii="Arial Unicode MS" w:eastAsia="Times New Roman" w:hAnsi="Arial Unicode MS" w:cs="Times New Roman"/>
                  <w:color w:val="000000"/>
                </w:rPr>
                <w:t>mapping_hash</w:t>
              </w:r>
              <w:proofErr w:type="spellEnd"/>
              <w:r w:rsidRPr="001D329C">
                <w:rPr>
                  <w:rFonts w:ascii="Aptos Narrow" w:eastAsia="Times New Roman" w:hAnsi="Aptos Narrow" w:cs="Times New Roman"/>
                  <w:color w:val="000000"/>
                  <w:sz w:val="22"/>
                  <w:szCs w:val="22"/>
                </w:rPr>
                <w:t xml:space="preserve">. </w:t>
              </w:r>
            </w:ins>
          </w:p>
        </w:tc>
        <w:tc>
          <w:tcPr>
            <w:tcW w:w="1906" w:type="dxa"/>
            <w:hideMark/>
          </w:tcPr>
          <w:p w14:paraId="020D393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12" w:author="Ume Sauda Ghanyani" w:date="2025-11-06T16:28:00Z" w16du:dateUtc="2025-11-06T11:28:00Z"/>
                <w:rFonts w:ascii="Aptos Narrow" w:eastAsia="Times New Roman" w:hAnsi="Aptos Narrow" w:cs="Times New Roman"/>
                <w:color w:val="000000"/>
                <w:sz w:val="22"/>
                <w:szCs w:val="22"/>
              </w:rPr>
            </w:pPr>
            <w:ins w:id="1113" w:author="Ume Sauda Ghanyani" w:date="2025-11-06T16:28:00Z" w16du:dateUtc="2025-11-06T11:28:00Z">
              <w:r w:rsidRPr="001D329C">
                <w:rPr>
                  <w:rFonts w:ascii="Aptos Narrow" w:eastAsia="Times New Roman" w:hAnsi="Aptos Narrow" w:cs="Times New Roman"/>
                  <w:color w:val="000000"/>
                  <w:sz w:val="22"/>
                  <w:szCs w:val="22"/>
                </w:rPr>
                <w:t>Not stored (no blobs, no lines).</w:t>
              </w:r>
            </w:ins>
          </w:p>
        </w:tc>
        <w:tc>
          <w:tcPr>
            <w:tcW w:w="1699" w:type="dxa"/>
            <w:hideMark/>
          </w:tcPr>
          <w:p w14:paraId="5057EB36"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14" w:author="Ume Sauda Ghanyani" w:date="2025-11-06T16:28:00Z" w16du:dateUtc="2025-11-06T11:28:00Z"/>
                <w:rFonts w:ascii="Aptos Narrow" w:eastAsia="Times New Roman" w:hAnsi="Aptos Narrow" w:cs="Times New Roman"/>
                <w:color w:val="000000"/>
                <w:sz w:val="22"/>
                <w:szCs w:val="22"/>
              </w:rPr>
            </w:pPr>
            <w:ins w:id="1115" w:author="Ume Sauda Ghanyani" w:date="2025-11-06T16:28:00Z" w16du:dateUtc="2025-11-06T11:28:00Z">
              <w:r w:rsidRPr="001D329C">
                <w:rPr>
                  <w:rFonts w:ascii="Aptos Narrow" w:eastAsia="Times New Roman" w:hAnsi="Aptos Narrow" w:cs="Times New Roman"/>
                  <w:color w:val="000000"/>
                  <w:sz w:val="22"/>
                  <w:szCs w:val="22"/>
                </w:rPr>
                <w:t>Not stored (report counts via hashes/IDs).</w:t>
              </w:r>
            </w:ins>
          </w:p>
        </w:tc>
      </w:tr>
      <w:tr w:rsidR="004248AE" w:rsidRPr="001D329C" w14:paraId="5CB6E52F" w14:textId="77777777" w:rsidTr="004248AE">
        <w:trPr>
          <w:cnfStyle w:val="000000100000" w:firstRow="0" w:lastRow="0" w:firstColumn="0" w:lastColumn="0" w:oddVBand="0" w:evenVBand="0" w:oddHBand="1" w:evenHBand="0" w:firstRowFirstColumn="0" w:firstRowLastColumn="0" w:lastRowFirstColumn="0" w:lastRowLastColumn="0"/>
          <w:trHeight w:val="288"/>
          <w:ins w:id="1116"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5F4309F9" w14:textId="77777777" w:rsidR="001D329C" w:rsidRPr="001D329C" w:rsidRDefault="001D329C" w:rsidP="004248AE">
            <w:pPr>
              <w:jc w:val="left"/>
              <w:rPr>
                <w:ins w:id="1117" w:author="Ume Sauda Ghanyani" w:date="2025-11-06T16:28:00Z" w16du:dateUtc="2025-11-06T11:28:00Z"/>
                <w:rFonts w:ascii="Aptos Narrow" w:eastAsia="Times New Roman" w:hAnsi="Aptos Narrow" w:cs="Times New Roman"/>
                <w:color w:val="000000"/>
                <w:sz w:val="22"/>
                <w:szCs w:val="22"/>
              </w:rPr>
            </w:pPr>
            <w:ins w:id="1118" w:author="Ume Sauda Ghanyani" w:date="2025-11-06T16:28:00Z" w16du:dateUtc="2025-11-06T11:28:00Z">
              <w:r w:rsidRPr="001D329C">
                <w:rPr>
                  <w:rFonts w:ascii="Aptos Narrow" w:eastAsia="Times New Roman" w:hAnsi="Aptos Narrow" w:cs="Times New Roman"/>
                  <w:color w:val="000000"/>
                  <w:sz w:val="22"/>
                  <w:szCs w:val="22"/>
                </w:rPr>
                <w:t>functions</w:t>
              </w:r>
            </w:ins>
          </w:p>
        </w:tc>
        <w:tc>
          <w:tcPr>
            <w:tcW w:w="1100" w:type="dxa"/>
            <w:noWrap/>
            <w:hideMark/>
          </w:tcPr>
          <w:p w14:paraId="29E2717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19" w:author="Ume Sauda Ghanyani" w:date="2025-11-06T16:28:00Z" w16du:dateUtc="2025-11-06T11:28:00Z"/>
                <w:rFonts w:ascii="Aptos Narrow" w:eastAsia="Times New Roman" w:hAnsi="Aptos Narrow" w:cs="Times New Roman"/>
                <w:color w:val="000000"/>
                <w:sz w:val="22"/>
                <w:szCs w:val="22"/>
              </w:rPr>
            </w:pPr>
            <w:ins w:id="1120" w:author="Ume Sauda Ghanyani" w:date="2025-11-06T16:28:00Z" w16du:dateUtc="2025-11-06T11:28:00Z">
              <w:r w:rsidRPr="001D329C">
                <w:rPr>
                  <w:rFonts w:ascii="Aptos Narrow" w:eastAsia="Times New Roman" w:hAnsi="Aptos Narrow" w:cs="Times New Roman"/>
                  <w:color w:val="000000"/>
                  <w:sz w:val="22"/>
                  <w:szCs w:val="22"/>
                </w:rPr>
                <w:t>As-is JSON.</w:t>
              </w:r>
            </w:ins>
          </w:p>
        </w:tc>
        <w:tc>
          <w:tcPr>
            <w:tcW w:w="2980" w:type="dxa"/>
            <w:noWrap/>
            <w:hideMark/>
          </w:tcPr>
          <w:p w14:paraId="6F27E487"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21" w:author="Ume Sauda Ghanyani" w:date="2025-11-06T16:28:00Z" w16du:dateUtc="2025-11-06T11:28:00Z"/>
                <w:rFonts w:ascii="Arial Unicode MS" w:eastAsia="Times New Roman" w:hAnsi="Arial Unicode MS" w:cs="Times New Roman"/>
                <w:color w:val="000000"/>
              </w:rPr>
            </w:pPr>
            <w:proofErr w:type="spellStart"/>
            <w:ins w:id="1122" w:author="Ume Sauda Ghanyani" w:date="2025-11-06T16:28:00Z" w16du:dateUtc="2025-11-06T11:28:00Z">
              <w:r w:rsidRPr="001D329C">
                <w:rPr>
                  <w:rFonts w:ascii="Arial Unicode MS" w:eastAsia="Times New Roman" w:hAnsi="Arial Unicode MS" w:cs="Times New Roman"/>
                  <w:color w:val="000000"/>
                </w:rPr>
                <w:t>functions_json</w:t>
              </w:r>
              <w:proofErr w:type="spellEnd"/>
              <w:r w:rsidRPr="001D329C">
                <w:rPr>
                  <w:rFonts w:ascii="Aptos Narrow" w:eastAsia="Times New Roman" w:hAnsi="Aptos Narrow" w:cs="Times New Roman"/>
                  <w:color w:val="000000"/>
                  <w:sz w:val="22"/>
                  <w:szCs w:val="22"/>
                </w:rPr>
                <w:t xml:space="preserve"> + </w:t>
              </w:r>
              <w:proofErr w:type="spellStart"/>
              <w:r w:rsidRPr="001D329C">
                <w:rPr>
                  <w:rFonts w:ascii="Arial Unicode MS" w:eastAsia="Times New Roman" w:hAnsi="Arial Unicode MS" w:cs="Times New Roman"/>
                  <w:color w:val="000000"/>
                </w:rPr>
                <w:t>functions_hash</w:t>
              </w:r>
              <w:proofErr w:type="spellEnd"/>
              <w:r w:rsidRPr="001D329C">
                <w:rPr>
                  <w:rFonts w:ascii="Aptos Narrow" w:eastAsia="Times New Roman" w:hAnsi="Aptos Narrow" w:cs="Times New Roman"/>
                  <w:color w:val="000000"/>
                  <w:sz w:val="22"/>
                  <w:szCs w:val="22"/>
                </w:rPr>
                <w:t xml:space="preserve">. </w:t>
              </w:r>
            </w:ins>
          </w:p>
        </w:tc>
        <w:tc>
          <w:tcPr>
            <w:tcW w:w="1906" w:type="dxa"/>
            <w:hideMark/>
          </w:tcPr>
          <w:p w14:paraId="68770A5F"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23" w:author="Ume Sauda Ghanyani" w:date="2025-11-06T16:28:00Z" w16du:dateUtc="2025-11-06T11:28:00Z"/>
                <w:rFonts w:ascii="Aptos Narrow" w:eastAsia="Times New Roman" w:hAnsi="Aptos Narrow" w:cs="Times New Roman"/>
                <w:color w:val="000000"/>
                <w:sz w:val="22"/>
                <w:szCs w:val="22"/>
              </w:rPr>
            </w:pPr>
            <w:ins w:id="1124" w:author="Ume Sauda Ghanyani" w:date="2025-11-06T16:28:00Z" w16du:dateUtc="2025-11-06T11:28:00Z">
              <w:r w:rsidRPr="001D329C">
                <w:rPr>
                  <w:rFonts w:ascii="Aptos Narrow" w:eastAsia="Times New Roman" w:hAnsi="Aptos Narrow" w:cs="Times New Roman"/>
                  <w:color w:val="000000"/>
                  <w:sz w:val="22"/>
                  <w:szCs w:val="22"/>
                </w:rPr>
                <w:t>Not stored.</w:t>
              </w:r>
            </w:ins>
          </w:p>
        </w:tc>
        <w:tc>
          <w:tcPr>
            <w:tcW w:w="1699" w:type="dxa"/>
            <w:hideMark/>
          </w:tcPr>
          <w:p w14:paraId="39D5DE1E"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25" w:author="Ume Sauda Ghanyani" w:date="2025-11-06T16:28:00Z" w16du:dateUtc="2025-11-06T11:28:00Z"/>
                <w:rFonts w:ascii="Aptos Narrow" w:eastAsia="Times New Roman" w:hAnsi="Aptos Narrow" w:cs="Times New Roman"/>
                <w:color w:val="000000"/>
                <w:sz w:val="22"/>
                <w:szCs w:val="22"/>
              </w:rPr>
            </w:pPr>
            <w:ins w:id="1126" w:author="Ume Sauda Ghanyani" w:date="2025-11-06T16:28:00Z" w16du:dateUtc="2025-11-06T11:28:00Z">
              <w:r w:rsidRPr="001D329C">
                <w:rPr>
                  <w:rFonts w:ascii="Aptos Narrow" w:eastAsia="Times New Roman" w:hAnsi="Aptos Narrow" w:cs="Times New Roman"/>
                  <w:color w:val="000000"/>
                  <w:sz w:val="22"/>
                  <w:szCs w:val="22"/>
                </w:rPr>
                <w:t>Not stored.</w:t>
              </w:r>
            </w:ins>
          </w:p>
        </w:tc>
      </w:tr>
      <w:tr w:rsidR="004248AE" w:rsidRPr="001D329C" w14:paraId="6A388408" w14:textId="77777777" w:rsidTr="004248AE">
        <w:trPr>
          <w:trHeight w:val="576"/>
          <w:ins w:id="1127"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6F83366E" w14:textId="77777777" w:rsidR="001D329C" w:rsidRPr="001D329C" w:rsidRDefault="001D329C" w:rsidP="004248AE">
            <w:pPr>
              <w:jc w:val="left"/>
              <w:rPr>
                <w:ins w:id="1128" w:author="Ume Sauda Ghanyani" w:date="2025-11-06T16:28:00Z" w16du:dateUtc="2025-11-06T11:28:00Z"/>
                <w:rFonts w:ascii="Aptos Narrow" w:eastAsia="Times New Roman" w:hAnsi="Aptos Narrow" w:cs="Times New Roman"/>
                <w:color w:val="000000"/>
                <w:sz w:val="22"/>
                <w:szCs w:val="22"/>
              </w:rPr>
            </w:pPr>
            <w:proofErr w:type="spellStart"/>
            <w:ins w:id="1129" w:author="Ume Sauda Ghanyani" w:date="2025-11-06T16:28:00Z" w16du:dateUtc="2025-11-06T11:28:00Z">
              <w:r w:rsidRPr="001D329C">
                <w:rPr>
                  <w:rFonts w:ascii="Aptos Narrow" w:eastAsia="Times New Roman" w:hAnsi="Aptos Narrow" w:cs="Times New Roman"/>
                  <w:color w:val="000000"/>
                  <w:sz w:val="22"/>
                  <w:szCs w:val="22"/>
                </w:rPr>
                <w:t>tenant_</w:t>
              </w:r>
              <w:proofErr w:type="gramStart"/>
              <w:r w:rsidRPr="001D329C">
                <w:rPr>
                  <w:rFonts w:ascii="Aptos Narrow" w:eastAsia="Times New Roman" w:hAnsi="Aptos Narrow" w:cs="Times New Roman"/>
                  <w:color w:val="000000"/>
                  <w:sz w:val="22"/>
                  <w:szCs w:val="22"/>
                </w:rPr>
                <w:t>id</w:t>
              </w:r>
              <w:proofErr w:type="spellEnd"/>
              <w:r w:rsidRPr="001D329C">
                <w:rPr>
                  <w:rFonts w:ascii="Aptos Narrow" w:eastAsia="Times New Roman" w:hAnsi="Aptos Narrow" w:cs="Times New Roman"/>
                  <w:color w:val="000000"/>
                  <w:sz w:val="22"/>
                  <w:szCs w:val="22"/>
                </w:rPr>
                <w:t>(</w:t>
              </w:r>
              <w:proofErr w:type="gramEnd"/>
              <w:r w:rsidRPr="001D329C">
                <w:rPr>
                  <w:rFonts w:ascii="Aptos Narrow" w:eastAsia="Times New Roman" w:hAnsi="Aptos Narrow" w:cs="Times New Roman"/>
                  <w:color w:val="000000"/>
                  <w:sz w:val="22"/>
                  <w:szCs w:val="22"/>
                </w:rPr>
                <w:t>PK)</w:t>
              </w:r>
            </w:ins>
          </w:p>
        </w:tc>
        <w:tc>
          <w:tcPr>
            <w:tcW w:w="1100" w:type="dxa"/>
            <w:noWrap/>
            <w:hideMark/>
          </w:tcPr>
          <w:p w14:paraId="17CC0B8E"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30" w:author="Ume Sauda Ghanyani" w:date="2025-11-06T16:28:00Z" w16du:dateUtc="2025-11-06T11:28:00Z"/>
                <w:rFonts w:ascii="Aptos Narrow" w:eastAsia="Times New Roman" w:hAnsi="Aptos Narrow" w:cs="Times New Roman"/>
                <w:color w:val="000000"/>
                <w:sz w:val="22"/>
                <w:szCs w:val="22"/>
              </w:rPr>
            </w:pPr>
            <w:ins w:id="1131"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09E40827"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32" w:author="Ume Sauda Ghanyani" w:date="2025-11-06T16:28:00Z" w16du:dateUtc="2025-11-06T11:28:00Z"/>
                <w:rFonts w:ascii="Aptos Narrow" w:eastAsia="Times New Roman" w:hAnsi="Aptos Narrow" w:cs="Times New Roman"/>
                <w:color w:val="000000"/>
                <w:sz w:val="22"/>
                <w:szCs w:val="22"/>
              </w:rPr>
            </w:pPr>
            <w:ins w:id="1133"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0C19712D"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34" w:author="Ume Sauda Ghanyani" w:date="2025-11-06T16:28:00Z" w16du:dateUtc="2025-11-06T11:28:00Z"/>
                <w:rFonts w:ascii="Aptos Narrow" w:eastAsia="Times New Roman" w:hAnsi="Aptos Narrow" w:cs="Times New Roman"/>
                <w:color w:val="000000"/>
                <w:sz w:val="22"/>
                <w:szCs w:val="22"/>
              </w:rPr>
            </w:pPr>
            <w:ins w:id="1135" w:author="Ume Sauda Ghanyani" w:date="2025-11-06T16:28:00Z" w16du:dateUtc="2025-11-06T11:28:00Z">
              <w:r w:rsidRPr="001D329C">
                <w:rPr>
                  <w:rFonts w:ascii="Aptos Narrow" w:eastAsia="Times New Roman" w:hAnsi="Aptos Narrow" w:cs="Times New Roman"/>
                  <w:color w:val="000000"/>
                  <w:sz w:val="22"/>
                  <w:szCs w:val="22"/>
                </w:rPr>
                <w:t>Part of template business key</w:t>
              </w:r>
            </w:ins>
          </w:p>
        </w:tc>
        <w:tc>
          <w:tcPr>
            <w:tcW w:w="1699" w:type="dxa"/>
            <w:hideMark/>
          </w:tcPr>
          <w:p w14:paraId="471776E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36" w:author="Ume Sauda Ghanyani" w:date="2025-11-06T16:28:00Z" w16du:dateUtc="2025-11-06T11:28:00Z"/>
                <w:rFonts w:ascii="Aptos Narrow" w:eastAsia="Times New Roman" w:hAnsi="Aptos Narrow" w:cs="Times New Roman"/>
                <w:color w:val="000000"/>
                <w:sz w:val="22"/>
                <w:szCs w:val="22"/>
              </w:rPr>
            </w:pPr>
            <w:ins w:id="1137" w:author="Ume Sauda Ghanyani" w:date="2025-11-06T16:28:00Z" w16du:dateUtc="2025-11-06T11:28:00Z">
              <w:r w:rsidRPr="001D329C">
                <w:rPr>
                  <w:rFonts w:ascii="Aptos Narrow" w:eastAsia="Times New Roman" w:hAnsi="Aptos Narrow" w:cs="Times New Roman"/>
                  <w:color w:val="000000"/>
                  <w:sz w:val="22"/>
                  <w:szCs w:val="22"/>
                </w:rPr>
                <w:t>Tenant catalogs &amp; SLAs.</w:t>
              </w:r>
            </w:ins>
          </w:p>
        </w:tc>
      </w:tr>
      <w:tr w:rsidR="004248AE" w:rsidRPr="001D329C" w14:paraId="0F0317DE" w14:textId="77777777" w:rsidTr="004248AE">
        <w:trPr>
          <w:cnfStyle w:val="000000100000" w:firstRow="0" w:lastRow="0" w:firstColumn="0" w:lastColumn="0" w:oddVBand="0" w:evenVBand="0" w:oddHBand="1" w:evenHBand="0" w:firstRowFirstColumn="0" w:firstRowLastColumn="0" w:lastRowFirstColumn="0" w:lastRowLastColumn="0"/>
          <w:trHeight w:val="576"/>
          <w:ins w:id="1138"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52E0F22" w14:textId="77777777" w:rsidR="001D329C" w:rsidRPr="001D329C" w:rsidRDefault="001D329C" w:rsidP="004248AE">
            <w:pPr>
              <w:jc w:val="left"/>
              <w:rPr>
                <w:ins w:id="1139" w:author="Ume Sauda Ghanyani" w:date="2025-11-06T16:28:00Z" w16du:dateUtc="2025-11-06T11:28:00Z"/>
                <w:rFonts w:ascii="Aptos Narrow" w:eastAsia="Times New Roman" w:hAnsi="Aptos Narrow" w:cs="Times New Roman"/>
                <w:color w:val="000000"/>
                <w:sz w:val="22"/>
                <w:szCs w:val="22"/>
              </w:rPr>
            </w:pPr>
            <w:proofErr w:type="spellStart"/>
            <w:ins w:id="1140" w:author="Ume Sauda Ghanyani" w:date="2025-11-06T16:28:00Z" w16du:dateUtc="2025-11-06T11:28:00Z">
              <w:r w:rsidRPr="001D329C">
                <w:rPr>
                  <w:rFonts w:ascii="Aptos Narrow" w:eastAsia="Times New Roman" w:hAnsi="Aptos Narrow" w:cs="Times New Roman"/>
                  <w:color w:val="000000"/>
                  <w:sz w:val="22"/>
                  <w:szCs w:val="22"/>
                </w:rPr>
                <w:t>created_by</w:t>
              </w:r>
              <w:proofErr w:type="spellEnd"/>
            </w:ins>
          </w:p>
        </w:tc>
        <w:tc>
          <w:tcPr>
            <w:tcW w:w="1100" w:type="dxa"/>
            <w:noWrap/>
            <w:hideMark/>
          </w:tcPr>
          <w:p w14:paraId="2307583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41" w:author="Ume Sauda Ghanyani" w:date="2025-11-06T16:28:00Z" w16du:dateUtc="2025-11-06T11:28:00Z"/>
                <w:rFonts w:ascii="Aptos Narrow" w:eastAsia="Times New Roman" w:hAnsi="Aptos Narrow" w:cs="Times New Roman"/>
                <w:color w:val="000000"/>
                <w:sz w:val="22"/>
                <w:szCs w:val="22"/>
              </w:rPr>
            </w:pPr>
            <w:ins w:id="1142"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6BD090D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43" w:author="Ume Sauda Ghanyani" w:date="2025-11-06T16:28:00Z" w16du:dateUtc="2025-11-06T11:28:00Z"/>
                <w:rFonts w:ascii="Aptos Narrow" w:eastAsia="Times New Roman" w:hAnsi="Aptos Narrow" w:cs="Times New Roman"/>
                <w:color w:val="000000"/>
                <w:sz w:val="22"/>
                <w:szCs w:val="22"/>
              </w:rPr>
            </w:pPr>
            <w:ins w:id="1144" w:author="Ume Sauda Ghanyani" w:date="2025-11-06T16:28:00Z" w16du:dateUtc="2025-11-06T11:28:00Z">
              <w:r w:rsidRPr="001D329C">
                <w:rPr>
                  <w:rFonts w:ascii="Aptos Narrow" w:eastAsia="Times New Roman" w:hAnsi="Aptos Narrow" w:cs="Times New Roman"/>
                  <w:color w:val="000000"/>
                  <w:sz w:val="22"/>
                  <w:szCs w:val="22"/>
                </w:rPr>
                <w:t>STRING.</w:t>
              </w:r>
            </w:ins>
          </w:p>
        </w:tc>
        <w:tc>
          <w:tcPr>
            <w:tcW w:w="1906" w:type="dxa"/>
            <w:hideMark/>
          </w:tcPr>
          <w:p w14:paraId="3B519E4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45" w:author="Ume Sauda Ghanyani" w:date="2025-11-06T16:28:00Z" w16du:dateUtc="2025-11-06T11:28:00Z"/>
                <w:rFonts w:ascii="Aptos Narrow" w:eastAsia="Times New Roman" w:hAnsi="Aptos Narrow" w:cs="Times New Roman"/>
                <w:color w:val="000000"/>
                <w:sz w:val="22"/>
                <w:szCs w:val="22"/>
              </w:rPr>
            </w:pPr>
            <w:ins w:id="1146" w:author="Ume Sauda Ghanyani" w:date="2025-11-06T16:28:00Z" w16du:dateUtc="2025-11-06T11:28:00Z">
              <w:r w:rsidRPr="001D329C">
                <w:rPr>
                  <w:rFonts w:ascii="Aptos Narrow" w:eastAsia="Times New Roman" w:hAnsi="Aptos Narrow" w:cs="Times New Roman"/>
                  <w:color w:val="000000"/>
                  <w:sz w:val="22"/>
                  <w:szCs w:val="22"/>
                </w:rPr>
                <w:t>On revision (who introduced it).</w:t>
              </w:r>
            </w:ins>
          </w:p>
        </w:tc>
        <w:tc>
          <w:tcPr>
            <w:tcW w:w="1699" w:type="dxa"/>
            <w:hideMark/>
          </w:tcPr>
          <w:p w14:paraId="45314A7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47" w:author="Ume Sauda Ghanyani" w:date="2025-11-06T16:28:00Z" w16du:dateUtc="2025-11-06T11:28:00Z"/>
                <w:rFonts w:ascii="Aptos Narrow" w:eastAsia="Times New Roman" w:hAnsi="Aptos Narrow" w:cs="Times New Roman"/>
                <w:color w:val="000000"/>
                <w:sz w:val="22"/>
                <w:szCs w:val="22"/>
              </w:rPr>
            </w:pPr>
            <w:ins w:id="1148" w:author="Ume Sauda Ghanyani" w:date="2025-11-06T16:28:00Z" w16du:dateUtc="2025-11-06T11:28:00Z">
              <w:r w:rsidRPr="001D329C">
                <w:rPr>
                  <w:rFonts w:ascii="Aptos Narrow" w:eastAsia="Times New Roman" w:hAnsi="Aptos Narrow" w:cs="Times New Roman"/>
                  <w:color w:val="000000"/>
                  <w:sz w:val="22"/>
                  <w:szCs w:val="22"/>
                </w:rPr>
                <w:t>Ownership KPIs.</w:t>
              </w:r>
            </w:ins>
          </w:p>
        </w:tc>
      </w:tr>
      <w:tr w:rsidR="004248AE" w:rsidRPr="001D329C" w14:paraId="5E1E28DF" w14:textId="77777777" w:rsidTr="004248AE">
        <w:trPr>
          <w:trHeight w:val="576"/>
          <w:ins w:id="1149"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4B7688F" w14:textId="77777777" w:rsidR="001D329C" w:rsidRPr="001D329C" w:rsidRDefault="001D329C" w:rsidP="004248AE">
            <w:pPr>
              <w:jc w:val="left"/>
              <w:rPr>
                <w:ins w:id="1150" w:author="Ume Sauda Ghanyani" w:date="2025-11-06T16:28:00Z" w16du:dateUtc="2025-11-06T11:28:00Z"/>
                <w:rFonts w:ascii="Aptos Narrow" w:eastAsia="Times New Roman" w:hAnsi="Aptos Narrow" w:cs="Times New Roman"/>
                <w:color w:val="000000"/>
                <w:sz w:val="22"/>
                <w:szCs w:val="22"/>
              </w:rPr>
            </w:pPr>
            <w:proofErr w:type="spellStart"/>
            <w:ins w:id="1151" w:author="Ume Sauda Ghanyani" w:date="2025-11-06T16:28:00Z" w16du:dateUtc="2025-11-06T11:28:00Z">
              <w:r w:rsidRPr="001D329C">
                <w:rPr>
                  <w:rFonts w:ascii="Aptos Narrow" w:eastAsia="Times New Roman" w:hAnsi="Aptos Narrow" w:cs="Times New Roman"/>
                  <w:color w:val="000000"/>
                  <w:sz w:val="22"/>
                  <w:szCs w:val="22"/>
                </w:rPr>
                <w:t>created_at</w:t>
              </w:r>
              <w:proofErr w:type="spellEnd"/>
            </w:ins>
          </w:p>
        </w:tc>
        <w:tc>
          <w:tcPr>
            <w:tcW w:w="1100" w:type="dxa"/>
            <w:noWrap/>
            <w:hideMark/>
          </w:tcPr>
          <w:p w14:paraId="0B32DF5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52" w:author="Ume Sauda Ghanyani" w:date="2025-11-06T16:28:00Z" w16du:dateUtc="2025-11-06T11:28:00Z"/>
                <w:rFonts w:ascii="Aptos Narrow" w:eastAsia="Times New Roman" w:hAnsi="Aptos Narrow" w:cs="Times New Roman"/>
                <w:color w:val="000000"/>
                <w:sz w:val="22"/>
                <w:szCs w:val="22"/>
              </w:rPr>
            </w:pPr>
            <w:ins w:id="1153"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39ADBDBB"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54" w:author="Ume Sauda Ghanyani" w:date="2025-11-06T16:28:00Z" w16du:dateUtc="2025-11-06T11:28:00Z"/>
                <w:rFonts w:ascii="Aptos Narrow" w:eastAsia="Times New Roman" w:hAnsi="Aptos Narrow" w:cs="Times New Roman"/>
                <w:color w:val="000000"/>
                <w:sz w:val="22"/>
                <w:szCs w:val="22"/>
              </w:rPr>
            </w:pPr>
            <w:ins w:id="1155" w:author="Ume Sauda Ghanyani" w:date="2025-11-06T16:28:00Z" w16du:dateUtc="2025-11-06T11:28:00Z">
              <w:r w:rsidRPr="001D329C">
                <w:rPr>
                  <w:rFonts w:ascii="Aptos Narrow" w:eastAsia="Times New Roman" w:hAnsi="Aptos Narrow" w:cs="Times New Roman"/>
                  <w:color w:val="000000"/>
                  <w:sz w:val="22"/>
                  <w:szCs w:val="22"/>
                </w:rPr>
                <w:t>TIMESTAMPTZ.</w:t>
              </w:r>
            </w:ins>
          </w:p>
        </w:tc>
        <w:tc>
          <w:tcPr>
            <w:tcW w:w="1906" w:type="dxa"/>
            <w:hideMark/>
          </w:tcPr>
          <w:p w14:paraId="59547537"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56" w:author="Ume Sauda Ghanyani" w:date="2025-11-06T16:28:00Z" w16du:dateUtc="2025-11-06T11:28:00Z"/>
                <w:rFonts w:ascii="Aptos Narrow" w:eastAsia="Times New Roman" w:hAnsi="Aptos Narrow" w:cs="Times New Roman"/>
                <w:color w:val="000000"/>
                <w:sz w:val="22"/>
                <w:szCs w:val="22"/>
              </w:rPr>
            </w:pPr>
            <w:ins w:id="1157" w:author="Ume Sauda Ghanyani" w:date="2025-11-06T16:28:00Z" w16du:dateUtc="2025-11-06T11:28:00Z">
              <w:r w:rsidRPr="001D329C">
                <w:rPr>
                  <w:rFonts w:ascii="Aptos Narrow" w:eastAsia="Times New Roman" w:hAnsi="Aptos Narrow" w:cs="Times New Roman"/>
                  <w:color w:val="000000"/>
                  <w:sz w:val="22"/>
                  <w:szCs w:val="22"/>
                </w:rPr>
                <w:t xml:space="preserve">Becomes </w:t>
              </w:r>
              <w:proofErr w:type="spellStart"/>
              <w:r w:rsidRPr="001D329C">
                <w:rPr>
                  <w:rFonts w:ascii="Arial Unicode MS" w:eastAsia="Times New Roman" w:hAnsi="Arial Unicode MS" w:cs="Times New Roman"/>
                  <w:color w:val="000000"/>
                </w:rPr>
                <w:t>valid_from_ts</w:t>
              </w:r>
              <w:proofErr w:type="spellEnd"/>
              <w:r w:rsidRPr="001D329C">
                <w:rPr>
                  <w:rFonts w:ascii="Aptos Narrow" w:eastAsia="Times New Roman" w:hAnsi="Aptos Narrow" w:cs="Times New Roman"/>
                  <w:color w:val="000000"/>
                  <w:sz w:val="22"/>
                  <w:szCs w:val="22"/>
                </w:rPr>
                <w:t xml:space="preserve"> for SCD2 revision.</w:t>
              </w:r>
            </w:ins>
          </w:p>
        </w:tc>
        <w:tc>
          <w:tcPr>
            <w:tcW w:w="1699" w:type="dxa"/>
            <w:hideMark/>
          </w:tcPr>
          <w:p w14:paraId="1821A75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58" w:author="Ume Sauda Ghanyani" w:date="2025-11-06T16:28:00Z" w16du:dateUtc="2025-11-06T11:28:00Z"/>
                <w:rFonts w:ascii="Aptos Narrow" w:eastAsia="Times New Roman" w:hAnsi="Aptos Narrow" w:cs="Times New Roman"/>
                <w:color w:val="000000"/>
                <w:sz w:val="22"/>
                <w:szCs w:val="22"/>
              </w:rPr>
            </w:pPr>
            <w:ins w:id="1159" w:author="Ume Sauda Ghanyani" w:date="2025-11-06T16:28:00Z" w16du:dateUtc="2025-11-06T11:28:00Z">
              <w:r w:rsidRPr="001D329C">
                <w:rPr>
                  <w:rFonts w:ascii="Aptos Narrow" w:eastAsia="Times New Roman" w:hAnsi="Aptos Narrow" w:cs="Times New Roman"/>
                  <w:color w:val="000000"/>
                  <w:sz w:val="22"/>
                  <w:szCs w:val="22"/>
                </w:rPr>
                <w:t>Lead time/age metrics.</w:t>
              </w:r>
            </w:ins>
          </w:p>
        </w:tc>
      </w:tr>
      <w:tr w:rsidR="004248AE" w:rsidRPr="001D329C" w14:paraId="1FBB8FCB" w14:textId="77777777" w:rsidTr="004248AE">
        <w:trPr>
          <w:cnfStyle w:val="000000100000" w:firstRow="0" w:lastRow="0" w:firstColumn="0" w:lastColumn="0" w:oddVBand="0" w:evenVBand="0" w:oddHBand="1" w:evenHBand="0" w:firstRowFirstColumn="0" w:firstRowLastColumn="0" w:lastRowFirstColumn="0" w:lastRowLastColumn="0"/>
          <w:trHeight w:val="576"/>
          <w:ins w:id="1160"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612D28C" w14:textId="77777777" w:rsidR="001D329C" w:rsidRPr="001D329C" w:rsidRDefault="001D329C" w:rsidP="004248AE">
            <w:pPr>
              <w:jc w:val="left"/>
              <w:rPr>
                <w:ins w:id="1161" w:author="Ume Sauda Ghanyani" w:date="2025-11-06T16:28:00Z" w16du:dateUtc="2025-11-06T11:28:00Z"/>
                <w:rFonts w:ascii="Aptos Narrow" w:eastAsia="Times New Roman" w:hAnsi="Aptos Narrow" w:cs="Times New Roman"/>
                <w:color w:val="000000"/>
                <w:sz w:val="22"/>
                <w:szCs w:val="22"/>
              </w:rPr>
            </w:pPr>
            <w:proofErr w:type="spellStart"/>
            <w:ins w:id="1162" w:author="Ume Sauda Ghanyani" w:date="2025-11-06T16:28:00Z" w16du:dateUtc="2025-11-06T11:28:00Z">
              <w:r w:rsidRPr="001D329C">
                <w:rPr>
                  <w:rFonts w:ascii="Aptos Narrow" w:eastAsia="Times New Roman" w:hAnsi="Aptos Narrow" w:cs="Times New Roman"/>
                  <w:color w:val="000000"/>
                  <w:sz w:val="22"/>
                  <w:szCs w:val="22"/>
                </w:rPr>
                <w:t>updated_at</w:t>
              </w:r>
              <w:proofErr w:type="spellEnd"/>
            </w:ins>
          </w:p>
        </w:tc>
        <w:tc>
          <w:tcPr>
            <w:tcW w:w="1100" w:type="dxa"/>
            <w:noWrap/>
            <w:hideMark/>
          </w:tcPr>
          <w:p w14:paraId="5B240F09"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63" w:author="Ume Sauda Ghanyani" w:date="2025-11-06T16:28:00Z" w16du:dateUtc="2025-11-06T11:28:00Z"/>
                <w:rFonts w:ascii="Aptos Narrow" w:eastAsia="Times New Roman" w:hAnsi="Aptos Narrow" w:cs="Times New Roman"/>
                <w:color w:val="000000"/>
                <w:sz w:val="22"/>
                <w:szCs w:val="22"/>
              </w:rPr>
            </w:pPr>
            <w:ins w:id="1164"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1161C5B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65" w:author="Ume Sauda Ghanyani" w:date="2025-11-06T16:28:00Z" w16du:dateUtc="2025-11-06T11:28:00Z"/>
                <w:rFonts w:ascii="Aptos Narrow" w:eastAsia="Times New Roman" w:hAnsi="Aptos Narrow" w:cs="Times New Roman"/>
                <w:color w:val="000000"/>
                <w:sz w:val="22"/>
                <w:szCs w:val="22"/>
              </w:rPr>
            </w:pPr>
            <w:ins w:id="1166" w:author="Ume Sauda Ghanyani" w:date="2025-11-06T16:28:00Z" w16du:dateUtc="2025-11-06T11:28:00Z">
              <w:r w:rsidRPr="001D329C">
                <w:rPr>
                  <w:rFonts w:ascii="Aptos Narrow" w:eastAsia="Times New Roman" w:hAnsi="Aptos Narrow" w:cs="Times New Roman"/>
                  <w:color w:val="000000"/>
                  <w:sz w:val="22"/>
                  <w:szCs w:val="22"/>
                </w:rPr>
                <w:t>TIMESTAMPTZ.</w:t>
              </w:r>
            </w:ins>
          </w:p>
        </w:tc>
        <w:tc>
          <w:tcPr>
            <w:tcW w:w="1906" w:type="dxa"/>
            <w:hideMark/>
          </w:tcPr>
          <w:p w14:paraId="6EEB5B44"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67" w:author="Ume Sauda Ghanyani" w:date="2025-11-06T16:28:00Z" w16du:dateUtc="2025-11-06T11:28:00Z"/>
                <w:rFonts w:ascii="Aptos Narrow" w:eastAsia="Times New Roman" w:hAnsi="Aptos Narrow" w:cs="Times New Roman"/>
                <w:color w:val="000000"/>
                <w:sz w:val="22"/>
                <w:szCs w:val="22"/>
              </w:rPr>
            </w:pPr>
            <w:ins w:id="1168" w:author="Ume Sauda Ghanyani" w:date="2025-11-06T16:28:00Z" w16du:dateUtc="2025-11-06T11:28:00Z">
              <w:r w:rsidRPr="001D329C">
                <w:rPr>
                  <w:rFonts w:ascii="Aptos Narrow" w:eastAsia="Times New Roman" w:hAnsi="Aptos Narrow" w:cs="Times New Roman"/>
                  <w:color w:val="000000"/>
                  <w:sz w:val="22"/>
                  <w:szCs w:val="22"/>
                </w:rPr>
                <w:t>Closes prior revision (</w:t>
              </w:r>
              <w:proofErr w:type="spellStart"/>
              <w:r w:rsidRPr="001D329C">
                <w:rPr>
                  <w:rFonts w:ascii="Arial Unicode MS" w:eastAsia="Times New Roman" w:hAnsi="Arial Unicode MS" w:cs="Times New Roman"/>
                  <w:color w:val="000000"/>
                </w:rPr>
                <w:t>valid_to_ts</w:t>
              </w:r>
              <w:proofErr w:type="spellEnd"/>
              <w:r w:rsidRPr="001D329C">
                <w:rPr>
                  <w:rFonts w:ascii="Aptos Narrow" w:eastAsia="Times New Roman" w:hAnsi="Aptos Narrow" w:cs="Times New Roman"/>
                  <w:color w:val="000000"/>
                  <w:sz w:val="22"/>
                  <w:szCs w:val="22"/>
                </w:rPr>
                <w:t>).</w:t>
              </w:r>
            </w:ins>
          </w:p>
        </w:tc>
        <w:tc>
          <w:tcPr>
            <w:tcW w:w="1699" w:type="dxa"/>
            <w:hideMark/>
          </w:tcPr>
          <w:p w14:paraId="561932B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69" w:author="Ume Sauda Ghanyani" w:date="2025-11-06T16:28:00Z" w16du:dateUtc="2025-11-06T11:28:00Z"/>
                <w:rFonts w:ascii="Aptos Narrow" w:eastAsia="Times New Roman" w:hAnsi="Aptos Narrow" w:cs="Times New Roman"/>
                <w:color w:val="000000"/>
                <w:sz w:val="22"/>
                <w:szCs w:val="22"/>
              </w:rPr>
            </w:pPr>
            <w:ins w:id="1170" w:author="Ume Sauda Ghanyani" w:date="2025-11-06T16:28:00Z" w16du:dateUtc="2025-11-06T11:28:00Z">
              <w:r w:rsidRPr="001D329C">
                <w:rPr>
                  <w:rFonts w:ascii="Aptos Narrow" w:eastAsia="Times New Roman" w:hAnsi="Aptos Narrow" w:cs="Times New Roman"/>
                  <w:color w:val="000000"/>
                  <w:sz w:val="22"/>
                  <w:szCs w:val="22"/>
                </w:rPr>
                <w:t>Freshness/drift timing.</w:t>
              </w:r>
            </w:ins>
          </w:p>
        </w:tc>
      </w:tr>
      <w:tr w:rsidR="004248AE" w:rsidRPr="001D329C" w14:paraId="229B9B39" w14:textId="77777777" w:rsidTr="004248AE">
        <w:trPr>
          <w:trHeight w:val="576"/>
          <w:ins w:id="1171"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79881524" w14:textId="77777777" w:rsidR="001D329C" w:rsidRPr="001D329C" w:rsidRDefault="001D329C" w:rsidP="004248AE">
            <w:pPr>
              <w:jc w:val="left"/>
              <w:rPr>
                <w:ins w:id="1172" w:author="Ume Sauda Ghanyani" w:date="2025-11-06T16:28:00Z" w16du:dateUtc="2025-11-06T11:28:00Z"/>
                <w:rFonts w:ascii="Aptos Narrow" w:eastAsia="Times New Roman" w:hAnsi="Aptos Narrow" w:cs="Times New Roman"/>
                <w:color w:val="000000"/>
                <w:sz w:val="22"/>
                <w:szCs w:val="22"/>
              </w:rPr>
            </w:pPr>
            <w:ins w:id="1173" w:author="Ume Sauda Ghanyani" w:date="2025-11-06T16:28:00Z" w16du:dateUtc="2025-11-06T11:28:00Z">
              <w:r w:rsidRPr="001D329C">
                <w:rPr>
                  <w:rFonts w:ascii="Aptos Narrow" w:eastAsia="Times New Roman" w:hAnsi="Aptos Narrow" w:cs="Times New Roman"/>
                  <w:color w:val="000000"/>
                  <w:sz w:val="22"/>
                  <w:szCs w:val="22"/>
                </w:rPr>
                <w:t>status</w:t>
              </w:r>
            </w:ins>
          </w:p>
        </w:tc>
        <w:tc>
          <w:tcPr>
            <w:tcW w:w="1100" w:type="dxa"/>
            <w:noWrap/>
            <w:hideMark/>
          </w:tcPr>
          <w:p w14:paraId="74A0015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74" w:author="Ume Sauda Ghanyani" w:date="2025-11-06T16:28:00Z" w16du:dateUtc="2025-11-06T11:28:00Z"/>
                <w:rFonts w:ascii="Aptos Narrow" w:eastAsia="Times New Roman" w:hAnsi="Aptos Narrow" w:cs="Times New Roman"/>
                <w:color w:val="000000"/>
                <w:sz w:val="22"/>
                <w:szCs w:val="22"/>
              </w:rPr>
            </w:pPr>
            <w:ins w:id="1175" w:author="Ume Sauda Ghanyani" w:date="2025-11-06T16:28:00Z" w16du:dateUtc="2025-11-06T11:28:00Z">
              <w:r w:rsidRPr="001D329C">
                <w:rPr>
                  <w:rFonts w:ascii="Aptos Narrow" w:eastAsia="Times New Roman" w:hAnsi="Aptos Narrow" w:cs="Times New Roman"/>
                  <w:color w:val="000000"/>
                  <w:sz w:val="22"/>
                  <w:szCs w:val="22"/>
                </w:rPr>
                <w:t>As-is.</w:t>
              </w:r>
            </w:ins>
          </w:p>
        </w:tc>
        <w:tc>
          <w:tcPr>
            <w:tcW w:w="2980" w:type="dxa"/>
            <w:noWrap/>
            <w:hideMark/>
          </w:tcPr>
          <w:p w14:paraId="3960127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76" w:author="Ume Sauda Ghanyani" w:date="2025-11-06T16:28:00Z" w16du:dateUtc="2025-11-06T11:28:00Z"/>
                <w:rFonts w:ascii="Aptos Narrow" w:eastAsia="Times New Roman" w:hAnsi="Aptos Narrow" w:cs="Times New Roman"/>
                <w:color w:val="000000"/>
                <w:sz w:val="22"/>
                <w:szCs w:val="22"/>
              </w:rPr>
            </w:pPr>
            <w:ins w:id="1177" w:author="Ume Sauda Ghanyani" w:date="2025-11-06T16:28:00Z" w16du:dateUtc="2025-11-06T11:28:00Z">
              <w:r w:rsidRPr="001D329C">
                <w:rPr>
                  <w:rFonts w:ascii="Aptos Narrow" w:eastAsia="Times New Roman" w:hAnsi="Aptos Narrow" w:cs="Times New Roman"/>
                  <w:color w:val="000000"/>
                  <w:sz w:val="22"/>
                  <w:szCs w:val="22"/>
                </w:rPr>
                <w:t>ENUM-</w:t>
              </w:r>
              <w:proofErr w:type="spellStart"/>
              <w:r w:rsidRPr="001D329C">
                <w:rPr>
                  <w:rFonts w:ascii="Aptos Narrow" w:eastAsia="Times New Roman" w:hAnsi="Aptos Narrow" w:cs="Times New Roman"/>
                  <w:color w:val="000000"/>
                  <w:sz w:val="22"/>
                  <w:szCs w:val="22"/>
                </w:rPr>
                <w:t>ish</w:t>
              </w:r>
              <w:proofErr w:type="spellEnd"/>
              <w:r w:rsidRPr="001D329C">
                <w:rPr>
                  <w:rFonts w:ascii="Aptos Narrow" w:eastAsia="Times New Roman" w:hAnsi="Aptos Narrow" w:cs="Times New Roman"/>
                  <w:color w:val="000000"/>
                  <w:sz w:val="22"/>
                  <w:szCs w:val="22"/>
                </w:rPr>
                <w:t>.</w:t>
              </w:r>
            </w:ins>
          </w:p>
        </w:tc>
        <w:tc>
          <w:tcPr>
            <w:tcW w:w="1906" w:type="dxa"/>
            <w:hideMark/>
          </w:tcPr>
          <w:p w14:paraId="35B03691"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78" w:author="Ume Sauda Ghanyani" w:date="2025-11-06T16:28:00Z" w16du:dateUtc="2025-11-06T11:28:00Z"/>
                <w:rFonts w:ascii="Aptos Narrow" w:eastAsia="Times New Roman" w:hAnsi="Aptos Narrow" w:cs="Times New Roman"/>
                <w:color w:val="000000"/>
                <w:sz w:val="22"/>
                <w:szCs w:val="22"/>
              </w:rPr>
            </w:pPr>
            <w:ins w:id="1179" w:author="Ume Sauda Ghanyani" w:date="2025-11-06T16:28:00Z" w16du:dateUtc="2025-11-06T11:28:00Z">
              <w:r w:rsidRPr="001D329C">
                <w:rPr>
                  <w:rFonts w:ascii="Aptos Narrow" w:eastAsia="Times New Roman" w:hAnsi="Aptos Narrow" w:cs="Times New Roman"/>
                  <w:color w:val="000000"/>
                  <w:sz w:val="22"/>
                  <w:szCs w:val="22"/>
                </w:rPr>
                <w:t xml:space="preserve">On </w:t>
              </w:r>
              <w:proofErr w:type="gramStart"/>
              <w:r w:rsidRPr="001D329C">
                <w:rPr>
                  <w:rFonts w:ascii="Aptos Narrow" w:eastAsia="Times New Roman" w:hAnsi="Aptos Narrow" w:cs="Times New Roman"/>
                  <w:color w:val="000000"/>
                  <w:sz w:val="22"/>
                  <w:szCs w:val="22"/>
                </w:rPr>
                <w:t>revision;</w:t>
              </w:r>
              <w:proofErr w:type="gramEnd"/>
              <w:r w:rsidRPr="001D329C">
                <w:rPr>
                  <w:rFonts w:ascii="Aptos Narrow" w:eastAsia="Times New Roman" w:hAnsi="Aptos Narrow" w:cs="Times New Roman"/>
                  <w:color w:val="000000"/>
                  <w:sz w:val="22"/>
                  <w:szCs w:val="22"/>
                </w:rPr>
                <w:t xml:space="preserve"> selects current.</w:t>
              </w:r>
            </w:ins>
          </w:p>
        </w:tc>
        <w:tc>
          <w:tcPr>
            <w:tcW w:w="1699" w:type="dxa"/>
            <w:hideMark/>
          </w:tcPr>
          <w:p w14:paraId="442A3763"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80" w:author="Ume Sauda Ghanyani" w:date="2025-11-06T16:28:00Z" w16du:dateUtc="2025-11-06T11:28:00Z"/>
                <w:rFonts w:ascii="Aptos Narrow" w:eastAsia="Times New Roman" w:hAnsi="Aptos Narrow" w:cs="Times New Roman"/>
                <w:color w:val="000000"/>
                <w:sz w:val="22"/>
                <w:szCs w:val="22"/>
              </w:rPr>
            </w:pPr>
            <w:ins w:id="1181" w:author="Ume Sauda Ghanyani" w:date="2025-11-06T16:28:00Z" w16du:dateUtc="2025-11-06T11:28:00Z">
              <w:r w:rsidRPr="001D329C">
                <w:rPr>
                  <w:rFonts w:ascii="Aptos Narrow" w:eastAsia="Times New Roman" w:hAnsi="Aptos Narrow" w:cs="Times New Roman"/>
                  <w:color w:val="000000"/>
                  <w:sz w:val="22"/>
                  <w:szCs w:val="22"/>
                </w:rPr>
                <w:t>Deployment readiness.</w:t>
              </w:r>
            </w:ins>
          </w:p>
        </w:tc>
      </w:tr>
      <w:tr w:rsidR="004248AE" w:rsidRPr="001D329C" w14:paraId="6BF7F63C" w14:textId="77777777" w:rsidTr="004248AE">
        <w:trPr>
          <w:cnfStyle w:val="000000100000" w:firstRow="0" w:lastRow="0" w:firstColumn="0" w:lastColumn="0" w:oddVBand="0" w:evenVBand="0" w:oddHBand="1" w:evenHBand="0" w:firstRowFirstColumn="0" w:firstRowLastColumn="0" w:lastRowFirstColumn="0" w:lastRowLastColumn="0"/>
          <w:trHeight w:val="576"/>
          <w:ins w:id="1182"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69E8D68" w14:textId="77777777" w:rsidR="001D329C" w:rsidRPr="001D329C" w:rsidRDefault="001D329C" w:rsidP="004248AE">
            <w:pPr>
              <w:jc w:val="left"/>
              <w:rPr>
                <w:ins w:id="1183" w:author="Ume Sauda Ghanyani" w:date="2025-11-06T16:28:00Z" w16du:dateUtc="2025-11-06T11:28:00Z"/>
                <w:rFonts w:ascii="Aptos Narrow" w:eastAsia="Times New Roman" w:hAnsi="Aptos Narrow" w:cs="Times New Roman"/>
                <w:color w:val="000000"/>
                <w:sz w:val="22"/>
                <w:szCs w:val="22"/>
              </w:rPr>
            </w:pPr>
            <w:proofErr w:type="spellStart"/>
            <w:ins w:id="1184" w:author="Ume Sauda Ghanyani" w:date="2025-11-06T16:28:00Z" w16du:dateUtc="2025-11-06T11:28:00Z">
              <w:r w:rsidRPr="001D329C">
                <w:rPr>
                  <w:rFonts w:ascii="Aptos Narrow" w:eastAsia="Times New Roman" w:hAnsi="Aptos Narrow" w:cs="Times New Roman"/>
                  <w:color w:val="000000"/>
                  <w:sz w:val="22"/>
                  <w:szCs w:val="22"/>
                </w:rPr>
                <w:t>row_hash</w:t>
              </w:r>
              <w:proofErr w:type="spellEnd"/>
              <w:r w:rsidRPr="001D329C">
                <w:rPr>
                  <w:rFonts w:ascii="Aptos Narrow" w:eastAsia="Times New Roman" w:hAnsi="Aptos Narrow" w:cs="Times New Roman"/>
                  <w:color w:val="000000"/>
                  <w:sz w:val="22"/>
                  <w:szCs w:val="22"/>
                </w:rPr>
                <w:t xml:space="preserve"> (derived)</w:t>
              </w:r>
            </w:ins>
          </w:p>
        </w:tc>
        <w:tc>
          <w:tcPr>
            <w:tcW w:w="1100" w:type="dxa"/>
            <w:noWrap/>
            <w:hideMark/>
          </w:tcPr>
          <w:p w14:paraId="4BA3B55C"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85" w:author="Ume Sauda Ghanyani" w:date="2025-11-06T16:28:00Z" w16du:dateUtc="2025-11-06T11:28:00Z"/>
                <w:rFonts w:ascii="Aptos Narrow" w:eastAsia="Times New Roman" w:hAnsi="Aptos Narrow" w:cs="Times New Roman"/>
                <w:color w:val="000000"/>
                <w:sz w:val="22"/>
                <w:szCs w:val="22"/>
              </w:rPr>
            </w:pPr>
            <w:ins w:id="1186" w:author="Ume Sauda Ghanyani" w:date="2025-11-06T16:28:00Z" w16du:dateUtc="2025-11-06T11:28:00Z">
              <w:r w:rsidRPr="001D329C">
                <w:rPr>
                  <w:rFonts w:ascii="Aptos Narrow" w:eastAsia="Times New Roman" w:hAnsi="Aptos Narrow" w:cs="Times New Roman"/>
                  <w:color w:val="000000"/>
                  <w:sz w:val="22"/>
                  <w:szCs w:val="22"/>
                </w:rPr>
                <w:t>—</w:t>
              </w:r>
            </w:ins>
          </w:p>
        </w:tc>
        <w:tc>
          <w:tcPr>
            <w:tcW w:w="2980" w:type="dxa"/>
            <w:noWrap/>
            <w:hideMark/>
          </w:tcPr>
          <w:p w14:paraId="62715772"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87" w:author="Ume Sauda Ghanyani" w:date="2025-11-06T16:28:00Z" w16du:dateUtc="2025-11-06T11:28:00Z"/>
                <w:rFonts w:ascii="Aptos Narrow" w:eastAsia="Times New Roman" w:hAnsi="Aptos Narrow" w:cs="Times New Roman"/>
                <w:color w:val="000000"/>
                <w:sz w:val="22"/>
                <w:szCs w:val="22"/>
              </w:rPr>
            </w:pPr>
            <w:ins w:id="1188" w:author="Ume Sauda Ghanyani" w:date="2025-11-06T16:28:00Z" w16du:dateUtc="2025-11-06T11:28:00Z">
              <w:r w:rsidRPr="001D329C">
                <w:rPr>
                  <w:rFonts w:ascii="Aptos Narrow" w:eastAsia="Times New Roman" w:hAnsi="Aptos Narrow" w:cs="Times New Roman"/>
                  <w:color w:val="000000"/>
                  <w:sz w:val="22"/>
                  <w:szCs w:val="22"/>
                </w:rPr>
                <w:t>SHA256 of canonical record.</w:t>
              </w:r>
            </w:ins>
          </w:p>
        </w:tc>
        <w:tc>
          <w:tcPr>
            <w:tcW w:w="1906" w:type="dxa"/>
            <w:hideMark/>
          </w:tcPr>
          <w:p w14:paraId="3134A621"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89" w:author="Ume Sauda Ghanyani" w:date="2025-11-06T16:28:00Z" w16du:dateUtc="2025-11-06T11:28:00Z"/>
                <w:rFonts w:ascii="Aptos Narrow" w:eastAsia="Times New Roman" w:hAnsi="Aptos Narrow" w:cs="Times New Roman"/>
                <w:color w:val="000000"/>
                <w:sz w:val="22"/>
                <w:szCs w:val="22"/>
              </w:rPr>
            </w:pPr>
            <w:ins w:id="1190" w:author="Ume Sauda Ghanyani" w:date="2025-11-06T16:28:00Z" w16du:dateUtc="2025-11-06T11:28:00Z">
              <w:r w:rsidRPr="001D329C">
                <w:rPr>
                  <w:rFonts w:ascii="Aptos Narrow" w:eastAsia="Times New Roman" w:hAnsi="Aptos Narrow" w:cs="Times New Roman"/>
                  <w:color w:val="000000"/>
                  <w:sz w:val="22"/>
                  <w:szCs w:val="22"/>
                </w:rPr>
                <w:t>Kept on revision for immutability proof.</w:t>
              </w:r>
            </w:ins>
          </w:p>
        </w:tc>
        <w:tc>
          <w:tcPr>
            <w:tcW w:w="1699" w:type="dxa"/>
            <w:hideMark/>
          </w:tcPr>
          <w:p w14:paraId="4BD6012D"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191" w:author="Ume Sauda Ghanyani" w:date="2025-11-06T16:28:00Z" w16du:dateUtc="2025-11-06T11:28:00Z"/>
                <w:rFonts w:ascii="Aptos Narrow" w:eastAsia="Times New Roman" w:hAnsi="Aptos Narrow" w:cs="Times New Roman"/>
                <w:color w:val="000000"/>
                <w:sz w:val="22"/>
                <w:szCs w:val="22"/>
              </w:rPr>
            </w:pPr>
            <w:ins w:id="1192" w:author="Ume Sauda Ghanyani" w:date="2025-11-06T16:28:00Z" w16du:dateUtc="2025-11-06T11:28:00Z">
              <w:r w:rsidRPr="001D329C">
                <w:rPr>
                  <w:rFonts w:ascii="Aptos Narrow" w:eastAsia="Times New Roman" w:hAnsi="Aptos Narrow" w:cs="Times New Roman"/>
                  <w:color w:val="000000"/>
                  <w:sz w:val="22"/>
                  <w:szCs w:val="22"/>
                </w:rPr>
                <w:t>Integrity/audit metrics.</w:t>
              </w:r>
            </w:ins>
          </w:p>
        </w:tc>
      </w:tr>
      <w:tr w:rsidR="004248AE" w:rsidRPr="001D329C" w14:paraId="0B537C19" w14:textId="77777777" w:rsidTr="004248AE">
        <w:trPr>
          <w:trHeight w:val="1104"/>
          <w:ins w:id="1193"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22AE424D" w14:textId="77777777" w:rsidR="001D329C" w:rsidRPr="001D329C" w:rsidRDefault="001D329C" w:rsidP="004248AE">
            <w:pPr>
              <w:jc w:val="left"/>
              <w:rPr>
                <w:ins w:id="1194" w:author="Ume Sauda Ghanyani" w:date="2025-11-06T16:28:00Z" w16du:dateUtc="2025-11-06T11:28:00Z"/>
                <w:rFonts w:ascii="Aptos Narrow" w:eastAsia="Times New Roman" w:hAnsi="Aptos Narrow" w:cs="Times New Roman"/>
                <w:color w:val="000000"/>
                <w:sz w:val="22"/>
                <w:szCs w:val="22"/>
              </w:rPr>
            </w:pPr>
            <w:proofErr w:type="spellStart"/>
            <w:ins w:id="1195" w:author="Ume Sauda Ghanyani" w:date="2025-11-06T16:28:00Z" w16du:dateUtc="2025-11-06T11:28:00Z">
              <w:r w:rsidRPr="001D329C">
                <w:rPr>
                  <w:rFonts w:ascii="Aptos Narrow" w:eastAsia="Times New Roman" w:hAnsi="Aptos Narrow" w:cs="Times New Roman"/>
                  <w:color w:val="000000"/>
                  <w:sz w:val="22"/>
                  <w:szCs w:val="22"/>
                </w:rPr>
                <w:t>template_id</w:t>
              </w:r>
              <w:proofErr w:type="spellEnd"/>
              <w:r w:rsidRPr="001D329C">
                <w:rPr>
                  <w:rFonts w:ascii="Aptos Narrow" w:eastAsia="Times New Roman" w:hAnsi="Aptos Narrow" w:cs="Times New Roman"/>
                  <w:color w:val="000000"/>
                  <w:sz w:val="22"/>
                  <w:szCs w:val="22"/>
                </w:rPr>
                <w:t xml:space="preserve"> (derived)</w:t>
              </w:r>
            </w:ins>
          </w:p>
        </w:tc>
        <w:tc>
          <w:tcPr>
            <w:tcW w:w="1100" w:type="dxa"/>
            <w:noWrap/>
            <w:hideMark/>
          </w:tcPr>
          <w:p w14:paraId="12324A09"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96" w:author="Ume Sauda Ghanyani" w:date="2025-11-06T16:28:00Z" w16du:dateUtc="2025-11-06T11:28:00Z"/>
                <w:rFonts w:ascii="Aptos Narrow" w:eastAsia="Times New Roman" w:hAnsi="Aptos Narrow" w:cs="Times New Roman"/>
                <w:color w:val="000000"/>
                <w:sz w:val="22"/>
                <w:szCs w:val="22"/>
              </w:rPr>
            </w:pPr>
            <w:ins w:id="1197" w:author="Ume Sauda Ghanyani" w:date="2025-11-06T16:28:00Z" w16du:dateUtc="2025-11-06T11:28:00Z">
              <w:r w:rsidRPr="001D329C">
                <w:rPr>
                  <w:rFonts w:ascii="Aptos Narrow" w:eastAsia="Times New Roman" w:hAnsi="Aptos Narrow" w:cs="Times New Roman"/>
                  <w:color w:val="000000"/>
                  <w:sz w:val="22"/>
                  <w:szCs w:val="22"/>
                </w:rPr>
                <w:t>—</w:t>
              </w:r>
            </w:ins>
          </w:p>
        </w:tc>
        <w:tc>
          <w:tcPr>
            <w:tcW w:w="2980" w:type="dxa"/>
            <w:noWrap/>
            <w:hideMark/>
          </w:tcPr>
          <w:p w14:paraId="2E4EE861"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198" w:author="Ume Sauda Ghanyani" w:date="2025-11-06T16:28:00Z" w16du:dateUtc="2025-11-06T11:28:00Z"/>
                <w:rFonts w:ascii="Aptos Narrow" w:eastAsia="Times New Roman" w:hAnsi="Aptos Narrow" w:cs="Times New Roman"/>
                <w:color w:val="000000"/>
                <w:sz w:val="22"/>
                <w:szCs w:val="22"/>
              </w:rPr>
            </w:pPr>
            <w:ins w:id="1199" w:author="Ume Sauda Ghanyani" w:date="2025-11-06T16:28:00Z" w16du:dateUtc="2025-11-06T11:28:00Z">
              <w:r w:rsidRPr="001D329C">
                <w:rPr>
                  <w:rFonts w:ascii="Aptos Narrow" w:eastAsia="Times New Roman" w:hAnsi="Aptos Narrow" w:cs="Times New Roman"/>
                  <w:color w:val="000000"/>
                  <w:sz w:val="22"/>
                  <w:szCs w:val="22"/>
                </w:rPr>
                <w:t>—</w:t>
              </w:r>
            </w:ins>
          </w:p>
        </w:tc>
        <w:tc>
          <w:tcPr>
            <w:tcW w:w="1906" w:type="dxa"/>
            <w:hideMark/>
          </w:tcPr>
          <w:p w14:paraId="2435920E"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200" w:author="Ume Sauda Ghanyani" w:date="2025-11-06T16:28:00Z" w16du:dateUtc="2025-11-06T11:28:00Z"/>
                <w:rFonts w:ascii="Aptos Narrow" w:eastAsia="Times New Roman" w:hAnsi="Aptos Narrow" w:cs="Times New Roman"/>
                <w:color w:val="000000"/>
                <w:sz w:val="22"/>
                <w:szCs w:val="22"/>
              </w:rPr>
            </w:pPr>
            <w:ins w:id="1201" w:author="Ume Sauda Ghanyani" w:date="2025-11-06T16:28:00Z" w16du:dateUtc="2025-11-06T11:28:00Z">
              <w:r w:rsidRPr="001D329C">
                <w:rPr>
                  <w:rFonts w:ascii="Aptos Narrow" w:eastAsia="Times New Roman" w:hAnsi="Aptos Narrow" w:cs="Times New Roman"/>
                  <w:color w:val="000000"/>
                  <w:sz w:val="22"/>
                  <w:szCs w:val="22"/>
                </w:rPr>
                <w:t xml:space="preserve">Surrogate for </w:t>
              </w:r>
              <w:r w:rsidRPr="001D329C">
                <w:rPr>
                  <w:rFonts w:ascii="Arial Unicode MS" w:eastAsia="Times New Roman" w:hAnsi="Arial Unicode MS" w:cs="Times New Roman"/>
                  <w:color w:val="000000"/>
                </w:rPr>
                <w:t>(</w:t>
              </w:r>
              <w:proofErr w:type="spellStart"/>
              <w:r w:rsidRPr="001D329C">
                <w:rPr>
                  <w:rFonts w:ascii="Arial Unicode MS" w:eastAsia="Times New Roman" w:hAnsi="Arial Unicode MS" w:cs="Times New Roman"/>
                  <w:color w:val="000000"/>
                </w:rPr>
                <w:t>tenant_id</w:t>
              </w:r>
              <w:proofErr w:type="spellEnd"/>
              <w:r w:rsidRPr="001D329C">
                <w:rPr>
                  <w:rFonts w:ascii="Arial Unicode MS" w:eastAsia="Times New Roman" w:hAnsi="Arial Unicode MS" w:cs="Times New Roman"/>
                  <w:color w:val="000000"/>
                </w:rPr>
                <w:t xml:space="preserve">, </w:t>
              </w:r>
              <w:proofErr w:type="spellStart"/>
              <w:r w:rsidRPr="001D329C">
                <w:rPr>
                  <w:rFonts w:ascii="Arial Unicode MS" w:eastAsia="Times New Roman" w:hAnsi="Arial Unicode MS" w:cs="Times New Roman"/>
                  <w:color w:val="000000"/>
                </w:rPr>
                <w:t>msg_fam</w:t>
              </w:r>
              <w:proofErr w:type="spellEnd"/>
              <w:r w:rsidRPr="001D329C">
                <w:rPr>
                  <w:rFonts w:ascii="Arial Unicode MS" w:eastAsia="Times New Roman" w:hAnsi="Arial Unicode MS" w:cs="Times New Roman"/>
                  <w:color w:val="000000"/>
                </w:rPr>
                <w:t xml:space="preserve">, </w:t>
              </w:r>
              <w:proofErr w:type="spellStart"/>
              <w:r w:rsidRPr="001D329C">
                <w:rPr>
                  <w:rFonts w:ascii="Arial Unicode MS" w:eastAsia="Times New Roman" w:hAnsi="Arial Unicode MS" w:cs="Times New Roman"/>
                  <w:color w:val="000000"/>
                </w:rPr>
                <w:t>transaction_type</w:t>
              </w:r>
              <w:proofErr w:type="spellEnd"/>
              <w:r w:rsidRPr="001D329C">
                <w:rPr>
                  <w:rFonts w:ascii="Arial Unicode MS" w:eastAsia="Times New Roman" w:hAnsi="Arial Unicode MS" w:cs="Times New Roman"/>
                  <w:color w:val="000000"/>
                </w:rPr>
                <w:t xml:space="preserve">, </w:t>
              </w:r>
              <w:proofErr w:type="spellStart"/>
              <w:r w:rsidRPr="001D329C">
                <w:rPr>
                  <w:rFonts w:ascii="Arial Unicode MS" w:eastAsia="Times New Roman" w:hAnsi="Arial Unicode MS" w:cs="Times New Roman"/>
                  <w:color w:val="000000"/>
                </w:rPr>
                <w:t>endpoint_path</w:t>
              </w:r>
              <w:proofErr w:type="spellEnd"/>
              <w:r w:rsidRPr="001D329C">
                <w:rPr>
                  <w:rFonts w:ascii="Arial Unicode MS" w:eastAsia="Times New Roman" w:hAnsi="Arial Unicode MS" w:cs="Times New Roman"/>
                  <w:color w:val="000000"/>
                </w:rPr>
                <w:t>)</w:t>
              </w:r>
              <w:r w:rsidRPr="001D329C">
                <w:rPr>
                  <w:rFonts w:ascii="Aptos Narrow" w:eastAsia="Times New Roman" w:hAnsi="Aptos Narrow" w:cs="Times New Roman"/>
                  <w:color w:val="000000"/>
                  <w:sz w:val="22"/>
                  <w:szCs w:val="22"/>
                </w:rPr>
                <w:t>.</w:t>
              </w:r>
            </w:ins>
          </w:p>
        </w:tc>
        <w:tc>
          <w:tcPr>
            <w:tcW w:w="1699" w:type="dxa"/>
            <w:hideMark/>
          </w:tcPr>
          <w:p w14:paraId="3630DB2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ins w:id="1202" w:author="Ume Sauda Ghanyani" w:date="2025-11-06T16:28:00Z" w16du:dateUtc="2025-11-06T11:28:00Z"/>
                <w:rFonts w:ascii="Aptos Narrow" w:eastAsia="Times New Roman" w:hAnsi="Aptos Narrow" w:cs="Times New Roman"/>
                <w:color w:val="000000"/>
                <w:sz w:val="22"/>
                <w:szCs w:val="22"/>
              </w:rPr>
            </w:pPr>
            <w:ins w:id="1203" w:author="Ume Sauda Ghanyani" w:date="2025-11-06T16:28:00Z" w16du:dateUtc="2025-11-06T11:28:00Z">
              <w:r w:rsidRPr="001D329C">
                <w:rPr>
                  <w:rFonts w:ascii="Aptos Narrow" w:eastAsia="Times New Roman" w:hAnsi="Aptos Narrow" w:cs="Times New Roman"/>
                  <w:color w:val="000000"/>
                  <w:sz w:val="22"/>
                  <w:szCs w:val="22"/>
                </w:rPr>
                <w:t>Stable join key across marts.</w:t>
              </w:r>
            </w:ins>
          </w:p>
        </w:tc>
      </w:tr>
      <w:tr w:rsidR="004248AE" w:rsidRPr="001D329C" w14:paraId="18E46B88" w14:textId="77777777" w:rsidTr="004248AE">
        <w:trPr>
          <w:cnfStyle w:val="000000100000" w:firstRow="0" w:lastRow="0" w:firstColumn="0" w:lastColumn="0" w:oddVBand="0" w:evenVBand="0" w:oddHBand="1" w:evenHBand="0" w:firstRowFirstColumn="0" w:firstRowLastColumn="0" w:lastRowFirstColumn="0" w:lastRowLastColumn="0"/>
          <w:trHeight w:val="1104"/>
          <w:ins w:id="1204" w:author="Ume Sauda Ghanyani" w:date="2025-11-06T16:28:00Z"/>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CCC8F45" w14:textId="77777777" w:rsidR="001D329C" w:rsidRPr="001D329C" w:rsidRDefault="001D329C" w:rsidP="004248AE">
            <w:pPr>
              <w:jc w:val="left"/>
              <w:rPr>
                <w:ins w:id="1205" w:author="Ume Sauda Ghanyani" w:date="2025-11-06T16:28:00Z" w16du:dateUtc="2025-11-06T11:28:00Z"/>
                <w:rFonts w:ascii="Aptos Narrow" w:eastAsia="Times New Roman" w:hAnsi="Aptos Narrow" w:cs="Times New Roman"/>
                <w:color w:val="000000"/>
                <w:sz w:val="22"/>
                <w:szCs w:val="22"/>
              </w:rPr>
            </w:pPr>
            <w:proofErr w:type="spellStart"/>
            <w:ins w:id="1206" w:author="Ume Sauda Ghanyani" w:date="2025-11-06T16:28:00Z" w16du:dateUtc="2025-11-06T11:28:00Z">
              <w:r w:rsidRPr="001D329C">
                <w:rPr>
                  <w:rFonts w:ascii="Aptos Narrow" w:eastAsia="Times New Roman" w:hAnsi="Aptos Narrow" w:cs="Times New Roman"/>
                  <w:color w:val="000000"/>
                  <w:sz w:val="22"/>
                  <w:szCs w:val="22"/>
                </w:rPr>
                <w:t>template_rev_id</w:t>
              </w:r>
              <w:proofErr w:type="spellEnd"/>
              <w:r w:rsidRPr="001D329C">
                <w:rPr>
                  <w:rFonts w:ascii="Aptos Narrow" w:eastAsia="Times New Roman" w:hAnsi="Aptos Narrow" w:cs="Times New Roman"/>
                  <w:color w:val="000000"/>
                  <w:sz w:val="22"/>
                  <w:szCs w:val="22"/>
                </w:rPr>
                <w:t xml:space="preserve"> (derived)</w:t>
              </w:r>
            </w:ins>
          </w:p>
        </w:tc>
        <w:tc>
          <w:tcPr>
            <w:tcW w:w="1100" w:type="dxa"/>
            <w:noWrap/>
            <w:hideMark/>
          </w:tcPr>
          <w:p w14:paraId="6EA108C7"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207" w:author="Ume Sauda Ghanyani" w:date="2025-11-06T16:28:00Z" w16du:dateUtc="2025-11-06T11:28:00Z"/>
                <w:rFonts w:ascii="Aptos Narrow" w:eastAsia="Times New Roman" w:hAnsi="Aptos Narrow" w:cs="Times New Roman"/>
                <w:color w:val="000000"/>
                <w:sz w:val="22"/>
                <w:szCs w:val="22"/>
              </w:rPr>
            </w:pPr>
            <w:ins w:id="1208" w:author="Ume Sauda Ghanyani" w:date="2025-11-06T16:28:00Z" w16du:dateUtc="2025-11-06T11:28:00Z">
              <w:r w:rsidRPr="001D329C">
                <w:rPr>
                  <w:rFonts w:ascii="Aptos Narrow" w:eastAsia="Times New Roman" w:hAnsi="Aptos Narrow" w:cs="Times New Roman"/>
                  <w:color w:val="000000"/>
                  <w:sz w:val="22"/>
                  <w:szCs w:val="22"/>
                </w:rPr>
                <w:t>—</w:t>
              </w:r>
            </w:ins>
          </w:p>
        </w:tc>
        <w:tc>
          <w:tcPr>
            <w:tcW w:w="2980" w:type="dxa"/>
            <w:noWrap/>
            <w:hideMark/>
          </w:tcPr>
          <w:p w14:paraId="32DABBC5"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209" w:author="Ume Sauda Ghanyani" w:date="2025-11-06T16:28:00Z" w16du:dateUtc="2025-11-06T11:28:00Z"/>
                <w:rFonts w:ascii="Aptos Narrow" w:eastAsia="Times New Roman" w:hAnsi="Aptos Narrow" w:cs="Times New Roman"/>
                <w:color w:val="000000"/>
                <w:sz w:val="22"/>
                <w:szCs w:val="22"/>
              </w:rPr>
            </w:pPr>
            <w:ins w:id="1210" w:author="Ume Sauda Ghanyani" w:date="2025-11-06T16:28:00Z" w16du:dateUtc="2025-11-06T11:28:00Z">
              <w:r w:rsidRPr="001D329C">
                <w:rPr>
                  <w:rFonts w:ascii="Aptos Narrow" w:eastAsia="Times New Roman" w:hAnsi="Aptos Narrow" w:cs="Times New Roman"/>
                  <w:color w:val="000000"/>
                  <w:sz w:val="22"/>
                  <w:szCs w:val="22"/>
                </w:rPr>
                <w:t>—</w:t>
              </w:r>
            </w:ins>
          </w:p>
        </w:tc>
        <w:tc>
          <w:tcPr>
            <w:tcW w:w="1906" w:type="dxa"/>
            <w:hideMark/>
          </w:tcPr>
          <w:p w14:paraId="0C62499D"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211" w:author="Ume Sauda Ghanyani" w:date="2025-11-06T16:28:00Z" w16du:dateUtc="2025-11-06T11:28:00Z"/>
                <w:rFonts w:ascii="Aptos Narrow" w:eastAsia="Times New Roman" w:hAnsi="Aptos Narrow" w:cs="Times New Roman"/>
                <w:color w:val="000000"/>
                <w:sz w:val="22"/>
                <w:szCs w:val="22"/>
              </w:rPr>
            </w:pPr>
            <w:ins w:id="1212" w:author="Ume Sauda Ghanyani" w:date="2025-11-06T16:28:00Z" w16du:dateUtc="2025-11-06T11:28:00Z">
              <w:r w:rsidRPr="001D329C">
                <w:rPr>
                  <w:rFonts w:ascii="Aptos Narrow" w:eastAsia="Times New Roman" w:hAnsi="Aptos Narrow" w:cs="Times New Roman"/>
                  <w:color w:val="000000"/>
                  <w:sz w:val="22"/>
                  <w:szCs w:val="22"/>
                </w:rPr>
                <w:t xml:space="preserve">Surrogate per unique </w:t>
              </w:r>
              <w:r w:rsidRPr="001D329C">
                <w:rPr>
                  <w:rFonts w:ascii="Arial Unicode MS" w:eastAsia="Times New Roman" w:hAnsi="Arial Unicode MS" w:cs="Times New Roman"/>
                  <w:color w:val="000000"/>
                </w:rPr>
                <w:t>(</w:t>
              </w:r>
              <w:proofErr w:type="spellStart"/>
              <w:r w:rsidRPr="001D329C">
                <w:rPr>
                  <w:rFonts w:ascii="Arial Unicode MS" w:eastAsia="Times New Roman" w:hAnsi="Arial Unicode MS" w:cs="Times New Roman"/>
                  <w:color w:val="000000"/>
                </w:rPr>
                <w:t>schema_hash</w:t>
              </w:r>
              <w:proofErr w:type="spellEnd"/>
              <w:r w:rsidRPr="001D329C">
                <w:rPr>
                  <w:rFonts w:ascii="Arial Unicode MS" w:eastAsia="Times New Roman" w:hAnsi="Arial Unicode MS" w:cs="Times New Roman"/>
                  <w:color w:val="000000"/>
                </w:rPr>
                <w:t xml:space="preserve">, </w:t>
              </w:r>
              <w:proofErr w:type="spellStart"/>
              <w:r w:rsidRPr="001D329C">
                <w:rPr>
                  <w:rFonts w:ascii="Arial Unicode MS" w:eastAsia="Times New Roman" w:hAnsi="Arial Unicode MS" w:cs="Times New Roman"/>
                  <w:color w:val="000000"/>
                </w:rPr>
                <w:t>mapping_hash</w:t>
              </w:r>
              <w:proofErr w:type="spellEnd"/>
              <w:r w:rsidRPr="001D329C">
                <w:rPr>
                  <w:rFonts w:ascii="Arial Unicode MS" w:eastAsia="Times New Roman" w:hAnsi="Arial Unicode MS" w:cs="Times New Roman"/>
                  <w:color w:val="000000"/>
                </w:rPr>
                <w:t xml:space="preserve">, </w:t>
              </w:r>
              <w:proofErr w:type="spellStart"/>
              <w:r w:rsidRPr="001D329C">
                <w:rPr>
                  <w:rFonts w:ascii="Arial Unicode MS" w:eastAsia="Times New Roman" w:hAnsi="Arial Unicode MS" w:cs="Times New Roman"/>
                  <w:color w:val="000000"/>
                </w:rPr>
                <w:lastRenderedPageBreak/>
                <w:t>functions_hash</w:t>
              </w:r>
              <w:proofErr w:type="spellEnd"/>
              <w:r w:rsidRPr="001D329C">
                <w:rPr>
                  <w:rFonts w:ascii="Arial Unicode MS" w:eastAsia="Times New Roman" w:hAnsi="Arial Unicode MS" w:cs="Times New Roman"/>
                  <w:color w:val="000000"/>
                </w:rPr>
                <w:t>, version)</w:t>
              </w:r>
              <w:r w:rsidRPr="001D329C">
                <w:rPr>
                  <w:rFonts w:ascii="Aptos Narrow" w:eastAsia="Times New Roman" w:hAnsi="Aptos Narrow" w:cs="Times New Roman"/>
                  <w:color w:val="000000"/>
                  <w:sz w:val="22"/>
                  <w:szCs w:val="22"/>
                </w:rPr>
                <w:t>.</w:t>
              </w:r>
            </w:ins>
          </w:p>
        </w:tc>
        <w:tc>
          <w:tcPr>
            <w:tcW w:w="1699" w:type="dxa"/>
            <w:hideMark/>
          </w:tcPr>
          <w:p w14:paraId="31AEC5B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ins w:id="1213" w:author="Ume Sauda Ghanyani" w:date="2025-11-06T16:28:00Z" w16du:dateUtc="2025-11-06T11:28:00Z"/>
                <w:rFonts w:ascii="Aptos Narrow" w:eastAsia="Times New Roman" w:hAnsi="Aptos Narrow" w:cs="Times New Roman"/>
                <w:color w:val="000000"/>
                <w:sz w:val="22"/>
                <w:szCs w:val="22"/>
              </w:rPr>
            </w:pPr>
            <w:ins w:id="1214" w:author="Ume Sauda Ghanyani" w:date="2025-11-06T16:28:00Z" w16du:dateUtc="2025-11-06T11:28:00Z">
              <w:r w:rsidRPr="001D329C">
                <w:rPr>
                  <w:rFonts w:ascii="Aptos Narrow" w:eastAsia="Times New Roman" w:hAnsi="Aptos Narrow" w:cs="Times New Roman"/>
                  <w:color w:val="000000"/>
                  <w:sz w:val="22"/>
                  <w:szCs w:val="22"/>
                </w:rPr>
                <w:lastRenderedPageBreak/>
                <w:t>Which revision ran when.</w:t>
              </w:r>
            </w:ins>
          </w:p>
        </w:tc>
      </w:tr>
    </w:tbl>
    <w:p w14:paraId="60F591F2" w14:textId="0678989F" w:rsidR="2B61243C" w:rsidRDefault="2B61243C">
      <w:pPr>
        <w:rPr>
          <w:ins w:id="1215" w:author="Ume Sauda Ghanyani" w:date="2025-11-06T16:29:00Z" w16du:dateUtc="2025-11-06T11:29:00Z"/>
        </w:rPr>
      </w:pPr>
    </w:p>
    <w:p w14:paraId="47DE9E83" w14:textId="77777777" w:rsidR="004248AE" w:rsidRDefault="004248AE"/>
    <w:p w14:paraId="70C8203A" w14:textId="5ADE3553" w:rsidR="2B61243C" w:rsidRDefault="2B61243C"/>
    <w:p w14:paraId="244CAF7B" w14:textId="1828028E" w:rsidR="001466FE" w:rsidDel="00521FAB" w:rsidRDefault="00215C75" w:rsidP="001466FE">
      <w:pPr>
        <w:pStyle w:val="Heading1"/>
        <w:rPr>
          <w:del w:id="1216" w:author="Ume Sauda Ghanyani" w:date="2025-10-29T10:02:00Z" w16du:dateUtc="2025-10-29T05:02:00Z"/>
        </w:rPr>
      </w:pPr>
      <w:bookmarkStart w:id="1217" w:name="_Toc213340877"/>
      <w:bookmarkStart w:id="1218" w:name="_Toc213341066"/>
      <w:commentRangeStart w:id="1219"/>
      <w:del w:id="1220" w:author="Ume Sauda Ghanyani" w:date="2025-10-29T10:02:00Z" w16du:dateUtc="2025-10-29T05:02:00Z">
        <w:r w:rsidDel="00521FAB">
          <w:delText>Da</w:delText>
        </w:r>
        <w:r w:rsidR="000A55C5" w:rsidDel="00521FAB">
          <w:delText xml:space="preserve">shboards Data Availability and Mapping within Gold Marts </w:delText>
        </w:r>
        <w:commentRangeEnd w:id="1219"/>
        <w:r w:rsidR="002B795F" w:rsidDel="00521FAB">
          <w:rPr>
            <w:rStyle w:val="CommentReference"/>
            <w:rFonts w:eastAsiaTheme="minorHAnsi" w:cstheme="minorBidi"/>
            <w:b w:val="0"/>
            <w:color w:val="auto"/>
            <w:kern w:val="0"/>
            <w14:ligatures w14:val="none"/>
          </w:rPr>
          <w:commentReference w:id="1219"/>
        </w:r>
        <w:bookmarkEnd w:id="1217"/>
        <w:bookmarkEnd w:id="1218"/>
      </w:del>
    </w:p>
    <w:p w14:paraId="117A5503" w14:textId="01FA0810" w:rsidR="000A55C5" w:rsidDel="00521FAB" w:rsidRDefault="004D1F55" w:rsidP="000A55C5">
      <w:pPr>
        <w:rPr>
          <w:del w:id="1221" w:author="Ume Sauda Ghanyani" w:date="2025-10-29T10:02:00Z" w16du:dateUtc="2025-10-29T05:02:00Z"/>
        </w:rPr>
      </w:pPr>
      <w:del w:id="1222" w:author="Ume Sauda Ghanyani" w:date="2025-10-29T10:02:00Z" w16du:dateUtc="2025-10-29T05:02:00Z">
        <w:r w:rsidRPr="004D1F55" w:rsidDel="00521FAB">
          <w:delText>These dashboards have already been approved in prior phases. The purpose of this section is to map the underlying data for each dashboard to assess whether the available data in Gold Mart is sufficient to support them.</w:delText>
        </w:r>
      </w:del>
    </w:p>
    <w:p w14:paraId="410C3D43" w14:textId="29DF658B" w:rsidR="00F7761B" w:rsidDel="00521FAB" w:rsidRDefault="000A55C5" w:rsidP="00376DDC">
      <w:pPr>
        <w:pStyle w:val="Heading2"/>
        <w:numPr>
          <w:ilvl w:val="1"/>
          <w:numId w:val="2"/>
        </w:numPr>
        <w:rPr>
          <w:del w:id="1223" w:author="Ume Sauda Ghanyani" w:date="2025-10-29T10:02:00Z" w16du:dateUtc="2025-10-29T05:02:00Z"/>
        </w:rPr>
      </w:pPr>
      <w:bookmarkStart w:id="1224" w:name="_Toc213340878"/>
      <w:bookmarkStart w:id="1225" w:name="_Toc213341067"/>
      <w:commentRangeStart w:id="1226"/>
      <w:del w:id="1227" w:author="Ume Sauda Ghanyani" w:date="2025-10-29T10:02:00Z" w16du:dateUtc="2025-10-29T05:02:00Z">
        <w:r w:rsidDel="00521FAB">
          <w:delText>Executive Overview Dashboard</w:delText>
        </w:r>
        <w:commentRangeEnd w:id="1226"/>
        <w:r w:rsidR="00612434" w:rsidDel="00521FAB">
          <w:rPr>
            <w:rStyle w:val="CommentReference"/>
            <w:rFonts w:eastAsiaTheme="minorHAnsi" w:cstheme="minorBidi"/>
            <w:b w:val="0"/>
            <w:kern w:val="0"/>
            <w14:ligatures w14:val="none"/>
          </w:rPr>
          <w:commentReference w:id="1226"/>
        </w:r>
        <w:bookmarkEnd w:id="1224"/>
        <w:bookmarkEnd w:id="1225"/>
      </w:del>
    </w:p>
    <w:p w14:paraId="6AA52E67" w14:textId="1ECEA026" w:rsidR="007A038A" w:rsidDel="00521FAB" w:rsidRDefault="007A038A" w:rsidP="007A038A">
      <w:pPr>
        <w:rPr>
          <w:del w:id="1228" w:author="Ume Sauda Ghanyani" w:date="2025-10-29T10:02:00Z" w16du:dateUtc="2025-10-29T05:02:00Z"/>
        </w:rPr>
      </w:pPr>
      <w:del w:id="1229" w:author="Ume Sauda Ghanyani" w:date="2025-10-29T10:02:00Z" w16du:dateUtc="2025-10-29T05:02:00Z">
        <w:r w:rsidRPr="007A038A" w:rsidDel="00521FAB">
          <w:delText>Provides a summarized, system-wide view of fraud detection and mitigation for executive-level monitoring.</w:delText>
        </w:r>
        <w:r w:rsidDel="00521FAB">
          <w:delText xml:space="preserve"> </w:delText>
        </w:r>
        <w:r w:rsidRPr="007A038A" w:rsidDel="00521FAB">
          <w:delText xml:space="preserve">The data originates from </w:delText>
        </w:r>
        <w:r w:rsidRPr="007A038A" w:rsidDel="00521FAB">
          <w:rPr>
            <w:bCs/>
          </w:rPr>
          <w:delText>silver and gold layer aggregations</w:delText>
        </w:r>
        <w:r w:rsidRPr="007A038A" w:rsidDel="00521FAB">
          <w:delText>, combining analytical outcomes from detection models (EvaluationResults) and operational case outcomes (CMS).</w:delText>
        </w:r>
      </w:del>
    </w:p>
    <w:p w14:paraId="14F67622" w14:textId="3B9D2DD3" w:rsidR="00DD4FC8" w:rsidDel="00521FAB" w:rsidRDefault="002026B8" w:rsidP="00376DDC">
      <w:pPr>
        <w:pStyle w:val="Heading3"/>
        <w:numPr>
          <w:ilvl w:val="2"/>
          <w:numId w:val="2"/>
        </w:numPr>
        <w:rPr>
          <w:del w:id="1230" w:author="Ume Sauda Ghanyani" w:date="2025-10-29T10:02:00Z" w16du:dateUtc="2025-10-29T05:02:00Z"/>
        </w:rPr>
      </w:pPr>
      <w:bookmarkStart w:id="1231" w:name="_Toc213340879"/>
      <w:bookmarkStart w:id="1232" w:name="_Toc213341068"/>
      <w:del w:id="1233" w:author="Ume Sauda Ghanyani" w:date="2025-10-29T10:02:00Z" w16du:dateUtc="2025-10-29T05:02:00Z">
        <w:r w:rsidDel="00521FAB">
          <w:delText>Data Sources</w:delText>
        </w:r>
        <w:bookmarkEnd w:id="1231"/>
        <w:bookmarkEnd w:id="1232"/>
      </w:del>
    </w:p>
    <w:tbl>
      <w:tblPr>
        <w:tblStyle w:val="GridTable4"/>
        <w:tblW w:w="9420" w:type="dxa"/>
        <w:tblLook w:val="04A0" w:firstRow="1" w:lastRow="0" w:firstColumn="1" w:lastColumn="0" w:noHBand="0" w:noVBand="1"/>
      </w:tblPr>
      <w:tblGrid>
        <w:gridCol w:w="1400"/>
        <w:gridCol w:w="4073"/>
        <w:gridCol w:w="4152"/>
      </w:tblGrid>
      <w:tr w:rsidR="00825322" w:rsidRPr="005C1AAB" w:rsidDel="00521FAB" w14:paraId="7928F408" w14:textId="54C4AE10" w:rsidTr="2402821F">
        <w:trPr>
          <w:cnfStyle w:val="100000000000" w:firstRow="1" w:lastRow="0" w:firstColumn="0" w:lastColumn="0" w:oddVBand="0" w:evenVBand="0" w:oddHBand="0" w:evenHBand="0" w:firstRowFirstColumn="0" w:firstRowLastColumn="0" w:lastRowFirstColumn="0" w:lastRowLastColumn="0"/>
          <w:trHeight w:val="288"/>
          <w:del w:id="1234"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2D9AEF73" w14:textId="7FBE602F" w:rsidR="005C1AAB" w:rsidRPr="005C1AAB" w:rsidDel="00521FAB" w:rsidRDefault="005C1AAB" w:rsidP="005C1AAB">
            <w:pPr>
              <w:jc w:val="center"/>
              <w:rPr>
                <w:del w:id="1235" w:author="Ume Sauda Ghanyani" w:date="2025-10-29T10:02:00Z" w16du:dateUtc="2025-10-29T05:02:00Z"/>
                <w:rFonts w:ascii="Aptos Narrow" w:eastAsia="Times New Roman" w:hAnsi="Aptos Narrow" w:cs="Times New Roman"/>
                <w:sz w:val="22"/>
                <w:szCs w:val="22"/>
              </w:rPr>
            </w:pPr>
            <w:del w:id="1236" w:author="Ume Sauda Ghanyani" w:date="2025-10-29T10:02:00Z" w16du:dateUtc="2025-10-29T05:02:00Z">
              <w:r w:rsidRPr="005C1AAB" w:rsidDel="00521FAB">
                <w:rPr>
                  <w:rFonts w:ascii="Aptos Narrow" w:eastAsia="Times New Roman" w:hAnsi="Aptos Narrow" w:cs="Times New Roman"/>
                  <w:sz w:val="22"/>
                  <w:szCs w:val="22"/>
                </w:rPr>
                <w:delText>Domain</w:delText>
              </w:r>
            </w:del>
          </w:p>
        </w:tc>
        <w:tc>
          <w:tcPr>
            <w:tcW w:w="2979" w:type="dxa"/>
            <w:hideMark/>
          </w:tcPr>
          <w:p w14:paraId="2BE0E3BF" w14:textId="630D638A" w:rsidR="005C1AAB" w:rsidRPr="005C1AAB" w:rsidDel="00521FAB" w:rsidRDefault="005C1AAB" w:rsidP="005C1AAB">
            <w:pPr>
              <w:jc w:val="center"/>
              <w:cnfStyle w:val="100000000000" w:firstRow="1" w:lastRow="0" w:firstColumn="0" w:lastColumn="0" w:oddVBand="0" w:evenVBand="0" w:oddHBand="0" w:evenHBand="0" w:firstRowFirstColumn="0" w:firstRowLastColumn="0" w:lastRowFirstColumn="0" w:lastRowLastColumn="0"/>
              <w:rPr>
                <w:del w:id="1237" w:author="Ume Sauda Ghanyani" w:date="2025-10-29T10:02:00Z" w16du:dateUtc="2025-10-29T05:02:00Z"/>
                <w:rFonts w:ascii="Aptos Narrow" w:eastAsia="Times New Roman" w:hAnsi="Aptos Narrow" w:cs="Times New Roman"/>
                <w:sz w:val="22"/>
                <w:szCs w:val="22"/>
              </w:rPr>
            </w:pPr>
            <w:del w:id="1238" w:author="Ume Sauda Ghanyani" w:date="2025-10-29T10:02:00Z" w16du:dateUtc="2025-10-29T05:02:00Z">
              <w:r w:rsidRPr="005C1AAB" w:rsidDel="00521FAB">
                <w:rPr>
                  <w:rFonts w:ascii="Aptos Narrow" w:eastAsia="Times New Roman" w:hAnsi="Aptos Narrow" w:cs="Times New Roman"/>
                  <w:sz w:val="22"/>
                  <w:szCs w:val="22"/>
                </w:rPr>
                <w:delText>Tables Involved</w:delText>
              </w:r>
            </w:del>
          </w:p>
        </w:tc>
        <w:tc>
          <w:tcPr>
            <w:tcW w:w="3966" w:type="dxa"/>
            <w:hideMark/>
          </w:tcPr>
          <w:p w14:paraId="6D8DEF79" w14:textId="78A45E5A" w:rsidR="005C1AAB" w:rsidRPr="005C1AAB" w:rsidDel="00521FAB" w:rsidRDefault="005C1AAB" w:rsidP="005C1AAB">
            <w:pPr>
              <w:jc w:val="center"/>
              <w:cnfStyle w:val="100000000000" w:firstRow="1" w:lastRow="0" w:firstColumn="0" w:lastColumn="0" w:oddVBand="0" w:evenVBand="0" w:oddHBand="0" w:evenHBand="0" w:firstRowFirstColumn="0" w:firstRowLastColumn="0" w:lastRowFirstColumn="0" w:lastRowLastColumn="0"/>
              <w:rPr>
                <w:del w:id="1239" w:author="Ume Sauda Ghanyani" w:date="2025-10-29T10:02:00Z" w16du:dateUtc="2025-10-29T05:02:00Z"/>
                <w:rFonts w:ascii="Aptos Narrow" w:eastAsia="Times New Roman" w:hAnsi="Aptos Narrow" w:cs="Times New Roman"/>
                <w:sz w:val="22"/>
                <w:szCs w:val="22"/>
              </w:rPr>
            </w:pPr>
            <w:del w:id="1240" w:author="Ume Sauda Ghanyani" w:date="2025-10-29T10:02:00Z" w16du:dateUtc="2025-10-29T05:02:00Z">
              <w:r w:rsidRPr="005C1AAB" w:rsidDel="00521FAB">
                <w:rPr>
                  <w:rFonts w:ascii="Aptos Narrow" w:eastAsia="Times New Roman" w:hAnsi="Aptos Narrow" w:cs="Times New Roman"/>
                  <w:sz w:val="22"/>
                  <w:szCs w:val="22"/>
                </w:rPr>
                <w:delText>Primary Join Keys / Relationships</w:delText>
              </w:r>
            </w:del>
          </w:p>
        </w:tc>
      </w:tr>
      <w:tr w:rsidR="00825322" w:rsidRPr="005C1AAB" w:rsidDel="00521FAB" w14:paraId="21E1BFAE" w14:textId="15E23E1C" w:rsidTr="2402821F">
        <w:trPr>
          <w:cnfStyle w:val="000000100000" w:firstRow="0" w:lastRow="0" w:firstColumn="0" w:lastColumn="0" w:oddVBand="0" w:evenVBand="0" w:oddHBand="1" w:evenHBand="0" w:firstRowFirstColumn="0" w:firstRowLastColumn="0" w:lastRowFirstColumn="0" w:lastRowLastColumn="0"/>
          <w:trHeight w:val="816"/>
          <w:del w:id="1241"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3326D982" w14:textId="4711E32B" w:rsidR="005C1AAB" w:rsidRPr="005C1AAB" w:rsidDel="00521FAB" w:rsidRDefault="005C1AAB" w:rsidP="005C1AAB">
            <w:pPr>
              <w:jc w:val="left"/>
              <w:rPr>
                <w:del w:id="1242" w:author="Ume Sauda Ghanyani" w:date="2025-10-29T10:02:00Z" w16du:dateUtc="2025-10-29T05:02:00Z"/>
                <w:rFonts w:ascii="Aptos Narrow" w:eastAsia="Times New Roman" w:hAnsi="Aptos Narrow" w:cs="Times New Roman"/>
                <w:color w:val="000000"/>
                <w:sz w:val="22"/>
                <w:szCs w:val="22"/>
              </w:rPr>
            </w:pPr>
            <w:del w:id="1243" w:author="Ume Sauda Ghanyani" w:date="2025-10-29T10:02:00Z" w16du:dateUtc="2025-10-29T05:02:00Z">
              <w:r w:rsidRPr="005C1AAB" w:rsidDel="00521FAB">
                <w:rPr>
                  <w:rFonts w:ascii="Aptos Narrow" w:eastAsia="Times New Roman" w:hAnsi="Aptos Narrow" w:cs="Times New Roman"/>
                  <w:color w:val="000000"/>
                  <w:sz w:val="22"/>
                  <w:szCs w:val="22"/>
                </w:rPr>
                <w:delText>Detection (AI / Rules)</w:delText>
              </w:r>
            </w:del>
          </w:p>
        </w:tc>
        <w:tc>
          <w:tcPr>
            <w:tcW w:w="2979" w:type="dxa"/>
            <w:hideMark/>
          </w:tcPr>
          <w:p w14:paraId="74731AC7" w14:textId="2DC53074" w:rsidR="005C1AAB" w:rsidRPr="005C1AAB" w:rsidDel="00521FAB" w:rsidRDefault="005C1AAB" w:rsidP="005C1AAB">
            <w:pPr>
              <w:jc w:val="left"/>
              <w:cnfStyle w:val="000000100000" w:firstRow="0" w:lastRow="0" w:firstColumn="0" w:lastColumn="0" w:oddVBand="0" w:evenVBand="0" w:oddHBand="1" w:evenHBand="0" w:firstRowFirstColumn="0" w:firstRowLastColumn="0" w:lastRowFirstColumn="0" w:lastRowLastColumn="0"/>
              <w:rPr>
                <w:del w:id="1244" w:author="Ume Sauda Ghanyani" w:date="2025-10-29T10:02:00Z" w16du:dateUtc="2025-10-29T05:02:00Z"/>
                <w:rFonts w:ascii="Arial Unicode MS" w:eastAsia="Times New Roman" w:hAnsi="Arial Unicode MS" w:cs="Times New Roman"/>
                <w:color w:val="000000"/>
              </w:rPr>
            </w:pPr>
            <w:del w:id="1245" w:author="Ume Sauda Ghanyani" w:date="2025-10-29T10:02:00Z" w16du:dateUtc="2025-10-29T05:02:00Z">
              <w:r w:rsidRPr="005C1AAB" w:rsidDel="00521FAB">
                <w:rPr>
                  <w:rFonts w:ascii="Arial Unicode MS" w:eastAsia="Times New Roman" w:hAnsi="Arial Unicode MS" w:cs="Times New Roman"/>
                  <w:color w:val="000000"/>
                </w:rPr>
                <w:delText>EvaluationResults.transaction</w:delText>
              </w:r>
            </w:del>
          </w:p>
        </w:tc>
        <w:tc>
          <w:tcPr>
            <w:tcW w:w="3966" w:type="dxa"/>
            <w:hideMark/>
          </w:tcPr>
          <w:p w14:paraId="7ED73A3A" w14:textId="512F126A" w:rsidR="005C1AAB" w:rsidRPr="005C1AAB" w:rsidDel="00521FAB" w:rsidRDefault="005C1AAB" w:rsidP="005C1AAB">
            <w:pPr>
              <w:jc w:val="left"/>
              <w:cnfStyle w:val="000000100000" w:firstRow="0" w:lastRow="0" w:firstColumn="0" w:lastColumn="0" w:oddVBand="0" w:evenVBand="0" w:oddHBand="1" w:evenHBand="0" w:firstRowFirstColumn="0" w:firstRowLastColumn="0" w:lastRowFirstColumn="0" w:lastRowLastColumn="0"/>
              <w:rPr>
                <w:del w:id="1246" w:author="Ume Sauda Ghanyani" w:date="2025-10-29T10:02:00Z" w16du:dateUtc="2025-10-29T05:02:00Z"/>
                <w:rFonts w:ascii="Arial Unicode MS" w:eastAsia="Times New Roman" w:hAnsi="Arial Unicode MS" w:cs="Times New Roman"/>
                <w:color w:val="000000"/>
              </w:rPr>
            </w:pPr>
            <w:del w:id="1247" w:author="Ume Sauda Ghanyani" w:date="2025-10-29T10:02:00Z" w16du:dateUtc="2025-10-29T05:02:00Z">
              <w:r w:rsidRPr="005C1AAB" w:rsidDel="00521FAB">
                <w:rPr>
                  <w:rFonts w:ascii="Arial Unicode MS" w:eastAsia="Times New Roman" w:hAnsi="Arial Unicode MS" w:cs="Times New Roman"/>
                  <w:color w:val="000000"/>
                </w:rPr>
                <w:delText>transactionID</w:delText>
              </w:r>
              <w:r w:rsidRPr="005C1AAB" w:rsidDel="00521FAB">
                <w:rPr>
                  <w:rFonts w:ascii="Aptos Narrow" w:eastAsia="Times New Roman" w:hAnsi="Aptos Narrow" w:cs="Times New Roman"/>
                  <w:color w:val="000000"/>
                  <w:sz w:val="22"/>
                  <w:szCs w:val="22"/>
                </w:rPr>
                <w:delText xml:space="preserve"> ↔ </w:delText>
              </w:r>
              <w:r w:rsidRPr="005C1AAB" w:rsidDel="00521FAB">
                <w:rPr>
                  <w:rFonts w:ascii="Arial Unicode MS" w:eastAsia="Times New Roman" w:hAnsi="Arial Unicode MS" w:cs="Times New Roman"/>
                  <w:color w:val="000000"/>
                </w:rPr>
                <w:delText>CMS.Alerts.transaction_jsonb.transaction_id</w:delText>
              </w:r>
            </w:del>
          </w:p>
        </w:tc>
      </w:tr>
      <w:tr w:rsidR="00825322" w:rsidRPr="005C1AAB" w:rsidDel="00521FAB" w14:paraId="001F9328" w14:textId="58381A03" w:rsidTr="2402821F">
        <w:trPr>
          <w:trHeight w:val="816"/>
          <w:del w:id="1248"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6C832C62" w14:textId="6992FDC7" w:rsidR="005C1AAB" w:rsidRPr="005C1AAB" w:rsidDel="00521FAB" w:rsidRDefault="005C1AAB" w:rsidP="005C1AAB">
            <w:pPr>
              <w:jc w:val="left"/>
              <w:rPr>
                <w:del w:id="1249" w:author="Ume Sauda Ghanyani" w:date="2025-10-29T10:02:00Z" w16du:dateUtc="2025-10-29T05:02:00Z"/>
                <w:rFonts w:ascii="Aptos Narrow" w:eastAsia="Times New Roman" w:hAnsi="Aptos Narrow" w:cs="Times New Roman"/>
                <w:color w:val="000000"/>
                <w:sz w:val="22"/>
                <w:szCs w:val="22"/>
              </w:rPr>
            </w:pPr>
            <w:del w:id="1250" w:author="Ume Sauda Ghanyani" w:date="2025-10-29T10:02:00Z" w16du:dateUtc="2025-10-29T05:02:00Z">
              <w:r w:rsidRPr="005C1AAB" w:rsidDel="00521FAB">
                <w:rPr>
                  <w:rFonts w:ascii="Aptos Narrow" w:eastAsia="Times New Roman" w:hAnsi="Aptos Narrow" w:cs="Times New Roman"/>
                  <w:color w:val="000000"/>
                  <w:sz w:val="22"/>
                  <w:szCs w:val="22"/>
                </w:rPr>
                <w:delText>Transaction Data</w:delText>
              </w:r>
            </w:del>
          </w:p>
        </w:tc>
        <w:tc>
          <w:tcPr>
            <w:tcW w:w="2979" w:type="dxa"/>
            <w:hideMark/>
          </w:tcPr>
          <w:p w14:paraId="7F4A91F3" w14:textId="6880A9D6" w:rsidR="005C1AAB" w:rsidRPr="005C1AAB" w:rsidDel="00521FAB" w:rsidRDefault="502E30E9" w:rsidP="005C1AAB">
            <w:pPr>
              <w:jc w:val="left"/>
              <w:cnfStyle w:val="000000000000" w:firstRow="0" w:lastRow="0" w:firstColumn="0" w:lastColumn="0" w:oddVBand="0" w:evenVBand="0" w:oddHBand="0" w:evenHBand="0" w:firstRowFirstColumn="0" w:firstRowLastColumn="0" w:lastRowFirstColumn="0" w:lastRowLastColumn="0"/>
              <w:rPr>
                <w:del w:id="1251" w:author="Ume Sauda Ghanyani" w:date="2025-10-29T10:02:00Z" w16du:dateUtc="2025-10-29T05:02:00Z"/>
                <w:rFonts w:ascii="Arial Unicode MS" w:eastAsia="Times New Roman" w:hAnsi="Arial Unicode MS" w:cs="Times New Roman"/>
                <w:color w:val="000000"/>
              </w:rPr>
            </w:pPr>
            <w:commentRangeStart w:id="1252"/>
            <w:commentRangeStart w:id="1253"/>
            <w:commentRangeStart w:id="1254"/>
            <w:del w:id="1255" w:author="Ume Sauda Ghanyani" w:date="2025-10-29T10:02:00Z" w16du:dateUtc="2025-10-29T05:02:00Z">
              <w:r w:rsidRPr="2402821F" w:rsidDel="00521FAB">
                <w:rPr>
                  <w:rFonts w:ascii="Arial Unicode MS" w:eastAsia="Times New Roman" w:hAnsi="Arial Unicode MS" w:cs="Times New Roman"/>
                  <w:color w:val="000000" w:themeColor="text1"/>
                </w:rPr>
                <w:delText>transactionHistoryPacs008</w:delText>
              </w:r>
              <w:r w:rsidRPr="2402821F" w:rsidDel="00521FAB">
                <w:rPr>
                  <w:rFonts w:ascii="Aptos Narrow" w:eastAsia="Times New Roman" w:hAnsi="Aptos Narrow" w:cs="Times New Roman"/>
                  <w:color w:val="000000" w:themeColor="text1"/>
                  <w:sz w:val="22"/>
                  <w:szCs w:val="22"/>
                </w:rPr>
                <w:delText xml:space="preserve">, </w:delText>
              </w:r>
              <w:r w:rsidRPr="2402821F" w:rsidDel="00521FAB">
                <w:rPr>
                  <w:rFonts w:ascii="Arial Unicode MS" w:eastAsia="Times New Roman" w:hAnsi="Arial Unicode MS" w:cs="Times New Roman"/>
                  <w:color w:val="000000" w:themeColor="text1"/>
                </w:rPr>
                <w:delText>transactionHistoryPacs002</w:delText>
              </w:r>
              <w:commentRangeEnd w:id="1252"/>
              <w:r w:rsidR="005C1AAB" w:rsidDel="00521FAB">
                <w:rPr>
                  <w:rStyle w:val="CommentReference"/>
                </w:rPr>
                <w:commentReference w:id="1252"/>
              </w:r>
              <w:commentRangeEnd w:id="1253"/>
              <w:r w:rsidR="005C1AAB" w:rsidDel="00521FAB">
                <w:rPr>
                  <w:rStyle w:val="CommentReference"/>
                </w:rPr>
                <w:commentReference w:id="1253"/>
              </w:r>
              <w:commentRangeEnd w:id="1254"/>
              <w:r w:rsidR="00612434" w:rsidDel="00521FAB">
                <w:rPr>
                  <w:rStyle w:val="CommentReference"/>
                  <w:rFonts w:eastAsiaTheme="minorHAnsi" w:cstheme="minorBidi"/>
                </w:rPr>
                <w:commentReference w:id="1254"/>
              </w:r>
            </w:del>
          </w:p>
        </w:tc>
        <w:tc>
          <w:tcPr>
            <w:tcW w:w="3966" w:type="dxa"/>
            <w:hideMark/>
          </w:tcPr>
          <w:p w14:paraId="6ACE1C46" w14:textId="7D2D919C" w:rsidR="005C1AAB" w:rsidRPr="005C1AAB" w:rsidDel="00521FAB" w:rsidRDefault="005C1AAB" w:rsidP="005C1AAB">
            <w:pPr>
              <w:jc w:val="left"/>
              <w:cnfStyle w:val="000000000000" w:firstRow="0" w:lastRow="0" w:firstColumn="0" w:lastColumn="0" w:oddVBand="0" w:evenVBand="0" w:oddHBand="0" w:evenHBand="0" w:firstRowFirstColumn="0" w:firstRowLastColumn="0" w:lastRowFirstColumn="0" w:lastRowLastColumn="0"/>
              <w:rPr>
                <w:del w:id="1256" w:author="Ume Sauda Ghanyani" w:date="2025-10-29T10:02:00Z" w16du:dateUtc="2025-10-29T05:02:00Z"/>
                <w:rFonts w:ascii="Arial Unicode MS" w:eastAsia="Times New Roman" w:hAnsi="Arial Unicode MS" w:cs="Times New Roman"/>
                <w:color w:val="000000"/>
              </w:rPr>
            </w:pPr>
            <w:del w:id="1257" w:author="Ume Sauda Ghanyani" w:date="2025-10-29T10:02:00Z" w16du:dateUtc="2025-10-29T05:02:00Z">
              <w:r w:rsidRPr="005C1AAB" w:rsidDel="00521FAB">
                <w:rPr>
                  <w:rFonts w:ascii="Arial Unicode MS" w:eastAsia="Times New Roman" w:hAnsi="Arial Unicode MS" w:cs="Times New Roman"/>
                  <w:color w:val="000000"/>
                </w:rPr>
                <w:delText>GrpHdr_MsgId</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OrgnlInstrId</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EndToEndId</w:delText>
              </w:r>
            </w:del>
          </w:p>
        </w:tc>
      </w:tr>
      <w:tr w:rsidR="00825322" w:rsidRPr="005C1AAB" w:rsidDel="00521FAB" w14:paraId="6DA5CEA0" w14:textId="54DD6CEB" w:rsidTr="2402821F">
        <w:trPr>
          <w:cnfStyle w:val="000000100000" w:firstRow="0" w:lastRow="0" w:firstColumn="0" w:lastColumn="0" w:oddVBand="0" w:evenVBand="0" w:oddHBand="1" w:evenHBand="0" w:firstRowFirstColumn="0" w:firstRowLastColumn="0" w:lastRowFirstColumn="0" w:lastRowLastColumn="0"/>
          <w:trHeight w:val="576"/>
          <w:del w:id="1258"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565D2465" w14:textId="7EC7B3E7" w:rsidR="005C1AAB" w:rsidRPr="005C1AAB" w:rsidDel="00521FAB" w:rsidRDefault="005C1AAB" w:rsidP="005C1AAB">
            <w:pPr>
              <w:jc w:val="left"/>
              <w:rPr>
                <w:del w:id="1259" w:author="Ume Sauda Ghanyani" w:date="2025-10-29T10:02:00Z" w16du:dateUtc="2025-10-29T05:02:00Z"/>
                <w:rFonts w:ascii="Aptos Narrow" w:eastAsia="Times New Roman" w:hAnsi="Aptos Narrow" w:cs="Times New Roman"/>
                <w:color w:val="000000"/>
                <w:sz w:val="22"/>
                <w:szCs w:val="22"/>
              </w:rPr>
            </w:pPr>
            <w:del w:id="1260" w:author="Ume Sauda Ghanyani" w:date="2025-10-29T10:02:00Z" w16du:dateUtc="2025-10-29T05:02:00Z">
              <w:r w:rsidRPr="005C1AAB" w:rsidDel="00521FAB">
                <w:rPr>
                  <w:rFonts w:ascii="Aptos Narrow" w:eastAsia="Times New Roman" w:hAnsi="Aptos Narrow" w:cs="Times New Roman"/>
                  <w:color w:val="000000"/>
                  <w:sz w:val="22"/>
                  <w:szCs w:val="22"/>
                </w:rPr>
                <w:delText>Case Management</w:delText>
              </w:r>
            </w:del>
          </w:p>
        </w:tc>
        <w:tc>
          <w:tcPr>
            <w:tcW w:w="2979" w:type="dxa"/>
            <w:hideMark/>
          </w:tcPr>
          <w:p w14:paraId="4E4A1FBE" w14:textId="645A6DD6" w:rsidR="005C1AAB" w:rsidRPr="005C1AAB" w:rsidDel="00521FAB" w:rsidRDefault="005C1AAB" w:rsidP="005C1AAB">
            <w:pPr>
              <w:jc w:val="left"/>
              <w:cnfStyle w:val="000000100000" w:firstRow="0" w:lastRow="0" w:firstColumn="0" w:lastColumn="0" w:oddVBand="0" w:evenVBand="0" w:oddHBand="1" w:evenHBand="0" w:firstRowFirstColumn="0" w:firstRowLastColumn="0" w:lastRowFirstColumn="0" w:lastRowLastColumn="0"/>
              <w:rPr>
                <w:del w:id="1261" w:author="Ume Sauda Ghanyani" w:date="2025-10-29T10:02:00Z" w16du:dateUtc="2025-10-29T05:02:00Z"/>
                <w:rFonts w:ascii="Arial Unicode MS" w:eastAsia="Times New Roman" w:hAnsi="Arial Unicode MS" w:cs="Times New Roman"/>
                <w:color w:val="000000"/>
              </w:rPr>
            </w:pPr>
            <w:del w:id="1262" w:author="Ume Sauda Ghanyani" w:date="2025-10-29T10:02:00Z" w16du:dateUtc="2025-10-29T05:02:00Z">
              <w:r w:rsidRPr="005C1AAB" w:rsidDel="00521FAB">
                <w:rPr>
                  <w:rFonts w:ascii="Arial Unicode MS" w:eastAsia="Times New Roman" w:hAnsi="Arial Unicode MS" w:cs="Times New Roman"/>
                  <w:color w:val="000000"/>
                </w:rPr>
                <w:delText>CMS.Alerts</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CMS.Cases</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CMS.Tasks</w:delText>
              </w:r>
            </w:del>
          </w:p>
        </w:tc>
        <w:tc>
          <w:tcPr>
            <w:tcW w:w="3966" w:type="dxa"/>
            <w:hideMark/>
          </w:tcPr>
          <w:p w14:paraId="0CB09737" w14:textId="79DAAAF5" w:rsidR="005C1AAB" w:rsidRPr="005C1AAB" w:rsidDel="00521FAB" w:rsidRDefault="005C1AAB" w:rsidP="005C1AAB">
            <w:pPr>
              <w:jc w:val="left"/>
              <w:cnfStyle w:val="000000100000" w:firstRow="0" w:lastRow="0" w:firstColumn="0" w:lastColumn="0" w:oddVBand="0" w:evenVBand="0" w:oddHBand="1" w:evenHBand="0" w:firstRowFirstColumn="0" w:firstRowLastColumn="0" w:lastRowFirstColumn="0" w:lastRowLastColumn="0"/>
              <w:rPr>
                <w:del w:id="1263" w:author="Ume Sauda Ghanyani" w:date="2025-10-29T10:02:00Z" w16du:dateUtc="2025-10-29T05:02:00Z"/>
                <w:rFonts w:ascii="Arial Unicode MS" w:eastAsia="Times New Roman" w:hAnsi="Arial Unicode MS" w:cs="Times New Roman"/>
                <w:color w:val="000000"/>
              </w:rPr>
            </w:pPr>
            <w:del w:id="1264" w:author="Ume Sauda Ghanyani" w:date="2025-10-29T10:02:00Z" w16du:dateUtc="2025-10-29T05:02:00Z">
              <w:r w:rsidRPr="005C1AAB" w:rsidDel="00521FAB">
                <w:rPr>
                  <w:rFonts w:ascii="Arial Unicode MS" w:eastAsia="Times New Roman" w:hAnsi="Arial Unicode MS" w:cs="Times New Roman"/>
                  <w:color w:val="000000"/>
                </w:rPr>
                <w:delText>case_id</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alert_id</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tenant_id</w:delText>
              </w:r>
            </w:del>
          </w:p>
        </w:tc>
      </w:tr>
      <w:tr w:rsidR="00825322" w:rsidRPr="005C1AAB" w:rsidDel="00521FAB" w14:paraId="49921CCF" w14:textId="5CED3E02" w:rsidTr="2402821F">
        <w:trPr>
          <w:trHeight w:val="816"/>
          <w:del w:id="1265"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0CF4D26E" w14:textId="4CA6E24A" w:rsidR="005C1AAB" w:rsidRPr="005C1AAB" w:rsidDel="00521FAB" w:rsidRDefault="005C1AAB" w:rsidP="005C1AAB">
            <w:pPr>
              <w:jc w:val="left"/>
              <w:rPr>
                <w:del w:id="1266" w:author="Ume Sauda Ghanyani" w:date="2025-10-29T10:02:00Z" w16du:dateUtc="2025-10-29T05:02:00Z"/>
                <w:rFonts w:ascii="Aptos Narrow" w:eastAsia="Times New Roman" w:hAnsi="Aptos Narrow" w:cs="Times New Roman"/>
                <w:color w:val="000000"/>
                <w:sz w:val="22"/>
                <w:szCs w:val="22"/>
              </w:rPr>
            </w:pPr>
            <w:del w:id="1267" w:author="Ume Sauda Ghanyani" w:date="2025-10-29T10:02:00Z" w16du:dateUtc="2025-10-29T05:02:00Z">
              <w:r w:rsidRPr="005C1AAB" w:rsidDel="00521FAB">
                <w:rPr>
                  <w:rFonts w:ascii="Aptos Narrow" w:eastAsia="Times New Roman" w:hAnsi="Aptos Narrow" w:cs="Times New Roman"/>
                  <w:color w:val="000000"/>
                  <w:sz w:val="22"/>
                  <w:szCs w:val="22"/>
                </w:rPr>
                <w:delText>Entity Reference</w:delText>
              </w:r>
            </w:del>
          </w:p>
        </w:tc>
        <w:tc>
          <w:tcPr>
            <w:tcW w:w="2979" w:type="dxa"/>
            <w:hideMark/>
          </w:tcPr>
          <w:p w14:paraId="273974A5" w14:textId="0B931801" w:rsidR="005C1AAB" w:rsidRPr="005C1AAB" w:rsidDel="00521FAB" w:rsidRDefault="005C1AAB" w:rsidP="005C1AAB">
            <w:pPr>
              <w:jc w:val="left"/>
              <w:cnfStyle w:val="000000000000" w:firstRow="0" w:lastRow="0" w:firstColumn="0" w:lastColumn="0" w:oddVBand="0" w:evenVBand="0" w:oddHBand="0" w:evenHBand="0" w:firstRowFirstColumn="0" w:firstRowLastColumn="0" w:lastRowFirstColumn="0" w:lastRowLastColumn="0"/>
              <w:rPr>
                <w:del w:id="1268" w:author="Ume Sauda Ghanyani" w:date="2025-10-29T10:02:00Z" w16du:dateUtc="2025-10-29T05:02:00Z"/>
                <w:rFonts w:ascii="Arial Unicode MS" w:eastAsia="Times New Roman" w:hAnsi="Arial Unicode MS" w:cs="Times New Roman"/>
                <w:color w:val="000000"/>
              </w:rPr>
            </w:pPr>
            <w:del w:id="1269" w:author="Ume Sauda Ghanyani" w:date="2025-10-29T10:02:00Z" w16du:dateUtc="2025-10-29T05:02:00Z">
              <w:r w:rsidRPr="005C1AAB" w:rsidDel="00521FAB">
                <w:rPr>
                  <w:rFonts w:ascii="Arial Unicode MS" w:eastAsia="Times New Roman" w:hAnsi="Arial Unicode MS" w:cs="Times New Roman"/>
                  <w:color w:val="000000"/>
                </w:rPr>
                <w:delText>entities</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accounts</w:delText>
              </w:r>
            </w:del>
          </w:p>
        </w:tc>
        <w:tc>
          <w:tcPr>
            <w:tcW w:w="3966" w:type="dxa"/>
            <w:hideMark/>
          </w:tcPr>
          <w:p w14:paraId="623C97A2" w14:textId="3B7A4671" w:rsidR="005C1AAB" w:rsidRPr="005C1AAB" w:rsidDel="00521FAB" w:rsidRDefault="005C1AAB" w:rsidP="005C1AAB">
            <w:pPr>
              <w:jc w:val="left"/>
              <w:cnfStyle w:val="000000000000" w:firstRow="0" w:lastRow="0" w:firstColumn="0" w:lastColumn="0" w:oddVBand="0" w:evenVBand="0" w:oddHBand="0" w:evenHBand="0" w:firstRowFirstColumn="0" w:firstRowLastColumn="0" w:lastRowFirstColumn="0" w:lastRowLastColumn="0"/>
              <w:rPr>
                <w:del w:id="1270" w:author="Ume Sauda Ghanyani" w:date="2025-10-29T10:02:00Z" w16du:dateUtc="2025-10-29T05:02:00Z"/>
                <w:rFonts w:ascii="Arial Unicode MS" w:eastAsia="Times New Roman" w:hAnsi="Arial Unicode MS" w:cs="Times New Roman"/>
                <w:color w:val="000000"/>
              </w:rPr>
            </w:pPr>
            <w:del w:id="1271" w:author="Ume Sauda Ghanyani" w:date="2025-10-29T10:02:00Z" w16du:dateUtc="2025-10-29T05:02:00Z">
              <w:r w:rsidRPr="005C1AAB" w:rsidDel="00521FAB">
                <w:rPr>
                  <w:rFonts w:ascii="Arial Unicode MS" w:eastAsia="Times New Roman" w:hAnsi="Arial Unicode MS" w:cs="Times New Roman"/>
                  <w:color w:val="000000"/>
                </w:rPr>
                <w:delText>acct_id</w:delText>
              </w:r>
              <w:r w:rsidRPr="005C1AAB" w:rsidDel="00521FAB">
                <w:rPr>
                  <w:rFonts w:ascii="Aptos Narrow" w:eastAsia="Times New Roman" w:hAnsi="Aptos Narrow" w:cs="Times New Roman"/>
                  <w:color w:val="000000"/>
                  <w:sz w:val="22"/>
                  <w:szCs w:val="22"/>
                </w:rPr>
                <w:delText xml:space="preserve">, </w:delText>
              </w:r>
              <w:r w:rsidRPr="005C1AAB" w:rsidDel="00521FAB">
                <w:rPr>
                  <w:rFonts w:ascii="Arial Unicode MS" w:eastAsia="Times New Roman" w:hAnsi="Arial Unicode MS" w:cs="Times New Roman"/>
                  <w:color w:val="000000"/>
                </w:rPr>
                <w:delText>acct_agt_finInstnId_clrSysMmbId_mmbid</w:delText>
              </w:r>
            </w:del>
          </w:p>
        </w:tc>
      </w:tr>
    </w:tbl>
    <w:p w14:paraId="5BFFEAAD" w14:textId="1470AE38" w:rsidR="005C1AAB" w:rsidDel="00521FAB" w:rsidRDefault="005C1AAB" w:rsidP="005C1AAB">
      <w:pPr>
        <w:rPr>
          <w:del w:id="1272" w:author="Ume Sauda Ghanyani" w:date="2025-10-29T10:02:00Z" w16du:dateUtc="2025-10-29T05:02:00Z"/>
        </w:rPr>
      </w:pPr>
    </w:p>
    <w:p w14:paraId="408B16C2" w14:textId="20EF3151" w:rsidR="00612434" w:rsidDel="00521FAB" w:rsidRDefault="00612434">
      <w:pPr>
        <w:jc w:val="left"/>
        <w:rPr>
          <w:del w:id="1273" w:author="Ume Sauda Ghanyani" w:date="2025-10-29T10:02:00Z" w16du:dateUtc="2025-10-29T05:02:00Z"/>
          <w:b/>
          <w:kern w:val="2"/>
          <w:sz w:val="22"/>
          <w:szCs w:val="22"/>
          <w14:ligatures w14:val="standardContextual"/>
        </w:rPr>
      </w:pPr>
      <w:commentRangeStart w:id="1274"/>
      <w:del w:id="1275" w:author="Ume Sauda Ghanyani" w:date="2025-10-29T10:02:00Z" w16du:dateUtc="2025-10-29T05:02:00Z">
        <w:r w:rsidDel="00521FAB">
          <w:br w:type="page"/>
        </w:r>
      </w:del>
    </w:p>
    <w:p w14:paraId="5E11E2F3" w14:textId="0A445470" w:rsidR="00255C9A" w:rsidDel="00521FAB" w:rsidRDefault="00255C9A" w:rsidP="00255C9A">
      <w:pPr>
        <w:pStyle w:val="Heading3"/>
        <w:numPr>
          <w:ilvl w:val="2"/>
          <w:numId w:val="2"/>
        </w:numPr>
        <w:rPr>
          <w:del w:id="1276" w:author="Ume Sauda Ghanyani" w:date="2025-10-29T10:02:00Z" w16du:dateUtc="2025-10-29T05:02:00Z"/>
        </w:rPr>
      </w:pPr>
      <w:bookmarkStart w:id="1277" w:name="_Toc213340880"/>
      <w:bookmarkStart w:id="1278" w:name="_Toc213341069"/>
      <w:del w:id="1279" w:author="Ume Sauda Ghanyani" w:date="2025-10-29T10:02:00Z" w16du:dateUtc="2025-10-29T05:02:00Z">
        <w:r w:rsidDel="00521FAB">
          <w:lastRenderedPageBreak/>
          <w:delText>Metrics</w:delText>
        </w:r>
        <w:commentRangeEnd w:id="1274"/>
        <w:r w:rsidR="00111E61" w:rsidDel="00521FAB">
          <w:rPr>
            <w:rStyle w:val="CommentReference"/>
            <w:rFonts w:eastAsiaTheme="minorHAnsi" w:cstheme="minorBidi"/>
            <w:b w:val="0"/>
            <w:kern w:val="0"/>
            <w14:ligatures w14:val="none"/>
          </w:rPr>
          <w:commentReference w:id="1274"/>
        </w:r>
        <w:bookmarkEnd w:id="1277"/>
        <w:bookmarkEnd w:id="1278"/>
      </w:del>
    </w:p>
    <w:p w14:paraId="7AD07FF2" w14:textId="1A210459" w:rsidR="00612434" w:rsidDel="00521FAB" w:rsidRDefault="00612434" w:rsidP="005C1AAB">
      <w:pPr>
        <w:rPr>
          <w:del w:id="1280" w:author="Ume Sauda Ghanyani" w:date="2025-10-29T10:02:00Z" w16du:dateUtc="2025-10-29T05:02:00Z"/>
          <w:b/>
          <w:bCs/>
        </w:rPr>
      </w:pPr>
      <w:commentRangeStart w:id="1281"/>
      <w:del w:id="1282" w:author="Ume Sauda Ghanyani" w:date="2025-10-29T10:02:00Z" w16du:dateUtc="2025-10-29T05:02:00Z">
        <w:r w:rsidDel="00521FAB">
          <w:rPr>
            <w:b/>
            <w:bCs/>
          </w:rPr>
          <w:delText>Summary</w:delText>
        </w:r>
        <w:commentRangeEnd w:id="1281"/>
        <w:r w:rsidR="00111E61" w:rsidDel="00521FAB">
          <w:rPr>
            <w:rStyle w:val="CommentReference"/>
            <w:rFonts w:eastAsiaTheme="minorHAnsi" w:cstheme="minorBidi"/>
          </w:rPr>
          <w:commentReference w:id="1281"/>
        </w:r>
        <w:r w:rsidR="00111E61" w:rsidDel="00521FAB">
          <w:rPr>
            <w:b/>
            <w:bCs/>
          </w:rPr>
          <w:delText>:</w:delText>
        </w:r>
      </w:del>
    </w:p>
    <w:tbl>
      <w:tblPr>
        <w:tblStyle w:val="TableGrid"/>
        <w:tblW w:w="0" w:type="auto"/>
        <w:tblLook w:val="04A0" w:firstRow="1" w:lastRow="0" w:firstColumn="1" w:lastColumn="0" w:noHBand="0" w:noVBand="1"/>
      </w:tblPr>
      <w:tblGrid>
        <w:gridCol w:w="3823"/>
        <w:gridCol w:w="5553"/>
      </w:tblGrid>
      <w:tr w:rsidR="00612434" w:rsidDel="00521FAB" w14:paraId="4C95DC22" w14:textId="72D0BD80" w:rsidTr="00612434">
        <w:trPr>
          <w:del w:id="1283" w:author="Ume Sauda Ghanyani" w:date="2025-10-29T10:02:00Z"/>
        </w:trPr>
        <w:tc>
          <w:tcPr>
            <w:tcW w:w="3823" w:type="dxa"/>
          </w:tcPr>
          <w:p w14:paraId="6FB0ED7D" w14:textId="35778A97" w:rsidR="00612434" w:rsidDel="00521FAB" w:rsidRDefault="00612434" w:rsidP="005C1AAB">
            <w:pPr>
              <w:rPr>
                <w:del w:id="1284" w:author="Ume Sauda Ghanyani" w:date="2025-10-29T10:02:00Z" w16du:dateUtc="2025-10-29T05:02:00Z"/>
                <w:b/>
                <w:bCs/>
              </w:rPr>
            </w:pPr>
            <w:del w:id="1285" w:author="Ume Sauda Ghanyani" w:date="2025-10-29T10:02:00Z" w16du:dateUtc="2025-10-29T05:02:00Z">
              <w:r w:rsidDel="00521FAB">
                <w:rPr>
                  <w:b/>
                  <w:bCs/>
                </w:rPr>
                <w:delText>Metric</w:delText>
              </w:r>
            </w:del>
          </w:p>
        </w:tc>
        <w:tc>
          <w:tcPr>
            <w:tcW w:w="5553" w:type="dxa"/>
          </w:tcPr>
          <w:p w14:paraId="7193C267" w14:textId="6B5D3BEC" w:rsidR="00612434" w:rsidDel="00521FAB" w:rsidRDefault="00612434" w:rsidP="005C1AAB">
            <w:pPr>
              <w:rPr>
                <w:del w:id="1286" w:author="Ume Sauda Ghanyani" w:date="2025-10-29T10:02:00Z" w16du:dateUtc="2025-10-29T05:02:00Z"/>
                <w:b/>
                <w:bCs/>
              </w:rPr>
            </w:pPr>
            <w:del w:id="1287" w:author="Ume Sauda Ghanyani" w:date="2025-10-29T10:02:00Z" w16du:dateUtc="2025-10-29T05:02:00Z">
              <w:r w:rsidDel="00521FAB">
                <w:rPr>
                  <w:b/>
                  <w:bCs/>
                </w:rPr>
                <w:delText>Description</w:delText>
              </w:r>
            </w:del>
          </w:p>
        </w:tc>
      </w:tr>
      <w:tr w:rsidR="00111E61" w:rsidDel="00521FAB" w14:paraId="50EE5165" w14:textId="792CE9FE" w:rsidTr="00612434">
        <w:trPr>
          <w:del w:id="1288" w:author="Ume Sauda Ghanyani" w:date="2025-10-29T10:02:00Z"/>
        </w:trPr>
        <w:tc>
          <w:tcPr>
            <w:tcW w:w="3823" w:type="dxa"/>
          </w:tcPr>
          <w:p w14:paraId="38AF092E" w14:textId="4D02BF93" w:rsidR="00111E61" w:rsidDel="00521FAB" w:rsidRDefault="00111E61" w:rsidP="005C1AAB">
            <w:pPr>
              <w:rPr>
                <w:del w:id="1289" w:author="Ume Sauda Ghanyani" w:date="2025-10-29T10:02:00Z" w16du:dateUtc="2025-10-29T05:02:00Z"/>
                <w:b/>
                <w:bCs/>
              </w:rPr>
            </w:pPr>
          </w:p>
        </w:tc>
        <w:tc>
          <w:tcPr>
            <w:tcW w:w="5553" w:type="dxa"/>
          </w:tcPr>
          <w:p w14:paraId="2DFFFF35" w14:textId="05BE8625" w:rsidR="00111E61" w:rsidDel="00521FAB" w:rsidRDefault="00111E61" w:rsidP="005C1AAB">
            <w:pPr>
              <w:rPr>
                <w:del w:id="1290" w:author="Ume Sauda Ghanyani" w:date="2025-10-29T10:02:00Z" w16du:dateUtc="2025-10-29T05:02:00Z"/>
                <w:b/>
                <w:bCs/>
              </w:rPr>
            </w:pPr>
            <w:del w:id="1291" w:author="Ume Sauda Ghanyani" w:date="2025-10-29T10:02:00Z" w16du:dateUtc="2025-10-29T05:02:00Z">
              <w:r w:rsidRPr="00111E61" w:rsidDel="00521FAB">
                <w:rPr>
                  <w:b/>
                  <w:bCs/>
                </w:rPr>
                <w:delText xml:space="preserve">For </w:delText>
              </w:r>
              <w:r w:rsidDel="00521FAB">
                <w:rPr>
                  <w:b/>
                  <w:bCs/>
                </w:rPr>
                <w:delText>the</w:delText>
              </w:r>
              <w:r w:rsidRPr="00111E61" w:rsidDel="00521FAB">
                <w:rPr>
                  <w:b/>
                  <w:bCs/>
                </w:rPr>
                <w:delText xml:space="preserve"> given standard reporting/dashboard period</w:delText>
              </w:r>
              <w:r w:rsidDel="00521FAB">
                <w:rPr>
                  <w:b/>
                  <w:bCs/>
                </w:rPr>
                <w:delText>:</w:delText>
              </w:r>
            </w:del>
          </w:p>
        </w:tc>
      </w:tr>
      <w:tr w:rsidR="00612434" w:rsidRPr="00612434" w:rsidDel="00521FAB" w14:paraId="124A091A" w14:textId="7EEBD516" w:rsidTr="00612434">
        <w:trPr>
          <w:del w:id="1292" w:author="Ume Sauda Ghanyani" w:date="2025-10-29T10:02:00Z"/>
        </w:trPr>
        <w:tc>
          <w:tcPr>
            <w:tcW w:w="3823" w:type="dxa"/>
          </w:tcPr>
          <w:p w14:paraId="2C2AE1CA" w14:textId="46E31745" w:rsidR="00612434" w:rsidRPr="00612434" w:rsidDel="00521FAB" w:rsidRDefault="00612434" w:rsidP="005C1AAB">
            <w:pPr>
              <w:rPr>
                <w:del w:id="1293" w:author="Ume Sauda Ghanyani" w:date="2025-10-29T10:02:00Z" w16du:dateUtc="2025-10-29T05:02:00Z"/>
              </w:rPr>
            </w:pPr>
            <w:commentRangeStart w:id="1294"/>
            <w:del w:id="1295" w:author="Ume Sauda Ghanyani" w:date="2025-10-29T10:02:00Z" w16du:dateUtc="2025-10-29T05:02:00Z">
              <w:r w:rsidRPr="00612434" w:rsidDel="00521FAB">
                <w:delText>Total Fraud Cases Detected</w:delText>
              </w:r>
              <w:commentRangeEnd w:id="1294"/>
              <w:r w:rsidR="00342939" w:rsidDel="00521FAB">
                <w:rPr>
                  <w:rStyle w:val="CommentReference"/>
                  <w:rFonts w:eastAsiaTheme="minorHAnsi" w:cstheme="minorBidi"/>
                </w:rPr>
                <w:commentReference w:id="1294"/>
              </w:r>
            </w:del>
          </w:p>
        </w:tc>
        <w:tc>
          <w:tcPr>
            <w:tcW w:w="5553" w:type="dxa"/>
          </w:tcPr>
          <w:p w14:paraId="0424C945" w14:textId="3A2A2C22" w:rsidR="00612434" w:rsidRPr="00612434" w:rsidDel="00521FAB" w:rsidRDefault="00111E61" w:rsidP="005C1AAB">
            <w:pPr>
              <w:rPr>
                <w:del w:id="1296" w:author="Ume Sauda Ghanyani" w:date="2025-10-29T10:02:00Z" w16du:dateUtc="2025-10-29T05:02:00Z"/>
              </w:rPr>
            </w:pPr>
            <w:del w:id="1297" w:author="Ume Sauda Ghanyani" w:date="2025-10-29T10:02:00Z" w16du:dateUtc="2025-10-29T05:02:00Z">
              <w:r w:rsidDel="00521FAB">
                <w:delText>T</w:delText>
              </w:r>
              <w:r w:rsidR="00612434" w:rsidDel="00521FAB">
                <w:delText>he total number of fraud alerts generated by Tazama</w:delText>
              </w:r>
              <w:r w:rsidDel="00521FAB">
                <w:delText xml:space="preserve"> during the period</w:delText>
              </w:r>
              <w:r w:rsidR="00612434" w:rsidDel="00521FAB">
                <w:delText>.</w:delText>
              </w:r>
            </w:del>
          </w:p>
        </w:tc>
      </w:tr>
      <w:tr w:rsidR="00612434" w:rsidRPr="00612434" w:rsidDel="00521FAB" w14:paraId="1E6308DE" w14:textId="6BA9ABA1" w:rsidTr="00612434">
        <w:trPr>
          <w:del w:id="1298" w:author="Ume Sauda Ghanyani" w:date="2025-10-29T10:02:00Z"/>
        </w:trPr>
        <w:tc>
          <w:tcPr>
            <w:tcW w:w="3823" w:type="dxa"/>
          </w:tcPr>
          <w:p w14:paraId="4247E3EC" w14:textId="09572D0E" w:rsidR="00612434" w:rsidRPr="00612434" w:rsidDel="00521FAB" w:rsidRDefault="00612434" w:rsidP="005C1AAB">
            <w:pPr>
              <w:rPr>
                <w:del w:id="1299" w:author="Ume Sauda Ghanyani" w:date="2025-10-29T10:02:00Z" w16du:dateUtc="2025-10-29T05:02:00Z"/>
              </w:rPr>
            </w:pPr>
            <w:del w:id="1300" w:author="Ume Sauda Ghanyani" w:date="2025-10-29T10:02:00Z" w16du:dateUtc="2025-10-29T05:02:00Z">
              <w:r w:rsidRPr="00612434" w:rsidDel="00521FAB">
                <w:delText>Fraud Prevention Rate (% of Potential Fraud Stopped Before Completion)</w:delText>
              </w:r>
            </w:del>
          </w:p>
        </w:tc>
        <w:tc>
          <w:tcPr>
            <w:tcW w:w="5553" w:type="dxa"/>
          </w:tcPr>
          <w:p w14:paraId="5AFFB22B" w14:textId="2C3E4354" w:rsidR="00612434" w:rsidRPr="00612434" w:rsidDel="00521FAB" w:rsidRDefault="00111E61" w:rsidP="005C1AAB">
            <w:pPr>
              <w:rPr>
                <w:del w:id="1301" w:author="Ume Sauda Ghanyani" w:date="2025-10-29T10:02:00Z" w16du:dateUtc="2025-10-29T05:02:00Z"/>
              </w:rPr>
            </w:pPr>
            <w:del w:id="1302" w:author="Ume Sauda Ghanyani" w:date="2025-10-29T10:02:00Z" w16du:dateUtc="2025-10-29T05:02:00Z">
              <w:r w:rsidDel="00521FAB">
                <w:delText>The number of fraud alerts</w:delText>
              </w:r>
              <w:r w:rsidR="00342939" w:rsidDel="00521FAB">
                <w:delText xml:space="preserve"> (confirmed)</w:delText>
              </w:r>
              <w:r w:rsidDel="00521FAB">
                <w:delText xml:space="preserve"> / the total number of fraudulent transactions</w:delText>
              </w:r>
              <w:r w:rsidR="00342939" w:rsidDel="00521FAB">
                <w:delText xml:space="preserve"> (confirmed + missed)</w:delText>
              </w:r>
              <w:r w:rsidDel="00521FAB">
                <w:delText xml:space="preserve"> during the period</w:delText>
              </w:r>
            </w:del>
          </w:p>
        </w:tc>
      </w:tr>
      <w:tr w:rsidR="00612434" w:rsidRPr="00612434" w:rsidDel="00521FAB" w14:paraId="1A659D4D" w14:textId="6A14F01C" w:rsidTr="00612434">
        <w:trPr>
          <w:del w:id="1303" w:author="Ume Sauda Ghanyani" w:date="2025-10-29T10:02:00Z"/>
        </w:trPr>
        <w:tc>
          <w:tcPr>
            <w:tcW w:w="3823" w:type="dxa"/>
          </w:tcPr>
          <w:p w14:paraId="1563E8CE" w14:textId="5A2972F6" w:rsidR="00612434" w:rsidRPr="00612434" w:rsidDel="00521FAB" w:rsidRDefault="00612434" w:rsidP="005C1AAB">
            <w:pPr>
              <w:rPr>
                <w:del w:id="1304" w:author="Ume Sauda Ghanyani" w:date="2025-10-29T10:02:00Z" w16du:dateUtc="2025-10-29T05:02:00Z"/>
              </w:rPr>
            </w:pPr>
            <w:del w:id="1305" w:author="Ume Sauda Ghanyani" w:date="2025-10-29T10:02:00Z" w16du:dateUtc="2025-10-29T05:02:00Z">
              <w:r w:rsidRPr="00612434" w:rsidDel="00521FAB">
                <w:delText>Total Fraud Losses vs. Recovered Funds</w:delText>
              </w:r>
            </w:del>
          </w:p>
        </w:tc>
        <w:tc>
          <w:tcPr>
            <w:tcW w:w="5553" w:type="dxa"/>
          </w:tcPr>
          <w:p w14:paraId="34E6EED8" w14:textId="52F3B288" w:rsidR="00612434" w:rsidRPr="00612434" w:rsidDel="00521FAB" w:rsidRDefault="00111E61" w:rsidP="005C1AAB">
            <w:pPr>
              <w:rPr>
                <w:del w:id="1306" w:author="Ume Sauda Ghanyani" w:date="2025-10-29T10:02:00Z" w16du:dateUtc="2025-10-29T05:02:00Z"/>
              </w:rPr>
            </w:pPr>
            <w:del w:id="1307" w:author="Ume Sauda Ghanyani" w:date="2025-10-29T10:02:00Z" w16du:dateUtc="2025-10-29T05:02:00Z">
              <w:r w:rsidDel="00521FAB">
                <w:delText>The total value of fraud losses compared to the total amount of fraud losses recovered</w:delText>
              </w:r>
            </w:del>
          </w:p>
        </w:tc>
      </w:tr>
      <w:tr w:rsidR="00612434" w:rsidRPr="00612434" w:rsidDel="00521FAB" w14:paraId="51300011" w14:textId="2FAEA00C" w:rsidTr="00612434">
        <w:trPr>
          <w:del w:id="1308" w:author="Ume Sauda Ghanyani" w:date="2025-10-29T10:02:00Z"/>
        </w:trPr>
        <w:tc>
          <w:tcPr>
            <w:tcW w:w="3823" w:type="dxa"/>
          </w:tcPr>
          <w:p w14:paraId="2372CD2A" w14:textId="4BD180C8" w:rsidR="00612434" w:rsidRPr="00612434" w:rsidDel="00521FAB" w:rsidRDefault="00612434" w:rsidP="005C1AAB">
            <w:pPr>
              <w:rPr>
                <w:del w:id="1309" w:author="Ume Sauda Ghanyani" w:date="2025-10-29T10:02:00Z" w16du:dateUtc="2025-10-29T05:02:00Z"/>
              </w:rPr>
            </w:pPr>
            <w:del w:id="1310" w:author="Ume Sauda Ghanyani" w:date="2025-10-29T10:02:00Z" w16du:dateUtc="2025-10-29T05:02:00Z">
              <w:r w:rsidRPr="00612434" w:rsidDel="00521FAB">
                <w:delText>Number of Critical Incidents Escalated</w:delText>
              </w:r>
            </w:del>
          </w:p>
        </w:tc>
        <w:tc>
          <w:tcPr>
            <w:tcW w:w="5553" w:type="dxa"/>
          </w:tcPr>
          <w:p w14:paraId="063598B5" w14:textId="089DFAE4" w:rsidR="00612434" w:rsidRPr="00612434" w:rsidDel="00521FAB" w:rsidRDefault="00342939" w:rsidP="005C1AAB">
            <w:pPr>
              <w:rPr>
                <w:del w:id="1311" w:author="Ume Sauda Ghanyani" w:date="2025-10-29T10:02:00Z" w16du:dateUtc="2025-10-29T05:02:00Z"/>
              </w:rPr>
            </w:pPr>
            <w:del w:id="1312" w:author="Ume Sauda Ghanyani" w:date="2025-10-29T10:02:00Z" w16du:dateUtc="2025-10-29T05:02:00Z">
              <w:r w:rsidDel="00521FAB">
                <w:delText>The total number of missed fraud later reported</w:delText>
              </w:r>
            </w:del>
          </w:p>
        </w:tc>
      </w:tr>
    </w:tbl>
    <w:p w14:paraId="67242B7A" w14:textId="593EAE12" w:rsidR="00612434" w:rsidDel="00521FAB" w:rsidRDefault="00612434" w:rsidP="005C1AAB">
      <w:pPr>
        <w:rPr>
          <w:del w:id="1313" w:author="Ume Sauda Ghanyani" w:date="2025-10-29T10:02:00Z" w16du:dateUtc="2025-10-29T05:02:00Z"/>
          <w:b/>
          <w:bCs/>
        </w:rPr>
      </w:pPr>
    </w:p>
    <w:p w14:paraId="35C3AE34" w14:textId="02E41657" w:rsidR="00342939" w:rsidDel="00521FAB" w:rsidRDefault="00342939" w:rsidP="005C1AAB">
      <w:pPr>
        <w:rPr>
          <w:del w:id="1314" w:author="Ume Sauda Ghanyani" w:date="2025-10-29T10:02:00Z" w16du:dateUtc="2025-10-29T05:02:00Z"/>
          <w:b/>
          <w:bCs/>
        </w:rPr>
      </w:pPr>
      <w:del w:id="1315" w:author="Ume Sauda Ghanyani" w:date="2025-10-29T10:02:00Z" w16du:dateUtc="2025-10-29T05:02:00Z">
        <w:r w:rsidRPr="00342939" w:rsidDel="00521FAB">
          <w:rPr>
            <w:b/>
            <w:bCs/>
            <w:noProof/>
          </w:rPr>
          <w:drawing>
            <wp:inline distT="0" distB="0" distL="0" distR="0" wp14:anchorId="6FA9C72B" wp14:editId="6CEC926D">
              <wp:extent cx="5960110" cy="5367020"/>
              <wp:effectExtent l="0" t="0" r="2540" b="5080"/>
              <wp:docPr id="13596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04075" name=""/>
                      <pic:cNvPicPr/>
                    </pic:nvPicPr>
                    <pic:blipFill>
                      <a:blip r:embed="rId21"/>
                      <a:stretch>
                        <a:fillRect/>
                      </a:stretch>
                    </pic:blipFill>
                    <pic:spPr>
                      <a:xfrm>
                        <a:off x="0" y="0"/>
                        <a:ext cx="5960110" cy="5367020"/>
                      </a:xfrm>
                      <a:prstGeom prst="rect">
                        <a:avLst/>
                      </a:prstGeom>
                    </pic:spPr>
                  </pic:pic>
                </a:graphicData>
              </a:graphic>
            </wp:inline>
          </w:drawing>
        </w:r>
      </w:del>
    </w:p>
    <w:p w14:paraId="22EC4B4F" w14:textId="58636AF5" w:rsidR="00255C9A" w:rsidRPr="00CD0D76" w:rsidDel="00521FAB" w:rsidRDefault="009A03EE" w:rsidP="005C1AAB">
      <w:pPr>
        <w:rPr>
          <w:del w:id="1316" w:author="Ume Sauda Ghanyani" w:date="2025-10-29T10:02:00Z" w16du:dateUtc="2025-10-29T05:02:00Z"/>
          <w:b/>
          <w:bCs/>
        </w:rPr>
      </w:pPr>
      <w:del w:id="1317" w:author="Ume Sauda Ghanyani" w:date="2025-10-29T10:02:00Z" w16du:dateUtc="2025-10-29T05:02:00Z">
        <w:r w:rsidRPr="00CD0D76" w:rsidDel="00521FAB">
          <w:rPr>
            <w:b/>
            <w:bCs/>
          </w:rPr>
          <w:delText>Metric 1 – Total Fraud Cases Detected</w:delText>
        </w:r>
      </w:del>
    </w:p>
    <w:p w14:paraId="516B0DCD" w14:textId="2AC9407A" w:rsidR="004D7AEB" w:rsidRPr="004D7AEB" w:rsidDel="00521FAB" w:rsidRDefault="004D7AEB" w:rsidP="004D7AEB">
      <w:pPr>
        <w:rPr>
          <w:del w:id="1318" w:author="Ume Sauda Ghanyani" w:date="2025-10-29T10:02:00Z" w16du:dateUtc="2025-10-29T05:02:00Z"/>
        </w:rPr>
      </w:pPr>
      <w:del w:id="1319" w:author="Ume Sauda Ghanyani" w:date="2025-10-29T10:02:00Z" w16du:dateUtc="2025-10-29T05:02:00Z">
        <w:r w:rsidRPr="004D7AEB" w:rsidDel="00521FAB">
          <w:rPr>
            <w:b/>
            <w:bCs/>
          </w:rPr>
          <w:lastRenderedPageBreak/>
          <w:delText>Source:</w:delText>
        </w:r>
        <w:r w:rsidRPr="004D7AEB" w:rsidDel="00521FAB">
          <w:br/>
          <w:delText>CMS.Cases, joined with EvaluationResults.transaction.</w:delText>
        </w:r>
      </w:del>
    </w:p>
    <w:p w14:paraId="12FD4ACA" w14:textId="7B95AB68" w:rsidR="004D7AEB" w:rsidRPr="004D7AEB" w:rsidDel="00521FAB" w:rsidRDefault="004D7AEB" w:rsidP="004D7AEB">
      <w:pPr>
        <w:rPr>
          <w:del w:id="1320" w:author="Ume Sauda Ghanyani" w:date="2025-10-29T10:02:00Z" w16du:dateUtc="2025-10-29T05:02:00Z"/>
        </w:rPr>
      </w:pPr>
      <w:del w:id="1321" w:author="Ume Sauda Ghanyani" w:date="2025-10-29T10:02:00Z" w16du:dateUtc="2025-10-29T05:02:00Z">
        <w:r w:rsidRPr="004D7AEB" w:rsidDel="00521FAB">
          <w:rPr>
            <w:b/>
            <w:bCs/>
          </w:rPr>
          <w:delText>Fields Used:</w:delText>
        </w:r>
      </w:del>
    </w:p>
    <w:p w14:paraId="1A2AEEA4" w14:textId="4EAEA24B" w:rsidR="004D7AEB" w:rsidRPr="004D7AEB" w:rsidDel="00521FAB" w:rsidRDefault="004D7AEB" w:rsidP="0082296D">
      <w:pPr>
        <w:numPr>
          <w:ilvl w:val="0"/>
          <w:numId w:val="9"/>
        </w:numPr>
        <w:rPr>
          <w:del w:id="1322" w:author="Ume Sauda Ghanyani" w:date="2025-10-29T10:02:00Z" w16du:dateUtc="2025-10-29T05:02:00Z"/>
        </w:rPr>
      </w:pPr>
      <w:del w:id="1323" w:author="Ume Sauda Ghanyani" w:date="2025-10-29T10:02:00Z" w16du:dateUtc="2025-10-29T05:02:00Z">
        <w:r w:rsidRPr="004D7AEB" w:rsidDel="00521FAB">
          <w:delText>CMS.Cases.case_id — unique case identifier.</w:delText>
        </w:r>
      </w:del>
    </w:p>
    <w:p w14:paraId="7C11D973" w14:textId="1795DA51" w:rsidR="004D7AEB" w:rsidRPr="004D7AEB" w:rsidDel="00521FAB" w:rsidRDefault="004D7AEB" w:rsidP="0082296D">
      <w:pPr>
        <w:numPr>
          <w:ilvl w:val="0"/>
          <w:numId w:val="9"/>
        </w:numPr>
        <w:rPr>
          <w:del w:id="1324" w:author="Ume Sauda Ghanyani" w:date="2025-10-29T10:02:00Z" w16du:dateUtc="2025-10-29T05:02:00Z"/>
        </w:rPr>
      </w:pPr>
      <w:del w:id="1325" w:author="Ume Sauda Ghanyani" w:date="2025-10-29T10:02:00Z" w16du:dateUtc="2025-10-29T05:02:00Z">
        <w:r w:rsidRPr="004D7AEB" w:rsidDel="00521FAB">
          <w:delText>CMS.Cases.case_type_enum — filtered where value = 'FRAUD'.</w:delText>
        </w:r>
      </w:del>
    </w:p>
    <w:p w14:paraId="53D002BE" w14:textId="6F7F387E" w:rsidR="004D7AEB" w:rsidRPr="004D7AEB" w:rsidDel="00521FAB" w:rsidRDefault="004D7AEB" w:rsidP="0082296D">
      <w:pPr>
        <w:numPr>
          <w:ilvl w:val="0"/>
          <w:numId w:val="9"/>
        </w:numPr>
        <w:rPr>
          <w:del w:id="1326" w:author="Ume Sauda Ghanyani" w:date="2025-10-29T10:02:00Z" w16du:dateUtc="2025-10-29T05:02:00Z"/>
        </w:rPr>
      </w:pPr>
      <w:del w:id="1327" w:author="Ume Sauda Ghanyani" w:date="2025-10-29T10:02:00Z" w16du:dateUtc="2025-10-29T05:02:00Z">
        <w:r w:rsidRPr="004D7AEB" w:rsidDel="00521FAB">
          <w:delText>EvaluationResults.ruleResults_id / typologyResult_id — provides detection event linkage</w:delText>
        </w:r>
      </w:del>
    </w:p>
    <w:p w14:paraId="4A0A4959" w14:textId="1BC527C1" w:rsidR="009A03EE" w:rsidDel="00521FAB" w:rsidRDefault="00485406" w:rsidP="00485406">
      <w:pPr>
        <w:rPr>
          <w:del w:id="1328" w:author="Ume Sauda Ghanyani" w:date="2025-10-29T10:02:00Z" w16du:dateUtc="2025-10-29T05:02:00Z"/>
        </w:rPr>
      </w:pPr>
      <w:del w:id="1329" w:author="Ume Sauda Ghanyani" w:date="2025-10-29T10:02:00Z" w16du:dateUtc="2025-10-29T05:02:00Z">
        <w:r w:rsidRPr="00485406" w:rsidDel="00521FAB">
          <w:rPr>
            <w:b/>
            <w:bCs/>
          </w:rPr>
          <w:delText>Reasoning:</w:delText>
        </w:r>
        <w:r w:rsidRPr="00485406" w:rsidDel="00521FAB">
          <w:br/>
          <w:delText>This metric directly quantifies confirmed or active fraud cases.</w:delText>
        </w:r>
        <w:r w:rsidDel="00521FAB">
          <w:delText xml:space="preserve"> </w:delText>
        </w:r>
        <w:r w:rsidRPr="00485406" w:rsidDel="00521FAB">
          <w:delText>The field case_type_enum ensures inclusion only of genuine fraud incidents, not other case types (AML, system alerts, etc.).</w:delText>
        </w:r>
        <w:r w:rsidDel="00521FAB">
          <w:delText xml:space="preserve"> </w:delText>
        </w:r>
        <w:r w:rsidRPr="00485406" w:rsidDel="00521FAB">
          <w:delText>The join with EvaluationResults ensures cases originated from model or rule detections — avoiding manually created operational cases.</w:delText>
        </w:r>
      </w:del>
    </w:p>
    <w:p w14:paraId="1C95B9A1" w14:textId="7592DC92" w:rsidR="00255C9A" w:rsidDel="00521FAB" w:rsidRDefault="00255C9A" w:rsidP="005C1AAB">
      <w:pPr>
        <w:rPr>
          <w:del w:id="1330" w:author="Ume Sauda Ghanyani" w:date="2025-10-29T10:02:00Z" w16du:dateUtc="2025-10-29T05:02:00Z"/>
        </w:rPr>
      </w:pPr>
    </w:p>
    <w:p w14:paraId="141735F8" w14:textId="765718F4" w:rsidR="00B05270" w:rsidRPr="00CD0D76" w:rsidDel="00521FAB" w:rsidRDefault="00B05270" w:rsidP="005C1AAB">
      <w:pPr>
        <w:rPr>
          <w:del w:id="1331" w:author="Ume Sauda Ghanyani" w:date="2025-10-29T10:02:00Z" w16du:dateUtc="2025-10-29T05:02:00Z"/>
          <w:b/>
          <w:bCs/>
        </w:rPr>
      </w:pPr>
      <w:del w:id="1332" w:author="Ume Sauda Ghanyani" w:date="2025-10-29T10:02:00Z" w16du:dateUtc="2025-10-29T05:02:00Z">
        <w:r w:rsidRPr="00CD0D76" w:rsidDel="00521FAB">
          <w:rPr>
            <w:b/>
            <w:bCs/>
          </w:rPr>
          <w:delText xml:space="preserve">Metric 2 - </w:delText>
        </w:r>
        <w:r w:rsidR="00066B52" w:rsidRPr="00CD0D76" w:rsidDel="00521FAB">
          <w:rPr>
            <w:b/>
            <w:bCs/>
          </w:rPr>
          <w:delText>Fraud Prevention Rate (% of Potential Fraud Stopped Before Completion)</w:delText>
        </w:r>
      </w:del>
    </w:p>
    <w:p w14:paraId="2EB6AA33" w14:textId="72A9E0C0" w:rsidR="003C04C3" w:rsidRPr="003C04C3" w:rsidDel="00521FAB" w:rsidRDefault="003C04C3" w:rsidP="003C04C3">
      <w:pPr>
        <w:rPr>
          <w:del w:id="1333" w:author="Ume Sauda Ghanyani" w:date="2025-10-29T10:02:00Z" w16du:dateUtc="2025-10-29T05:02:00Z"/>
        </w:rPr>
      </w:pPr>
      <w:del w:id="1334" w:author="Ume Sauda Ghanyani" w:date="2025-10-29T10:02:00Z" w16du:dateUtc="2025-10-29T05:02:00Z">
        <w:r w:rsidRPr="003C04C3" w:rsidDel="00521FAB">
          <w:rPr>
            <w:b/>
            <w:bCs/>
          </w:rPr>
          <w:delText>Source:</w:delText>
        </w:r>
        <w:r w:rsidRPr="003C04C3" w:rsidDel="00521FAB">
          <w:br/>
          <w:delText>EvaluationResults, transactionHistoryPacs008, and transactionHistoryPacs002.</w:delText>
        </w:r>
      </w:del>
    </w:p>
    <w:p w14:paraId="30AC314F" w14:textId="3E45D46C" w:rsidR="003C04C3" w:rsidRPr="003C04C3" w:rsidDel="00521FAB" w:rsidRDefault="003C04C3" w:rsidP="003C04C3">
      <w:pPr>
        <w:rPr>
          <w:del w:id="1335" w:author="Ume Sauda Ghanyani" w:date="2025-10-29T10:02:00Z" w16du:dateUtc="2025-10-29T05:02:00Z"/>
        </w:rPr>
      </w:pPr>
      <w:del w:id="1336" w:author="Ume Sauda Ghanyani" w:date="2025-10-29T10:02:00Z" w16du:dateUtc="2025-10-29T05:02:00Z">
        <w:r w:rsidRPr="003C04C3" w:rsidDel="00521FAB">
          <w:rPr>
            <w:b/>
            <w:bCs/>
          </w:rPr>
          <w:delText>Fields Used:</w:delText>
        </w:r>
      </w:del>
    </w:p>
    <w:p w14:paraId="58EC61D0" w14:textId="18E4760C" w:rsidR="003C04C3" w:rsidRPr="003C04C3" w:rsidDel="00521FAB" w:rsidRDefault="23904317" w:rsidP="0082296D">
      <w:pPr>
        <w:numPr>
          <w:ilvl w:val="0"/>
          <w:numId w:val="10"/>
        </w:numPr>
        <w:rPr>
          <w:del w:id="1337" w:author="Ume Sauda Ghanyani" w:date="2025-10-29T10:02:00Z" w16du:dateUtc="2025-10-29T05:02:00Z"/>
        </w:rPr>
      </w:pPr>
      <w:commentRangeStart w:id="1338"/>
      <w:del w:id="1339" w:author="Ume Sauda Ghanyani" w:date="2025-10-29T10:02:00Z" w16du:dateUtc="2025-10-29T05:02:00Z">
        <w:r w:rsidDel="00521FAB">
          <w:delText>EvaluationResults.typologyResult_result — detection confidence.</w:delText>
        </w:r>
        <w:commentRangeEnd w:id="1338"/>
        <w:r w:rsidR="003C04C3" w:rsidDel="00521FAB">
          <w:rPr>
            <w:rStyle w:val="CommentReference"/>
          </w:rPr>
          <w:commentReference w:id="1338"/>
        </w:r>
      </w:del>
    </w:p>
    <w:p w14:paraId="7F7158A7" w14:textId="55F2161D" w:rsidR="003C04C3" w:rsidRPr="003C04C3" w:rsidDel="00521FAB" w:rsidRDefault="003C04C3" w:rsidP="0082296D">
      <w:pPr>
        <w:numPr>
          <w:ilvl w:val="0"/>
          <w:numId w:val="10"/>
        </w:numPr>
        <w:rPr>
          <w:del w:id="1340" w:author="Ume Sauda Ghanyani" w:date="2025-10-29T10:02:00Z" w16du:dateUtc="2025-10-29T05:02:00Z"/>
        </w:rPr>
      </w:pPr>
      <w:del w:id="1341" w:author="Ume Sauda Ghanyani" w:date="2025-10-29T10:02:00Z" w16du:dateUtc="2025-10-29T05:02:00Z">
        <w:r w:rsidRPr="003C04C3" w:rsidDel="00521FAB">
          <w:delText>transactionHistoryPacs002.TxInfAndSts_TxSts — actual transaction settlement status.</w:delText>
        </w:r>
      </w:del>
    </w:p>
    <w:p w14:paraId="3A62F4AE" w14:textId="1D59C193" w:rsidR="003C04C3" w:rsidRPr="003C04C3" w:rsidDel="00521FAB" w:rsidRDefault="003C04C3" w:rsidP="0082296D">
      <w:pPr>
        <w:numPr>
          <w:ilvl w:val="0"/>
          <w:numId w:val="10"/>
        </w:numPr>
        <w:rPr>
          <w:del w:id="1342" w:author="Ume Sauda Ghanyani" w:date="2025-10-29T10:02:00Z" w16du:dateUtc="2025-10-29T05:02:00Z"/>
        </w:rPr>
      </w:pPr>
      <w:del w:id="1343" w:author="Ume Sauda Ghanyani" w:date="2025-10-29T10:02:00Z" w16du:dateUtc="2025-10-29T05:02:00Z">
        <w:r w:rsidRPr="003C04C3" w:rsidDel="00521FAB">
          <w:delText>transactionHistoryPacs008.InstdAmt_Amt_Amt — value of attempted fraud.</w:delText>
        </w:r>
      </w:del>
    </w:p>
    <w:p w14:paraId="1765D924" w14:textId="40E50BC9" w:rsidR="00066B52" w:rsidDel="00521FAB" w:rsidRDefault="257D32C2" w:rsidP="00C02F68">
      <w:pPr>
        <w:jc w:val="left"/>
        <w:rPr>
          <w:del w:id="1344" w:author="Ume Sauda Ghanyani" w:date="2025-10-29T10:02:00Z" w16du:dateUtc="2025-10-29T05:02:00Z"/>
        </w:rPr>
      </w:pPr>
      <w:del w:id="1345" w:author="Ume Sauda Ghanyani" w:date="2025-10-29T10:02:00Z" w16du:dateUtc="2025-10-29T05:02:00Z">
        <w:r w:rsidRPr="2402821F" w:rsidDel="00521FAB">
          <w:rPr>
            <w:b/>
            <w:bCs/>
          </w:rPr>
          <w:delText>Reasoning:</w:delText>
        </w:r>
        <w:r w:rsidR="00C02F68" w:rsidDel="00521FAB">
          <w:br/>
        </w:r>
        <w:r w:rsidDel="00521FAB">
          <w:delText xml:space="preserve">The metric evaluates how many detected fraud attempts were </w:delText>
        </w:r>
        <w:commentRangeStart w:id="1346"/>
        <w:r w:rsidDel="00521FAB">
          <w:delText xml:space="preserve">successfully intercepted </w:delText>
        </w:r>
        <w:commentRangeEnd w:id="1346"/>
        <w:r w:rsidR="00C02F68" w:rsidDel="00521FAB">
          <w:rPr>
            <w:rStyle w:val="CommentReference"/>
          </w:rPr>
          <w:commentReference w:id="1346"/>
        </w:r>
        <w:r w:rsidDel="00521FAB">
          <w:delText>before completion. We rely on TxSts != '</w:delText>
        </w:r>
        <w:commentRangeStart w:id="1347"/>
        <w:r w:rsidDel="00521FAB">
          <w:delText>ACCP'</w:delText>
        </w:r>
        <w:commentRangeEnd w:id="1347"/>
        <w:r w:rsidR="00C02F68" w:rsidDel="00521FAB">
          <w:rPr>
            <w:rStyle w:val="CommentReference"/>
          </w:rPr>
          <w:commentReference w:id="1347"/>
        </w:r>
        <w:r w:rsidDel="00521FAB">
          <w:delText xml:space="preserve"> (i.e., not accepted/settled) to infer prevention.</w:delText>
        </w:r>
        <w:r w:rsidR="00C02F68" w:rsidDel="00521FAB">
          <w:br/>
        </w:r>
        <w:r w:rsidDel="00521FAB">
          <w:delText>The typology confidence &gt; 0.8 ensures we only consider strong model detections.</w:delText>
        </w:r>
      </w:del>
    </w:p>
    <w:p w14:paraId="7CB2FF41" w14:textId="1E2C71F9" w:rsidR="008A7CD6" w:rsidRPr="008A7CD6" w:rsidDel="00521FAB" w:rsidRDefault="008A7CD6" w:rsidP="008A7CD6">
      <w:pPr>
        <w:jc w:val="left"/>
        <w:rPr>
          <w:del w:id="1348" w:author="Ume Sauda Ghanyani" w:date="2025-10-29T10:02:00Z" w16du:dateUtc="2025-10-29T05:02:00Z"/>
          <w:b/>
          <w:bCs/>
        </w:rPr>
      </w:pPr>
      <w:del w:id="1349" w:author="Ume Sauda Ghanyani" w:date="2025-10-29T10:02:00Z" w16du:dateUtc="2025-10-29T05:02:00Z">
        <w:r w:rsidRPr="008A7CD6" w:rsidDel="00521FAB">
          <w:rPr>
            <w:b/>
            <w:bCs/>
          </w:rPr>
          <w:delText>Metric 3 — Total Fraud Losses vs. Recovered Funds</w:delText>
        </w:r>
      </w:del>
    </w:p>
    <w:p w14:paraId="79F76469" w14:textId="3EA25271" w:rsidR="008A7CD6" w:rsidRPr="008A7CD6" w:rsidDel="00521FAB" w:rsidRDefault="008A7CD6" w:rsidP="008A7CD6">
      <w:pPr>
        <w:jc w:val="left"/>
        <w:rPr>
          <w:del w:id="1350" w:author="Ume Sauda Ghanyani" w:date="2025-10-29T10:02:00Z" w16du:dateUtc="2025-10-29T05:02:00Z"/>
        </w:rPr>
      </w:pPr>
      <w:del w:id="1351" w:author="Ume Sauda Ghanyani" w:date="2025-10-29T10:02:00Z" w16du:dateUtc="2025-10-29T05:02:00Z">
        <w:r w:rsidRPr="008A7CD6" w:rsidDel="00521FAB">
          <w:rPr>
            <w:b/>
            <w:bCs/>
          </w:rPr>
          <w:delText>Source:</w:delText>
        </w:r>
        <w:r w:rsidRPr="008A7CD6" w:rsidDel="00521FAB">
          <w:br/>
          <w:delText>transactionHistoryPacs008, CMS.Cases, and CMS.Evidence.</w:delText>
        </w:r>
      </w:del>
    </w:p>
    <w:p w14:paraId="22D3FD78" w14:textId="145F12FA" w:rsidR="008A7CD6" w:rsidRPr="008A7CD6" w:rsidDel="00521FAB" w:rsidRDefault="008A7CD6" w:rsidP="008A7CD6">
      <w:pPr>
        <w:jc w:val="left"/>
        <w:rPr>
          <w:del w:id="1352" w:author="Ume Sauda Ghanyani" w:date="2025-10-29T10:02:00Z" w16du:dateUtc="2025-10-29T05:02:00Z"/>
        </w:rPr>
      </w:pPr>
      <w:del w:id="1353" w:author="Ume Sauda Ghanyani" w:date="2025-10-29T10:02:00Z" w16du:dateUtc="2025-10-29T05:02:00Z">
        <w:r w:rsidRPr="008A7CD6" w:rsidDel="00521FAB">
          <w:rPr>
            <w:b/>
            <w:bCs/>
          </w:rPr>
          <w:delText>Fields Used:</w:delText>
        </w:r>
      </w:del>
    </w:p>
    <w:p w14:paraId="39AF98AB" w14:textId="0A29688C" w:rsidR="008A7CD6" w:rsidRPr="008A7CD6" w:rsidDel="00521FAB" w:rsidRDefault="008A7CD6" w:rsidP="0082296D">
      <w:pPr>
        <w:numPr>
          <w:ilvl w:val="0"/>
          <w:numId w:val="11"/>
        </w:numPr>
        <w:jc w:val="left"/>
        <w:rPr>
          <w:del w:id="1354" w:author="Ume Sauda Ghanyani" w:date="2025-10-29T10:02:00Z" w16du:dateUtc="2025-10-29T05:02:00Z"/>
        </w:rPr>
      </w:pPr>
      <w:del w:id="1355" w:author="Ume Sauda Ghanyani" w:date="2025-10-29T10:02:00Z" w16du:dateUtc="2025-10-29T05:02:00Z">
        <w:r w:rsidRPr="008A7CD6" w:rsidDel="00521FAB">
          <w:delText>transactionHistoryPacs008.InstdAmt_Amt_Amt — original transaction value.</w:delText>
        </w:r>
      </w:del>
    </w:p>
    <w:p w14:paraId="2080BB2E" w14:textId="18862929" w:rsidR="008A7CD6" w:rsidRPr="008A7CD6" w:rsidDel="00521FAB" w:rsidRDefault="008A7CD6" w:rsidP="0082296D">
      <w:pPr>
        <w:numPr>
          <w:ilvl w:val="0"/>
          <w:numId w:val="11"/>
        </w:numPr>
        <w:jc w:val="left"/>
        <w:rPr>
          <w:del w:id="1356" w:author="Ume Sauda Ghanyani" w:date="2025-10-29T10:02:00Z" w16du:dateUtc="2025-10-29T05:02:00Z"/>
        </w:rPr>
      </w:pPr>
      <w:del w:id="1357" w:author="Ume Sauda Ghanyani" w:date="2025-10-29T10:02:00Z" w16du:dateUtc="2025-10-29T05:02:00Z">
        <w:r w:rsidRPr="008A7CD6" w:rsidDel="00521FAB">
          <w:delText>CMS.Cases.status_enum — distinguishes ‘Open’, ‘Closed’, ‘Recovered’.</w:delText>
        </w:r>
      </w:del>
    </w:p>
    <w:p w14:paraId="05998C23" w14:textId="42E9A55F" w:rsidR="008A7CD6" w:rsidRPr="008A7CD6" w:rsidDel="00521FAB" w:rsidRDefault="008A7CD6" w:rsidP="0082296D">
      <w:pPr>
        <w:numPr>
          <w:ilvl w:val="0"/>
          <w:numId w:val="11"/>
        </w:numPr>
        <w:jc w:val="left"/>
        <w:rPr>
          <w:del w:id="1358" w:author="Ume Sauda Ghanyani" w:date="2025-10-29T10:02:00Z" w16du:dateUtc="2025-10-29T05:02:00Z"/>
        </w:rPr>
      </w:pPr>
      <w:del w:id="1359" w:author="Ume Sauda Ghanyani" w:date="2025-10-29T10:02:00Z" w16du:dateUtc="2025-10-29T05:02:00Z">
        <w:r w:rsidRPr="008A7CD6" w:rsidDel="00521FAB">
          <w:delText>CMS.Evidence.type and CMS.Evidence.evidence_hash — verifies recovery evidence (bank reversal, refund confirmation).</w:delText>
        </w:r>
      </w:del>
    </w:p>
    <w:p w14:paraId="21B3FA2D" w14:textId="0796F4F6" w:rsidR="00CD0D76" w:rsidDel="00521FAB" w:rsidRDefault="7A9784C5" w:rsidP="00C02F68">
      <w:pPr>
        <w:jc w:val="left"/>
        <w:rPr>
          <w:del w:id="1360" w:author="Ume Sauda Ghanyani" w:date="2025-10-29T10:02:00Z" w16du:dateUtc="2025-10-29T05:02:00Z"/>
        </w:rPr>
      </w:pPr>
      <w:del w:id="1361" w:author="Ume Sauda Ghanyani" w:date="2025-10-29T10:02:00Z" w16du:dateUtc="2025-10-29T05:02:00Z">
        <w:r w:rsidRPr="2402821F" w:rsidDel="00521FAB">
          <w:rPr>
            <w:b/>
            <w:bCs/>
          </w:rPr>
          <w:lastRenderedPageBreak/>
          <w:delText>Reasoning:</w:delText>
        </w:r>
        <w:r w:rsidR="008A7CD6" w:rsidDel="00521FAB">
          <w:br/>
        </w:r>
        <w:r w:rsidDel="00521FAB">
          <w:delText xml:space="preserve">This metric compares total confirmed fraud amounts versus </w:delText>
        </w:r>
        <w:commentRangeStart w:id="1362"/>
        <w:r w:rsidDel="00521FAB">
          <w:delText>successfully recovered values</w:delText>
        </w:r>
        <w:commentRangeEnd w:id="1362"/>
        <w:r w:rsidR="008A7CD6" w:rsidDel="00521FAB">
          <w:rPr>
            <w:rStyle w:val="CommentReference"/>
          </w:rPr>
          <w:commentReference w:id="1362"/>
        </w:r>
        <w:r w:rsidDel="00521FAB">
          <w:delText>. Using status_enum and Evidence. Type ensures business validation of recovery events. Fraud losses feed risk exposure reports, while recoveries indicate operational success.</w:delText>
        </w:r>
      </w:del>
    </w:p>
    <w:p w14:paraId="30786B2F" w14:textId="4CE460DF" w:rsidR="008A7CD6" w:rsidRPr="008A7CD6" w:rsidDel="00521FAB" w:rsidRDefault="008A7CD6" w:rsidP="008A7CD6">
      <w:pPr>
        <w:jc w:val="left"/>
        <w:rPr>
          <w:del w:id="1363" w:author="Ume Sauda Ghanyani" w:date="2025-10-29T10:02:00Z" w16du:dateUtc="2025-10-29T05:02:00Z"/>
          <w:b/>
          <w:bCs/>
        </w:rPr>
      </w:pPr>
      <w:del w:id="1364" w:author="Ume Sauda Ghanyani" w:date="2025-10-29T10:02:00Z" w16du:dateUtc="2025-10-29T05:02:00Z">
        <w:r w:rsidRPr="008A7CD6" w:rsidDel="00521FAB">
          <w:rPr>
            <w:b/>
            <w:bCs/>
          </w:rPr>
          <w:delText>Metric 4 — Number of Critical Incidents Escalated</w:delText>
        </w:r>
      </w:del>
    </w:p>
    <w:p w14:paraId="16B4C63D" w14:textId="219FB519" w:rsidR="008A7CD6" w:rsidRPr="008A7CD6" w:rsidDel="00521FAB" w:rsidRDefault="008A7CD6" w:rsidP="008A7CD6">
      <w:pPr>
        <w:jc w:val="left"/>
        <w:rPr>
          <w:del w:id="1365" w:author="Ume Sauda Ghanyani" w:date="2025-10-29T10:02:00Z" w16du:dateUtc="2025-10-29T05:02:00Z"/>
        </w:rPr>
      </w:pPr>
      <w:del w:id="1366" w:author="Ume Sauda Ghanyani" w:date="2025-10-29T10:02:00Z" w16du:dateUtc="2025-10-29T05:02:00Z">
        <w:r w:rsidRPr="008A7CD6" w:rsidDel="00521FAB">
          <w:rPr>
            <w:b/>
            <w:bCs/>
          </w:rPr>
          <w:delText>Source:</w:delText>
        </w:r>
        <w:r w:rsidRPr="008A7CD6" w:rsidDel="00521FAB">
          <w:br/>
          <w:delText>CMS.Cases, CMS.Tasks, Audit_Log.</w:delText>
        </w:r>
      </w:del>
    </w:p>
    <w:p w14:paraId="3025D5AC" w14:textId="3F9CD21D" w:rsidR="008A7CD6" w:rsidRPr="008A7CD6" w:rsidDel="00521FAB" w:rsidRDefault="008A7CD6" w:rsidP="008A7CD6">
      <w:pPr>
        <w:jc w:val="left"/>
        <w:rPr>
          <w:del w:id="1367" w:author="Ume Sauda Ghanyani" w:date="2025-10-29T10:02:00Z" w16du:dateUtc="2025-10-29T05:02:00Z"/>
        </w:rPr>
      </w:pPr>
      <w:del w:id="1368" w:author="Ume Sauda Ghanyani" w:date="2025-10-29T10:02:00Z" w16du:dateUtc="2025-10-29T05:02:00Z">
        <w:r w:rsidRPr="008A7CD6" w:rsidDel="00521FAB">
          <w:rPr>
            <w:b/>
            <w:bCs/>
          </w:rPr>
          <w:delText>Fields Used:</w:delText>
        </w:r>
      </w:del>
    </w:p>
    <w:p w14:paraId="3682F436" w14:textId="671927B7" w:rsidR="008A7CD6" w:rsidRPr="008A7CD6" w:rsidDel="00521FAB" w:rsidRDefault="008A7CD6" w:rsidP="0082296D">
      <w:pPr>
        <w:numPr>
          <w:ilvl w:val="0"/>
          <w:numId w:val="12"/>
        </w:numPr>
        <w:jc w:val="left"/>
        <w:rPr>
          <w:del w:id="1369" w:author="Ume Sauda Ghanyani" w:date="2025-10-29T10:02:00Z" w16du:dateUtc="2025-10-29T05:02:00Z"/>
        </w:rPr>
      </w:pPr>
      <w:del w:id="1370" w:author="Ume Sauda Ghanyani" w:date="2025-10-29T10:02:00Z" w16du:dateUtc="2025-10-29T05:02:00Z">
        <w:r w:rsidRPr="008A7CD6" w:rsidDel="00521FAB">
          <w:delText>CMS.Cases.priority_enum — where value = 'High' or 'Critical'.</w:delText>
        </w:r>
      </w:del>
    </w:p>
    <w:p w14:paraId="58DF9574" w14:textId="12C59027" w:rsidR="008A7CD6" w:rsidRPr="008A7CD6" w:rsidDel="00521FAB" w:rsidRDefault="008A7CD6" w:rsidP="0082296D">
      <w:pPr>
        <w:numPr>
          <w:ilvl w:val="0"/>
          <w:numId w:val="12"/>
        </w:numPr>
        <w:jc w:val="left"/>
        <w:rPr>
          <w:del w:id="1371" w:author="Ume Sauda Ghanyani" w:date="2025-10-29T10:02:00Z" w16du:dateUtc="2025-10-29T05:02:00Z"/>
        </w:rPr>
      </w:pPr>
      <w:del w:id="1372" w:author="Ume Sauda Ghanyani" w:date="2025-10-29T10:02:00Z" w16du:dateUtc="2025-10-29T05:02:00Z">
        <w:r w:rsidRPr="008A7CD6" w:rsidDel="00521FAB">
          <w:delText>CMS.Tasks.status — escalation triggers ('Reassigned', 'Escalated').</w:delText>
        </w:r>
      </w:del>
    </w:p>
    <w:p w14:paraId="14757B2E" w14:textId="38C16853" w:rsidR="008A7CD6" w:rsidRPr="008A7CD6" w:rsidDel="00521FAB" w:rsidRDefault="008A7CD6" w:rsidP="0082296D">
      <w:pPr>
        <w:numPr>
          <w:ilvl w:val="0"/>
          <w:numId w:val="12"/>
        </w:numPr>
        <w:jc w:val="left"/>
        <w:rPr>
          <w:del w:id="1373" w:author="Ume Sauda Ghanyani" w:date="2025-10-29T10:02:00Z" w16du:dateUtc="2025-10-29T05:02:00Z"/>
        </w:rPr>
      </w:pPr>
      <w:del w:id="1374" w:author="Ume Sauda Ghanyani" w:date="2025-10-29T10:02:00Z" w16du:dateUtc="2025-10-29T05:02:00Z">
        <w:r w:rsidRPr="008A7CD6" w:rsidDel="00521FAB">
          <w:delText>Audit_Log.operation — used to verify escalation event (e.g., “EscalateCase”, “EscalateAlert”).</w:delText>
        </w:r>
      </w:del>
    </w:p>
    <w:p w14:paraId="45E46F2B" w14:textId="07D4D672" w:rsidR="008A7CD6" w:rsidRPr="005C1AAB" w:rsidDel="00521FAB" w:rsidRDefault="008F0E91" w:rsidP="00C02F68">
      <w:pPr>
        <w:jc w:val="left"/>
        <w:rPr>
          <w:del w:id="1375" w:author="Ume Sauda Ghanyani" w:date="2025-10-29T10:02:00Z" w16du:dateUtc="2025-10-29T05:02:00Z"/>
        </w:rPr>
      </w:pPr>
      <w:del w:id="1376" w:author="Ume Sauda Ghanyani" w:date="2025-10-29T10:02:00Z" w16du:dateUtc="2025-10-29T05:02:00Z">
        <w:r w:rsidRPr="008F0E91" w:rsidDel="00521FAB">
          <w:rPr>
            <w:b/>
            <w:bCs/>
          </w:rPr>
          <w:delText>Reasoning:</w:delText>
        </w:r>
        <w:r w:rsidRPr="008F0E91" w:rsidDel="00521FAB">
          <w:br/>
          <w:delText>Critical incidents represent severe fraud scenarios requiring immediate escalation.</w:delText>
        </w:r>
        <w:r w:rsidRPr="008F0E91" w:rsidDel="00521FAB">
          <w:br/>
          <w:delText>priority_enum defines the business classification, while Audit_Log ensures the action was system-recorded — preventing manual misreporting.</w:delText>
        </w:r>
      </w:del>
    </w:p>
    <w:p w14:paraId="0FC91245" w14:textId="74C54FA5" w:rsidR="00E066E1" w:rsidDel="00521FAB" w:rsidRDefault="004A737C" w:rsidP="00376DDC">
      <w:pPr>
        <w:pStyle w:val="Heading2"/>
        <w:numPr>
          <w:ilvl w:val="1"/>
          <w:numId w:val="2"/>
        </w:numPr>
        <w:rPr>
          <w:del w:id="1377" w:author="Ume Sauda Ghanyani" w:date="2025-10-29T10:02:00Z" w16du:dateUtc="2025-10-29T05:02:00Z"/>
        </w:rPr>
      </w:pPr>
      <w:bookmarkStart w:id="1378" w:name="_Toc213340881"/>
      <w:bookmarkStart w:id="1379" w:name="_Toc213341070"/>
      <w:del w:id="1380" w:author="Ume Sauda Ghanyani" w:date="2025-10-29T10:02:00Z" w16du:dateUtc="2025-10-29T05:02:00Z">
        <w:r w:rsidDel="00521FAB">
          <w:delText>Fraud Trend Analysis</w:delText>
        </w:r>
        <w:bookmarkEnd w:id="1378"/>
        <w:bookmarkEnd w:id="1379"/>
      </w:del>
    </w:p>
    <w:p w14:paraId="3FBBA8D6" w14:textId="639750E4" w:rsidR="00B119A8" w:rsidRPr="00B119A8" w:rsidDel="00521FAB" w:rsidRDefault="00760FB0" w:rsidP="00B119A8">
      <w:pPr>
        <w:rPr>
          <w:del w:id="1381" w:author="Ume Sauda Ghanyani" w:date="2025-10-29T10:02:00Z" w16du:dateUtc="2025-10-29T05:02:00Z"/>
        </w:rPr>
      </w:pPr>
      <w:del w:id="1382" w:author="Ume Sauda Ghanyani" w:date="2025-10-29T10:02:00Z" w16du:dateUtc="2025-10-29T05:02:00Z">
        <w:r w:rsidRPr="00760FB0" w:rsidDel="00521FAB">
          <w:delText>Enable senior fraud analysts and strategy leads to identify evolving fraud typologies, evaluate their frequency and geographic spread, and detect long-term behavioral or systemic changes</w:delText>
        </w:r>
        <w:r w:rsidDel="00521FAB">
          <w:delText>.</w:delText>
        </w:r>
      </w:del>
    </w:p>
    <w:p w14:paraId="1D48F4B5" w14:textId="5D5590F5" w:rsidR="00B119A8" w:rsidDel="00521FAB" w:rsidRDefault="00C20537" w:rsidP="00376DDC">
      <w:pPr>
        <w:pStyle w:val="Heading3"/>
        <w:numPr>
          <w:ilvl w:val="2"/>
          <w:numId w:val="2"/>
        </w:numPr>
        <w:rPr>
          <w:del w:id="1383" w:author="Ume Sauda Ghanyani" w:date="2025-10-29T10:02:00Z" w16du:dateUtc="2025-10-29T05:02:00Z"/>
        </w:rPr>
      </w:pPr>
      <w:bookmarkStart w:id="1384" w:name="_Toc213340882"/>
      <w:bookmarkStart w:id="1385" w:name="_Toc213341071"/>
      <w:del w:id="1386" w:author="Ume Sauda Ghanyani" w:date="2025-10-29T10:02:00Z" w16du:dateUtc="2025-10-29T05:02:00Z">
        <w:r w:rsidDel="00521FAB">
          <w:delText>Data Sources</w:delText>
        </w:r>
        <w:r w:rsidR="00B119A8" w:rsidRPr="00B119A8" w:rsidDel="00521FAB">
          <w:delText>:</w:delText>
        </w:r>
        <w:bookmarkEnd w:id="1384"/>
        <w:bookmarkEnd w:id="1385"/>
      </w:del>
    </w:p>
    <w:tbl>
      <w:tblPr>
        <w:tblStyle w:val="GridTable4"/>
        <w:tblW w:w="9420" w:type="dxa"/>
        <w:tblLook w:val="04A0" w:firstRow="1" w:lastRow="0" w:firstColumn="1" w:lastColumn="0" w:noHBand="0" w:noVBand="1"/>
      </w:tblPr>
      <w:tblGrid>
        <w:gridCol w:w="2482"/>
        <w:gridCol w:w="3007"/>
        <w:gridCol w:w="3931"/>
      </w:tblGrid>
      <w:tr w:rsidR="00AD0AEB" w:rsidRPr="00AD0AEB" w:rsidDel="00521FAB" w14:paraId="2E90F359" w14:textId="5972BB1F" w:rsidTr="00AD0AEB">
        <w:trPr>
          <w:cnfStyle w:val="100000000000" w:firstRow="1" w:lastRow="0" w:firstColumn="0" w:lastColumn="0" w:oddVBand="0" w:evenVBand="0" w:oddHBand="0" w:evenHBand="0" w:firstRowFirstColumn="0" w:firstRowLastColumn="0" w:lastRowFirstColumn="0" w:lastRowLastColumn="0"/>
          <w:trHeight w:val="288"/>
          <w:del w:id="1387" w:author="Ume Sauda Ghanyani" w:date="2025-10-29T10:02:00Z"/>
        </w:trPr>
        <w:tc>
          <w:tcPr>
            <w:cnfStyle w:val="001000000000" w:firstRow="0" w:lastRow="0" w:firstColumn="1" w:lastColumn="0" w:oddVBand="0" w:evenVBand="0" w:oddHBand="0" w:evenHBand="0" w:firstRowFirstColumn="0" w:firstRowLastColumn="0" w:lastRowFirstColumn="0" w:lastRowLastColumn="0"/>
            <w:tcW w:w="2647" w:type="dxa"/>
            <w:hideMark/>
          </w:tcPr>
          <w:p w14:paraId="1D5DC88C" w14:textId="3F8A5C69" w:rsidR="00AD0AEB" w:rsidRPr="00AD0AEB" w:rsidDel="00521FAB" w:rsidRDefault="00AD0AEB" w:rsidP="00AD0AEB">
            <w:pPr>
              <w:jc w:val="center"/>
              <w:rPr>
                <w:del w:id="1388" w:author="Ume Sauda Ghanyani" w:date="2025-10-29T10:02:00Z" w16du:dateUtc="2025-10-29T05:02:00Z"/>
                <w:rFonts w:ascii="Aptos Narrow" w:eastAsia="Times New Roman" w:hAnsi="Aptos Narrow" w:cs="Times New Roman"/>
                <w:sz w:val="22"/>
                <w:szCs w:val="22"/>
              </w:rPr>
            </w:pPr>
            <w:del w:id="1389" w:author="Ume Sauda Ghanyani" w:date="2025-10-29T10:02:00Z" w16du:dateUtc="2025-10-29T05:02:00Z">
              <w:r w:rsidRPr="00AD0AEB" w:rsidDel="00521FAB">
                <w:rPr>
                  <w:rFonts w:ascii="Aptos Narrow" w:eastAsia="Times New Roman" w:hAnsi="Aptos Narrow" w:cs="Times New Roman"/>
                  <w:sz w:val="22"/>
                  <w:szCs w:val="22"/>
                </w:rPr>
                <w:delText>Domain</w:delText>
              </w:r>
            </w:del>
          </w:p>
        </w:tc>
        <w:tc>
          <w:tcPr>
            <w:tcW w:w="3028" w:type="dxa"/>
            <w:hideMark/>
          </w:tcPr>
          <w:p w14:paraId="31E3719A" w14:textId="605DB0EC" w:rsidR="00AD0AEB" w:rsidRPr="00AD0AEB" w:rsidDel="00521FAB" w:rsidRDefault="00AD0AEB" w:rsidP="00AD0AEB">
            <w:pPr>
              <w:jc w:val="center"/>
              <w:cnfStyle w:val="100000000000" w:firstRow="1" w:lastRow="0" w:firstColumn="0" w:lastColumn="0" w:oddVBand="0" w:evenVBand="0" w:oddHBand="0" w:evenHBand="0" w:firstRowFirstColumn="0" w:firstRowLastColumn="0" w:lastRowFirstColumn="0" w:lastRowLastColumn="0"/>
              <w:rPr>
                <w:del w:id="1390" w:author="Ume Sauda Ghanyani" w:date="2025-10-29T10:02:00Z" w16du:dateUtc="2025-10-29T05:02:00Z"/>
                <w:rFonts w:ascii="Aptos Narrow" w:eastAsia="Times New Roman" w:hAnsi="Aptos Narrow" w:cs="Times New Roman"/>
                <w:sz w:val="22"/>
                <w:szCs w:val="22"/>
              </w:rPr>
            </w:pPr>
            <w:del w:id="1391" w:author="Ume Sauda Ghanyani" w:date="2025-10-29T10:02:00Z" w16du:dateUtc="2025-10-29T05:02:00Z">
              <w:r w:rsidRPr="00AD0AEB" w:rsidDel="00521FAB">
                <w:rPr>
                  <w:rFonts w:ascii="Aptos Narrow" w:eastAsia="Times New Roman" w:hAnsi="Aptos Narrow" w:cs="Times New Roman"/>
                  <w:sz w:val="22"/>
                  <w:szCs w:val="22"/>
                </w:rPr>
                <w:delText>Tables Involved</w:delText>
              </w:r>
            </w:del>
          </w:p>
        </w:tc>
        <w:tc>
          <w:tcPr>
            <w:tcW w:w="3745" w:type="dxa"/>
            <w:hideMark/>
          </w:tcPr>
          <w:p w14:paraId="7D89E7DD" w14:textId="4D91478D" w:rsidR="00AD0AEB" w:rsidRPr="00AD0AEB" w:rsidDel="00521FAB" w:rsidRDefault="00AD0AEB" w:rsidP="00AD0AEB">
            <w:pPr>
              <w:jc w:val="center"/>
              <w:cnfStyle w:val="100000000000" w:firstRow="1" w:lastRow="0" w:firstColumn="0" w:lastColumn="0" w:oddVBand="0" w:evenVBand="0" w:oddHBand="0" w:evenHBand="0" w:firstRowFirstColumn="0" w:firstRowLastColumn="0" w:lastRowFirstColumn="0" w:lastRowLastColumn="0"/>
              <w:rPr>
                <w:del w:id="1392" w:author="Ume Sauda Ghanyani" w:date="2025-10-29T10:02:00Z" w16du:dateUtc="2025-10-29T05:02:00Z"/>
                <w:rFonts w:ascii="Aptos Narrow" w:eastAsia="Times New Roman" w:hAnsi="Aptos Narrow" w:cs="Times New Roman"/>
                <w:sz w:val="22"/>
                <w:szCs w:val="22"/>
              </w:rPr>
            </w:pPr>
            <w:del w:id="1393" w:author="Ume Sauda Ghanyani" w:date="2025-10-29T10:02:00Z" w16du:dateUtc="2025-10-29T05:02:00Z">
              <w:r w:rsidRPr="00AD0AEB" w:rsidDel="00521FAB">
                <w:rPr>
                  <w:rFonts w:ascii="Aptos Narrow" w:eastAsia="Times New Roman" w:hAnsi="Aptos Narrow" w:cs="Times New Roman"/>
                  <w:sz w:val="22"/>
                  <w:szCs w:val="22"/>
                </w:rPr>
                <w:delText>Key Join Fields / Relationships</w:delText>
              </w:r>
            </w:del>
          </w:p>
        </w:tc>
      </w:tr>
      <w:tr w:rsidR="00AD0AEB" w:rsidRPr="00AD0AEB" w:rsidDel="00521FAB" w14:paraId="40ABE750" w14:textId="3CE472F7" w:rsidTr="00AD0AEB">
        <w:trPr>
          <w:cnfStyle w:val="000000100000" w:firstRow="0" w:lastRow="0" w:firstColumn="0" w:lastColumn="0" w:oddVBand="0" w:evenVBand="0" w:oddHBand="1" w:evenHBand="0" w:firstRowFirstColumn="0" w:firstRowLastColumn="0" w:lastRowFirstColumn="0" w:lastRowLastColumn="0"/>
          <w:trHeight w:val="552"/>
          <w:del w:id="1394" w:author="Ume Sauda Ghanyani" w:date="2025-10-29T10:02:00Z"/>
        </w:trPr>
        <w:tc>
          <w:tcPr>
            <w:cnfStyle w:val="001000000000" w:firstRow="0" w:lastRow="0" w:firstColumn="1" w:lastColumn="0" w:oddVBand="0" w:evenVBand="0" w:oddHBand="0" w:evenHBand="0" w:firstRowFirstColumn="0" w:firstRowLastColumn="0" w:lastRowFirstColumn="0" w:lastRowLastColumn="0"/>
            <w:tcW w:w="2647" w:type="dxa"/>
            <w:hideMark/>
          </w:tcPr>
          <w:p w14:paraId="09D46857" w14:textId="7EF37B65" w:rsidR="00AD0AEB" w:rsidRPr="00AD0AEB" w:rsidDel="00521FAB" w:rsidRDefault="00AD0AEB" w:rsidP="00AD0AEB">
            <w:pPr>
              <w:jc w:val="left"/>
              <w:rPr>
                <w:del w:id="1395" w:author="Ume Sauda Ghanyani" w:date="2025-10-29T10:02:00Z" w16du:dateUtc="2025-10-29T05:02:00Z"/>
                <w:rFonts w:ascii="Aptos Narrow" w:eastAsia="Times New Roman" w:hAnsi="Aptos Narrow" w:cs="Times New Roman"/>
                <w:color w:val="000000"/>
                <w:sz w:val="22"/>
                <w:szCs w:val="22"/>
              </w:rPr>
            </w:pPr>
            <w:del w:id="1396" w:author="Ume Sauda Ghanyani" w:date="2025-10-29T10:02:00Z" w16du:dateUtc="2025-10-29T05:02:00Z">
              <w:r w:rsidRPr="00AD0AEB" w:rsidDel="00521FAB">
                <w:rPr>
                  <w:rFonts w:ascii="Aptos Narrow" w:eastAsia="Times New Roman" w:hAnsi="Aptos Narrow" w:cs="Times New Roman"/>
                  <w:color w:val="000000"/>
                  <w:sz w:val="22"/>
                  <w:szCs w:val="22"/>
                </w:rPr>
                <w:delText>Detection Analytics</w:delText>
              </w:r>
            </w:del>
          </w:p>
        </w:tc>
        <w:tc>
          <w:tcPr>
            <w:tcW w:w="3028" w:type="dxa"/>
            <w:hideMark/>
          </w:tcPr>
          <w:p w14:paraId="34B37E44" w14:textId="56FD9E09" w:rsidR="00AD0AEB" w:rsidRPr="00AD0AEB" w:rsidDel="00521FAB" w:rsidRDefault="00AD0AEB" w:rsidP="00AD0AEB">
            <w:pPr>
              <w:jc w:val="left"/>
              <w:cnfStyle w:val="000000100000" w:firstRow="0" w:lastRow="0" w:firstColumn="0" w:lastColumn="0" w:oddVBand="0" w:evenVBand="0" w:oddHBand="1" w:evenHBand="0" w:firstRowFirstColumn="0" w:firstRowLastColumn="0" w:lastRowFirstColumn="0" w:lastRowLastColumn="0"/>
              <w:rPr>
                <w:del w:id="1397" w:author="Ume Sauda Ghanyani" w:date="2025-10-29T10:02:00Z" w16du:dateUtc="2025-10-29T05:02:00Z"/>
                <w:rFonts w:ascii="Arial Unicode MS" w:eastAsia="Times New Roman" w:hAnsi="Arial Unicode MS" w:cs="Times New Roman"/>
                <w:color w:val="000000"/>
              </w:rPr>
            </w:pPr>
            <w:del w:id="1398" w:author="Ume Sauda Ghanyani" w:date="2025-10-29T10:02:00Z" w16du:dateUtc="2025-10-29T05:02:00Z">
              <w:r w:rsidRPr="00AD0AEB" w:rsidDel="00521FAB">
                <w:rPr>
                  <w:rFonts w:ascii="Arial Unicode MS" w:eastAsia="Times New Roman" w:hAnsi="Arial Unicode MS" w:cs="Times New Roman"/>
                  <w:color w:val="000000"/>
                </w:rPr>
                <w:delText>EvaluationResults.transaction</w:delText>
              </w:r>
            </w:del>
          </w:p>
        </w:tc>
        <w:tc>
          <w:tcPr>
            <w:tcW w:w="3745" w:type="dxa"/>
            <w:hideMark/>
          </w:tcPr>
          <w:p w14:paraId="64FFB411" w14:textId="7A2D74BD" w:rsidR="00AD0AEB" w:rsidRPr="00AD0AEB" w:rsidDel="00521FAB" w:rsidRDefault="00AD0AEB" w:rsidP="00AD0AEB">
            <w:pPr>
              <w:jc w:val="left"/>
              <w:cnfStyle w:val="000000100000" w:firstRow="0" w:lastRow="0" w:firstColumn="0" w:lastColumn="0" w:oddVBand="0" w:evenVBand="0" w:oddHBand="1" w:evenHBand="0" w:firstRowFirstColumn="0" w:firstRowLastColumn="0" w:lastRowFirstColumn="0" w:lastRowLastColumn="0"/>
              <w:rPr>
                <w:del w:id="1399" w:author="Ume Sauda Ghanyani" w:date="2025-10-29T10:02:00Z" w16du:dateUtc="2025-10-29T05:02:00Z"/>
                <w:rFonts w:ascii="Arial Unicode MS" w:eastAsia="Times New Roman" w:hAnsi="Arial Unicode MS" w:cs="Times New Roman"/>
                <w:color w:val="000000"/>
              </w:rPr>
            </w:pPr>
            <w:del w:id="1400" w:author="Ume Sauda Ghanyani" w:date="2025-10-29T10:02:00Z" w16du:dateUtc="2025-10-29T05:02:00Z">
              <w:r w:rsidRPr="00AD0AEB" w:rsidDel="00521FAB">
                <w:rPr>
                  <w:rFonts w:ascii="Arial Unicode MS" w:eastAsia="Times New Roman" w:hAnsi="Arial Unicode MS" w:cs="Times New Roman"/>
                  <w:color w:val="000000"/>
                </w:rPr>
                <w:delText>transactionID</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FITFICstmrCdTrf_GrpHdr_MsgId</w:delText>
              </w:r>
            </w:del>
          </w:p>
        </w:tc>
      </w:tr>
      <w:tr w:rsidR="00AD0AEB" w:rsidRPr="00AD0AEB" w:rsidDel="00521FAB" w14:paraId="4D04C93E" w14:textId="65BE7A10" w:rsidTr="00AD0AEB">
        <w:trPr>
          <w:trHeight w:val="552"/>
          <w:del w:id="1401" w:author="Ume Sauda Ghanyani" w:date="2025-10-29T10:02:00Z"/>
        </w:trPr>
        <w:tc>
          <w:tcPr>
            <w:cnfStyle w:val="001000000000" w:firstRow="0" w:lastRow="0" w:firstColumn="1" w:lastColumn="0" w:oddVBand="0" w:evenVBand="0" w:oddHBand="0" w:evenHBand="0" w:firstRowFirstColumn="0" w:firstRowLastColumn="0" w:lastRowFirstColumn="0" w:lastRowLastColumn="0"/>
            <w:tcW w:w="2647" w:type="dxa"/>
            <w:hideMark/>
          </w:tcPr>
          <w:p w14:paraId="1DD5BA90" w14:textId="6A8F66F3" w:rsidR="00AD0AEB" w:rsidRPr="00AD0AEB" w:rsidDel="00521FAB" w:rsidRDefault="00AD0AEB" w:rsidP="00AD0AEB">
            <w:pPr>
              <w:jc w:val="left"/>
              <w:rPr>
                <w:del w:id="1402" w:author="Ume Sauda Ghanyani" w:date="2025-10-29T10:02:00Z" w16du:dateUtc="2025-10-29T05:02:00Z"/>
                <w:rFonts w:ascii="Aptos Narrow" w:eastAsia="Times New Roman" w:hAnsi="Aptos Narrow" w:cs="Times New Roman"/>
                <w:color w:val="000000"/>
                <w:sz w:val="22"/>
                <w:szCs w:val="22"/>
              </w:rPr>
            </w:pPr>
            <w:del w:id="1403" w:author="Ume Sauda Ghanyani" w:date="2025-10-29T10:02:00Z" w16du:dateUtc="2025-10-29T05:02:00Z">
              <w:r w:rsidRPr="00AD0AEB" w:rsidDel="00521FAB">
                <w:rPr>
                  <w:rFonts w:ascii="Aptos Narrow" w:eastAsia="Times New Roman" w:hAnsi="Aptos Narrow" w:cs="Times New Roman"/>
                  <w:color w:val="000000"/>
                  <w:sz w:val="22"/>
                  <w:szCs w:val="22"/>
                </w:rPr>
                <w:delText>Transaction Lifecycle</w:delText>
              </w:r>
            </w:del>
          </w:p>
        </w:tc>
        <w:tc>
          <w:tcPr>
            <w:tcW w:w="3028" w:type="dxa"/>
            <w:hideMark/>
          </w:tcPr>
          <w:p w14:paraId="2B62D944" w14:textId="63B66EC6" w:rsidR="00AD0AEB" w:rsidRPr="00AD0AEB" w:rsidDel="00521FAB" w:rsidRDefault="00AD0AEB" w:rsidP="00AD0AEB">
            <w:pPr>
              <w:jc w:val="left"/>
              <w:cnfStyle w:val="000000000000" w:firstRow="0" w:lastRow="0" w:firstColumn="0" w:lastColumn="0" w:oddVBand="0" w:evenVBand="0" w:oddHBand="0" w:evenHBand="0" w:firstRowFirstColumn="0" w:firstRowLastColumn="0" w:lastRowFirstColumn="0" w:lastRowLastColumn="0"/>
              <w:rPr>
                <w:del w:id="1404" w:author="Ume Sauda Ghanyani" w:date="2025-10-29T10:02:00Z" w16du:dateUtc="2025-10-29T05:02:00Z"/>
                <w:rFonts w:ascii="Arial Unicode MS" w:eastAsia="Times New Roman" w:hAnsi="Arial Unicode MS" w:cs="Times New Roman"/>
                <w:color w:val="000000"/>
              </w:rPr>
            </w:pPr>
            <w:del w:id="1405" w:author="Ume Sauda Ghanyani" w:date="2025-10-29T10:02:00Z" w16du:dateUtc="2025-10-29T05:02:00Z">
              <w:r w:rsidRPr="00AD0AEB" w:rsidDel="00521FAB">
                <w:rPr>
                  <w:rFonts w:ascii="Arial Unicode MS" w:eastAsia="Times New Roman" w:hAnsi="Arial Unicode MS" w:cs="Times New Roman"/>
                  <w:color w:val="000000"/>
                </w:rPr>
                <w:delText>transactionHistoryPacs008</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transactionHistoryPacs002</w:delText>
              </w:r>
            </w:del>
          </w:p>
        </w:tc>
        <w:tc>
          <w:tcPr>
            <w:tcW w:w="3745" w:type="dxa"/>
            <w:hideMark/>
          </w:tcPr>
          <w:p w14:paraId="0A35CCF7" w14:textId="272F8999" w:rsidR="00AD0AEB" w:rsidRPr="00AD0AEB" w:rsidDel="00521FAB" w:rsidRDefault="00AD0AEB" w:rsidP="00AD0AEB">
            <w:pPr>
              <w:jc w:val="left"/>
              <w:cnfStyle w:val="000000000000" w:firstRow="0" w:lastRow="0" w:firstColumn="0" w:lastColumn="0" w:oddVBand="0" w:evenVBand="0" w:oddHBand="0" w:evenHBand="0" w:firstRowFirstColumn="0" w:firstRowLastColumn="0" w:lastRowFirstColumn="0" w:lastRowLastColumn="0"/>
              <w:rPr>
                <w:del w:id="1406" w:author="Ume Sauda Ghanyani" w:date="2025-10-29T10:02:00Z" w16du:dateUtc="2025-10-29T05:02:00Z"/>
                <w:rFonts w:ascii="Arial Unicode MS" w:eastAsia="Times New Roman" w:hAnsi="Arial Unicode MS" w:cs="Times New Roman"/>
                <w:color w:val="000000"/>
              </w:rPr>
            </w:pPr>
            <w:del w:id="1407" w:author="Ume Sauda Ghanyani" w:date="2025-10-29T10:02:00Z" w16du:dateUtc="2025-10-29T05:02:00Z">
              <w:r w:rsidRPr="00AD0AEB" w:rsidDel="00521FAB">
                <w:rPr>
                  <w:rFonts w:ascii="Arial Unicode MS" w:eastAsia="Times New Roman" w:hAnsi="Arial Unicode MS" w:cs="Times New Roman"/>
                  <w:color w:val="000000"/>
                </w:rPr>
                <w:delText>GrpHdr_MsgId</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OrgnlInstrId</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EndToEndId</w:delText>
              </w:r>
            </w:del>
          </w:p>
        </w:tc>
      </w:tr>
      <w:tr w:rsidR="00AD0AEB" w:rsidRPr="00AD0AEB" w:rsidDel="00521FAB" w14:paraId="79CF2BE3" w14:textId="0ABB9FE4" w:rsidTr="00AD0AEB">
        <w:trPr>
          <w:cnfStyle w:val="000000100000" w:firstRow="0" w:lastRow="0" w:firstColumn="0" w:lastColumn="0" w:oddVBand="0" w:evenVBand="0" w:oddHBand="1" w:evenHBand="0" w:firstRowFirstColumn="0" w:firstRowLastColumn="0" w:lastRowFirstColumn="0" w:lastRowLastColumn="0"/>
          <w:trHeight w:val="552"/>
          <w:del w:id="1408" w:author="Ume Sauda Ghanyani" w:date="2025-10-29T10:02:00Z"/>
        </w:trPr>
        <w:tc>
          <w:tcPr>
            <w:cnfStyle w:val="001000000000" w:firstRow="0" w:lastRow="0" w:firstColumn="1" w:lastColumn="0" w:oddVBand="0" w:evenVBand="0" w:oddHBand="0" w:evenHBand="0" w:firstRowFirstColumn="0" w:firstRowLastColumn="0" w:lastRowFirstColumn="0" w:lastRowLastColumn="0"/>
            <w:tcW w:w="2647" w:type="dxa"/>
            <w:hideMark/>
          </w:tcPr>
          <w:p w14:paraId="4BA91B20" w14:textId="3D4D3275" w:rsidR="00AD0AEB" w:rsidRPr="00AD0AEB" w:rsidDel="00521FAB" w:rsidRDefault="00AD0AEB" w:rsidP="00AD0AEB">
            <w:pPr>
              <w:jc w:val="left"/>
              <w:rPr>
                <w:del w:id="1409" w:author="Ume Sauda Ghanyani" w:date="2025-10-29T10:02:00Z" w16du:dateUtc="2025-10-29T05:02:00Z"/>
                <w:rFonts w:ascii="Aptos Narrow" w:eastAsia="Times New Roman" w:hAnsi="Aptos Narrow" w:cs="Times New Roman"/>
                <w:color w:val="000000"/>
                <w:sz w:val="22"/>
                <w:szCs w:val="22"/>
              </w:rPr>
            </w:pPr>
            <w:del w:id="1410" w:author="Ume Sauda Ghanyani" w:date="2025-10-29T10:02:00Z" w16du:dateUtc="2025-10-29T05:02:00Z">
              <w:r w:rsidRPr="00AD0AEB" w:rsidDel="00521FAB">
                <w:rPr>
                  <w:rFonts w:ascii="Aptos Narrow" w:eastAsia="Times New Roman" w:hAnsi="Aptos Narrow" w:cs="Times New Roman"/>
                  <w:color w:val="000000"/>
                  <w:sz w:val="22"/>
                  <w:szCs w:val="22"/>
                </w:rPr>
                <w:delText>Entity / Geo Mapping</w:delText>
              </w:r>
            </w:del>
          </w:p>
        </w:tc>
        <w:tc>
          <w:tcPr>
            <w:tcW w:w="3028" w:type="dxa"/>
            <w:hideMark/>
          </w:tcPr>
          <w:p w14:paraId="31827F08" w14:textId="460047E1" w:rsidR="00AD0AEB" w:rsidRPr="00AD0AEB" w:rsidDel="00521FAB" w:rsidRDefault="00AD0AEB" w:rsidP="00AD0AEB">
            <w:pPr>
              <w:jc w:val="left"/>
              <w:cnfStyle w:val="000000100000" w:firstRow="0" w:lastRow="0" w:firstColumn="0" w:lastColumn="0" w:oddVBand="0" w:evenVBand="0" w:oddHBand="1" w:evenHBand="0" w:firstRowFirstColumn="0" w:firstRowLastColumn="0" w:lastRowFirstColumn="0" w:lastRowLastColumn="0"/>
              <w:rPr>
                <w:del w:id="1411" w:author="Ume Sauda Ghanyani" w:date="2025-10-29T10:02:00Z" w16du:dateUtc="2025-10-29T05:02:00Z"/>
                <w:rFonts w:ascii="Arial Unicode MS" w:eastAsia="Times New Roman" w:hAnsi="Arial Unicode MS" w:cs="Times New Roman"/>
                <w:color w:val="000000"/>
              </w:rPr>
            </w:pPr>
            <w:del w:id="1412" w:author="Ume Sauda Ghanyani" w:date="2025-10-29T10:02:00Z" w16du:dateUtc="2025-10-29T05:02:00Z">
              <w:r w:rsidRPr="00AD0AEB" w:rsidDel="00521FAB">
                <w:rPr>
                  <w:rFonts w:ascii="Arial Unicode MS" w:eastAsia="Times New Roman" w:hAnsi="Arial Unicode MS" w:cs="Times New Roman"/>
                  <w:color w:val="000000"/>
                </w:rPr>
                <w:delText>entities</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conditions</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transactionRelationship</w:delText>
              </w:r>
            </w:del>
          </w:p>
        </w:tc>
        <w:tc>
          <w:tcPr>
            <w:tcW w:w="3745" w:type="dxa"/>
            <w:hideMark/>
          </w:tcPr>
          <w:p w14:paraId="765018AA" w14:textId="7F30B5CE" w:rsidR="00AD0AEB" w:rsidRPr="00AD0AEB" w:rsidDel="00521FAB" w:rsidRDefault="00AD0AEB" w:rsidP="00AD0AEB">
            <w:pPr>
              <w:jc w:val="left"/>
              <w:cnfStyle w:val="000000100000" w:firstRow="0" w:lastRow="0" w:firstColumn="0" w:lastColumn="0" w:oddVBand="0" w:evenVBand="0" w:oddHBand="1" w:evenHBand="0" w:firstRowFirstColumn="0" w:firstRowLastColumn="0" w:lastRowFirstColumn="0" w:lastRowLastColumn="0"/>
              <w:rPr>
                <w:del w:id="1413" w:author="Ume Sauda Ghanyani" w:date="2025-10-29T10:02:00Z" w16du:dateUtc="2025-10-29T05:02:00Z"/>
                <w:rFonts w:ascii="Arial Unicode MS" w:eastAsia="Times New Roman" w:hAnsi="Arial Unicode MS" w:cs="Times New Roman"/>
                <w:color w:val="000000"/>
              </w:rPr>
            </w:pPr>
            <w:del w:id="1414" w:author="Ume Sauda Ghanyani" w:date="2025-10-29T10:02:00Z" w16du:dateUtc="2025-10-29T05:02:00Z">
              <w:r w:rsidRPr="00AD0AEB" w:rsidDel="00521FAB">
                <w:rPr>
                  <w:rFonts w:ascii="Arial Unicode MS" w:eastAsia="Times New Roman" w:hAnsi="Arial Unicode MS" w:cs="Times New Roman"/>
                  <w:color w:val="000000"/>
                </w:rPr>
                <w:delText>acct_agt_finInstnId_clrSysMmbId_mmbid</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CreDtTm</w:delText>
              </w:r>
            </w:del>
          </w:p>
        </w:tc>
      </w:tr>
      <w:tr w:rsidR="00AD0AEB" w:rsidRPr="00AD0AEB" w:rsidDel="00521FAB" w14:paraId="1550F7F2" w14:textId="4554B668" w:rsidTr="00AD0AEB">
        <w:trPr>
          <w:trHeight w:val="552"/>
          <w:del w:id="1415" w:author="Ume Sauda Ghanyani" w:date="2025-10-29T10:02:00Z"/>
        </w:trPr>
        <w:tc>
          <w:tcPr>
            <w:cnfStyle w:val="001000000000" w:firstRow="0" w:lastRow="0" w:firstColumn="1" w:lastColumn="0" w:oddVBand="0" w:evenVBand="0" w:oddHBand="0" w:evenHBand="0" w:firstRowFirstColumn="0" w:firstRowLastColumn="0" w:lastRowFirstColumn="0" w:lastRowLastColumn="0"/>
            <w:tcW w:w="2647" w:type="dxa"/>
            <w:hideMark/>
          </w:tcPr>
          <w:p w14:paraId="1BD3A6AB" w14:textId="0538A2D2" w:rsidR="00AD0AEB" w:rsidRPr="00AD0AEB" w:rsidDel="00521FAB" w:rsidRDefault="00AD0AEB" w:rsidP="00AD0AEB">
            <w:pPr>
              <w:jc w:val="left"/>
              <w:rPr>
                <w:del w:id="1416" w:author="Ume Sauda Ghanyani" w:date="2025-10-29T10:02:00Z" w16du:dateUtc="2025-10-29T05:02:00Z"/>
                <w:rFonts w:ascii="Aptos Narrow" w:eastAsia="Times New Roman" w:hAnsi="Aptos Narrow" w:cs="Times New Roman"/>
                <w:color w:val="000000"/>
                <w:sz w:val="22"/>
                <w:szCs w:val="22"/>
              </w:rPr>
            </w:pPr>
            <w:del w:id="1417" w:author="Ume Sauda Ghanyani" w:date="2025-10-29T10:02:00Z" w16du:dateUtc="2025-10-29T05:02:00Z">
              <w:r w:rsidRPr="00AD0AEB" w:rsidDel="00521FAB">
                <w:rPr>
                  <w:rFonts w:ascii="Aptos Narrow" w:eastAsia="Times New Roman" w:hAnsi="Aptos Narrow" w:cs="Times New Roman"/>
                  <w:color w:val="000000"/>
                  <w:sz w:val="22"/>
                  <w:szCs w:val="22"/>
                </w:rPr>
                <w:delText>Case Validation</w:delText>
              </w:r>
            </w:del>
          </w:p>
        </w:tc>
        <w:tc>
          <w:tcPr>
            <w:tcW w:w="3028" w:type="dxa"/>
            <w:hideMark/>
          </w:tcPr>
          <w:p w14:paraId="21ADA3B2" w14:textId="4D309E54" w:rsidR="00AD0AEB" w:rsidRPr="00AD0AEB" w:rsidDel="00521FAB" w:rsidRDefault="00AD0AEB" w:rsidP="00AD0AEB">
            <w:pPr>
              <w:jc w:val="left"/>
              <w:cnfStyle w:val="000000000000" w:firstRow="0" w:lastRow="0" w:firstColumn="0" w:lastColumn="0" w:oddVBand="0" w:evenVBand="0" w:oddHBand="0" w:evenHBand="0" w:firstRowFirstColumn="0" w:firstRowLastColumn="0" w:lastRowFirstColumn="0" w:lastRowLastColumn="0"/>
              <w:rPr>
                <w:del w:id="1418" w:author="Ume Sauda Ghanyani" w:date="2025-10-29T10:02:00Z" w16du:dateUtc="2025-10-29T05:02:00Z"/>
                <w:rFonts w:ascii="Arial Unicode MS" w:eastAsia="Times New Roman" w:hAnsi="Arial Unicode MS" w:cs="Times New Roman"/>
                <w:color w:val="000000"/>
              </w:rPr>
            </w:pPr>
            <w:del w:id="1419" w:author="Ume Sauda Ghanyani" w:date="2025-10-29T10:02:00Z" w16du:dateUtc="2025-10-29T05:02:00Z">
              <w:r w:rsidRPr="00AD0AEB" w:rsidDel="00521FAB">
                <w:rPr>
                  <w:rFonts w:ascii="Arial Unicode MS" w:eastAsia="Times New Roman" w:hAnsi="Arial Unicode MS" w:cs="Times New Roman"/>
                  <w:color w:val="000000"/>
                </w:rPr>
                <w:delText>CMS.Cases</w:delText>
              </w:r>
            </w:del>
          </w:p>
        </w:tc>
        <w:tc>
          <w:tcPr>
            <w:tcW w:w="3745" w:type="dxa"/>
            <w:hideMark/>
          </w:tcPr>
          <w:p w14:paraId="1D6DB8A3" w14:textId="70E2BC0A" w:rsidR="00AD0AEB" w:rsidRPr="00AD0AEB" w:rsidDel="00521FAB" w:rsidRDefault="00AD0AEB" w:rsidP="00AD0AEB">
            <w:pPr>
              <w:jc w:val="left"/>
              <w:cnfStyle w:val="000000000000" w:firstRow="0" w:lastRow="0" w:firstColumn="0" w:lastColumn="0" w:oddVBand="0" w:evenVBand="0" w:oddHBand="0" w:evenHBand="0" w:firstRowFirstColumn="0" w:firstRowLastColumn="0" w:lastRowFirstColumn="0" w:lastRowLastColumn="0"/>
              <w:rPr>
                <w:del w:id="1420" w:author="Ume Sauda Ghanyani" w:date="2025-10-29T10:02:00Z" w16du:dateUtc="2025-10-29T05:02:00Z"/>
                <w:rFonts w:ascii="Arial Unicode MS" w:eastAsia="Times New Roman" w:hAnsi="Arial Unicode MS" w:cs="Times New Roman"/>
                <w:color w:val="000000"/>
              </w:rPr>
            </w:pPr>
            <w:del w:id="1421" w:author="Ume Sauda Ghanyani" w:date="2025-10-29T10:02:00Z" w16du:dateUtc="2025-10-29T05:02:00Z">
              <w:r w:rsidRPr="00AD0AEB" w:rsidDel="00521FAB">
                <w:rPr>
                  <w:rFonts w:ascii="Arial Unicode MS" w:eastAsia="Times New Roman" w:hAnsi="Arial Unicode MS" w:cs="Times New Roman"/>
                  <w:color w:val="000000"/>
                </w:rPr>
                <w:delText>case_id</w:delText>
              </w:r>
              <w:r w:rsidRPr="00AD0AEB" w:rsidDel="00521FAB">
                <w:rPr>
                  <w:rFonts w:ascii="Aptos Narrow" w:eastAsia="Times New Roman" w:hAnsi="Aptos Narrow" w:cs="Times New Roman"/>
                  <w:color w:val="000000"/>
                  <w:sz w:val="22"/>
                  <w:szCs w:val="22"/>
                </w:rPr>
                <w:delText xml:space="preserve">, </w:delText>
              </w:r>
              <w:r w:rsidRPr="00AD0AEB" w:rsidDel="00521FAB">
                <w:rPr>
                  <w:rFonts w:ascii="Arial Unicode MS" w:eastAsia="Times New Roman" w:hAnsi="Arial Unicode MS" w:cs="Times New Roman"/>
                  <w:color w:val="000000"/>
                </w:rPr>
                <w:delText>case_type_enum='FRAUD'</w:delText>
              </w:r>
            </w:del>
          </w:p>
        </w:tc>
      </w:tr>
    </w:tbl>
    <w:p w14:paraId="1B63D40F" w14:textId="5DE6877A" w:rsidR="00AD0AEB" w:rsidRPr="00C20537" w:rsidDel="00521FAB" w:rsidRDefault="00AD0AEB" w:rsidP="00C20537">
      <w:pPr>
        <w:rPr>
          <w:del w:id="1422" w:author="Ume Sauda Ghanyani" w:date="2025-10-29T10:02:00Z" w16du:dateUtc="2025-10-29T05:02:00Z"/>
        </w:rPr>
      </w:pPr>
    </w:p>
    <w:p w14:paraId="7B70BCE0" w14:textId="1E8A24A3" w:rsidR="00B119A8" w:rsidDel="00521FAB" w:rsidRDefault="00AD0AEB" w:rsidP="00376DDC">
      <w:pPr>
        <w:pStyle w:val="Heading3"/>
        <w:numPr>
          <w:ilvl w:val="2"/>
          <w:numId w:val="2"/>
        </w:numPr>
        <w:rPr>
          <w:del w:id="1423" w:author="Ume Sauda Ghanyani" w:date="2025-10-29T10:02:00Z" w16du:dateUtc="2025-10-29T05:02:00Z"/>
        </w:rPr>
      </w:pPr>
      <w:bookmarkStart w:id="1424" w:name="_Toc213340883"/>
      <w:bookmarkStart w:id="1425" w:name="_Toc213341072"/>
      <w:del w:id="1426" w:author="Ume Sauda Ghanyani" w:date="2025-10-29T10:02:00Z" w16du:dateUtc="2025-10-29T05:02:00Z">
        <w:r w:rsidDel="00521FAB">
          <w:delText>Metrics</w:delText>
        </w:r>
        <w:r w:rsidR="00B119A8" w:rsidRPr="00B119A8" w:rsidDel="00521FAB">
          <w:delText>:</w:delText>
        </w:r>
        <w:bookmarkEnd w:id="1424"/>
        <w:bookmarkEnd w:id="1425"/>
      </w:del>
    </w:p>
    <w:p w14:paraId="747E3B0B" w14:textId="4DF835C4" w:rsidR="00B10F02" w:rsidRPr="00B10F02" w:rsidDel="00521FAB" w:rsidRDefault="00B10F02" w:rsidP="00B10F02">
      <w:pPr>
        <w:rPr>
          <w:del w:id="1427" w:author="Ume Sauda Ghanyani" w:date="2025-10-29T10:02:00Z" w16du:dateUtc="2025-10-29T05:02:00Z"/>
          <w:b/>
          <w:bCs/>
        </w:rPr>
      </w:pPr>
      <w:del w:id="1428" w:author="Ume Sauda Ghanyani" w:date="2025-10-29T10:02:00Z" w16du:dateUtc="2025-10-29T05:02:00Z">
        <w:r w:rsidRPr="00B10F02" w:rsidDel="00521FAB">
          <w:rPr>
            <w:b/>
            <w:bCs/>
          </w:rPr>
          <w:delText>Metric 1 — Historical Fraud Detection Rates (Quarterly / Annual)</w:delText>
        </w:r>
      </w:del>
    </w:p>
    <w:p w14:paraId="29AC1580" w14:textId="2EE6EBEA" w:rsidR="00B10F02" w:rsidRPr="00B10F02" w:rsidDel="00521FAB" w:rsidRDefault="00B10F02" w:rsidP="00B10F02">
      <w:pPr>
        <w:rPr>
          <w:del w:id="1429" w:author="Ume Sauda Ghanyani" w:date="2025-10-29T10:02:00Z" w16du:dateUtc="2025-10-29T05:02:00Z"/>
        </w:rPr>
      </w:pPr>
      <w:del w:id="1430" w:author="Ume Sauda Ghanyani" w:date="2025-10-29T10:02:00Z" w16du:dateUtc="2025-10-29T05:02:00Z">
        <w:r w:rsidRPr="00B10F02" w:rsidDel="00521FAB">
          <w:rPr>
            <w:b/>
            <w:bCs/>
          </w:rPr>
          <w:delText>Objective:</w:delText>
        </w:r>
        <w:r w:rsidRPr="00B10F02" w:rsidDel="00521FAB">
          <w:delText xml:space="preserve"> Track how many frauds were detected over time, normalized by transaction volume.</w:delText>
        </w:r>
      </w:del>
    </w:p>
    <w:p w14:paraId="49C196C2" w14:textId="3B4D04F2" w:rsidR="00B10F02" w:rsidRPr="00B10F02" w:rsidDel="00521FAB" w:rsidRDefault="00B10F02" w:rsidP="00B10F02">
      <w:pPr>
        <w:rPr>
          <w:del w:id="1431" w:author="Ume Sauda Ghanyani" w:date="2025-10-29T10:02:00Z" w16du:dateUtc="2025-10-29T05:02:00Z"/>
        </w:rPr>
      </w:pPr>
      <w:del w:id="1432" w:author="Ume Sauda Ghanyani" w:date="2025-10-29T10:02:00Z" w16du:dateUtc="2025-10-29T05:02:00Z">
        <w:r w:rsidRPr="00B10F02" w:rsidDel="00521FAB">
          <w:rPr>
            <w:b/>
            <w:bCs/>
          </w:rPr>
          <w:delText>Fields Used:</w:delText>
        </w:r>
      </w:del>
    </w:p>
    <w:p w14:paraId="22C1605A" w14:textId="2CC435E9" w:rsidR="00B10F02" w:rsidRPr="00B10F02" w:rsidDel="00521FAB" w:rsidRDefault="270A2A32" w:rsidP="0082296D">
      <w:pPr>
        <w:numPr>
          <w:ilvl w:val="0"/>
          <w:numId w:val="13"/>
        </w:numPr>
        <w:rPr>
          <w:del w:id="1433" w:author="Ume Sauda Ghanyani" w:date="2025-10-29T10:02:00Z" w16du:dateUtc="2025-10-29T05:02:00Z"/>
        </w:rPr>
      </w:pPr>
      <w:del w:id="1434" w:author="Ume Sauda Ghanyani" w:date="2025-10-29T10:02:00Z" w16du:dateUtc="2025-10-29T05:02:00Z">
        <w:r w:rsidDel="00521FAB">
          <w:delText>EvaluationResults.typologyResult_result (detection confidence)</w:delText>
        </w:r>
      </w:del>
    </w:p>
    <w:p w14:paraId="6F9A284C" w14:textId="1A4DEAEF" w:rsidR="00B10F02" w:rsidRPr="00B10F02" w:rsidDel="00521FAB" w:rsidRDefault="00B10F02" w:rsidP="0082296D">
      <w:pPr>
        <w:numPr>
          <w:ilvl w:val="0"/>
          <w:numId w:val="13"/>
        </w:numPr>
        <w:rPr>
          <w:del w:id="1435" w:author="Ume Sauda Ghanyani" w:date="2025-10-29T10:02:00Z" w16du:dateUtc="2025-10-29T05:02:00Z"/>
        </w:rPr>
      </w:pPr>
      <w:del w:id="1436" w:author="Ume Sauda Ghanyani" w:date="2025-10-29T10:02:00Z" w16du:dateUtc="2025-10-29T05:02:00Z">
        <w:r w:rsidRPr="00B10F02" w:rsidDel="00521FAB">
          <w:delText>EvaluationResults.report_timestamp (detection date)</w:delText>
        </w:r>
      </w:del>
    </w:p>
    <w:p w14:paraId="0808D004" w14:textId="754CE677" w:rsidR="00B10F02" w:rsidRPr="00B10F02" w:rsidDel="00521FAB" w:rsidRDefault="00B10F02" w:rsidP="0082296D">
      <w:pPr>
        <w:numPr>
          <w:ilvl w:val="0"/>
          <w:numId w:val="13"/>
        </w:numPr>
        <w:rPr>
          <w:del w:id="1437" w:author="Ume Sauda Ghanyani" w:date="2025-10-29T10:02:00Z" w16du:dateUtc="2025-10-29T05:02:00Z"/>
        </w:rPr>
      </w:pPr>
      <w:del w:id="1438" w:author="Ume Sauda Ghanyani" w:date="2025-10-29T10:02:00Z" w16du:dateUtc="2025-10-29T05:02:00Z">
        <w:r w:rsidRPr="00B10F02" w:rsidDel="00521FAB">
          <w:lastRenderedPageBreak/>
          <w:delText>transactionHistoryPacs008.GrpHdr_CreDtTm (transaction timestamp)</w:delText>
        </w:r>
      </w:del>
    </w:p>
    <w:p w14:paraId="5520EC37" w14:textId="00CA3A56" w:rsidR="00B10F02" w:rsidRPr="00B10F02" w:rsidDel="00521FAB" w:rsidRDefault="00B10F02" w:rsidP="00B10F02">
      <w:pPr>
        <w:rPr>
          <w:del w:id="1439" w:author="Ume Sauda Ghanyani" w:date="2025-10-29T10:02:00Z" w16du:dateUtc="2025-10-29T05:02:00Z"/>
        </w:rPr>
      </w:pPr>
      <w:del w:id="1440" w:author="Ume Sauda Ghanyani" w:date="2025-10-29T10:02:00Z" w16du:dateUtc="2025-10-29T05:02:00Z">
        <w:r w:rsidRPr="00B10F02" w:rsidDel="00521FAB">
          <w:rPr>
            <w:b/>
            <w:bCs/>
          </w:rPr>
          <w:delText>Transformation Logic:</w:delText>
        </w:r>
      </w:del>
    </w:p>
    <w:p w14:paraId="6B12CDBF" w14:textId="706E56BB" w:rsidR="00B10F02" w:rsidRPr="00B10F02" w:rsidDel="00521FAB" w:rsidRDefault="00B10F02" w:rsidP="0082296D">
      <w:pPr>
        <w:numPr>
          <w:ilvl w:val="0"/>
          <w:numId w:val="14"/>
        </w:numPr>
        <w:rPr>
          <w:del w:id="1441" w:author="Ume Sauda Ghanyani" w:date="2025-10-29T10:02:00Z" w16du:dateUtc="2025-10-29T05:02:00Z"/>
        </w:rPr>
      </w:pPr>
      <w:del w:id="1442" w:author="Ume Sauda Ghanyani" w:date="2025-10-29T10:02:00Z" w16du:dateUtc="2025-10-29T05:02:00Z">
        <w:r w:rsidRPr="00B10F02" w:rsidDel="00521FAB">
          <w:delText>Filter only detections above confidence threshold (e.g., &gt; 0.8).</w:delText>
        </w:r>
      </w:del>
    </w:p>
    <w:p w14:paraId="4B6C1B70" w14:textId="74AF5376" w:rsidR="00B10F02" w:rsidRPr="00B10F02" w:rsidDel="00521FAB" w:rsidRDefault="00B10F02" w:rsidP="0082296D">
      <w:pPr>
        <w:numPr>
          <w:ilvl w:val="0"/>
          <w:numId w:val="14"/>
        </w:numPr>
        <w:rPr>
          <w:del w:id="1443" w:author="Ume Sauda Ghanyani" w:date="2025-10-29T10:02:00Z" w16du:dateUtc="2025-10-29T05:02:00Z"/>
        </w:rPr>
      </w:pPr>
      <w:del w:id="1444" w:author="Ume Sauda Ghanyani" w:date="2025-10-29T10:02:00Z" w16du:dateUtc="2025-10-29T05:02:00Z">
        <w:r w:rsidRPr="00B10F02" w:rsidDel="00521FAB">
          <w:delText>Group by quarter or year (using date_trunc('quarter', report_timestamp)).</w:delText>
        </w:r>
      </w:del>
    </w:p>
    <w:p w14:paraId="0D6565B1" w14:textId="15201790" w:rsidR="00B10F02" w:rsidRPr="00B10F02" w:rsidDel="00521FAB" w:rsidRDefault="270A2A32" w:rsidP="0082296D">
      <w:pPr>
        <w:numPr>
          <w:ilvl w:val="0"/>
          <w:numId w:val="14"/>
        </w:numPr>
        <w:rPr>
          <w:del w:id="1445" w:author="Ume Sauda Ghanyani" w:date="2025-10-29T10:02:00Z" w16du:dateUtc="2025-10-29T05:02:00Z"/>
        </w:rPr>
      </w:pPr>
      <w:del w:id="1446" w:author="Ume Sauda Ghanyani" w:date="2025-10-29T10:02:00Z" w16du:dateUtc="2025-10-29T05:02:00Z">
        <w:r w:rsidDel="00521FAB">
          <w:delText xml:space="preserve">Count </w:delText>
        </w:r>
        <w:commentRangeStart w:id="1447"/>
        <w:r w:rsidDel="00521FAB">
          <w:delText>detected transactions</w:delText>
        </w:r>
        <w:commentRangeEnd w:id="1447"/>
        <w:r w:rsidR="00B10F02" w:rsidDel="00521FAB">
          <w:rPr>
            <w:rStyle w:val="CommentReference"/>
          </w:rPr>
          <w:commentReference w:id="1447"/>
        </w:r>
        <w:r w:rsidDel="00521FAB">
          <w:delText xml:space="preserve"> vs total transactions.</w:delText>
        </w:r>
      </w:del>
    </w:p>
    <w:p w14:paraId="4BF97060" w14:textId="60C342EB" w:rsidR="00D73B12" w:rsidRPr="00D73B12" w:rsidDel="00521FAB" w:rsidRDefault="00D73B12" w:rsidP="00D73B12">
      <w:pPr>
        <w:rPr>
          <w:del w:id="1448" w:author="Ume Sauda Ghanyani" w:date="2025-10-29T10:02:00Z" w16du:dateUtc="2025-10-29T05:02:00Z"/>
        </w:rPr>
      </w:pPr>
      <w:del w:id="1449" w:author="Ume Sauda Ghanyani" w:date="2025-10-29T10:02:00Z" w16du:dateUtc="2025-10-29T05:02:00Z">
        <w:r w:rsidDel="00521FAB">
          <w:rPr>
            <w:b/>
            <w:bCs/>
          </w:rPr>
          <w:delText>Reasoning</w:delText>
        </w:r>
        <w:r w:rsidRPr="00D73B12" w:rsidDel="00521FAB">
          <w:rPr>
            <w:b/>
            <w:bCs/>
          </w:rPr>
          <w:delText>:</w:delText>
        </w:r>
      </w:del>
    </w:p>
    <w:p w14:paraId="3B58EFA3" w14:textId="6D4E8E50" w:rsidR="00D73B12" w:rsidRPr="00D73B12" w:rsidDel="00521FAB" w:rsidRDefault="5DEB72C1" w:rsidP="0082296D">
      <w:pPr>
        <w:numPr>
          <w:ilvl w:val="0"/>
          <w:numId w:val="15"/>
        </w:numPr>
        <w:rPr>
          <w:del w:id="1450" w:author="Ume Sauda Ghanyani" w:date="2025-10-29T10:02:00Z" w16du:dateUtc="2025-10-29T05:02:00Z"/>
        </w:rPr>
      </w:pPr>
      <w:commentRangeStart w:id="1451"/>
      <w:del w:id="1452" w:author="Ume Sauda Ghanyani" w:date="2025-10-29T10:02:00Z" w16du:dateUtc="2025-10-29T05:02:00Z">
        <w:r w:rsidDel="00521FAB">
          <w:delText>typologyResult_result provides probabilistic detection scores.</w:delText>
        </w:r>
        <w:commentRangeEnd w:id="1451"/>
        <w:r w:rsidR="00D73B12" w:rsidDel="00521FAB">
          <w:rPr>
            <w:rStyle w:val="CommentReference"/>
          </w:rPr>
          <w:commentReference w:id="1451"/>
        </w:r>
      </w:del>
    </w:p>
    <w:p w14:paraId="5DEE151B" w14:textId="68A1C146" w:rsidR="00D73B12" w:rsidRPr="00D73B12" w:rsidDel="00521FAB" w:rsidRDefault="00D73B12" w:rsidP="0082296D">
      <w:pPr>
        <w:numPr>
          <w:ilvl w:val="0"/>
          <w:numId w:val="15"/>
        </w:numPr>
        <w:rPr>
          <w:del w:id="1453" w:author="Ume Sauda Ghanyani" w:date="2025-10-29T10:02:00Z" w16du:dateUtc="2025-10-29T05:02:00Z"/>
        </w:rPr>
      </w:pPr>
      <w:del w:id="1454" w:author="Ume Sauda Ghanyani" w:date="2025-10-29T10:02:00Z" w16du:dateUtc="2025-10-29T05:02:00Z">
        <w:r w:rsidRPr="00D73B12" w:rsidDel="00521FAB">
          <w:delText>Using GrpHdr_CreDtTm allows temporal grouping aligned with system activity volume.</w:delText>
        </w:r>
      </w:del>
    </w:p>
    <w:p w14:paraId="11ACA54C" w14:textId="7CF8F5B7" w:rsidR="00D73B12" w:rsidDel="00521FAB" w:rsidRDefault="00D73B12" w:rsidP="0082296D">
      <w:pPr>
        <w:numPr>
          <w:ilvl w:val="0"/>
          <w:numId w:val="15"/>
        </w:numPr>
        <w:rPr>
          <w:del w:id="1455" w:author="Ume Sauda Ghanyani" w:date="2025-10-29T10:02:00Z" w16du:dateUtc="2025-10-29T05:02:00Z"/>
        </w:rPr>
      </w:pPr>
      <w:del w:id="1456" w:author="Ume Sauda Ghanyani" w:date="2025-10-29T10:02:00Z" w16du:dateUtc="2025-10-29T05:02:00Z">
        <w:r w:rsidRPr="00D73B12" w:rsidDel="00521FAB">
          <w:delText>Aggregation by quarter smooths volatility and reveals strategic trends.</w:delText>
        </w:r>
      </w:del>
    </w:p>
    <w:p w14:paraId="6FBA3011" w14:textId="75F76896" w:rsidR="00ED740F" w:rsidDel="00521FAB" w:rsidRDefault="00ED740F" w:rsidP="00ED740F">
      <w:pPr>
        <w:ind w:left="360"/>
        <w:rPr>
          <w:del w:id="1457" w:author="Ume Sauda Ghanyani" w:date="2025-10-29T10:02:00Z" w16du:dateUtc="2025-10-29T05:02:00Z"/>
        </w:rPr>
      </w:pPr>
    </w:p>
    <w:p w14:paraId="3C6E0F77" w14:textId="2F742D1E" w:rsidR="00ED740F" w:rsidDel="00521FAB" w:rsidRDefault="00ED740F" w:rsidP="00ED740F">
      <w:pPr>
        <w:ind w:left="360"/>
        <w:rPr>
          <w:del w:id="1458" w:author="Ume Sauda Ghanyani" w:date="2025-10-29T10:02:00Z" w16du:dateUtc="2025-10-29T05:02:00Z"/>
        </w:rPr>
      </w:pPr>
    </w:p>
    <w:p w14:paraId="73F0084E" w14:textId="1AF413FE" w:rsidR="009958A0" w:rsidRPr="009958A0" w:rsidDel="00521FAB" w:rsidRDefault="009958A0" w:rsidP="009958A0">
      <w:pPr>
        <w:ind w:left="360"/>
        <w:rPr>
          <w:del w:id="1459" w:author="Ume Sauda Ghanyani" w:date="2025-10-29T10:02:00Z" w16du:dateUtc="2025-10-29T05:02:00Z"/>
          <w:b/>
          <w:bCs/>
        </w:rPr>
      </w:pPr>
      <w:del w:id="1460" w:author="Ume Sauda Ghanyani" w:date="2025-10-29T10:02:00Z" w16du:dateUtc="2025-10-29T05:02:00Z">
        <w:r w:rsidRPr="009958A0" w:rsidDel="00521FAB">
          <w:rPr>
            <w:b/>
            <w:bCs/>
          </w:rPr>
          <w:delText>Metric 2 — Geographic / Regional Fraud Distribution</w:delText>
        </w:r>
      </w:del>
    </w:p>
    <w:p w14:paraId="5A7B7F10" w14:textId="4789FE1C" w:rsidR="009958A0" w:rsidRPr="009958A0" w:rsidDel="00521FAB" w:rsidRDefault="009958A0" w:rsidP="009958A0">
      <w:pPr>
        <w:ind w:left="360"/>
        <w:rPr>
          <w:del w:id="1461" w:author="Ume Sauda Ghanyani" w:date="2025-10-29T10:02:00Z" w16du:dateUtc="2025-10-29T05:02:00Z"/>
        </w:rPr>
      </w:pPr>
      <w:del w:id="1462" w:author="Ume Sauda Ghanyani" w:date="2025-10-29T10:02:00Z" w16du:dateUtc="2025-10-29T05:02:00Z">
        <w:r w:rsidRPr="009958A0" w:rsidDel="00521FAB">
          <w:rPr>
            <w:b/>
            <w:bCs/>
          </w:rPr>
          <w:delText>Objective:</w:delText>
        </w:r>
        <w:r w:rsidRPr="009958A0" w:rsidDel="00521FAB">
          <w:delText xml:space="preserve"> Show spatial concentration of fraud incidents to prioritize investigations or tighten KYC controls in certain areas.</w:delText>
        </w:r>
      </w:del>
    </w:p>
    <w:p w14:paraId="4EC663DA" w14:textId="0380CA50" w:rsidR="009958A0" w:rsidRPr="009958A0" w:rsidDel="00521FAB" w:rsidRDefault="009958A0" w:rsidP="009958A0">
      <w:pPr>
        <w:ind w:left="360"/>
        <w:rPr>
          <w:del w:id="1463" w:author="Ume Sauda Ghanyani" w:date="2025-10-29T10:02:00Z" w16du:dateUtc="2025-10-29T05:02:00Z"/>
        </w:rPr>
      </w:pPr>
      <w:del w:id="1464" w:author="Ume Sauda Ghanyani" w:date="2025-10-29T10:02:00Z" w16du:dateUtc="2025-10-29T05:02:00Z">
        <w:r w:rsidRPr="009958A0" w:rsidDel="00521FAB">
          <w:rPr>
            <w:b/>
            <w:bCs/>
          </w:rPr>
          <w:delText>Fields Used:</w:delText>
        </w:r>
      </w:del>
    </w:p>
    <w:p w14:paraId="2BF17046" w14:textId="27B97279" w:rsidR="009958A0" w:rsidRPr="009958A0" w:rsidDel="00521FAB" w:rsidRDefault="009958A0" w:rsidP="0082296D">
      <w:pPr>
        <w:numPr>
          <w:ilvl w:val="0"/>
          <w:numId w:val="16"/>
        </w:numPr>
        <w:rPr>
          <w:del w:id="1465" w:author="Ume Sauda Ghanyani" w:date="2025-10-29T10:02:00Z" w16du:dateUtc="2025-10-29T05:02:00Z"/>
        </w:rPr>
      </w:pPr>
      <w:del w:id="1466" w:author="Ume Sauda Ghanyani" w:date="2025-10-29T10:02:00Z" w16du:dateUtc="2025-10-29T05:02:00Z">
        <w:r w:rsidRPr="009958A0" w:rsidDel="00521FAB">
          <w:delText>transactionHistoryPacs008.SplmtryData_InitgPty_Glctn_Lat</w:delText>
        </w:r>
      </w:del>
    </w:p>
    <w:p w14:paraId="686CEB3E" w14:textId="31C74A95" w:rsidR="009958A0" w:rsidRPr="009958A0" w:rsidDel="00521FAB" w:rsidRDefault="009958A0" w:rsidP="0082296D">
      <w:pPr>
        <w:numPr>
          <w:ilvl w:val="0"/>
          <w:numId w:val="16"/>
        </w:numPr>
        <w:rPr>
          <w:del w:id="1467" w:author="Ume Sauda Ghanyani" w:date="2025-10-29T10:02:00Z" w16du:dateUtc="2025-10-29T05:02:00Z"/>
        </w:rPr>
      </w:pPr>
      <w:del w:id="1468" w:author="Ume Sauda Ghanyani" w:date="2025-10-29T10:02:00Z" w16du:dateUtc="2025-10-29T05:02:00Z">
        <w:r w:rsidRPr="009958A0" w:rsidDel="00521FAB">
          <w:delText>transactionHistoryPacs008.SplmtryData_InitgPty_Glctn_Long</w:delText>
        </w:r>
      </w:del>
    </w:p>
    <w:p w14:paraId="3589A41B" w14:textId="1AE5443C" w:rsidR="009958A0" w:rsidRPr="009958A0" w:rsidDel="00521FAB" w:rsidRDefault="009958A0" w:rsidP="0082296D">
      <w:pPr>
        <w:numPr>
          <w:ilvl w:val="0"/>
          <w:numId w:val="16"/>
        </w:numPr>
        <w:rPr>
          <w:del w:id="1469" w:author="Ume Sauda Ghanyani" w:date="2025-10-29T10:02:00Z" w16du:dateUtc="2025-10-29T05:02:00Z"/>
        </w:rPr>
      </w:pPr>
      <w:del w:id="1470" w:author="Ume Sauda Ghanyani" w:date="2025-10-29T10:02:00Z" w16du:dateUtc="2025-10-29T05:02:00Z">
        <w:r w:rsidRPr="009958A0" w:rsidDel="00521FAB">
          <w:delText>Pseudonyms.entities.Id (for participant mapping)</w:delText>
        </w:r>
      </w:del>
    </w:p>
    <w:p w14:paraId="7C697FF0" w14:textId="4C2C49C9" w:rsidR="009958A0" w:rsidRPr="009958A0" w:rsidDel="00521FAB" w:rsidRDefault="009958A0" w:rsidP="0082296D">
      <w:pPr>
        <w:numPr>
          <w:ilvl w:val="0"/>
          <w:numId w:val="16"/>
        </w:numPr>
        <w:rPr>
          <w:del w:id="1471" w:author="Ume Sauda Ghanyani" w:date="2025-10-29T10:02:00Z" w16du:dateUtc="2025-10-29T05:02:00Z"/>
        </w:rPr>
      </w:pPr>
      <w:del w:id="1472" w:author="Ume Sauda Ghanyani" w:date="2025-10-29T10:02:00Z" w16du:dateUtc="2025-10-29T05:02:00Z">
        <w:r w:rsidRPr="009958A0" w:rsidDel="00521FAB">
          <w:delText>CMS.Cases.case_id (for confirmed case overlay)</w:delText>
        </w:r>
      </w:del>
    </w:p>
    <w:p w14:paraId="765E1C1C" w14:textId="51867B21" w:rsidR="009958A0" w:rsidRPr="009958A0" w:rsidDel="00521FAB" w:rsidRDefault="009958A0" w:rsidP="009958A0">
      <w:pPr>
        <w:ind w:left="360"/>
        <w:rPr>
          <w:del w:id="1473" w:author="Ume Sauda Ghanyani" w:date="2025-10-29T10:02:00Z" w16du:dateUtc="2025-10-29T05:02:00Z"/>
        </w:rPr>
      </w:pPr>
      <w:del w:id="1474" w:author="Ume Sauda Ghanyani" w:date="2025-10-29T10:02:00Z" w16du:dateUtc="2025-10-29T05:02:00Z">
        <w:r w:rsidRPr="009958A0" w:rsidDel="00521FAB">
          <w:rPr>
            <w:b/>
            <w:bCs/>
          </w:rPr>
          <w:delText>Transformation Logic:</w:delText>
        </w:r>
      </w:del>
    </w:p>
    <w:p w14:paraId="13695D2E" w14:textId="259DE384" w:rsidR="009958A0" w:rsidRPr="009958A0" w:rsidDel="00521FAB" w:rsidRDefault="009958A0" w:rsidP="0082296D">
      <w:pPr>
        <w:numPr>
          <w:ilvl w:val="0"/>
          <w:numId w:val="17"/>
        </w:numPr>
        <w:rPr>
          <w:del w:id="1475" w:author="Ume Sauda Ghanyani" w:date="2025-10-29T10:02:00Z" w16du:dateUtc="2025-10-29T05:02:00Z"/>
        </w:rPr>
      </w:pPr>
      <w:del w:id="1476" w:author="Ume Sauda Ghanyani" w:date="2025-10-29T10:02:00Z" w16du:dateUtc="2025-10-29T05:02:00Z">
        <w:r w:rsidRPr="009958A0" w:rsidDel="00521FAB">
          <w:delText>Map latitude and longitude to country/region using Spark-based reverse geocoding.</w:delText>
        </w:r>
      </w:del>
    </w:p>
    <w:p w14:paraId="4C285CB1" w14:textId="42B3C9DA" w:rsidR="009958A0" w:rsidRPr="009958A0" w:rsidDel="00521FAB" w:rsidRDefault="009958A0" w:rsidP="0082296D">
      <w:pPr>
        <w:numPr>
          <w:ilvl w:val="0"/>
          <w:numId w:val="17"/>
        </w:numPr>
        <w:rPr>
          <w:del w:id="1477" w:author="Ume Sauda Ghanyani" w:date="2025-10-29T10:02:00Z" w16du:dateUtc="2025-10-29T05:02:00Z"/>
        </w:rPr>
      </w:pPr>
      <w:del w:id="1478" w:author="Ume Sauda Ghanyani" w:date="2025-10-29T10:02:00Z" w16du:dateUtc="2025-10-29T05:02:00Z">
        <w:r w:rsidRPr="009958A0" w:rsidDel="00521FAB">
          <w:delText>Aggregate fraud counts per region.</w:delText>
        </w:r>
      </w:del>
    </w:p>
    <w:p w14:paraId="4378C7DE" w14:textId="4DA9CF87" w:rsidR="009958A0" w:rsidRPr="009958A0" w:rsidDel="00521FAB" w:rsidRDefault="009958A0" w:rsidP="0082296D">
      <w:pPr>
        <w:numPr>
          <w:ilvl w:val="0"/>
          <w:numId w:val="17"/>
        </w:numPr>
        <w:rPr>
          <w:del w:id="1479" w:author="Ume Sauda Ghanyani" w:date="2025-10-29T10:02:00Z" w16du:dateUtc="2025-10-29T05:02:00Z"/>
        </w:rPr>
      </w:pPr>
      <w:del w:id="1480" w:author="Ume Sauda Ghanyani" w:date="2025-10-29T10:02:00Z" w16du:dateUtc="2025-10-29T05:02:00Z">
        <w:r w:rsidRPr="009958A0" w:rsidDel="00521FAB">
          <w:delText>Overlay confirmed cases to distinguish “detected” vs “confirmed” regions.</w:delText>
        </w:r>
      </w:del>
    </w:p>
    <w:p w14:paraId="464C525B" w14:textId="0020CBAB" w:rsidR="009958A0" w:rsidRPr="009958A0" w:rsidDel="00521FAB" w:rsidRDefault="009958A0" w:rsidP="009958A0">
      <w:pPr>
        <w:ind w:left="360"/>
        <w:rPr>
          <w:del w:id="1481" w:author="Ume Sauda Ghanyani" w:date="2025-10-29T10:02:00Z" w16du:dateUtc="2025-10-29T05:02:00Z"/>
        </w:rPr>
      </w:pPr>
      <w:del w:id="1482" w:author="Ume Sauda Ghanyani" w:date="2025-10-29T10:02:00Z" w16du:dateUtc="2025-10-29T05:02:00Z">
        <w:r w:rsidDel="00521FAB">
          <w:rPr>
            <w:b/>
            <w:bCs/>
          </w:rPr>
          <w:delText>Reasoning</w:delText>
        </w:r>
        <w:r w:rsidRPr="009958A0" w:rsidDel="00521FAB">
          <w:rPr>
            <w:b/>
            <w:bCs/>
          </w:rPr>
          <w:delText>:</w:delText>
        </w:r>
      </w:del>
    </w:p>
    <w:p w14:paraId="79003C55" w14:textId="6F30D009" w:rsidR="009958A0" w:rsidRPr="009958A0" w:rsidDel="00521FAB" w:rsidRDefault="009958A0" w:rsidP="0082296D">
      <w:pPr>
        <w:numPr>
          <w:ilvl w:val="0"/>
          <w:numId w:val="18"/>
        </w:numPr>
        <w:rPr>
          <w:del w:id="1483" w:author="Ume Sauda Ghanyani" w:date="2025-10-29T10:02:00Z" w16du:dateUtc="2025-10-29T05:02:00Z"/>
        </w:rPr>
      </w:pPr>
      <w:del w:id="1484" w:author="Ume Sauda Ghanyani" w:date="2025-10-29T10:02:00Z" w16du:dateUtc="2025-10-29T05:02:00Z">
        <w:r w:rsidRPr="009958A0" w:rsidDel="00521FAB">
          <w:delText>Lat/Long values come directly from SplmtryData_InitgPty_Glctn_*.</w:delText>
        </w:r>
      </w:del>
    </w:p>
    <w:p w14:paraId="191774EE" w14:textId="1412956F" w:rsidR="009958A0" w:rsidRPr="009958A0" w:rsidDel="00521FAB" w:rsidRDefault="009958A0" w:rsidP="0082296D">
      <w:pPr>
        <w:numPr>
          <w:ilvl w:val="0"/>
          <w:numId w:val="18"/>
        </w:numPr>
        <w:rPr>
          <w:del w:id="1485" w:author="Ume Sauda Ghanyani" w:date="2025-10-29T10:02:00Z" w16du:dateUtc="2025-10-29T05:02:00Z"/>
        </w:rPr>
      </w:pPr>
      <w:del w:id="1486" w:author="Ume Sauda Ghanyani" w:date="2025-10-29T10:02:00Z" w16du:dateUtc="2025-10-29T05:02:00Z">
        <w:r w:rsidRPr="009958A0" w:rsidDel="00521FAB">
          <w:delText>Linking to CMS.Cases validates authenticity of geographic spikes.</w:delText>
        </w:r>
      </w:del>
    </w:p>
    <w:p w14:paraId="2887543E" w14:textId="27FB7288" w:rsidR="00743EDA" w:rsidDel="00521FAB" w:rsidRDefault="00743EDA" w:rsidP="00743EDA">
      <w:pPr>
        <w:ind w:left="360"/>
        <w:rPr>
          <w:del w:id="1487" w:author="Ume Sauda Ghanyani" w:date="2025-10-29T10:02:00Z" w16du:dateUtc="2025-10-29T05:02:00Z"/>
          <w:b/>
          <w:bCs/>
        </w:rPr>
      </w:pPr>
    </w:p>
    <w:p w14:paraId="1AB53AC5" w14:textId="773F990F" w:rsidR="00743EDA" w:rsidRPr="00743EDA" w:rsidDel="00521FAB" w:rsidRDefault="2324757F" w:rsidP="00743EDA">
      <w:pPr>
        <w:ind w:left="360"/>
        <w:rPr>
          <w:del w:id="1488" w:author="Ume Sauda Ghanyani" w:date="2025-10-29T10:02:00Z" w16du:dateUtc="2025-10-29T05:02:00Z"/>
          <w:b/>
          <w:bCs/>
        </w:rPr>
      </w:pPr>
      <w:del w:id="1489" w:author="Ume Sauda Ghanyani" w:date="2025-10-29T10:02:00Z" w16du:dateUtc="2025-10-29T05:02:00Z">
        <w:r w:rsidRPr="2402821F" w:rsidDel="00521FAB">
          <w:rPr>
            <w:b/>
            <w:bCs/>
          </w:rPr>
          <w:delText>Metric 3 — Volume of Fraud Incidents by Channel</w:delText>
        </w:r>
      </w:del>
    </w:p>
    <w:p w14:paraId="359C4F8A" w14:textId="39FB76FE" w:rsidR="00743EDA" w:rsidRPr="00743EDA" w:rsidDel="00521FAB" w:rsidRDefault="00743EDA" w:rsidP="00743EDA">
      <w:pPr>
        <w:ind w:left="360"/>
        <w:rPr>
          <w:del w:id="1490" w:author="Ume Sauda Ghanyani" w:date="2025-10-29T10:02:00Z" w16du:dateUtc="2025-10-29T05:02:00Z"/>
        </w:rPr>
      </w:pPr>
      <w:del w:id="1491" w:author="Ume Sauda Ghanyani" w:date="2025-10-29T10:02:00Z" w16du:dateUtc="2025-10-29T05:02:00Z">
        <w:r w:rsidRPr="00743EDA" w:rsidDel="00521FAB">
          <w:rPr>
            <w:b/>
            <w:bCs/>
          </w:rPr>
          <w:lastRenderedPageBreak/>
          <w:delText>Objective:</w:delText>
        </w:r>
        <w:r w:rsidRPr="00743EDA" w:rsidDel="00521FAB">
          <w:delText xml:space="preserve"> Identify which product or delivery channel contributes most to fraud volume.</w:delText>
        </w:r>
      </w:del>
    </w:p>
    <w:p w14:paraId="48A42EE8" w14:textId="438EBE8D" w:rsidR="00743EDA" w:rsidRPr="00743EDA" w:rsidDel="00521FAB" w:rsidRDefault="00743EDA" w:rsidP="00743EDA">
      <w:pPr>
        <w:ind w:left="360"/>
        <w:rPr>
          <w:del w:id="1492" w:author="Ume Sauda Ghanyani" w:date="2025-10-29T10:02:00Z" w16du:dateUtc="2025-10-29T05:02:00Z"/>
        </w:rPr>
      </w:pPr>
      <w:del w:id="1493" w:author="Ume Sauda Ghanyani" w:date="2025-10-29T10:02:00Z" w16du:dateUtc="2025-10-29T05:02:00Z">
        <w:r w:rsidRPr="00743EDA" w:rsidDel="00521FAB">
          <w:rPr>
            <w:b/>
            <w:bCs/>
          </w:rPr>
          <w:delText>Fields Used:</w:delText>
        </w:r>
      </w:del>
    </w:p>
    <w:p w14:paraId="5DA868F3" w14:textId="2F142ABB" w:rsidR="00743EDA" w:rsidRPr="00743EDA" w:rsidDel="00521FAB" w:rsidRDefault="00743EDA" w:rsidP="0082296D">
      <w:pPr>
        <w:numPr>
          <w:ilvl w:val="0"/>
          <w:numId w:val="19"/>
        </w:numPr>
        <w:rPr>
          <w:del w:id="1494" w:author="Ume Sauda Ghanyani" w:date="2025-10-29T10:02:00Z" w16du:dateUtc="2025-10-29T05:02:00Z"/>
        </w:rPr>
      </w:pPr>
      <w:del w:id="1495" w:author="Ume Sauda Ghanyani" w:date="2025-10-29T10:02:00Z" w16du:dateUtc="2025-10-29T05:02:00Z">
        <w:r w:rsidRPr="00743EDA" w:rsidDel="00521FAB">
          <w:delText>transactionHistoryPacs008.Purp_Cd (product purpose)</w:delText>
        </w:r>
      </w:del>
    </w:p>
    <w:p w14:paraId="20CF16FC" w14:textId="36E0DE0A" w:rsidR="00743EDA" w:rsidRPr="00743EDA" w:rsidDel="00521FAB" w:rsidRDefault="00743EDA" w:rsidP="0082296D">
      <w:pPr>
        <w:numPr>
          <w:ilvl w:val="0"/>
          <w:numId w:val="19"/>
        </w:numPr>
        <w:rPr>
          <w:del w:id="1496" w:author="Ume Sauda Ghanyani" w:date="2025-10-29T10:02:00Z" w16du:dateUtc="2025-10-29T05:02:00Z"/>
        </w:rPr>
      </w:pPr>
      <w:del w:id="1497" w:author="Ume Sauda Ghanyani" w:date="2025-10-29T10:02:00Z" w16du:dateUtc="2025-10-29T05:02:00Z">
        <w:r w:rsidRPr="00743EDA" w:rsidDel="00521FAB">
          <w:delText>transactionHistoryPacs008.RgltryRptg_Dtls_Tp (service line tag)</w:delText>
        </w:r>
      </w:del>
    </w:p>
    <w:p w14:paraId="43B179D1" w14:textId="49ACBCE9" w:rsidR="00743EDA" w:rsidRPr="00743EDA" w:rsidDel="00521FAB" w:rsidRDefault="00743EDA" w:rsidP="0082296D">
      <w:pPr>
        <w:numPr>
          <w:ilvl w:val="0"/>
          <w:numId w:val="19"/>
        </w:numPr>
        <w:rPr>
          <w:del w:id="1498" w:author="Ume Sauda Ghanyani" w:date="2025-10-29T10:02:00Z" w16du:dateUtc="2025-10-29T05:02:00Z"/>
        </w:rPr>
      </w:pPr>
      <w:del w:id="1499" w:author="Ume Sauda Ghanyani" w:date="2025-10-29T10:02:00Z" w16du:dateUtc="2025-10-29T05:02:00Z">
        <w:r w:rsidRPr="00743EDA" w:rsidDel="00521FAB">
          <w:delText>transactionHistoryPacs008.ChrgBr or TxTp (channel / payment type)</w:delText>
        </w:r>
      </w:del>
    </w:p>
    <w:p w14:paraId="0A9B3094" w14:textId="34C6C4B0" w:rsidR="00743EDA" w:rsidRPr="00743EDA" w:rsidDel="00521FAB" w:rsidRDefault="00743EDA" w:rsidP="0082296D">
      <w:pPr>
        <w:numPr>
          <w:ilvl w:val="0"/>
          <w:numId w:val="19"/>
        </w:numPr>
        <w:rPr>
          <w:del w:id="1500" w:author="Ume Sauda Ghanyani" w:date="2025-10-29T10:02:00Z" w16du:dateUtc="2025-10-29T05:02:00Z"/>
        </w:rPr>
      </w:pPr>
      <w:del w:id="1501" w:author="Ume Sauda Ghanyani" w:date="2025-10-29T10:02:00Z" w16du:dateUtc="2025-10-29T05:02:00Z">
        <w:r w:rsidRPr="00743EDA" w:rsidDel="00521FAB">
          <w:delText>CMS.Cases. case_id (for confirmed case validation)</w:delText>
        </w:r>
      </w:del>
    </w:p>
    <w:p w14:paraId="7EA35595" w14:textId="3348AF21" w:rsidR="00743EDA" w:rsidRPr="00743EDA" w:rsidDel="00521FAB" w:rsidRDefault="00743EDA" w:rsidP="00743EDA">
      <w:pPr>
        <w:ind w:left="360"/>
        <w:rPr>
          <w:del w:id="1502" w:author="Ume Sauda Ghanyani" w:date="2025-10-29T10:02:00Z" w16du:dateUtc="2025-10-29T05:02:00Z"/>
        </w:rPr>
      </w:pPr>
      <w:del w:id="1503" w:author="Ume Sauda Ghanyani" w:date="2025-10-29T10:02:00Z" w16du:dateUtc="2025-10-29T05:02:00Z">
        <w:r w:rsidRPr="00743EDA" w:rsidDel="00521FAB">
          <w:rPr>
            <w:b/>
            <w:bCs/>
          </w:rPr>
          <w:delText>Transformation Logic:</w:delText>
        </w:r>
      </w:del>
    </w:p>
    <w:p w14:paraId="5B1741B1" w14:textId="0F130A58" w:rsidR="00743EDA" w:rsidRPr="00743EDA" w:rsidDel="00521FAB" w:rsidRDefault="00743EDA" w:rsidP="0082296D">
      <w:pPr>
        <w:numPr>
          <w:ilvl w:val="0"/>
          <w:numId w:val="20"/>
        </w:numPr>
        <w:rPr>
          <w:del w:id="1504" w:author="Ume Sauda Ghanyani" w:date="2025-10-29T10:02:00Z" w16du:dateUtc="2025-10-29T05:02:00Z"/>
        </w:rPr>
      </w:pPr>
      <w:del w:id="1505" w:author="Ume Sauda Ghanyani" w:date="2025-10-29T10:02:00Z" w16du:dateUtc="2025-10-29T05:02:00Z">
        <w:r w:rsidRPr="00743EDA" w:rsidDel="00521FAB">
          <w:delText>Join confirmed cases with their originating transactions.</w:delText>
        </w:r>
      </w:del>
    </w:p>
    <w:p w14:paraId="26401A37" w14:textId="25051E2B" w:rsidR="00743EDA" w:rsidRPr="00743EDA" w:rsidDel="00521FAB" w:rsidRDefault="00743EDA" w:rsidP="0082296D">
      <w:pPr>
        <w:numPr>
          <w:ilvl w:val="0"/>
          <w:numId w:val="20"/>
        </w:numPr>
        <w:rPr>
          <w:del w:id="1506" w:author="Ume Sauda Ghanyani" w:date="2025-10-29T10:02:00Z" w16du:dateUtc="2025-10-29T05:02:00Z"/>
        </w:rPr>
      </w:pPr>
      <w:del w:id="1507" w:author="Ume Sauda Ghanyani" w:date="2025-10-29T10:02:00Z" w16du:dateUtc="2025-10-29T05:02:00Z">
        <w:r w:rsidRPr="00743EDA" w:rsidDel="00521FAB">
          <w:delText>Aggregate by Purp_Cd, RgltryRptg_Dtls_Tp, or TxTp.</w:delText>
        </w:r>
      </w:del>
    </w:p>
    <w:p w14:paraId="043A6D93" w14:textId="02E42D4D" w:rsidR="00743EDA" w:rsidRPr="00743EDA" w:rsidDel="00521FAB" w:rsidRDefault="00743EDA" w:rsidP="0082296D">
      <w:pPr>
        <w:numPr>
          <w:ilvl w:val="0"/>
          <w:numId w:val="20"/>
        </w:numPr>
        <w:rPr>
          <w:del w:id="1508" w:author="Ume Sauda Ghanyani" w:date="2025-10-29T10:02:00Z" w16du:dateUtc="2025-10-29T05:02:00Z"/>
        </w:rPr>
      </w:pPr>
      <w:del w:id="1509" w:author="Ume Sauda Ghanyani" w:date="2025-10-29T10:02:00Z" w16du:dateUtc="2025-10-29T05:02:00Z">
        <w:r w:rsidRPr="00743EDA" w:rsidDel="00521FAB">
          <w:delText>Compute both count and percentage share.</w:delText>
        </w:r>
      </w:del>
    </w:p>
    <w:p w14:paraId="10091914" w14:textId="06AA946E" w:rsidR="00F81991" w:rsidDel="00521FAB" w:rsidRDefault="00F81991" w:rsidP="00F81991">
      <w:pPr>
        <w:ind w:left="360"/>
        <w:rPr>
          <w:del w:id="1510" w:author="Ume Sauda Ghanyani" w:date="2025-10-29T10:02:00Z" w16du:dateUtc="2025-10-29T05:02:00Z"/>
          <w:b/>
          <w:bCs/>
        </w:rPr>
      </w:pPr>
    </w:p>
    <w:p w14:paraId="4D30919E" w14:textId="4C3AAAA8" w:rsidR="00F81991" w:rsidRPr="00F81991" w:rsidDel="00521FAB" w:rsidRDefault="00F81991" w:rsidP="00F81991">
      <w:pPr>
        <w:ind w:left="360"/>
        <w:rPr>
          <w:del w:id="1511" w:author="Ume Sauda Ghanyani" w:date="2025-10-29T10:02:00Z" w16du:dateUtc="2025-10-29T05:02:00Z"/>
        </w:rPr>
      </w:pPr>
      <w:del w:id="1512" w:author="Ume Sauda Ghanyani" w:date="2025-10-29T10:02:00Z" w16du:dateUtc="2025-10-29T05:02:00Z">
        <w:r w:rsidDel="00521FAB">
          <w:rPr>
            <w:b/>
            <w:bCs/>
          </w:rPr>
          <w:delText>Reasoning</w:delText>
        </w:r>
        <w:r w:rsidRPr="00F81991" w:rsidDel="00521FAB">
          <w:rPr>
            <w:b/>
            <w:bCs/>
          </w:rPr>
          <w:delText>:</w:delText>
        </w:r>
      </w:del>
    </w:p>
    <w:p w14:paraId="5B4F4B04" w14:textId="60197297" w:rsidR="00F81991" w:rsidRPr="00F81991" w:rsidDel="00521FAB" w:rsidRDefault="00F81991" w:rsidP="0082296D">
      <w:pPr>
        <w:numPr>
          <w:ilvl w:val="0"/>
          <w:numId w:val="21"/>
        </w:numPr>
        <w:rPr>
          <w:del w:id="1513" w:author="Ume Sauda Ghanyani" w:date="2025-10-29T10:02:00Z" w16du:dateUtc="2025-10-29T05:02:00Z"/>
        </w:rPr>
      </w:pPr>
      <w:del w:id="1514" w:author="Ume Sauda Ghanyani" w:date="2025-10-29T10:02:00Z" w16du:dateUtc="2025-10-29T05:02:00Z">
        <w:r w:rsidRPr="00F81991" w:rsidDel="00521FAB">
          <w:delText>Purp_Cd reliably encodes transaction intent or product type (e.g., “LOANPAYMENT”, “WALLETLOAD”).</w:delText>
        </w:r>
      </w:del>
    </w:p>
    <w:p w14:paraId="0BFDB285" w14:textId="0A3F24D1" w:rsidR="00F81991" w:rsidRPr="00F81991" w:rsidDel="00521FAB" w:rsidRDefault="00F81991" w:rsidP="0082296D">
      <w:pPr>
        <w:numPr>
          <w:ilvl w:val="0"/>
          <w:numId w:val="21"/>
        </w:numPr>
        <w:rPr>
          <w:del w:id="1515" w:author="Ume Sauda Ghanyani" w:date="2025-10-29T10:02:00Z" w16du:dateUtc="2025-10-29T05:02:00Z"/>
        </w:rPr>
      </w:pPr>
      <w:del w:id="1516" w:author="Ume Sauda Ghanyani" w:date="2025-10-29T10:02:00Z" w16du:dateUtc="2025-10-29T05:02:00Z">
        <w:r w:rsidRPr="00F81991" w:rsidDel="00521FAB">
          <w:delText>Using RgltryRptg_Dtls_Tp distinguishes regulated product lines.</w:delText>
        </w:r>
      </w:del>
    </w:p>
    <w:p w14:paraId="0A6C56DF" w14:textId="33742025" w:rsidR="00DD2FA4" w:rsidDel="00521FAB" w:rsidRDefault="00DD2FA4" w:rsidP="00DD2FA4">
      <w:pPr>
        <w:ind w:left="360"/>
        <w:rPr>
          <w:del w:id="1517" w:author="Ume Sauda Ghanyani" w:date="2025-10-29T10:02:00Z" w16du:dateUtc="2025-10-29T05:02:00Z"/>
          <w:b/>
          <w:bCs/>
        </w:rPr>
      </w:pPr>
    </w:p>
    <w:p w14:paraId="63E3C3D4" w14:textId="2E57C3E8" w:rsidR="00DD2FA4" w:rsidRPr="00DD2FA4" w:rsidDel="00521FAB" w:rsidRDefault="00DD2FA4" w:rsidP="00DD2FA4">
      <w:pPr>
        <w:ind w:left="360"/>
        <w:rPr>
          <w:del w:id="1518" w:author="Ume Sauda Ghanyani" w:date="2025-10-29T10:02:00Z" w16du:dateUtc="2025-10-29T05:02:00Z"/>
          <w:b/>
          <w:bCs/>
        </w:rPr>
      </w:pPr>
      <w:del w:id="1519" w:author="Ume Sauda Ghanyani" w:date="2025-10-29T10:02:00Z" w16du:dateUtc="2025-10-29T05:02:00Z">
        <w:r w:rsidRPr="00DD2FA4" w:rsidDel="00521FAB">
          <w:rPr>
            <w:b/>
            <w:bCs/>
          </w:rPr>
          <w:delText>Metric 4 — Growth Rate of New or Recurring Fraud Types</w:delText>
        </w:r>
      </w:del>
    </w:p>
    <w:p w14:paraId="33DC8331" w14:textId="2174A304" w:rsidR="00DD2FA4" w:rsidRPr="00DD2FA4" w:rsidDel="00521FAB" w:rsidRDefault="00DD2FA4" w:rsidP="00DD2FA4">
      <w:pPr>
        <w:ind w:left="360"/>
        <w:rPr>
          <w:del w:id="1520" w:author="Ume Sauda Ghanyani" w:date="2025-10-29T10:02:00Z" w16du:dateUtc="2025-10-29T05:02:00Z"/>
        </w:rPr>
      </w:pPr>
      <w:del w:id="1521" w:author="Ume Sauda Ghanyani" w:date="2025-10-29T10:02:00Z" w16du:dateUtc="2025-10-29T05:02:00Z">
        <w:r w:rsidRPr="00DD2FA4" w:rsidDel="00521FAB">
          <w:rPr>
            <w:b/>
            <w:bCs/>
          </w:rPr>
          <w:delText>Objective:</w:delText>
        </w:r>
        <w:r w:rsidRPr="00DD2FA4" w:rsidDel="00521FAB">
          <w:delText xml:space="preserve"> Detect emerging fraud typologies or repeat patterns over multiple periods.</w:delText>
        </w:r>
      </w:del>
    </w:p>
    <w:p w14:paraId="2DA1CD36" w14:textId="6A9640D3" w:rsidR="00DD2FA4" w:rsidRPr="00DD2FA4" w:rsidDel="00521FAB" w:rsidRDefault="00DD2FA4" w:rsidP="00DD2FA4">
      <w:pPr>
        <w:ind w:left="360"/>
        <w:rPr>
          <w:del w:id="1522" w:author="Ume Sauda Ghanyani" w:date="2025-10-29T10:02:00Z" w16du:dateUtc="2025-10-29T05:02:00Z"/>
        </w:rPr>
      </w:pPr>
      <w:del w:id="1523" w:author="Ume Sauda Ghanyani" w:date="2025-10-29T10:02:00Z" w16du:dateUtc="2025-10-29T05:02:00Z">
        <w:r w:rsidRPr="00DD2FA4" w:rsidDel="00521FAB">
          <w:rPr>
            <w:b/>
            <w:bCs/>
          </w:rPr>
          <w:delText>Fields Used:</w:delText>
        </w:r>
      </w:del>
    </w:p>
    <w:p w14:paraId="334A655D" w14:textId="72779E1F" w:rsidR="00DD2FA4" w:rsidRPr="00DD2FA4" w:rsidDel="00521FAB" w:rsidRDefault="00DD2FA4" w:rsidP="0082296D">
      <w:pPr>
        <w:numPr>
          <w:ilvl w:val="0"/>
          <w:numId w:val="22"/>
        </w:numPr>
        <w:rPr>
          <w:del w:id="1524" w:author="Ume Sauda Ghanyani" w:date="2025-10-29T10:02:00Z" w16du:dateUtc="2025-10-29T05:02:00Z"/>
        </w:rPr>
      </w:pPr>
      <w:del w:id="1525" w:author="Ume Sauda Ghanyani" w:date="2025-10-29T10:02:00Z" w16du:dateUtc="2025-10-29T05:02:00Z">
        <w:r w:rsidRPr="00DD2FA4" w:rsidDel="00521FAB">
          <w:delText>EvaluationResults.typologyResult_id (typology identifier)</w:delText>
        </w:r>
      </w:del>
    </w:p>
    <w:p w14:paraId="481F64F8" w14:textId="20268AF3" w:rsidR="00DD2FA4" w:rsidRPr="00DD2FA4" w:rsidDel="00521FAB" w:rsidRDefault="4D2B496E" w:rsidP="0082296D">
      <w:pPr>
        <w:numPr>
          <w:ilvl w:val="0"/>
          <w:numId w:val="22"/>
        </w:numPr>
        <w:rPr>
          <w:del w:id="1526" w:author="Ume Sauda Ghanyani" w:date="2025-10-29T10:02:00Z" w16du:dateUtc="2025-10-29T05:02:00Z"/>
        </w:rPr>
      </w:pPr>
      <w:del w:id="1527" w:author="Ume Sauda Ghanyani" w:date="2025-10-29T10:02:00Z" w16du:dateUtc="2025-10-29T05:02:00Z">
        <w:r w:rsidDel="00521FAB">
          <w:delText>EvaluationResults.typologyResult_result (confidence)</w:delText>
        </w:r>
      </w:del>
    </w:p>
    <w:p w14:paraId="7771632B" w14:textId="6F7C14E2" w:rsidR="00DD2FA4" w:rsidRPr="00DD2FA4" w:rsidDel="00521FAB" w:rsidRDefault="00DD2FA4" w:rsidP="0082296D">
      <w:pPr>
        <w:numPr>
          <w:ilvl w:val="0"/>
          <w:numId w:val="22"/>
        </w:numPr>
        <w:rPr>
          <w:del w:id="1528" w:author="Ume Sauda Ghanyani" w:date="2025-10-29T10:02:00Z" w16du:dateUtc="2025-10-29T05:02:00Z"/>
        </w:rPr>
      </w:pPr>
      <w:del w:id="1529" w:author="Ume Sauda Ghanyani" w:date="2025-10-29T10:02:00Z" w16du:dateUtc="2025-10-29T05:02:00Z">
        <w:r w:rsidRPr="00DD2FA4" w:rsidDel="00521FAB">
          <w:delText>EvaluationResults.report_timestamp (temporal tracking)</w:delText>
        </w:r>
      </w:del>
    </w:p>
    <w:p w14:paraId="53F66A19" w14:textId="7FDE2C06" w:rsidR="00DD2FA4" w:rsidRPr="00DD2FA4" w:rsidDel="00521FAB" w:rsidRDefault="00DD2FA4" w:rsidP="00DD2FA4">
      <w:pPr>
        <w:ind w:left="360"/>
        <w:rPr>
          <w:del w:id="1530" w:author="Ume Sauda Ghanyani" w:date="2025-10-29T10:02:00Z" w16du:dateUtc="2025-10-29T05:02:00Z"/>
        </w:rPr>
      </w:pPr>
      <w:del w:id="1531" w:author="Ume Sauda Ghanyani" w:date="2025-10-29T10:02:00Z" w16du:dateUtc="2025-10-29T05:02:00Z">
        <w:r w:rsidRPr="00DD2FA4" w:rsidDel="00521FAB">
          <w:rPr>
            <w:b/>
            <w:bCs/>
          </w:rPr>
          <w:delText>Transformation Logic:</w:delText>
        </w:r>
      </w:del>
    </w:p>
    <w:p w14:paraId="2F511621" w14:textId="3EF0BEA8" w:rsidR="00DD2FA4" w:rsidRPr="00DD2FA4" w:rsidDel="00521FAB" w:rsidRDefault="00DD2FA4" w:rsidP="0082296D">
      <w:pPr>
        <w:numPr>
          <w:ilvl w:val="0"/>
          <w:numId w:val="23"/>
        </w:numPr>
        <w:rPr>
          <w:del w:id="1532" w:author="Ume Sauda Ghanyani" w:date="2025-10-29T10:02:00Z" w16du:dateUtc="2025-10-29T05:02:00Z"/>
        </w:rPr>
      </w:pPr>
      <w:del w:id="1533" w:author="Ume Sauda Ghanyani" w:date="2025-10-29T10:02:00Z" w16du:dateUtc="2025-10-29T05:02:00Z">
        <w:r w:rsidRPr="00DD2FA4" w:rsidDel="00521FAB">
          <w:delText>Group by typology and time interval (e.g., quarter).</w:delText>
        </w:r>
      </w:del>
    </w:p>
    <w:p w14:paraId="54CAA9AF" w14:textId="0664363B" w:rsidR="00DD2FA4" w:rsidRPr="00DD2FA4" w:rsidDel="00521FAB" w:rsidRDefault="00DD2FA4" w:rsidP="0082296D">
      <w:pPr>
        <w:numPr>
          <w:ilvl w:val="0"/>
          <w:numId w:val="23"/>
        </w:numPr>
        <w:rPr>
          <w:del w:id="1534" w:author="Ume Sauda Ghanyani" w:date="2025-10-29T10:02:00Z" w16du:dateUtc="2025-10-29T05:02:00Z"/>
        </w:rPr>
      </w:pPr>
      <w:del w:id="1535" w:author="Ume Sauda Ghanyani" w:date="2025-10-29T10:02:00Z" w16du:dateUtc="2025-10-29T05:02:00Z">
        <w:r w:rsidRPr="00DD2FA4" w:rsidDel="00521FAB">
          <w:delText>Count distinct occurrences.</w:delText>
        </w:r>
      </w:del>
    </w:p>
    <w:p w14:paraId="7DDC732A" w14:textId="6EBDA7CE" w:rsidR="00DD2FA4" w:rsidRPr="00DD2FA4" w:rsidDel="00521FAB" w:rsidRDefault="00DD2FA4" w:rsidP="0082296D">
      <w:pPr>
        <w:numPr>
          <w:ilvl w:val="0"/>
          <w:numId w:val="23"/>
        </w:numPr>
        <w:rPr>
          <w:del w:id="1536" w:author="Ume Sauda Ghanyani" w:date="2025-10-29T10:02:00Z" w16du:dateUtc="2025-10-29T05:02:00Z"/>
        </w:rPr>
      </w:pPr>
      <w:del w:id="1537" w:author="Ume Sauda Ghanyani" w:date="2025-10-29T10:02:00Z" w16du:dateUtc="2025-10-29T05:02:00Z">
        <w:r w:rsidRPr="00DD2FA4" w:rsidDel="00521FAB">
          <w:delText>Apply a growth-rate formula comparing previous vs current period.</w:delText>
        </w:r>
      </w:del>
    </w:p>
    <w:p w14:paraId="59C5D482" w14:textId="14EB7CC7" w:rsidR="0079671A" w:rsidRPr="0079671A" w:rsidDel="00521FAB" w:rsidRDefault="0079671A" w:rsidP="0079671A">
      <w:pPr>
        <w:ind w:left="360"/>
        <w:rPr>
          <w:del w:id="1538" w:author="Ume Sauda Ghanyani" w:date="2025-10-29T10:02:00Z" w16du:dateUtc="2025-10-29T05:02:00Z"/>
        </w:rPr>
      </w:pPr>
      <w:del w:id="1539" w:author="Ume Sauda Ghanyani" w:date="2025-10-29T10:02:00Z" w16du:dateUtc="2025-10-29T05:02:00Z">
        <w:r w:rsidDel="00521FAB">
          <w:rPr>
            <w:b/>
            <w:bCs/>
          </w:rPr>
          <w:delText>Reasoning</w:delText>
        </w:r>
        <w:r w:rsidRPr="0079671A" w:rsidDel="00521FAB">
          <w:rPr>
            <w:b/>
            <w:bCs/>
          </w:rPr>
          <w:delText>:</w:delText>
        </w:r>
      </w:del>
    </w:p>
    <w:p w14:paraId="15766CD9" w14:textId="15691D21" w:rsidR="0079671A" w:rsidRPr="0079671A" w:rsidDel="00521FAB" w:rsidRDefault="0079671A" w:rsidP="0082296D">
      <w:pPr>
        <w:numPr>
          <w:ilvl w:val="0"/>
          <w:numId w:val="24"/>
        </w:numPr>
        <w:rPr>
          <w:del w:id="1540" w:author="Ume Sauda Ghanyani" w:date="2025-10-29T10:02:00Z" w16du:dateUtc="2025-10-29T05:02:00Z"/>
        </w:rPr>
      </w:pPr>
      <w:del w:id="1541" w:author="Ume Sauda Ghanyani" w:date="2025-10-29T10:02:00Z" w16du:dateUtc="2025-10-29T05:02:00Z">
        <w:r w:rsidRPr="0079671A" w:rsidDel="00521FAB">
          <w:delText>typologyResult_id provides a unique typology category key.</w:delText>
        </w:r>
      </w:del>
    </w:p>
    <w:p w14:paraId="7B3A90B4" w14:textId="1C6C379A" w:rsidR="0079671A" w:rsidRPr="0079671A" w:rsidDel="00521FAB" w:rsidRDefault="0079671A" w:rsidP="0082296D">
      <w:pPr>
        <w:numPr>
          <w:ilvl w:val="0"/>
          <w:numId w:val="24"/>
        </w:numPr>
        <w:rPr>
          <w:del w:id="1542" w:author="Ume Sauda Ghanyani" w:date="2025-10-29T10:02:00Z" w16du:dateUtc="2025-10-29T05:02:00Z"/>
        </w:rPr>
      </w:pPr>
      <w:del w:id="1543" w:author="Ume Sauda Ghanyani" w:date="2025-10-29T10:02:00Z" w16du:dateUtc="2025-10-29T05:02:00Z">
        <w:r w:rsidRPr="0079671A" w:rsidDel="00521FAB">
          <w:lastRenderedPageBreak/>
          <w:delText>Using confidence threshold ensures only relevant detections are counted.</w:delText>
        </w:r>
      </w:del>
    </w:p>
    <w:p w14:paraId="10CE3B5C" w14:textId="0896D41D" w:rsidR="0079671A" w:rsidRPr="0079671A" w:rsidDel="00521FAB" w:rsidRDefault="0079671A" w:rsidP="0082296D">
      <w:pPr>
        <w:numPr>
          <w:ilvl w:val="0"/>
          <w:numId w:val="24"/>
        </w:numPr>
        <w:rPr>
          <w:del w:id="1544" w:author="Ume Sauda Ghanyani" w:date="2025-10-29T10:02:00Z" w16du:dateUtc="2025-10-29T05:02:00Z"/>
        </w:rPr>
      </w:pPr>
      <w:del w:id="1545" w:author="Ume Sauda Ghanyani" w:date="2025-10-29T10:02:00Z" w16du:dateUtc="2025-10-29T05:02:00Z">
        <w:r w:rsidRPr="0079671A" w:rsidDel="00521FAB">
          <w:delText>This trend indicates which typologies are surging or declining.</w:delText>
        </w:r>
      </w:del>
    </w:p>
    <w:p w14:paraId="60127041" w14:textId="1D540706" w:rsidR="0079671A" w:rsidDel="00521FAB" w:rsidRDefault="0079671A" w:rsidP="0079671A">
      <w:pPr>
        <w:ind w:left="360"/>
        <w:rPr>
          <w:del w:id="1546" w:author="Ume Sauda Ghanyani" w:date="2025-10-29T10:02:00Z" w16du:dateUtc="2025-10-29T05:02:00Z"/>
          <w:b/>
          <w:bCs/>
        </w:rPr>
      </w:pPr>
    </w:p>
    <w:p w14:paraId="6396AC54" w14:textId="3CE2B35A" w:rsidR="0079671A" w:rsidRPr="0079671A" w:rsidDel="00521FAB" w:rsidRDefault="0079671A" w:rsidP="0079671A">
      <w:pPr>
        <w:ind w:left="360"/>
        <w:rPr>
          <w:del w:id="1547" w:author="Ume Sauda Ghanyani" w:date="2025-10-29T10:02:00Z" w16du:dateUtc="2025-10-29T05:02:00Z"/>
          <w:b/>
          <w:bCs/>
        </w:rPr>
      </w:pPr>
      <w:del w:id="1548" w:author="Ume Sauda Ghanyani" w:date="2025-10-29T10:02:00Z" w16du:dateUtc="2025-10-29T05:02:00Z">
        <w:r w:rsidRPr="0079671A" w:rsidDel="00521FAB">
          <w:rPr>
            <w:b/>
            <w:bCs/>
          </w:rPr>
          <w:delText>Metric 5 — Average Time to Detect Over Long Intervals</w:delText>
        </w:r>
      </w:del>
    </w:p>
    <w:p w14:paraId="265E0F7F" w14:textId="7FED5BF3" w:rsidR="0079671A" w:rsidRPr="0079671A" w:rsidDel="00521FAB" w:rsidRDefault="50FBDE38" w:rsidP="0079671A">
      <w:pPr>
        <w:ind w:left="360"/>
        <w:rPr>
          <w:del w:id="1549" w:author="Ume Sauda Ghanyani" w:date="2025-10-29T10:02:00Z" w16du:dateUtc="2025-10-29T05:02:00Z"/>
        </w:rPr>
      </w:pPr>
      <w:del w:id="1550" w:author="Ume Sauda Ghanyani" w:date="2025-10-29T10:02:00Z" w16du:dateUtc="2025-10-29T05:02:00Z">
        <w:r w:rsidRPr="2402821F" w:rsidDel="00521FAB">
          <w:rPr>
            <w:b/>
            <w:bCs/>
          </w:rPr>
          <w:delText>Objective:</w:delText>
        </w:r>
        <w:r w:rsidDel="00521FAB">
          <w:delText xml:space="preserve"> Measure the mean latency between transaction occurrence and </w:delText>
        </w:r>
        <w:commentRangeStart w:id="1551"/>
        <w:r w:rsidDel="00521FAB">
          <w:delText>fraud detection</w:delText>
        </w:r>
        <w:commentRangeEnd w:id="1551"/>
        <w:r w:rsidR="0079671A" w:rsidDel="00521FAB">
          <w:rPr>
            <w:rStyle w:val="CommentReference"/>
          </w:rPr>
          <w:commentReference w:id="1551"/>
        </w:r>
        <w:r w:rsidDel="00521FAB">
          <w:delText>, aggregated quarterly or yearly.</w:delText>
        </w:r>
      </w:del>
    </w:p>
    <w:p w14:paraId="01855415" w14:textId="664B7EFB" w:rsidR="0079671A" w:rsidRPr="0079671A" w:rsidDel="00521FAB" w:rsidRDefault="0079671A" w:rsidP="0079671A">
      <w:pPr>
        <w:ind w:left="360"/>
        <w:rPr>
          <w:del w:id="1552" w:author="Ume Sauda Ghanyani" w:date="2025-10-29T10:02:00Z" w16du:dateUtc="2025-10-29T05:02:00Z"/>
        </w:rPr>
      </w:pPr>
      <w:del w:id="1553" w:author="Ume Sauda Ghanyani" w:date="2025-10-29T10:02:00Z" w16du:dateUtc="2025-10-29T05:02:00Z">
        <w:r w:rsidRPr="0079671A" w:rsidDel="00521FAB">
          <w:rPr>
            <w:b/>
            <w:bCs/>
          </w:rPr>
          <w:delText>Fields Used:</w:delText>
        </w:r>
      </w:del>
    </w:p>
    <w:p w14:paraId="72F74E0B" w14:textId="0BABE616" w:rsidR="0079671A" w:rsidRPr="0079671A" w:rsidDel="00521FAB" w:rsidRDefault="0079671A" w:rsidP="0082296D">
      <w:pPr>
        <w:numPr>
          <w:ilvl w:val="0"/>
          <w:numId w:val="25"/>
        </w:numPr>
        <w:rPr>
          <w:del w:id="1554" w:author="Ume Sauda Ghanyani" w:date="2025-10-29T10:02:00Z" w16du:dateUtc="2025-10-29T05:02:00Z"/>
        </w:rPr>
      </w:pPr>
      <w:del w:id="1555" w:author="Ume Sauda Ghanyani" w:date="2025-10-29T10:02:00Z" w16du:dateUtc="2025-10-29T05:02:00Z">
        <w:r w:rsidRPr="0079671A" w:rsidDel="00521FAB">
          <w:delText>transactionHistoryPacs008.GrpHdr_CreDtTm — transaction creation timestamp.</w:delText>
        </w:r>
      </w:del>
    </w:p>
    <w:p w14:paraId="1479E07B" w14:textId="7B23D68F" w:rsidR="0079671A" w:rsidRPr="0079671A" w:rsidDel="00521FAB" w:rsidRDefault="0079671A" w:rsidP="0082296D">
      <w:pPr>
        <w:numPr>
          <w:ilvl w:val="0"/>
          <w:numId w:val="25"/>
        </w:numPr>
        <w:rPr>
          <w:del w:id="1556" w:author="Ume Sauda Ghanyani" w:date="2025-10-29T10:02:00Z" w16du:dateUtc="2025-10-29T05:02:00Z"/>
        </w:rPr>
      </w:pPr>
      <w:del w:id="1557" w:author="Ume Sauda Ghanyani" w:date="2025-10-29T10:02:00Z" w16du:dateUtc="2025-10-29T05:02:00Z">
        <w:r w:rsidRPr="0079671A" w:rsidDel="00521FAB">
          <w:delText>EvaluationResults.report_timestamp — detection timestamp.</w:delText>
        </w:r>
      </w:del>
    </w:p>
    <w:p w14:paraId="22A57DAA" w14:textId="5E4C4578" w:rsidR="0079671A" w:rsidRPr="0079671A" w:rsidDel="00521FAB" w:rsidRDefault="0079671A" w:rsidP="0079671A">
      <w:pPr>
        <w:ind w:left="360"/>
        <w:rPr>
          <w:del w:id="1558" w:author="Ume Sauda Ghanyani" w:date="2025-10-29T10:02:00Z" w16du:dateUtc="2025-10-29T05:02:00Z"/>
        </w:rPr>
      </w:pPr>
      <w:del w:id="1559" w:author="Ume Sauda Ghanyani" w:date="2025-10-29T10:02:00Z" w16du:dateUtc="2025-10-29T05:02:00Z">
        <w:r w:rsidRPr="0079671A" w:rsidDel="00521FAB">
          <w:rPr>
            <w:b/>
            <w:bCs/>
          </w:rPr>
          <w:delText>Transformation Logic:</w:delText>
        </w:r>
      </w:del>
    </w:p>
    <w:p w14:paraId="41D2B853" w14:textId="5EF288C7" w:rsidR="0079671A" w:rsidRPr="0079671A" w:rsidDel="00521FAB" w:rsidRDefault="0079671A" w:rsidP="0082296D">
      <w:pPr>
        <w:numPr>
          <w:ilvl w:val="0"/>
          <w:numId w:val="26"/>
        </w:numPr>
        <w:rPr>
          <w:del w:id="1560" w:author="Ume Sauda Ghanyani" w:date="2025-10-29T10:02:00Z" w16du:dateUtc="2025-10-29T05:02:00Z"/>
        </w:rPr>
      </w:pPr>
      <w:del w:id="1561" w:author="Ume Sauda Ghanyani" w:date="2025-10-29T10:02:00Z" w16du:dateUtc="2025-10-29T05:02:00Z">
        <w:r w:rsidRPr="0079671A" w:rsidDel="00521FAB">
          <w:delText>Compute latency per transaction: Detection Delay = report_timestamp - CreDtTm.</w:delText>
        </w:r>
      </w:del>
    </w:p>
    <w:p w14:paraId="4BF632A0" w14:textId="622B8B4E" w:rsidR="0079671A" w:rsidRPr="0079671A" w:rsidDel="00521FAB" w:rsidRDefault="0079671A" w:rsidP="0082296D">
      <w:pPr>
        <w:numPr>
          <w:ilvl w:val="0"/>
          <w:numId w:val="26"/>
        </w:numPr>
        <w:rPr>
          <w:del w:id="1562" w:author="Ume Sauda Ghanyani" w:date="2025-10-29T10:02:00Z" w16du:dateUtc="2025-10-29T05:02:00Z"/>
        </w:rPr>
      </w:pPr>
      <w:del w:id="1563" w:author="Ume Sauda Ghanyani" w:date="2025-10-29T10:02:00Z" w16du:dateUtc="2025-10-29T05:02:00Z">
        <w:r w:rsidRPr="0079671A" w:rsidDel="00521FAB">
          <w:delText>Aggregate by quarter/year for long-term analysis.</w:delText>
        </w:r>
      </w:del>
    </w:p>
    <w:p w14:paraId="3B99E204" w14:textId="3C461735" w:rsidR="00A1458F" w:rsidRPr="00A1458F" w:rsidDel="00521FAB" w:rsidRDefault="00A1458F" w:rsidP="00A1458F">
      <w:pPr>
        <w:ind w:left="360"/>
        <w:rPr>
          <w:del w:id="1564" w:author="Ume Sauda Ghanyani" w:date="2025-10-29T10:02:00Z" w16du:dateUtc="2025-10-29T05:02:00Z"/>
        </w:rPr>
      </w:pPr>
      <w:del w:id="1565" w:author="Ume Sauda Ghanyani" w:date="2025-10-29T10:02:00Z" w16du:dateUtc="2025-10-29T05:02:00Z">
        <w:r w:rsidDel="00521FAB">
          <w:rPr>
            <w:b/>
            <w:bCs/>
          </w:rPr>
          <w:delText>Reasoning</w:delText>
        </w:r>
        <w:r w:rsidRPr="00A1458F" w:rsidDel="00521FAB">
          <w:rPr>
            <w:b/>
            <w:bCs/>
          </w:rPr>
          <w:delText>:</w:delText>
        </w:r>
      </w:del>
    </w:p>
    <w:p w14:paraId="19807B03" w14:textId="3F1462CF" w:rsidR="00A1458F" w:rsidRPr="00A1458F" w:rsidDel="00521FAB" w:rsidRDefault="00A1458F" w:rsidP="0082296D">
      <w:pPr>
        <w:numPr>
          <w:ilvl w:val="0"/>
          <w:numId w:val="27"/>
        </w:numPr>
        <w:rPr>
          <w:del w:id="1566" w:author="Ume Sauda Ghanyani" w:date="2025-10-29T10:02:00Z" w16du:dateUtc="2025-10-29T05:02:00Z"/>
        </w:rPr>
      </w:pPr>
      <w:del w:id="1567" w:author="Ume Sauda Ghanyani" w:date="2025-10-29T10:02:00Z" w16du:dateUtc="2025-10-29T05:02:00Z">
        <w:r w:rsidRPr="00A1458F" w:rsidDel="00521FAB">
          <w:delText>They represent the start and end of the detection lifecycle.</w:delText>
        </w:r>
      </w:del>
    </w:p>
    <w:p w14:paraId="70FBE779" w14:textId="5C941FE9" w:rsidR="00A1458F" w:rsidRPr="00A1458F" w:rsidDel="00521FAB" w:rsidRDefault="4E5AEB1B" w:rsidP="0082296D">
      <w:pPr>
        <w:numPr>
          <w:ilvl w:val="0"/>
          <w:numId w:val="27"/>
        </w:numPr>
        <w:rPr>
          <w:del w:id="1568" w:author="Ume Sauda Ghanyani" w:date="2025-10-29T10:02:00Z" w16du:dateUtc="2025-10-29T05:02:00Z"/>
        </w:rPr>
      </w:pPr>
      <w:del w:id="1569" w:author="Ume Sauda Ghanyani" w:date="2025-10-29T10:02:00Z" w16du:dateUtc="2025-10-29T05:02:00Z">
        <w:r w:rsidDel="00521FAB">
          <w:delText xml:space="preserve">Enables tracking of </w:delText>
        </w:r>
        <w:commentRangeStart w:id="1570"/>
        <w:r w:rsidDel="00521FAB">
          <w:delText>model response improvements</w:delText>
        </w:r>
        <w:commentRangeEnd w:id="1570"/>
        <w:r w:rsidR="00A1458F" w:rsidDel="00521FAB">
          <w:rPr>
            <w:rStyle w:val="CommentReference"/>
          </w:rPr>
          <w:commentReference w:id="1570"/>
        </w:r>
        <w:r w:rsidDel="00521FAB">
          <w:delText xml:space="preserve"> or degradation over time.</w:delText>
        </w:r>
      </w:del>
    </w:p>
    <w:p w14:paraId="56086C32" w14:textId="1E11260B" w:rsidR="007F0EE2" w:rsidDel="00521FAB" w:rsidRDefault="00EE55EF" w:rsidP="007F0EE2">
      <w:pPr>
        <w:pStyle w:val="Heading2"/>
        <w:numPr>
          <w:ilvl w:val="1"/>
          <w:numId w:val="2"/>
        </w:numPr>
        <w:rPr>
          <w:del w:id="1571" w:author="Ume Sauda Ghanyani" w:date="2025-10-29T10:02:00Z" w16du:dateUtc="2025-10-29T05:02:00Z"/>
        </w:rPr>
      </w:pPr>
      <w:bookmarkStart w:id="1572" w:name="_Toc213340884"/>
      <w:bookmarkStart w:id="1573" w:name="_Toc213341073"/>
      <w:del w:id="1574" w:author="Ume Sauda Ghanyani" w:date="2025-10-29T10:02:00Z" w16du:dateUtc="2025-10-29T05:02:00Z">
        <w:r w:rsidDel="00521FAB">
          <w:delText>Incident Management and Case Tracking Dashboard</w:delText>
        </w:r>
        <w:bookmarkEnd w:id="1572"/>
        <w:bookmarkEnd w:id="1573"/>
      </w:del>
    </w:p>
    <w:p w14:paraId="39B516AE" w14:textId="2FB9B700" w:rsidR="00DA174E" w:rsidDel="00521FAB" w:rsidRDefault="00FE333C" w:rsidP="1BEA6B41">
      <w:pPr>
        <w:rPr>
          <w:del w:id="1575" w:author="Ume Sauda Ghanyani" w:date="2025-10-29T10:02:00Z" w16du:dateUtc="2025-10-29T05:02:00Z"/>
        </w:rPr>
      </w:pPr>
      <w:del w:id="1576" w:author="Ume Sauda Ghanyani" w:date="2025-10-29T10:02:00Z" w16du:dateUtc="2025-10-29T05:02:00Z">
        <w:r w:rsidRPr="00FE333C" w:rsidDel="00521FAB">
          <w:delText>Allow investigators, supervisors, and case managers to monitor ongoing investigations, ensure SLA compliance, track escalations, and balance workload distribution across analysts.</w:delText>
        </w:r>
      </w:del>
    </w:p>
    <w:p w14:paraId="3B64B80E" w14:textId="4F165903" w:rsidR="00FE333C" w:rsidDel="00521FAB" w:rsidRDefault="00FE333C" w:rsidP="00FE333C">
      <w:pPr>
        <w:pStyle w:val="Heading3"/>
        <w:numPr>
          <w:ilvl w:val="2"/>
          <w:numId w:val="2"/>
        </w:numPr>
        <w:rPr>
          <w:del w:id="1577" w:author="Ume Sauda Ghanyani" w:date="2025-10-29T10:02:00Z" w16du:dateUtc="2025-10-29T05:02:00Z"/>
        </w:rPr>
      </w:pPr>
      <w:bookmarkStart w:id="1578" w:name="_Toc213340885"/>
      <w:bookmarkStart w:id="1579" w:name="_Toc213341074"/>
      <w:del w:id="1580" w:author="Ume Sauda Ghanyani" w:date="2025-10-29T10:02:00Z" w16du:dateUtc="2025-10-29T05:02:00Z">
        <w:r w:rsidDel="00521FAB">
          <w:delText>Data Sources</w:delText>
        </w:r>
        <w:r w:rsidRPr="00B119A8" w:rsidDel="00521FAB">
          <w:delText>:</w:delText>
        </w:r>
        <w:bookmarkEnd w:id="1578"/>
        <w:bookmarkEnd w:id="1579"/>
      </w:del>
    </w:p>
    <w:tbl>
      <w:tblPr>
        <w:tblStyle w:val="GridTable4"/>
        <w:tblW w:w="9420" w:type="dxa"/>
        <w:tblLook w:val="04A0" w:firstRow="1" w:lastRow="0" w:firstColumn="1" w:lastColumn="0" w:noHBand="0" w:noVBand="1"/>
      </w:tblPr>
      <w:tblGrid>
        <w:gridCol w:w="2309"/>
        <w:gridCol w:w="2959"/>
        <w:gridCol w:w="4152"/>
      </w:tblGrid>
      <w:tr w:rsidR="0027302B" w:rsidRPr="0027302B" w:rsidDel="00521FAB" w14:paraId="0C6D5B85" w14:textId="16A134EF" w:rsidTr="0027302B">
        <w:trPr>
          <w:cnfStyle w:val="100000000000" w:firstRow="1" w:lastRow="0" w:firstColumn="0" w:lastColumn="0" w:oddVBand="0" w:evenVBand="0" w:oddHBand="0" w:evenHBand="0" w:firstRowFirstColumn="0" w:firstRowLastColumn="0" w:lastRowFirstColumn="0" w:lastRowLastColumn="0"/>
          <w:trHeight w:val="288"/>
          <w:del w:id="1581"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2ECB602F" w14:textId="6748FC3C" w:rsidR="0027302B" w:rsidRPr="0027302B" w:rsidDel="00521FAB" w:rsidRDefault="0027302B" w:rsidP="0027302B">
            <w:pPr>
              <w:jc w:val="center"/>
              <w:rPr>
                <w:del w:id="1582" w:author="Ume Sauda Ghanyani" w:date="2025-10-29T10:02:00Z" w16du:dateUtc="2025-10-29T05:02:00Z"/>
                <w:rFonts w:ascii="Aptos Narrow" w:eastAsia="Times New Roman" w:hAnsi="Aptos Narrow" w:cs="Times New Roman"/>
                <w:sz w:val="22"/>
                <w:szCs w:val="22"/>
              </w:rPr>
            </w:pPr>
            <w:del w:id="1583" w:author="Ume Sauda Ghanyani" w:date="2025-10-29T10:02:00Z" w16du:dateUtc="2025-10-29T05:02:00Z">
              <w:r w:rsidRPr="0027302B" w:rsidDel="00521FAB">
                <w:rPr>
                  <w:rFonts w:ascii="Aptos Narrow" w:eastAsia="Times New Roman" w:hAnsi="Aptos Narrow" w:cs="Times New Roman"/>
                  <w:sz w:val="22"/>
                  <w:szCs w:val="22"/>
                </w:rPr>
                <w:delText>Domain</w:delText>
              </w:r>
            </w:del>
          </w:p>
        </w:tc>
        <w:tc>
          <w:tcPr>
            <w:tcW w:w="2979" w:type="dxa"/>
            <w:hideMark/>
          </w:tcPr>
          <w:p w14:paraId="4B35B7F3" w14:textId="3199D062" w:rsidR="0027302B" w:rsidRPr="0027302B" w:rsidDel="00521FAB" w:rsidRDefault="0027302B" w:rsidP="0027302B">
            <w:pPr>
              <w:jc w:val="center"/>
              <w:cnfStyle w:val="100000000000" w:firstRow="1" w:lastRow="0" w:firstColumn="0" w:lastColumn="0" w:oddVBand="0" w:evenVBand="0" w:oddHBand="0" w:evenHBand="0" w:firstRowFirstColumn="0" w:firstRowLastColumn="0" w:lastRowFirstColumn="0" w:lastRowLastColumn="0"/>
              <w:rPr>
                <w:del w:id="1584" w:author="Ume Sauda Ghanyani" w:date="2025-10-29T10:02:00Z" w16du:dateUtc="2025-10-29T05:02:00Z"/>
                <w:rFonts w:ascii="Aptos Narrow" w:eastAsia="Times New Roman" w:hAnsi="Aptos Narrow" w:cs="Times New Roman"/>
                <w:sz w:val="22"/>
                <w:szCs w:val="22"/>
              </w:rPr>
            </w:pPr>
            <w:del w:id="1585" w:author="Ume Sauda Ghanyani" w:date="2025-10-29T10:02:00Z" w16du:dateUtc="2025-10-29T05:02:00Z">
              <w:r w:rsidRPr="0027302B" w:rsidDel="00521FAB">
                <w:rPr>
                  <w:rFonts w:ascii="Aptos Narrow" w:eastAsia="Times New Roman" w:hAnsi="Aptos Narrow" w:cs="Times New Roman"/>
                  <w:sz w:val="22"/>
                  <w:szCs w:val="22"/>
                </w:rPr>
                <w:delText>Tables Used</w:delText>
              </w:r>
            </w:del>
          </w:p>
        </w:tc>
        <w:tc>
          <w:tcPr>
            <w:tcW w:w="3966" w:type="dxa"/>
            <w:hideMark/>
          </w:tcPr>
          <w:p w14:paraId="66DECD0D" w14:textId="39D76096" w:rsidR="0027302B" w:rsidRPr="0027302B" w:rsidDel="00521FAB" w:rsidRDefault="0027302B" w:rsidP="0027302B">
            <w:pPr>
              <w:jc w:val="center"/>
              <w:cnfStyle w:val="100000000000" w:firstRow="1" w:lastRow="0" w:firstColumn="0" w:lastColumn="0" w:oddVBand="0" w:evenVBand="0" w:oddHBand="0" w:evenHBand="0" w:firstRowFirstColumn="0" w:firstRowLastColumn="0" w:lastRowFirstColumn="0" w:lastRowLastColumn="0"/>
              <w:rPr>
                <w:del w:id="1586" w:author="Ume Sauda Ghanyani" w:date="2025-10-29T10:02:00Z" w16du:dateUtc="2025-10-29T05:02:00Z"/>
                <w:rFonts w:ascii="Aptos Narrow" w:eastAsia="Times New Roman" w:hAnsi="Aptos Narrow" w:cs="Times New Roman"/>
                <w:sz w:val="22"/>
                <w:szCs w:val="22"/>
              </w:rPr>
            </w:pPr>
            <w:del w:id="1587" w:author="Ume Sauda Ghanyani" w:date="2025-10-29T10:02:00Z" w16du:dateUtc="2025-10-29T05:02:00Z">
              <w:r w:rsidRPr="0027302B" w:rsidDel="00521FAB">
                <w:rPr>
                  <w:rFonts w:ascii="Aptos Narrow" w:eastAsia="Times New Roman" w:hAnsi="Aptos Narrow" w:cs="Times New Roman"/>
                  <w:sz w:val="22"/>
                  <w:szCs w:val="22"/>
                </w:rPr>
                <w:delText>Key Joins / Relationships</w:delText>
              </w:r>
            </w:del>
          </w:p>
        </w:tc>
      </w:tr>
      <w:tr w:rsidR="0027302B" w:rsidRPr="0027302B" w:rsidDel="00521FAB" w14:paraId="4C9D8860" w14:textId="3A9A48DD" w:rsidTr="0027302B">
        <w:trPr>
          <w:cnfStyle w:val="000000100000" w:firstRow="0" w:lastRow="0" w:firstColumn="0" w:lastColumn="0" w:oddVBand="0" w:evenVBand="0" w:oddHBand="1" w:evenHBand="0" w:firstRowFirstColumn="0" w:firstRowLastColumn="0" w:lastRowFirstColumn="0" w:lastRowLastColumn="0"/>
          <w:trHeight w:val="576"/>
          <w:del w:id="1588"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5A5CB117" w14:textId="44A7B3BD" w:rsidR="0027302B" w:rsidRPr="0027302B" w:rsidDel="00521FAB" w:rsidRDefault="0027302B" w:rsidP="0027302B">
            <w:pPr>
              <w:jc w:val="left"/>
              <w:rPr>
                <w:del w:id="1589" w:author="Ume Sauda Ghanyani" w:date="2025-10-29T10:02:00Z" w16du:dateUtc="2025-10-29T05:02:00Z"/>
                <w:rFonts w:ascii="Aptos Narrow" w:eastAsia="Times New Roman" w:hAnsi="Aptos Narrow" w:cs="Times New Roman"/>
                <w:color w:val="000000"/>
                <w:sz w:val="22"/>
                <w:szCs w:val="22"/>
              </w:rPr>
            </w:pPr>
            <w:del w:id="1590" w:author="Ume Sauda Ghanyani" w:date="2025-10-29T10:02:00Z" w16du:dateUtc="2025-10-29T05:02:00Z">
              <w:r w:rsidRPr="0027302B" w:rsidDel="00521FAB">
                <w:rPr>
                  <w:rFonts w:ascii="Aptos Narrow" w:eastAsia="Times New Roman" w:hAnsi="Aptos Narrow" w:cs="Times New Roman"/>
                  <w:color w:val="000000"/>
                  <w:sz w:val="22"/>
                  <w:szCs w:val="22"/>
                </w:rPr>
                <w:delText>Case Management</w:delText>
              </w:r>
            </w:del>
          </w:p>
        </w:tc>
        <w:tc>
          <w:tcPr>
            <w:tcW w:w="2979" w:type="dxa"/>
            <w:hideMark/>
          </w:tcPr>
          <w:p w14:paraId="3102ACE7" w14:textId="7054E477" w:rsidR="0027302B" w:rsidRPr="0027302B" w:rsidDel="00521FAB" w:rsidRDefault="0027302B" w:rsidP="0027302B">
            <w:pPr>
              <w:jc w:val="left"/>
              <w:cnfStyle w:val="000000100000" w:firstRow="0" w:lastRow="0" w:firstColumn="0" w:lastColumn="0" w:oddVBand="0" w:evenVBand="0" w:oddHBand="1" w:evenHBand="0" w:firstRowFirstColumn="0" w:firstRowLastColumn="0" w:lastRowFirstColumn="0" w:lastRowLastColumn="0"/>
              <w:rPr>
                <w:del w:id="1591" w:author="Ume Sauda Ghanyani" w:date="2025-10-29T10:02:00Z" w16du:dateUtc="2025-10-29T05:02:00Z"/>
                <w:rFonts w:ascii="Arial Unicode MS" w:eastAsia="Times New Roman" w:hAnsi="Arial Unicode MS" w:cs="Times New Roman"/>
                <w:color w:val="000000"/>
              </w:rPr>
            </w:pPr>
            <w:del w:id="1592" w:author="Ume Sauda Ghanyani" w:date="2025-10-29T10:02:00Z" w16du:dateUtc="2025-10-29T05:02:00Z">
              <w:r w:rsidRPr="0027302B" w:rsidDel="00521FAB">
                <w:rPr>
                  <w:rFonts w:ascii="Arial Unicode MS" w:eastAsia="Times New Roman" w:hAnsi="Arial Unicode MS" w:cs="Times New Roman"/>
                  <w:color w:val="000000"/>
                </w:rPr>
                <w:delText>CMS.Cases</w:delText>
              </w:r>
              <w:r w:rsidRPr="0027302B" w:rsidDel="00521FAB">
                <w:rPr>
                  <w:rFonts w:ascii="Aptos Narrow" w:eastAsia="Times New Roman" w:hAnsi="Aptos Narrow" w:cs="Times New Roman"/>
                  <w:color w:val="000000"/>
                  <w:sz w:val="22"/>
                  <w:szCs w:val="22"/>
                </w:rPr>
                <w:delText xml:space="preserve">, </w:delText>
              </w:r>
              <w:r w:rsidRPr="0027302B" w:rsidDel="00521FAB">
                <w:rPr>
                  <w:rFonts w:ascii="Arial Unicode MS" w:eastAsia="Times New Roman" w:hAnsi="Arial Unicode MS" w:cs="Times New Roman"/>
                  <w:color w:val="000000"/>
                </w:rPr>
                <w:delText>CMS.Tasks</w:delText>
              </w:r>
              <w:r w:rsidRPr="0027302B" w:rsidDel="00521FAB">
                <w:rPr>
                  <w:rFonts w:ascii="Aptos Narrow" w:eastAsia="Times New Roman" w:hAnsi="Aptos Narrow" w:cs="Times New Roman"/>
                  <w:color w:val="000000"/>
                  <w:sz w:val="22"/>
                  <w:szCs w:val="22"/>
                </w:rPr>
                <w:delText xml:space="preserve">, </w:delText>
              </w:r>
              <w:r w:rsidRPr="0027302B" w:rsidDel="00521FAB">
                <w:rPr>
                  <w:rFonts w:ascii="Arial Unicode MS" w:eastAsia="Times New Roman" w:hAnsi="Arial Unicode MS" w:cs="Times New Roman"/>
                  <w:color w:val="000000"/>
                </w:rPr>
                <w:delText>CMS.Alerts</w:delText>
              </w:r>
            </w:del>
          </w:p>
        </w:tc>
        <w:tc>
          <w:tcPr>
            <w:tcW w:w="3966" w:type="dxa"/>
            <w:hideMark/>
          </w:tcPr>
          <w:p w14:paraId="4EAFE2D3" w14:textId="4EF225A0" w:rsidR="0027302B" w:rsidRPr="0027302B" w:rsidDel="00521FAB" w:rsidRDefault="0027302B" w:rsidP="0027302B">
            <w:pPr>
              <w:jc w:val="left"/>
              <w:cnfStyle w:val="000000100000" w:firstRow="0" w:lastRow="0" w:firstColumn="0" w:lastColumn="0" w:oddVBand="0" w:evenVBand="0" w:oddHBand="1" w:evenHBand="0" w:firstRowFirstColumn="0" w:firstRowLastColumn="0" w:lastRowFirstColumn="0" w:lastRowLastColumn="0"/>
              <w:rPr>
                <w:del w:id="1593" w:author="Ume Sauda Ghanyani" w:date="2025-10-29T10:02:00Z" w16du:dateUtc="2025-10-29T05:02:00Z"/>
                <w:rFonts w:ascii="Arial Unicode MS" w:eastAsia="Times New Roman" w:hAnsi="Arial Unicode MS" w:cs="Times New Roman"/>
                <w:color w:val="000000"/>
              </w:rPr>
            </w:pPr>
            <w:del w:id="1594" w:author="Ume Sauda Ghanyani" w:date="2025-10-29T10:02:00Z" w16du:dateUtc="2025-10-29T05:02:00Z">
              <w:r w:rsidRPr="0027302B" w:rsidDel="00521FAB">
                <w:rPr>
                  <w:rFonts w:ascii="Arial Unicode MS" w:eastAsia="Times New Roman" w:hAnsi="Arial Unicode MS" w:cs="Times New Roman"/>
                  <w:color w:val="000000"/>
                </w:rPr>
                <w:delText>case_id</w:delText>
              </w:r>
              <w:r w:rsidRPr="0027302B" w:rsidDel="00521FAB">
                <w:rPr>
                  <w:rFonts w:ascii="Aptos Narrow" w:eastAsia="Times New Roman" w:hAnsi="Aptos Narrow" w:cs="Times New Roman"/>
                  <w:color w:val="000000"/>
                  <w:sz w:val="22"/>
                  <w:szCs w:val="22"/>
                </w:rPr>
                <w:delText xml:space="preserve"> is the central key joining alerts → cases → tasks</w:delText>
              </w:r>
            </w:del>
          </w:p>
        </w:tc>
      </w:tr>
      <w:tr w:rsidR="0027302B" w:rsidRPr="0027302B" w:rsidDel="00521FAB" w14:paraId="72D806D3" w14:textId="55B98A6F" w:rsidTr="0027302B">
        <w:trPr>
          <w:trHeight w:val="552"/>
          <w:del w:id="1595"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5285AEE7" w14:textId="6D2D5C55" w:rsidR="0027302B" w:rsidRPr="0027302B" w:rsidDel="00521FAB" w:rsidRDefault="0027302B" w:rsidP="0027302B">
            <w:pPr>
              <w:jc w:val="left"/>
              <w:rPr>
                <w:del w:id="1596" w:author="Ume Sauda Ghanyani" w:date="2025-10-29T10:02:00Z" w16du:dateUtc="2025-10-29T05:02:00Z"/>
                <w:rFonts w:ascii="Aptos Narrow" w:eastAsia="Times New Roman" w:hAnsi="Aptos Narrow" w:cs="Times New Roman"/>
                <w:color w:val="000000"/>
                <w:sz w:val="22"/>
                <w:szCs w:val="22"/>
              </w:rPr>
            </w:pPr>
            <w:del w:id="1597" w:author="Ume Sauda Ghanyani" w:date="2025-10-29T10:02:00Z" w16du:dateUtc="2025-10-29T05:02:00Z">
              <w:r w:rsidRPr="0027302B" w:rsidDel="00521FAB">
                <w:rPr>
                  <w:rFonts w:ascii="Aptos Narrow" w:eastAsia="Times New Roman" w:hAnsi="Aptos Narrow" w:cs="Times New Roman"/>
                  <w:color w:val="000000"/>
                  <w:sz w:val="22"/>
                  <w:szCs w:val="22"/>
                </w:rPr>
                <w:delText>Audit &amp; Logging</w:delText>
              </w:r>
            </w:del>
          </w:p>
        </w:tc>
        <w:tc>
          <w:tcPr>
            <w:tcW w:w="2979" w:type="dxa"/>
            <w:hideMark/>
          </w:tcPr>
          <w:p w14:paraId="6D93C090" w14:textId="18DAF15D" w:rsidR="0027302B" w:rsidRPr="0027302B" w:rsidDel="00521FAB" w:rsidRDefault="0027302B" w:rsidP="0027302B">
            <w:pPr>
              <w:jc w:val="left"/>
              <w:cnfStyle w:val="000000000000" w:firstRow="0" w:lastRow="0" w:firstColumn="0" w:lastColumn="0" w:oddVBand="0" w:evenVBand="0" w:oddHBand="0" w:evenHBand="0" w:firstRowFirstColumn="0" w:firstRowLastColumn="0" w:lastRowFirstColumn="0" w:lastRowLastColumn="0"/>
              <w:rPr>
                <w:del w:id="1598" w:author="Ume Sauda Ghanyani" w:date="2025-10-29T10:02:00Z" w16du:dateUtc="2025-10-29T05:02:00Z"/>
                <w:rFonts w:ascii="Arial Unicode MS" w:eastAsia="Times New Roman" w:hAnsi="Arial Unicode MS" w:cs="Times New Roman"/>
                <w:color w:val="000000"/>
              </w:rPr>
            </w:pPr>
            <w:del w:id="1599" w:author="Ume Sauda Ghanyani" w:date="2025-10-29T10:02:00Z" w16du:dateUtc="2025-10-29T05:02:00Z">
              <w:r w:rsidRPr="0027302B" w:rsidDel="00521FAB">
                <w:rPr>
                  <w:rFonts w:ascii="Arial Unicode MS" w:eastAsia="Times New Roman" w:hAnsi="Arial Unicode MS" w:cs="Times New Roman"/>
                  <w:color w:val="000000"/>
                </w:rPr>
                <w:delText>CMS.Audit_Log</w:delText>
              </w:r>
              <w:r w:rsidRPr="0027302B" w:rsidDel="00521FAB">
                <w:rPr>
                  <w:rFonts w:ascii="Aptos Narrow" w:eastAsia="Times New Roman" w:hAnsi="Aptos Narrow" w:cs="Times New Roman"/>
                  <w:color w:val="000000"/>
                  <w:sz w:val="22"/>
                  <w:szCs w:val="22"/>
                </w:rPr>
                <w:delText xml:space="preserve">, </w:delText>
              </w:r>
              <w:r w:rsidRPr="0027302B" w:rsidDel="00521FAB">
                <w:rPr>
                  <w:rFonts w:ascii="Arial Unicode MS" w:eastAsia="Times New Roman" w:hAnsi="Arial Unicode MS" w:cs="Times New Roman"/>
                  <w:color w:val="000000"/>
                </w:rPr>
                <w:delText>CMS.Comments</w:delText>
              </w:r>
            </w:del>
          </w:p>
        </w:tc>
        <w:tc>
          <w:tcPr>
            <w:tcW w:w="3966" w:type="dxa"/>
            <w:hideMark/>
          </w:tcPr>
          <w:p w14:paraId="584F3CB0" w14:textId="25269F49" w:rsidR="0027302B" w:rsidRPr="0027302B" w:rsidDel="00521FAB" w:rsidRDefault="0027302B" w:rsidP="0027302B">
            <w:pPr>
              <w:jc w:val="left"/>
              <w:cnfStyle w:val="000000000000" w:firstRow="0" w:lastRow="0" w:firstColumn="0" w:lastColumn="0" w:oddVBand="0" w:evenVBand="0" w:oddHBand="0" w:evenHBand="0" w:firstRowFirstColumn="0" w:firstRowLastColumn="0" w:lastRowFirstColumn="0" w:lastRowLastColumn="0"/>
              <w:rPr>
                <w:del w:id="1600" w:author="Ume Sauda Ghanyani" w:date="2025-10-29T10:02:00Z" w16du:dateUtc="2025-10-29T05:02:00Z"/>
                <w:rFonts w:ascii="Aptos Narrow" w:eastAsia="Times New Roman" w:hAnsi="Aptos Narrow" w:cs="Times New Roman"/>
                <w:color w:val="000000"/>
                <w:sz w:val="22"/>
                <w:szCs w:val="22"/>
              </w:rPr>
            </w:pPr>
            <w:del w:id="1601" w:author="Ume Sauda Ghanyani" w:date="2025-10-29T10:02:00Z" w16du:dateUtc="2025-10-29T05:02:00Z">
              <w:r w:rsidRPr="0027302B" w:rsidDel="00521FAB">
                <w:rPr>
                  <w:rFonts w:ascii="Aptos Narrow" w:eastAsia="Times New Roman" w:hAnsi="Aptos Narrow" w:cs="Times New Roman"/>
                  <w:color w:val="000000"/>
                  <w:sz w:val="22"/>
                  <w:szCs w:val="22"/>
                </w:rPr>
                <w:delText xml:space="preserve">Linked via </w:delText>
              </w:r>
              <w:r w:rsidRPr="0027302B" w:rsidDel="00521FAB">
                <w:rPr>
                  <w:rFonts w:ascii="Arial Unicode MS" w:eastAsia="Times New Roman" w:hAnsi="Arial Unicode MS" w:cs="Times New Roman"/>
                  <w:color w:val="000000"/>
                </w:rPr>
                <w:delText>case_id</w:delText>
              </w:r>
              <w:r w:rsidRPr="0027302B" w:rsidDel="00521FAB">
                <w:rPr>
                  <w:rFonts w:ascii="Aptos Narrow" w:eastAsia="Times New Roman" w:hAnsi="Aptos Narrow" w:cs="Times New Roman"/>
                  <w:color w:val="000000"/>
                  <w:sz w:val="22"/>
                  <w:szCs w:val="22"/>
                </w:rPr>
                <w:delText xml:space="preserve"> or </w:delText>
              </w:r>
              <w:r w:rsidRPr="0027302B" w:rsidDel="00521FAB">
                <w:rPr>
                  <w:rFonts w:ascii="Arial Unicode MS" w:eastAsia="Times New Roman" w:hAnsi="Arial Unicode MS" w:cs="Times New Roman"/>
                  <w:color w:val="000000"/>
                </w:rPr>
                <w:delText>entity_name='Case'</w:delText>
              </w:r>
            </w:del>
          </w:p>
        </w:tc>
      </w:tr>
      <w:tr w:rsidR="0027302B" w:rsidRPr="0027302B" w:rsidDel="00521FAB" w14:paraId="6E2FDE53" w14:textId="531ED40E" w:rsidTr="0027302B">
        <w:trPr>
          <w:cnfStyle w:val="000000100000" w:firstRow="0" w:lastRow="0" w:firstColumn="0" w:lastColumn="0" w:oddVBand="0" w:evenVBand="0" w:oddHBand="1" w:evenHBand="0" w:firstRowFirstColumn="0" w:firstRowLastColumn="0" w:lastRowFirstColumn="0" w:lastRowLastColumn="0"/>
          <w:trHeight w:val="816"/>
          <w:del w:id="1602"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648AB327" w14:textId="18CB5460" w:rsidR="0027302B" w:rsidRPr="0027302B" w:rsidDel="00521FAB" w:rsidRDefault="0027302B" w:rsidP="0027302B">
            <w:pPr>
              <w:jc w:val="left"/>
              <w:rPr>
                <w:del w:id="1603" w:author="Ume Sauda Ghanyani" w:date="2025-10-29T10:02:00Z" w16du:dateUtc="2025-10-29T05:02:00Z"/>
                <w:rFonts w:ascii="Aptos Narrow" w:eastAsia="Times New Roman" w:hAnsi="Aptos Narrow" w:cs="Times New Roman"/>
                <w:color w:val="000000"/>
                <w:sz w:val="22"/>
                <w:szCs w:val="22"/>
              </w:rPr>
            </w:pPr>
            <w:del w:id="1604" w:author="Ume Sauda Ghanyani" w:date="2025-10-29T10:02:00Z" w16du:dateUtc="2025-10-29T05:02:00Z">
              <w:r w:rsidRPr="0027302B" w:rsidDel="00521FAB">
                <w:rPr>
                  <w:rFonts w:ascii="Aptos Narrow" w:eastAsia="Times New Roman" w:hAnsi="Aptos Narrow" w:cs="Times New Roman"/>
                  <w:color w:val="000000"/>
                  <w:sz w:val="22"/>
                  <w:szCs w:val="22"/>
                </w:rPr>
                <w:delText>Detection Context</w:delText>
              </w:r>
            </w:del>
          </w:p>
        </w:tc>
        <w:tc>
          <w:tcPr>
            <w:tcW w:w="2979" w:type="dxa"/>
            <w:hideMark/>
          </w:tcPr>
          <w:p w14:paraId="3807CB97" w14:textId="3BAFEB6B" w:rsidR="0027302B" w:rsidRPr="0027302B" w:rsidDel="00521FAB" w:rsidRDefault="0027302B" w:rsidP="0027302B">
            <w:pPr>
              <w:jc w:val="left"/>
              <w:cnfStyle w:val="000000100000" w:firstRow="0" w:lastRow="0" w:firstColumn="0" w:lastColumn="0" w:oddVBand="0" w:evenVBand="0" w:oddHBand="1" w:evenHBand="0" w:firstRowFirstColumn="0" w:firstRowLastColumn="0" w:lastRowFirstColumn="0" w:lastRowLastColumn="0"/>
              <w:rPr>
                <w:del w:id="1605" w:author="Ume Sauda Ghanyani" w:date="2025-10-29T10:02:00Z" w16du:dateUtc="2025-10-29T05:02:00Z"/>
                <w:rFonts w:ascii="Arial Unicode MS" w:eastAsia="Times New Roman" w:hAnsi="Arial Unicode MS" w:cs="Times New Roman"/>
                <w:color w:val="000000"/>
              </w:rPr>
            </w:pPr>
            <w:del w:id="1606" w:author="Ume Sauda Ghanyani" w:date="2025-10-29T10:02:00Z" w16du:dateUtc="2025-10-29T05:02:00Z">
              <w:r w:rsidRPr="0027302B" w:rsidDel="00521FAB">
                <w:rPr>
                  <w:rFonts w:ascii="Arial Unicode MS" w:eastAsia="Times New Roman" w:hAnsi="Arial Unicode MS" w:cs="Times New Roman"/>
                  <w:color w:val="000000"/>
                </w:rPr>
                <w:delText>EvaluationResults.transaction</w:delText>
              </w:r>
            </w:del>
          </w:p>
        </w:tc>
        <w:tc>
          <w:tcPr>
            <w:tcW w:w="3966" w:type="dxa"/>
            <w:hideMark/>
          </w:tcPr>
          <w:p w14:paraId="1E1A3354" w14:textId="79D7492A" w:rsidR="0027302B" w:rsidRPr="0027302B" w:rsidDel="00521FAB" w:rsidRDefault="0027302B" w:rsidP="0027302B">
            <w:pPr>
              <w:jc w:val="left"/>
              <w:cnfStyle w:val="000000100000" w:firstRow="0" w:lastRow="0" w:firstColumn="0" w:lastColumn="0" w:oddVBand="0" w:evenVBand="0" w:oddHBand="1" w:evenHBand="0" w:firstRowFirstColumn="0" w:firstRowLastColumn="0" w:lastRowFirstColumn="0" w:lastRowLastColumn="0"/>
              <w:rPr>
                <w:del w:id="1607" w:author="Ume Sauda Ghanyani" w:date="2025-10-29T10:02:00Z" w16du:dateUtc="2025-10-29T05:02:00Z"/>
                <w:rFonts w:ascii="Arial Unicode MS" w:eastAsia="Times New Roman" w:hAnsi="Arial Unicode MS" w:cs="Times New Roman"/>
                <w:color w:val="000000"/>
              </w:rPr>
            </w:pPr>
            <w:del w:id="1608" w:author="Ume Sauda Ghanyani" w:date="2025-10-29T10:02:00Z" w16du:dateUtc="2025-10-29T05:02:00Z">
              <w:r w:rsidRPr="0027302B" w:rsidDel="00521FAB">
                <w:rPr>
                  <w:rFonts w:ascii="Arial Unicode MS" w:eastAsia="Times New Roman" w:hAnsi="Arial Unicode MS" w:cs="Times New Roman"/>
                  <w:color w:val="000000"/>
                </w:rPr>
                <w:delText>transactionID</w:delText>
              </w:r>
              <w:r w:rsidRPr="0027302B" w:rsidDel="00521FAB">
                <w:rPr>
                  <w:rFonts w:ascii="Aptos Narrow" w:eastAsia="Times New Roman" w:hAnsi="Aptos Narrow" w:cs="Times New Roman"/>
                  <w:color w:val="000000"/>
                  <w:sz w:val="22"/>
                  <w:szCs w:val="22"/>
                </w:rPr>
                <w:delText xml:space="preserve"> ↔ </w:delText>
              </w:r>
              <w:r w:rsidRPr="0027302B" w:rsidDel="00521FAB">
                <w:rPr>
                  <w:rFonts w:ascii="Arial Unicode MS" w:eastAsia="Times New Roman" w:hAnsi="Arial Unicode MS" w:cs="Times New Roman"/>
                  <w:color w:val="000000"/>
                </w:rPr>
                <w:delText>CMS.Alerts.transaction_jsonb.transaction_id</w:delText>
              </w:r>
            </w:del>
          </w:p>
        </w:tc>
      </w:tr>
      <w:tr w:rsidR="0027302B" w:rsidRPr="0027302B" w:rsidDel="00521FAB" w14:paraId="5D09DFBF" w14:textId="7861BB1C" w:rsidTr="0027302B">
        <w:trPr>
          <w:trHeight w:val="552"/>
          <w:del w:id="1609" w:author="Ume Sauda Ghanyani" w:date="2025-10-29T10:02:00Z"/>
        </w:trPr>
        <w:tc>
          <w:tcPr>
            <w:cnfStyle w:val="001000000000" w:firstRow="0" w:lastRow="0" w:firstColumn="1" w:lastColumn="0" w:oddVBand="0" w:evenVBand="0" w:oddHBand="0" w:evenHBand="0" w:firstRowFirstColumn="0" w:firstRowLastColumn="0" w:lastRowFirstColumn="0" w:lastRowLastColumn="0"/>
            <w:tcW w:w="2475" w:type="dxa"/>
            <w:hideMark/>
          </w:tcPr>
          <w:p w14:paraId="3D711AED" w14:textId="5C2E1225" w:rsidR="0027302B" w:rsidRPr="0027302B" w:rsidDel="00521FAB" w:rsidRDefault="0027302B" w:rsidP="0027302B">
            <w:pPr>
              <w:jc w:val="left"/>
              <w:rPr>
                <w:del w:id="1610" w:author="Ume Sauda Ghanyani" w:date="2025-10-29T10:02:00Z" w16du:dateUtc="2025-10-29T05:02:00Z"/>
                <w:rFonts w:ascii="Aptos Narrow" w:eastAsia="Times New Roman" w:hAnsi="Aptos Narrow" w:cs="Times New Roman"/>
                <w:color w:val="000000"/>
                <w:sz w:val="22"/>
                <w:szCs w:val="22"/>
              </w:rPr>
            </w:pPr>
            <w:del w:id="1611" w:author="Ume Sauda Ghanyani" w:date="2025-10-29T10:02:00Z" w16du:dateUtc="2025-10-29T05:02:00Z">
              <w:r w:rsidRPr="0027302B" w:rsidDel="00521FAB">
                <w:rPr>
                  <w:rFonts w:ascii="Aptos Narrow" w:eastAsia="Times New Roman" w:hAnsi="Aptos Narrow" w:cs="Times New Roman"/>
                  <w:color w:val="000000"/>
                  <w:sz w:val="22"/>
                  <w:szCs w:val="22"/>
                </w:rPr>
                <w:delText>Transaction Context</w:delText>
              </w:r>
            </w:del>
          </w:p>
        </w:tc>
        <w:tc>
          <w:tcPr>
            <w:tcW w:w="2979" w:type="dxa"/>
            <w:hideMark/>
          </w:tcPr>
          <w:p w14:paraId="3722CAD8" w14:textId="7D90AAF2" w:rsidR="0027302B" w:rsidRPr="0027302B" w:rsidDel="00521FAB" w:rsidRDefault="0027302B" w:rsidP="0027302B">
            <w:pPr>
              <w:jc w:val="left"/>
              <w:cnfStyle w:val="000000000000" w:firstRow="0" w:lastRow="0" w:firstColumn="0" w:lastColumn="0" w:oddVBand="0" w:evenVBand="0" w:oddHBand="0" w:evenHBand="0" w:firstRowFirstColumn="0" w:firstRowLastColumn="0" w:lastRowFirstColumn="0" w:lastRowLastColumn="0"/>
              <w:rPr>
                <w:del w:id="1612" w:author="Ume Sauda Ghanyani" w:date="2025-10-29T10:02:00Z" w16du:dateUtc="2025-10-29T05:02:00Z"/>
                <w:rFonts w:ascii="Arial Unicode MS" w:eastAsia="Times New Roman" w:hAnsi="Arial Unicode MS" w:cs="Times New Roman"/>
                <w:color w:val="000000"/>
              </w:rPr>
            </w:pPr>
            <w:del w:id="1613" w:author="Ume Sauda Ghanyani" w:date="2025-10-29T10:02:00Z" w16du:dateUtc="2025-10-29T05:02:00Z">
              <w:r w:rsidRPr="0027302B" w:rsidDel="00521FAB">
                <w:rPr>
                  <w:rFonts w:ascii="Arial Unicode MS" w:eastAsia="Times New Roman" w:hAnsi="Arial Unicode MS" w:cs="Times New Roman"/>
                  <w:color w:val="000000"/>
                </w:rPr>
                <w:delText>transactionHistoryPacs008</w:delText>
              </w:r>
            </w:del>
          </w:p>
        </w:tc>
        <w:tc>
          <w:tcPr>
            <w:tcW w:w="3966" w:type="dxa"/>
            <w:hideMark/>
          </w:tcPr>
          <w:p w14:paraId="4CCC84A7" w14:textId="42169BBF" w:rsidR="0027302B" w:rsidRPr="0027302B" w:rsidDel="00521FAB" w:rsidRDefault="0027302B" w:rsidP="0027302B">
            <w:pPr>
              <w:jc w:val="left"/>
              <w:cnfStyle w:val="000000000000" w:firstRow="0" w:lastRow="0" w:firstColumn="0" w:lastColumn="0" w:oddVBand="0" w:evenVBand="0" w:oddHBand="0" w:evenHBand="0" w:firstRowFirstColumn="0" w:firstRowLastColumn="0" w:lastRowFirstColumn="0" w:lastRowLastColumn="0"/>
              <w:rPr>
                <w:del w:id="1614" w:author="Ume Sauda Ghanyani" w:date="2025-10-29T10:02:00Z" w16du:dateUtc="2025-10-29T05:02:00Z"/>
                <w:rFonts w:ascii="Arial Unicode MS" w:eastAsia="Times New Roman" w:hAnsi="Arial Unicode MS" w:cs="Times New Roman"/>
                <w:color w:val="000000"/>
              </w:rPr>
            </w:pPr>
            <w:del w:id="1615" w:author="Ume Sauda Ghanyani" w:date="2025-10-29T10:02:00Z" w16du:dateUtc="2025-10-29T05:02:00Z">
              <w:r w:rsidRPr="0027302B" w:rsidDel="00521FAB">
                <w:rPr>
                  <w:rFonts w:ascii="Arial Unicode MS" w:eastAsia="Times New Roman" w:hAnsi="Arial Unicode MS" w:cs="Times New Roman"/>
                  <w:color w:val="000000"/>
                </w:rPr>
                <w:delText>GrpHdr_MsgId</w:delText>
              </w:r>
              <w:r w:rsidRPr="0027302B" w:rsidDel="00521FAB">
                <w:rPr>
                  <w:rFonts w:ascii="Aptos Narrow" w:eastAsia="Times New Roman" w:hAnsi="Aptos Narrow" w:cs="Times New Roman"/>
                  <w:color w:val="000000"/>
                  <w:sz w:val="22"/>
                  <w:szCs w:val="22"/>
                </w:rPr>
                <w:delText xml:space="preserve"> ↔ </w:delText>
              </w:r>
              <w:r w:rsidRPr="0027302B" w:rsidDel="00521FAB">
                <w:rPr>
                  <w:rFonts w:ascii="Arial Unicode MS" w:eastAsia="Times New Roman" w:hAnsi="Arial Unicode MS" w:cs="Times New Roman"/>
                  <w:color w:val="000000"/>
                </w:rPr>
                <w:delText>CMS.Alerts.source_msg_id</w:delText>
              </w:r>
            </w:del>
          </w:p>
        </w:tc>
      </w:tr>
    </w:tbl>
    <w:p w14:paraId="4E852467" w14:textId="5854215F" w:rsidR="00FE333C" w:rsidDel="00521FAB" w:rsidRDefault="00FE333C" w:rsidP="1BEA6B41">
      <w:pPr>
        <w:rPr>
          <w:del w:id="1616" w:author="Ume Sauda Ghanyani" w:date="2025-10-29T10:02:00Z" w16du:dateUtc="2025-10-29T05:02:00Z"/>
        </w:rPr>
      </w:pPr>
    </w:p>
    <w:p w14:paraId="57B494A4" w14:textId="3784A2C4" w:rsidR="007F1E25" w:rsidDel="00521FAB" w:rsidRDefault="007F1E25" w:rsidP="007F1E25">
      <w:pPr>
        <w:pStyle w:val="Heading3"/>
        <w:numPr>
          <w:ilvl w:val="2"/>
          <w:numId w:val="2"/>
        </w:numPr>
        <w:rPr>
          <w:del w:id="1617" w:author="Ume Sauda Ghanyani" w:date="2025-10-29T10:02:00Z" w16du:dateUtc="2025-10-29T05:02:00Z"/>
        </w:rPr>
      </w:pPr>
      <w:bookmarkStart w:id="1618" w:name="_Toc213340886"/>
      <w:bookmarkStart w:id="1619" w:name="_Toc213341075"/>
      <w:del w:id="1620" w:author="Ume Sauda Ghanyani" w:date="2025-10-29T10:02:00Z" w16du:dateUtc="2025-10-29T05:02:00Z">
        <w:r w:rsidDel="00521FAB">
          <w:delText>Metrics</w:delText>
        </w:r>
        <w:r w:rsidRPr="00B119A8" w:rsidDel="00521FAB">
          <w:delText>:</w:delText>
        </w:r>
        <w:bookmarkEnd w:id="1618"/>
        <w:bookmarkEnd w:id="1619"/>
      </w:del>
    </w:p>
    <w:p w14:paraId="313B8A23" w14:textId="1D003109" w:rsidR="00FD4B43" w:rsidRPr="00FD4B43" w:rsidDel="00521FAB" w:rsidRDefault="00FD4B43" w:rsidP="00FD4B43">
      <w:pPr>
        <w:rPr>
          <w:del w:id="1621" w:author="Ume Sauda Ghanyani" w:date="2025-10-29T10:02:00Z" w16du:dateUtc="2025-10-29T05:02:00Z"/>
          <w:b/>
          <w:bCs/>
        </w:rPr>
      </w:pPr>
      <w:del w:id="1622" w:author="Ume Sauda Ghanyani" w:date="2025-10-29T10:02:00Z" w16du:dateUtc="2025-10-29T05:02:00Z">
        <w:r w:rsidRPr="00FD4B43" w:rsidDel="00521FAB">
          <w:rPr>
            <w:b/>
            <w:bCs/>
          </w:rPr>
          <w:delText>Metric 1 — Total Number of Open Fraud and Money Laundering Cases</w:delText>
        </w:r>
      </w:del>
    </w:p>
    <w:p w14:paraId="542F2B45" w14:textId="352AD148" w:rsidR="00FD4B43" w:rsidRPr="00FD4B43" w:rsidDel="00521FAB" w:rsidRDefault="00FD4B43" w:rsidP="00FD4B43">
      <w:pPr>
        <w:rPr>
          <w:del w:id="1623" w:author="Ume Sauda Ghanyani" w:date="2025-10-29T10:02:00Z" w16du:dateUtc="2025-10-29T05:02:00Z"/>
        </w:rPr>
      </w:pPr>
      <w:del w:id="1624" w:author="Ume Sauda Ghanyani" w:date="2025-10-29T10:02:00Z" w16du:dateUtc="2025-10-29T05:02:00Z">
        <w:r w:rsidRPr="00FD4B43" w:rsidDel="00521FAB">
          <w:rPr>
            <w:b/>
            <w:bCs/>
          </w:rPr>
          <w:lastRenderedPageBreak/>
          <w:delText>Objective:</w:delText>
        </w:r>
        <w:r w:rsidRPr="00FD4B43" w:rsidDel="00521FAB">
          <w:br/>
          <w:delText>Show all currently active cases by type (Fraud / AML).</w:delText>
        </w:r>
      </w:del>
    </w:p>
    <w:p w14:paraId="309BC5A4" w14:textId="3E621E42" w:rsidR="00FD4B43" w:rsidRPr="00FD4B43" w:rsidDel="00521FAB" w:rsidRDefault="00FD4B43" w:rsidP="00FD4B43">
      <w:pPr>
        <w:rPr>
          <w:del w:id="1625" w:author="Ume Sauda Ghanyani" w:date="2025-10-29T10:02:00Z" w16du:dateUtc="2025-10-29T05:02:00Z"/>
        </w:rPr>
      </w:pPr>
      <w:del w:id="1626" w:author="Ume Sauda Ghanyani" w:date="2025-10-29T10:02:00Z" w16du:dateUtc="2025-10-29T05:02:00Z">
        <w:r w:rsidRPr="00FD4B43" w:rsidDel="00521FAB">
          <w:rPr>
            <w:b/>
            <w:bCs/>
          </w:rPr>
          <w:delText>Fields Used:</w:delText>
        </w:r>
      </w:del>
    </w:p>
    <w:p w14:paraId="62F9FAAB" w14:textId="1F44DF41" w:rsidR="00FD4B43" w:rsidRPr="00FD4B43" w:rsidDel="00521FAB" w:rsidRDefault="00FD4B43" w:rsidP="0082296D">
      <w:pPr>
        <w:numPr>
          <w:ilvl w:val="0"/>
          <w:numId w:val="28"/>
        </w:numPr>
        <w:rPr>
          <w:del w:id="1627" w:author="Ume Sauda Ghanyani" w:date="2025-10-29T10:02:00Z" w16du:dateUtc="2025-10-29T05:02:00Z"/>
        </w:rPr>
      </w:pPr>
      <w:del w:id="1628" w:author="Ume Sauda Ghanyani" w:date="2025-10-29T10:02:00Z" w16du:dateUtc="2025-10-29T05:02:00Z">
        <w:r w:rsidRPr="00FD4B43" w:rsidDel="00521FAB">
          <w:delText>CMS.Cases. case_id</w:delText>
        </w:r>
      </w:del>
    </w:p>
    <w:p w14:paraId="2B126703" w14:textId="129E6F63" w:rsidR="00FD4B43" w:rsidRPr="00FD4B43" w:rsidDel="00521FAB" w:rsidRDefault="00FD4B43" w:rsidP="0082296D">
      <w:pPr>
        <w:numPr>
          <w:ilvl w:val="0"/>
          <w:numId w:val="28"/>
        </w:numPr>
        <w:rPr>
          <w:del w:id="1629" w:author="Ume Sauda Ghanyani" w:date="2025-10-29T10:02:00Z" w16du:dateUtc="2025-10-29T05:02:00Z"/>
        </w:rPr>
      </w:pPr>
      <w:del w:id="1630" w:author="Ume Sauda Ghanyani" w:date="2025-10-29T10:02:00Z" w16du:dateUtc="2025-10-29T05:02:00Z">
        <w:r w:rsidRPr="00FD4B43" w:rsidDel="00521FAB">
          <w:delText>CMS.Cases.case_type_enum</w:delText>
        </w:r>
      </w:del>
    </w:p>
    <w:p w14:paraId="7C069F59" w14:textId="7170B0DC" w:rsidR="00FD4B43" w:rsidRPr="00FD4B43" w:rsidDel="00521FAB" w:rsidRDefault="00FD4B43" w:rsidP="0082296D">
      <w:pPr>
        <w:numPr>
          <w:ilvl w:val="0"/>
          <w:numId w:val="28"/>
        </w:numPr>
        <w:rPr>
          <w:del w:id="1631" w:author="Ume Sauda Ghanyani" w:date="2025-10-29T10:02:00Z" w16du:dateUtc="2025-10-29T05:02:00Z"/>
        </w:rPr>
      </w:pPr>
      <w:del w:id="1632" w:author="Ume Sauda Ghanyani" w:date="2025-10-29T10:02:00Z" w16du:dateUtc="2025-10-29T05:02:00Z">
        <w:r w:rsidRPr="00FD4B43" w:rsidDel="00521FAB">
          <w:delText>CMS.Cases. status_enum</w:delText>
        </w:r>
      </w:del>
    </w:p>
    <w:p w14:paraId="251C218E" w14:textId="03135B82" w:rsidR="00FD4B43" w:rsidRPr="00FD4B43" w:rsidDel="00521FAB" w:rsidRDefault="00FD4B43" w:rsidP="00FD4B43">
      <w:pPr>
        <w:jc w:val="left"/>
        <w:rPr>
          <w:del w:id="1633" w:author="Ume Sauda Ghanyani" w:date="2025-10-29T10:02:00Z" w16du:dateUtc="2025-10-29T05:02:00Z"/>
        </w:rPr>
      </w:pPr>
      <w:del w:id="1634" w:author="Ume Sauda Ghanyani" w:date="2025-10-29T10:02:00Z" w16du:dateUtc="2025-10-29T05:02:00Z">
        <w:r w:rsidRPr="00FD4B43" w:rsidDel="00521FAB">
          <w:rPr>
            <w:b/>
            <w:bCs/>
          </w:rPr>
          <w:delText>Transformation Logic:</w:delText>
        </w:r>
        <w:r w:rsidRPr="00FD4B43" w:rsidDel="00521FAB">
          <w:br/>
          <w:delText>Filter all cases where status_enum NOT IN ('Closed','Resolved','Rejected').</w:delText>
        </w:r>
        <w:r w:rsidDel="00521FAB">
          <w:delText xml:space="preserve"> </w:delText>
        </w:r>
        <w:r w:rsidRPr="00FD4B43" w:rsidDel="00521FAB">
          <w:delText>Group by case_type_enum to distinguish Fraud and AML cases.</w:delText>
        </w:r>
      </w:del>
    </w:p>
    <w:p w14:paraId="0622197F" w14:textId="1F549BEB" w:rsidR="00500393" w:rsidRPr="00500393" w:rsidDel="00521FAB" w:rsidRDefault="00500393" w:rsidP="00500393">
      <w:pPr>
        <w:rPr>
          <w:del w:id="1635" w:author="Ume Sauda Ghanyani" w:date="2025-10-29T10:02:00Z" w16du:dateUtc="2025-10-29T05:02:00Z"/>
        </w:rPr>
      </w:pPr>
      <w:del w:id="1636" w:author="Ume Sauda Ghanyani" w:date="2025-10-29T10:02:00Z" w16du:dateUtc="2025-10-29T05:02:00Z">
        <w:r w:rsidDel="00521FAB">
          <w:rPr>
            <w:b/>
            <w:bCs/>
          </w:rPr>
          <w:delText>Reasoning</w:delText>
        </w:r>
        <w:r w:rsidRPr="00500393" w:rsidDel="00521FAB">
          <w:rPr>
            <w:b/>
            <w:bCs/>
          </w:rPr>
          <w:delText>:</w:delText>
        </w:r>
      </w:del>
    </w:p>
    <w:p w14:paraId="6538CA0E" w14:textId="4CB27110" w:rsidR="00500393" w:rsidRPr="00500393" w:rsidDel="00521FAB" w:rsidRDefault="00500393" w:rsidP="0082296D">
      <w:pPr>
        <w:numPr>
          <w:ilvl w:val="0"/>
          <w:numId w:val="29"/>
        </w:numPr>
        <w:rPr>
          <w:del w:id="1637" w:author="Ume Sauda Ghanyani" w:date="2025-10-29T10:02:00Z" w16du:dateUtc="2025-10-29T05:02:00Z"/>
        </w:rPr>
      </w:pPr>
      <w:del w:id="1638" w:author="Ume Sauda Ghanyani" w:date="2025-10-29T10:02:00Z" w16du:dateUtc="2025-10-29T05:02:00Z">
        <w:r w:rsidRPr="00500393" w:rsidDel="00521FAB">
          <w:delText>case_type_enum precisely defines nature of case (Fraud vs AML).</w:delText>
        </w:r>
      </w:del>
    </w:p>
    <w:p w14:paraId="4EAC6406" w14:textId="7B0F6C1E" w:rsidR="00500393" w:rsidRPr="00500393" w:rsidDel="00521FAB" w:rsidRDefault="00500393" w:rsidP="0082296D">
      <w:pPr>
        <w:numPr>
          <w:ilvl w:val="0"/>
          <w:numId w:val="29"/>
        </w:numPr>
        <w:rPr>
          <w:del w:id="1639" w:author="Ume Sauda Ghanyani" w:date="2025-10-29T10:02:00Z" w16du:dateUtc="2025-10-29T05:02:00Z"/>
        </w:rPr>
      </w:pPr>
      <w:del w:id="1640" w:author="Ume Sauda Ghanyani" w:date="2025-10-29T10:02:00Z" w16du:dateUtc="2025-10-29T05:02:00Z">
        <w:r w:rsidRPr="00500393" w:rsidDel="00521FAB">
          <w:delText>status_enum represents lifecycle progress, allowing a consistent open/closed filter.</w:delText>
        </w:r>
      </w:del>
    </w:p>
    <w:p w14:paraId="40062DA9" w14:textId="19B3AB12" w:rsidR="00500393" w:rsidDel="00521FAB" w:rsidRDefault="00500393" w:rsidP="00500393">
      <w:pPr>
        <w:rPr>
          <w:del w:id="1641" w:author="Ume Sauda Ghanyani" w:date="2025-10-29T10:02:00Z" w16du:dateUtc="2025-10-29T05:02:00Z"/>
          <w:b/>
          <w:bCs/>
        </w:rPr>
      </w:pPr>
    </w:p>
    <w:p w14:paraId="08B788DA" w14:textId="1CB681DF" w:rsidR="00500393" w:rsidDel="00521FAB" w:rsidRDefault="00500393" w:rsidP="00500393">
      <w:pPr>
        <w:rPr>
          <w:del w:id="1642" w:author="Ume Sauda Ghanyani" w:date="2025-10-29T10:02:00Z" w16du:dateUtc="2025-10-29T05:02:00Z"/>
          <w:b/>
          <w:bCs/>
        </w:rPr>
      </w:pPr>
    </w:p>
    <w:p w14:paraId="43851DE0" w14:textId="5BC5919B" w:rsidR="00500393" w:rsidRPr="00500393" w:rsidDel="00521FAB" w:rsidRDefault="00500393" w:rsidP="00500393">
      <w:pPr>
        <w:rPr>
          <w:del w:id="1643" w:author="Ume Sauda Ghanyani" w:date="2025-10-29T10:02:00Z" w16du:dateUtc="2025-10-29T05:02:00Z"/>
          <w:b/>
          <w:bCs/>
        </w:rPr>
      </w:pPr>
      <w:del w:id="1644" w:author="Ume Sauda Ghanyani" w:date="2025-10-29T10:02:00Z" w16du:dateUtc="2025-10-29T05:02:00Z">
        <w:r w:rsidRPr="00500393" w:rsidDel="00521FAB">
          <w:rPr>
            <w:b/>
            <w:bCs/>
          </w:rPr>
          <w:delText>Metric 2 — Average and Median Case Resolution Time</w:delText>
        </w:r>
      </w:del>
    </w:p>
    <w:p w14:paraId="64D7E3A7" w14:textId="07F50FA4" w:rsidR="00500393" w:rsidRPr="00500393" w:rsidDel="00521FAB" w:rsidRDefault="00500393" w:rsidP="00500393">
      <w:pPr>
        <w:rPr>
          <w:del w:id="1645" w:author="Ume Sauda Ghanyani" w:date="2025-10-29T10:02:00Z" w16du:dateUtc="2025-10-29T05:02:00Z"/>
        </w:rPr>
      </w:pPr>
      <w:del w:id="1646" w:author="Ume Sauda Ghanyani" w:date="2025-10-29T10:02:00Z" w16du:dateUtc="2025-10-29T05:02:00Z">
        <w:r w:rsidRPr="00500393" w:rsidDel="00521FAB">
          <w:rPr>
            <w:b/>
            <w:bCs/>
          </w:rPr>
          <w:delText>Objective:</w:delText>
        </w:r>
        <w:r w:rsidRPr="00500393" w:rsidDel="00521FAB">
          <w:br/>
          <w:delText>Track SLA adherence and investigator performance over time.</w:delText>
        </w:r>
      </w:del>
    </w:p>
    <w:p w14:paraId="4945703C" w14:textId="5D62F3F6" w:rsidR="00500393" w:rsidRPr="00500393" w:rsidDel="00521FAB" w:rsidRDefault="00500393" w:rsidP="00500393">
      <w:pPr>
        <w:rPr>
          <w:del w:id="1647" w:author="Ume Sauda Ghanyani" w:date="2025-10-29T10:02:00Z" w16du:dateUtc="2025-10-29T05:02:00Z"/>
        </w:rPr>
      </w:pPr>
      <w:del w:id="1648" w:author="Ume Sauda Ghanyani" w:date="2025-10-29T10:02:00Z" w16du:dateUtc="2025-10-29T05:02:00Z">
        <w:r w:rsidRPr="00500393" w:rsidDel="00521FAB">
          <w:rPr>
            <w:b/>
            <w:bCs/>
          </w:rPr>
          <w:delText>Fields Used:</w:delText>
        </w:r>
      </w:del>
    </w:p>
    <w:p w14:paraId="07EF7D3A" w14:textId="0E541BAA" w:rsidR="00500393" w:rsidRPr="00500393" w:rsidDel="00521FAB" w:rsidRDefault="00500393" w:rsidP="0082296D">
      <w:pPr>
        <w:numPr>
          <w:ilvl w:val="0"/>
          <w:numId w:val="30"/>
        </w:numPr>
        <w:rPr>
          <w:del w:id="1649" w:author="Ume Sauda Ghanyani" w:date="2025-10-29T10:02:00Z" w16du:dateUtc="2025-10-29T05:02:00Z"/>
        </w:rPr>
      </w:pPr>
      <w:del w:id="1650" w:author="Ume Sauda Ghanyani" w:date="2025-10-29T10:02:00Z" w16du:dateUtc="2025-10-29T05:02:00Z">
        <w:r w:rsidRPr="00500393" w:rsidDel="00521FAB">
          <w:delText>CMS.Cases.created_at</w:delText>
        </w:r>
      </w:del>
    </w:p>
    <w:p w14:paraId="09A3BBDE" w14:textId="21D9419B" w:rsidR="00500393" w:rsidRPr="00500393" w:rsidDel="00521FAB" w:rsidRDefault="00500393" w:rsidP="0082296D">
      <w:pPr>
        <w:numPr>
          <w:ilvl w:val="0"/>
          <w:numId w:val="30"/>
        </w:numPr>
        <w:rPr>
          <w:del w:id="1651" w:author="Ume Sauda Ghanyani" w:date="2025-10-29T10:02:00Z" w16du:dateUtc="2025-10-29T05:02:00Z"/>
        </w:rPr>
      </w:pPr>
      <w:del w:id="1652" w:author="Ume Sauda Ghanyani" w:date="2025-10-29T10:02:00Z" w16du:dateUtc="2025-10-29T05:02:00Z">
        <w:r w:rsidRPr="00500393" w:rsidDel="00521FAB">
          <w:delText>CMS.Cases.updated_at</w:delText>
        </w:r>
      </w:del>
    </w:p>
    <w:p w14:paraId="696AE40D" w14:textId="46DCB153" w:rsidR="00500393" w:rsidRPr="00500393" w:rsidDel="00521FAB" w:rsidRDefault="00500393" w:rsidP="0082296D">
      <w:pPr>
        <w:numPr>
          <w:ilvl w:val="0"/>
          <w:numId w:val="30"/>
        </w:numPr>
        <w:rPr>
          <w:del w:id="1653" w:author="Ume Sauda Ghanyani" w:date="2025-10-29T10:02:00Z" w16du:dateUtc="2025-10-29T05:02:00Z"/>
        </w:rPr>
      </w:pPr>
      <w:del w:id="1654" w:author="Ume Sauda Ghanyani" w:date="2025-10-29T10:02:00Z" w16du:dateUtc="2025-10-29T05:02:00Z">
        <w:r w:rsidRPr="00500393" w:rsidDel="00521FAB">
          <w:delText>CMS.Cases.status_enum</w:delText>
        </w:r>
      </w:del>
    </w:p>
    <w:p w14:paraId="44BBAD99" w14:textId="70EB88FE" w:rsidR="00500393" w:rsidRPr="00500393" w:rsidDel="00521FAB" w:rsidRDefault="00500393" w:rsidP="00500393">
      <w:pPr>
        <w:jc w:val="left"/>
        <w:rPr>
          <w:del w:id="1655" w:author="Ume Sauda Ghanyani" w:date="2025-10-29T10:02:00Z" w16du:dateUtc="2025-10-29T05:02:00Z"/>
        </w:rPr>
      </w:pPr>
      <w:del w:id="1656" w:author="Ume Sauda Ghanyani" w:date="2025-10-29T10:02:00Z" w16du:dateUtc="2025-10-29T05:02:00Z">
        <w:r w:rsidRPr="00500393" w:rsidDel="00521FAB">
          <w:rPr>
            <w:b/>
            <w:bCs/>
          </w:rPr>
          <w:delText>Transformation Logic:</w:delText>
        </w:r>
        <w:r w:rsidRPr="00500393" w:rsidDel="00521FAB">
          <w:br/>
          <w:delText>For cases where status_enum IN ('Closed','Resolved'), compute difference between creation and closure timestamps.</w:delText>
        </w:r>
      </w:del>
    </w:p>
    <w:p w14:paraId="06AB6D90" w14:textId="1709DD0F" w:rsidR="00EF2E56" w:rsidRPr="00EF2E56" w:rsidDel="00521FAB" w:rsidRDefault="00EF2E56" w:rsidP="00EF2E56">
      <w:pPr>
        <w:rPr>
          <w:del w:id="1657" w:author="Ume Sauda Ghanyani" w:date="2025-10-29T10:02:00Z" w16du:dateUtc="2025-10-29T05:02:00Z"/>
        </w:rPr>
      </w:pPr>
      <w:del w:id="1658" w:author="Ume Sauda Ghanyani" w:date="2025-10-29T10:02:00Z" w16du:dateUtc="2025-10-29T05:02:00Z">
        <w:r w:rsidDel="00521FAB">
          <w:rPr>
            <w:b/>
            <w:bCs/>
          </w:rPr>
          <w:delText>Reasoning</w:delText>
        </w:r>
        <w:r w:rsidRPr="00EF2E56" w:rsidDel="00521FAB">
          <w:rPr>
            <w:b/>
            <w:bCs/>
          </w:rPr>
          <w:delText>:</w:delText>
        </w:r>
      </w:del>
    </w:p>
    <w:p w14:paraId="7996ED4C" w14:textId="698E8379" w:rsidR="00EF2E56" w:rsidRPr="00EF2E56" w:rsidDel="00521FAB" w:rsidRDefault="00EF2E56" w:rsidP="0082296D">
      <w:pPr>
        <w:numPr>
          <w:ilvl w:val="0"/>
          <w:numId w:val="31"/>
        </w:numPr>
        <w:rPr>
          <w:del w:id="1659" w:author="Ume Sauda Ghanyani" w:date="2025-10-29T10:02:00Z" w16du:dateUtc="2025-10-29T05:02:00Z"/>
        </w:rPr>
      </w:pPr>
      <w:del w:id="1660" w:author="Ume Sauda Ghanyani" w:date="2025-10-29T10:02:00Z" w16du:dateUtc="2025-10-29T05:02:00Z">
        <w:r w:rsidRPr="00EF2E56" w:rsidDel="00521FAB">
          <w:delText>Both timestamps exist in the same record, eliminating need for joins.</w:delText>
        </w:r>
      </w:del>
    </w:p>
    <w:p w14:paraId="2E1A8175" w14:textId="688BB141" w:rsidR="00EF2E56" w:rsidRPr="00EF2E56" w:rsidDel="00521FAB" w:rsidRDefault="00EF2E56" w:rsidP="0082296D">
      <w:pPr>
        <w:numPr>
          <w:ilvl w:val="0"/>
          <w:numId w:val="31"/>
        </w:numPr>
        <w:rPr>
          <w:del w:id="1661" w:author="Ume Sauda Ghanyani" w:date="2025-10-29T10:02:00Z" w16du:dateUtc="2025-10-29T05:02:00Z"/>
        </w:rPr>
      </w:pPr>
      <w:del w:id="1662" w:author="Ume Sauda Ghanyani" w:date="2025-10-29T10:02:00Z" w16du:dateUtc="2025-10-29T05:02:00Z">
        <w:r w:rsidRPr="00EF2E56" w:rsidDel="00521FAB">
          <w:delText>Median is calculated to handle outliers (e.g., long-running exceptional cases).</w:delText>
        </w:r>
      </w:del>
    </w:p>
    <w:p w14:paraId="43FA1BE4" w14:textId="521BFFE0" w:rsidR="00EF2E56" w:rsidDel="00521FAB" w:rsidRDefault="00EF2E56" w:rsidP="00EF2E56">
      <w:pPr>
        <w:rPr>
          <w:del w:id="1663" w:author="Ume Sauda Ghanyani" w:date="2025-10-29T10:02:00Z" w16du:dateUtc="2025-10-29T05:02:00Z"/>
          <w:b/>
          <w:bCs/>
        </w:rPr>
      </w:pPr>
    </w:p>
    <w:p w14:paraId="67130008" w14:textId="449BF3EF" w:rsidR="00EF2E56" w:rsidRPr="00EF2E56" w:rsidDel="00521FAB" w:rsidRDefault="00EF2E56" w:rsidP="00EF2E56">
      <w:pPr>
        <w:rPr>
          <w:del w:id="1664" w:author="Ume Sauda Ghanyani" w:date="2025-10-29T10:02:00Z" w16du:dateUtc="2025-10-29T05:02:00Z"/>
          <w:b/>
          <w:bCs/>
        </w:rPr>
      </w:pPr>
      <w:del w:id="1665" w:author="Ume Sauda Ghanyani" w:date="2025-10-29T10:02:00Z" w16du:dateUtc="2025-10-29T05:02:00Z">
        <w:r w:rsidRPr="00EF2E56" w:rsidDel="00521FAB">
          <w:rPr>
            <w:b/>
            <w:bCs/>
          </w:rPr>
          <w:delText>Metric 3 — Distribution of Case Types (e.g., Account Takeover, Synthetic Identity Fraud, Payment Fraud)</w:delText>
        </w:r>
      </w:del>
    </w:p>
    <w:p w14:paraId="5EF51D3A" w14:textId="19FF4C28" w:rsidR="00EF2E56" w:rsidRPr="00EF2E56" w:rsidDel="00521FAB" w:rsidRDefault="00EF2E56" w:rsidP="00EF2E56">
      <w:pPr>
        <w:rPr>
          <w:del w:id="1666" w:author="Ume Sauda Ghanyani" w:date="2025-10-29T10:02:00Z" w16du:dateUtc="2025-10-29T05:02:00Z"/>
        </w:rPr>
      </w:pPr>
      <w:del w:id="1667" w:author="Ume Sauda Ghanyani" w:date="2025-10-29T10:02:00Z" w16du:dateUtc="2025-10-29T05:02:00Z">
        <w:r w:rsidRPr="00EF2E56" w:rsidDel="00521FAB">
          <w:rPr>
            <w:b/>
            <w:bCs/>
          </w:rPr>
          <w:lastRenderedPageBreak/>
          <w:delText>Objective:</w:delText>
        </w:r>
        <w:r w:rsidRPr="00EF2E56" w:rsidDel="00521FAB">
          <w:br/>
          <w:delText>Understand the nature and frequency of different case categories to prioritize monitoring or typology review.</w:delText>
        </w:r>
      </w:del>
    </w:p>
    <w:p w14:paraId="7C6F309A" w14:textId="5022F0C7" w:rsidR="00EF2E56" w:rsidRPr="00EF2E56" w:rsidDel="00521FAB" w:rsidRDefault="00EF2E56" w:rsidP="00EF2E56">
      <w:pPr>
        <w:rPr>
          <w:del w:id="1668" w:author="Ume Sauda Ghanyani" w:date="2025-10-29T10:02:00Z" w16du:dateUtc="2025-10-29T05:02:00Z"/>
        </w:rPr>
      </w:pPr>
      <w:del w:id="1669" w:author="Ume Sauda Ghanyani" w:date="2025-10-29T10:02:00Z" w16du:dateUtc="2025-10-29T05:02:00Z">
        <w:r w:rsidRPr="00EF2E56" w:rsidDel="00521FAB">
          <w:rPr>
            <w:b/>
            <w:bCs/>
          </w:rPr>
          <w:delText>Fields Used:</w:delText>
        </w:r>
      </w:del>
    </w:p>
    <w:p w14:paraId="50A891C9" w14:textId="15A1D710" w:rsidR="00EF2E56" w:rsidRPr="00EF2E56" w:rsidDel="00521FAB" w:rsidRDefault="00EF2E56" w:rsidP="0082296D">
      <w:pPr>
        <w:numPr>
          <w:ilvl w:val="0"/>
          <w:numId w:val="32"/>
        </w:numPr>
        <w:rPr>
          <w:del w:id="1670" w:author="Ume Sauda Ghanyani" w:date="2025-10-29T10:02:00Z" w16du:dateUtc="2025-10-29T05:02:00Z"/>
        </w:rPr>
      </w:pPr>
      <w:del w:id="1671" w:author="Ume Sauda Ghanyani" w:date="2025-10-29T10:02:00Z" w16du:dateUtc="2025-10-29T05:02:00Z">
        <w:r w:rsidRPr="00EF2E56" w:rsidDel="00521FAB">
          <w:delText>CMS.Cases.case_type_enum</w:delText>
        </w:r>
      </w:del>
    </w:p>
    <w:p w14:paraId="6DEDA003" w14:textId="0D3696A5" w:rsidR="00EF2E56" w:rsidRPr="00EF2E56" w:rsidDel="00521FAB" w:rsidRDefault="00EF2E56" w:rsidP="0082296D">
      <w:pPr>
        <w:numPr>
          <w:ilvl w:val="0"/>
          <w:numId w:val="32"/>
        </w:numPr>
        <w:rPr>
          <w:del w:id="1672" w:author="Ume Sauda Ghanyani" w:date="2025-10-29T10:02:00Z" w16du:dateUtc="2025-10-29T05:02:00Z"/>
        </w:rPr>
      </w:pPr>
      <w:del w:id="1673" w:author="Ume Sauda Ghanyani" w:date="2025-10-29T10:02:00Z" w16du:dateUtc="2025-10-29T05:02:00Z">
        <w:r w:rsidRPr="00EF2E56" w:rsidDel="00521FAB">
          <w:delText>CMS.Cases.case_creation_type_enum</w:delText>
        </w:r>
      </w:del>
    </w:p>
    <w:p w14:paraId="502084AE" w14:textId="1E99A13B" w:rsidR="00EF2E56" w:rsidRPr="00EF2E56" w:rsidDel="00521FAB" w:rsidRDefault="00EF2E56" w:rsidP="0082296D">
      <w:pPr>
        <w:numPr>
          <w:ilvl w:val="0"/>
          <w:numId w:val="32"/>
        </w:numPr>
        <w:rPr>
          <w:del w:id="1674" w:author="Ume Sauda Ghanyani" w:date="2025-10-29T10:02:00Z" w16du:dateUtc="2025-10-29T05:02:00Z"/>
        </w:rPr>
      </w:pPr>
      <w:del w:id="1675" w:author="Ume Sauda Ghanyani" w:date="2025-10-29T10:02:00Z" w16du:dateUtc="2025-10-29T05:02:00Z">
        <w:r w:rsidRPr="00EF2E56" w:rsidDel="00521FAB">
          <w:delText>EvaluationResults.typologyResult_id (for enrichment)</w:delText>
        </w:r>
      </w:del>
    </w:p>
    <w:p w14:paraId="0A8EEF24" w14:textId="6B0A2FB8" w:rsidR="00EF2E56" w:rsidRPr="00EF2E56" w:rsidDel="00521FAB" w:rsidRDefault="00EF2E56" w:rsidP="00EF2E56">
      <w:pPr>
        <w:jc w:val="left"/>
        <w:rPr>
          <w:del w:id="1676" w:author="Ume Sauda Ghanyani" w:date="2025-10-29T10:02:00Z" w16du:dateUtc="2025-10-29T05:02:00Z"/>
        </w:rPr>
      </w:pPr>
      <w:del w:id="1677" w:author="Ume Sauda Ghanyani" w:date="2025-10-29T10:02:00Z" w16du:dateUtc="2025-10-29T05:02:00Z">
        <w:r w:rsidRPr="00EF2E56" w:rsidDel="00521FAB">
          <w:rPr>
            <w:b/>
            <w:bCs/>
          </w:rPr>
          <w:delText>Transformation Logic:</w:delText>
        </w:r>
        <w:r w:rsidRPr="00EF2E56" w:rsidDel="00521FAB">
          <w:br/>
          <w:delText>Join cases to detections for additional classification, and group counts by case_type_enum.</w:delText>
        </w:r>
      </w:del>
    </w:p>
    <w:p w14:paraId="1A4CD7AD" w14:textId="0F92A5E2" w:rsidR="00B10628" w:rsidRPr="00B10628" w:rsidDel="00521FAB" w:rsidRDefault="00B10628" w:rsidP="00B10628">
      <w:pPr>
        <w:rPr>
          <w:del w:id="1678" w:author="Ume Sauda Ghanyani" w:date="2025-10-29T10:02:00Z" w16du:dateUtc="2025-10-29T05:02:00Z"/>
        </w:rPr>
      </w:pPr>
      <w:del w:id="1679" w:author="Ume Sauda Ghanyani" w:date="2025-10-29T10:02:00Z" w16du:dateUtc="2025-10-29T05:02:00Z">
        <w:r w:rsidDel="00521FAB">
          <w:rPr>
            <w:b/>
            <w:bCs/>
          </w:rPr>
          <w:delText>Reasoning</w:delText>
        </w:r>
        <w:r w:rsidRPr="00B10628" w:rsidDel="00521FAB">
          <w:rPr>
            <w:b/>
            <w:bCs/>
          </w:rPr>
          <w:delText>:</w:delText>
        </w:r>
      </w:del>
    </w:p>
    <w:p w14:paraId="10FABC00" w14:textId="7F4CF511" w:rsidR="00B10628" w:rsidRPr="00B10628" w:rsidDel="00521FAB" w:rsidRDefault="00B10628" w:rsidP="0082296D">
      <w:pPr>
        <w:numPr>
          <w:ilvl w:val="0"/>
          <w:numId w:val="33"/>
        </w:numPr>
        <w:rPr>
          <w:del w:id="1680" w:author="Ume Sauda Ghanyani" w:date="2025-10-29T10:02:00Z" w16du:dateUtc="2025-10-29T05:02:00Z"/>
        </w:rPr>
      </w:pPr>
      <w:del w:id="1681" w:author="Ume Sauda Ghanyani" w:date="2025-10-29T10:02:00Z" w16du:dateUtc="2025-10-29T05:02:00Z">
        <w:r w:rsidRPr="00B10628" w:rsidDel="00521FAB">
          <w:delText>case_type_enum provides investigator classification, while typologyResult_id aligns with detection model taxonomy.</w:delText>
        </w:r>
      </w:del>
    </w:p>
    <w:p w14:paraId="7E0B0FA8" w14:textId="4B5CC08A" w:rsidR="00B10628" w:rsidDel="00521FAB" w:rsidRDefault="00B10628" w:rsidP="0082296D">
      <w:pPr>
        <w:numPr>
          <w:ilvl w:val="0"/>
          <w:numId w:val="33"/>
        </w:numPr>
        <w:rPr>
          <w:del w:id="1682" w:author="Ume Sauda Ghanyani" w:date="2025-10-29T10:02:00Z" w16du:dateUtc="2025-10-29T05:02:00Z"/>
        </w:rPr>
      </w:pPr>
      <w:del w:id="1683" w:author="Ume Sauda Ghanyani" w:date="2025-10-29T10:02:00Z" w16du:dateUtc="2025-10-29T05:02:00Z">
        <w:r w:rsidRPr="00B10628" w:rsidDel="00521FAB">
          <w:delText>Enables validation of consistency between model detection and human investigation.</w:delText>
        </w:r>
      </w:del>
    </w:p>
    <w:p w14:paraId="6E4963C0" w14:textId="405345F3" w:rsidR="00B10628" w:rsidDel="00521FAB" w:rsidRDefault="00B10628" w:rsidP="00B10628">
      <w:pPr>
        <w:ind w:left="720"/>
        <w:rPr>
          <w:del w:id="1684" w:author="Ume Sauda Ghanyani" w:date="2025-10-29T10:02:00Z" w16du:dateUtc="2025-10-29T05:02:00Z"/>
        </w:rPr>
      </w:pPr>
    </w:p>
    <w:p w14:paraId="4CFEA915" w14:textId="55AF509F" w:rsidR="00B10628" w:rsidRPr="00B10628" w:rsidDel="00521FAB" w:rsidRDefault="00B10628" w:rsidP="00B10628">
      <w:pPr>
        <w:ind w:left="720"/>
        <w:rPr>
          <w:del w:id="1685" w:author="Ume Sauda Ghanyani" w:date="2025-10-29T10:02:00Z" w16du:dateUtc="2025-10-29T05:02:00Z"/>
        </w:rPr>
      </w:pPr>
    </w:p>
    <w:p w14:paraId="0A48D298" w14:textId="4D36B5FD" w:rsidR="00B10628" w:rsidRPr="00B10628" w:rsidDel="00521FAB" w:rsidRDefault="00B10628" w:rsidP="00B10628">
      <w:pPr>
        <w:rPr>
          <w:del w:id="1686" w:author="Ume Sauda Ghanyani" w:date="2025-10-29T10:02:00Z" w16du:dateUtc="2025-10-29T05:02:00Z"/>
          <w:b/>
          <w:bCs/>
        </w:rPr>
      </w:pPr>
      <w:del w:id="1687" w:author="Ume Sauda Ghanyani" w:date="2025-10-29T10:02:00Z" w16du:dateUtc="2025-10-29T05:02:00Z">
        <w:r w:rsidRPr="00B10628" w:rsidDel="00521FAB">
          <w:rPr>
            <w:b/>
            <w:bCs/>
          </w:rPr>
          <w:delText>Metric 4 — Case Priority Levels and Current Escalation Status</w:delText>
        </w:r>
      </w:del>
    </w:p>
    <w:p w14:paraId="26C3BE41" w14:textId="46D3AEE8" w:rsidR="00B10628" w:rsidRPr="00B10628" w:rsidDel="00521FAB" w:rsidRDefault="00B10628" w:rsidP="00B10628">
      <w:pPr>
        <w:rPr>
          <w:del w:id="1688" w:author="Ume Sauda Ghanyani" w:date="2025-10-29T10:02:00Z" w16du:dateUtc="2025-10-29T05:02:00Z"/>
        </w:rPr>
      </w:pPr>
      <w:del w:id="1689" w:author="Ume Sauda Ghanyani" w:date="2025-10-29T10:02:00Z" w16du:dateUtc="2025-10-29T05:02:00Z">
        <w:r w:rsidRPr="00B10628" w:rsidDel="00521FAB">
          <w:rPr>
            <w:b/>
            <w:bCs/>
          </w:rPr>
          <w:delText>Objective:</w:delText>
        </w:r>
        <w:r w:rsidRPr="00B10628" w:rsidDel="00521FAB">
          <w:br/>
          <w:delText>Identify cases that are high or critical priority and ensure proper escalation has occurred.</w:delText>
        </w:r>
      </w:del>
    </w:p>
    <w:p w14:paraId="3E667D75" w14:textId="44CBA04B" w:rsidR="00B10628" w:rsidRPr="00B10628" w:rsidDel="00521FAB" w:rsidRDefault="00B10628" w:rsidP="00B10628">
      <w:pPr>
        <w:rPr>
          <w:del w:id="1690" w:author="Ume Sauda Ghanyani" w:date="2025-10-29T10:02:00Z" w16du:dateUtc="2025-10-29T05:02:00Z"/>
        </w:rPr>
      </w:pPr>
      <w:del w:id="1691" w:author="Ume Sauda Ghanyani" w:date="2025-10-29T10:02:00Z" w16du:dateUtc="2025-10-29T05:02:00Z">
        <w:r w:rsidRPr="00B10628" w:rsidDel="00521FAB">
          <w:rPr>
            <w:b/>
            <w:bCs/>
          </w:rPr>
          <w:delText>Fields Used:</w:delText>
        </w:r>
      </w:del>
    </w:p>
    <w:p w14:paraId="7CE7D408" w14:textId="3E6C21FA" w:rsidR="00B10628" w:rsidRPr="00B10628" w:rsidDel="00521FAB" w:rsidRDefault="00B10628" w:rsidP="0082296D">
      <w:pPr>
        <w:numPr>
          <w:ilvl w:val="0"/>
          <w:numId w:val="34"/>
        </w:numPr>
        <w:rPr>
          <w:del w:id="1692" w:author="Ume Sauda Ghanyani" w:date="2025-10-29T10:02:00Z" w16du:dateUtc="2025-10-29T05:02:00Z"/>
        </w:rPr>
      </w:pPr>
      <w:del w:id="1693" w:author="Ume Sauda Ghanyani" w:date="2025-10-29T10:02:00Z" w16du:dateUtc="2025-10-29T05:02:00Z">
        <w:r w:rsidRPr="00B10628" w:rsidDel="00521FAB">
          <w:delText>CMS.Cases.priority_enum</w:delText>
        </w:r>
      </w:del>
    </w:p>
    <w:p w14:paraId="64BE31A3" w14:textId="68F7F06E" w:rsidR="00B10628" w:rsidRPr="00B10628" w:rsidDel="00521FAB" w:rsidRDefault="00B10628" w:rsidP="0082296D">
      <w:pPr>
        <w:numPr>
          <w:ilvl w:val="0"/>
          <w:numId w:val="34"/>
        </w:numPr>
        <w:rPr>
          <w:del w:id="1694" w:author="Ume Sauda Ghanyani" w:date="2025-10-29T10:02:00Z" w16du:dateUtc="2025-10-29T05:02:00Z"/>
        </w:rPr>
      </w:pPr>
      <w:del w:id="1695" w:author="Ume Sauda Ghanyani" w:date="2025-10-29T10:02:00Z" w16du:dateUtc="2025-10-29T05:02:00Z">
        <w:r w:rsidRPr="00B10628" w:rsidDel="00521FAB">
          <w:delText>CMS.Tasks.status</w:delText>
        </w:r>
      </w:del>
    </w:p>
    <w:p w14:paraId="6F83286F" w14:textId="57B14B1B" w:rsidR="00B10628" w:rsidRPr="00B10628" w:rsidDel="00521FAB" w:rsidRDefault="00B10628" w:rsidP="0082296D">
      <w:pPr>
        <w:numPr>
          <w:ilvl w:val="0"/>
          <w:numId w:val="34"/>
        </w:numPr>
        <w:rPr>
          <w:del w:id="1696" w:author="Ume Sauda Ghanyani" w:date="2025-10-29T10:02:00Z" w16du:dateUtc="2025-10-29T05:02:00Z"/>
        </w:rPr>
      </w:pPr>
      <w:del w:id="1697" w:author="Ume Sauda Ghanyani" w:date="2025-10-29T10:02:00Z" w16du:dateUtc="2025-10-29T05:02:00Z">
        <w:r w:rsidRPr="00B10628" w:rsidDel="00521FAB">
          <w:delText>CMS.Audit_Log.action_performed</w:delText>
        </w:r>
      </w:del>
    </w:p>
    <w:p w14:paraId="15B30B96" w14:textId="29B0D9C0" w:rsidR="00B10628" w:rsidRPr="00B10628" w:rsidDel="00521FAB" w:rsidRDefault="00B10628" w:rsidP="00B10628">
      <w:pPr>
        <w:rPr>
          <w:del w:id="1698" w:author="Ume Sauda Ghanyani" w:date="2025-10-29T10:02:00Z" w16du:dateUtc="2025-10-29T05:02:00Z"/>
        </w:rPr>
      </w:pPr>
      <w:del w:id="1699" w:author="Ume Sauda Ghanyani" w:date="2025-10-29T10:02:00Z" w16du:dateUtc="2025-10-29T05:02:00Z">
        <w:r w:rsidRPr="00B10628" w:rsidDel="00521FAB">
          <w:rPr>
            <w:b/>
            <w:bCs/>
          </w:rPr>
          <w:delText>Transformation Logic:</w:delText>
        </w:r>
      </w:del>
    </w:p>
    <w:p w14:paraId="10D02448" w14:textId="545BBC6B" w:rsidR="00B10628" w:rsidRPr="00B10628" w:rsidDel="00521FAB" w:rsidRDefault="00B10628" w:rsidP="0082296D">
      <w:pPr>
        <w:numPr>
          <w:ilvl w:val="0"/>
          <w:numId w:val="35"/>
        </w:numPr>
        <w:rPr>
          <w:del w:id="1700" w:author="Ume Sauda Ghanyani" w:date="2025-10-29T10:02:00Z" w16du:dateUtc="2025-10-29T05:02:00Z"/>
        </w:rPr>
      </w:pPr>
      <w:del w:id="1701" w:author="Ume Sauda Ghanyani" w:date="2025-10-29T10:02:00Z" w16du:dateUtc="2025-10-29T05:02:00Z">
        <w:r w:rsidRPr="00B10628" w:rsidDel="00521FAB">
          <w:delText>Filter cases where priority_enum IN ('High','Critical').</w:delText>
        </w:r>
      </w:del>
    </w:p>
    <w:p w14:paraId="1C0C86C5" w14:textId="796EFD7E" w:rsidR="00B10628" w:rsidRPr="00B10628" w:rsidDel="00521FAB" w:rsidRDefault="00B10628" w:rsidP="0082296D">
      <w:pPr>
        <w:numPr>
          <w:ilvl w:val="0"/>
          <w:numId w:val="35"/>
        </w:numPr>
        <w:rPr>
          <w:del w:id="1702" w:author="Ume Sauda Ghanyani" w:date="2025-10-29T10:02:00Z" w16du:dateUtc="2025-10-29T05:02:00Z"/>
        </w:rPr>
      </w:pPr>
      <w:del w:id="1703" w:author="Ume Sauda Ghanyani" w:date="2025-10-29T10:02:00Z" w16du:dateUtc="2025-10-29T05:02:00Z">
        <w:r w:rsidRPr="00B10628" w:rsidDel="00521FAB">
          <w:delText>Check if corresponding task or audit action indicates escalation ('Escalated', 'Reassigned').</w:delText>
        </w:r>
      </w:del>
    </w:p>
    <w:p w14:paraId="279AF847" w14:textId="39F5CEC7" w:rsidR="00B10628" w:rsidRPr="00B10628" w:rsidDel="00521FAB" w:rsidRDefault="00B10628" w:rsidP="0082296D">
      <w:pPr>
        <w:numPr>
          <w:ilvl w:val="0"/>
          <w:numId w:val="35"/>
        </w:numPr>
        <w:rPr>
          <w:del w:id="1704" w:author="Ume Sauda Ghanyani" w:date="2025-10-29T10:02:00Z" w16du:dateUtc="2025-10-29T05:02:00Z"/>
        </w:rPr>
      </w:pPr>
      <w:del w:id="1705" w:author="Ume Sauda Ghanyani" w:date="2025-10-29T10:02:00Z" w16du:dateUtc="2025-10-29T05:02:00Z">
        <w:r w:rsidRPr="00B10628" w:rsidDel="00521FAB">
          <w:delText>Derive escalation completion rate.</w:delText>
        </w:r>
      </w:del>
    </w:p>
    <w:p w14:paraId="102C5843" w14:textId="6C745BAE" w:rsidR="00A84984" w:rsidRPr="00A84984" w:rsidDel="00521FAB" w:rsidRDefault="00A84984" w:rsidP="00A84984">
      <w:pPr>
        <w:rPr>
          <w:del w:id="1706" w:author="Ume Sauda Ghanyani" w:date="2025-10-29T10:02:00Z" w16du:dateUtc="2025-10-29T05:02:00Z"/>
        </w:rPr>
      </w:pPr>
      <w:del w:id="1707" w:author="Ume Sauda Ghanyani" w:date="2025-10-29T10:02:00Z" w16du:dateUtc="2025-10-29T05:02:00Z">
        <w:r w:rsidDel="00521FAB">
          <w:rPr>
            <w:b/>
            <w:bCs/>
          </w:rPr>
          <w:delText>Reasoning</w:delText>
        </w:r>
        <w:r w:rsidRPr="00A84984" w:rsidDel="00521FAB">
          <w:rPr>
            <w:b/>
            <w:bCs/>
          </w:rPr>
          <w:delText>:</w:delText>
        </w:r>
      </w:del>
    </w:p>
    <w:p w14:paraId="1042C195" w14:textId="384F1265" w:rsidR="00A84984" w:rsidRPr="00A84984" w:rsidDel="00521FAB" w:rsidRDefault="00A84984" w:rsidP="0082296D">
      <w:pPr>
        <w:numPr>
          <w:ilvl w:val="0"/>
          <w:numId w:val="36"/>
        </w:numPr>
        <w:rPr>
          <w:del w:id="1708" w:author="Ume Sauda Ghanyani" w:date="2025-10-29T10:02:00Z" w16du:dateUtc="2025-10-29T05:02:00Z"/>
        </w:rPr>
      </w:pPr>
      <w:del w:id="1709" w:author="Ume Sauda Ghanyani" w:date="2025-10-29T10:02:00Z" w16du:dateUtc="2025-10-29T05:02:00Z">
        <w:r w:rsidRPr="00A84984" w:rsidDel="00521FAB">
          <w:delText>priority_enum captures system-defined urgency.</w:delText>
        </w:r>
      </w:del>
    </w:p>
    <w:p w14:paraId="6C09304B" w14:textId="1DD11B13" w:rsidR="00A84984" w:rsidRPr="00A84984" w:rsidDel="00521FAB" w:rsidRDefault="00A84984" w:rsidP="0082296D">
      <w:pPr>
        <w:numPr>
          <w:ilvl w:val="0"/>
          <w:numId w:val="36"/>
        </w:numPr>
        <w:rPr>
          <w:del w:id="1710" w:author="Ume Sauda Ghanyani" w:date="2025-10-29T10:02:00Z" w16du:dateUtc="2025-10-29T05:02:00Z"/>
        </w:rPr>
      </w:pPr>
      <w:del w:id="1711" w:author="Ume Sauda Ghanyani" w:date="2025-10-29T10:02:00Z" w16du:dateUtc="2025-10-29T05:02:00Z">
        <w:r w:rsidRPr="00A84984" w:rsidDel="00521FAB">
          <w:delText>Audit_Log ensures that escalation events are system-recorded.</w:delText>
        </w:r>
      </w:del>
    </w:p>
    <w:p w14:paraId="378E8BCE" w14:textId="30FC2380" w:rsidR="00A84984" w:rsidRPr="00A84984" w:rsidDel="00521FAB" w:rsidRDefault="00A84984" w:rsidP="0082296D">
      <w:pPr>
        <w:numPr>
          <w:ilvl w:val="0"/>
          <w:numId w:val="36"/>
        </w:numPr>
        <w:rPr>
          <w:del w:id="1712" w:author="Ume Sauda Ghanyani" w:date="2025-10-29T10:02:00Z" w16du:dateUtc="2025-10-29T05:02:00Z"/>
        </w:rPr>
      </w:pPr>
      <w:del w:id="1713" w:author="Ume Sauda Ghanyani" w:date="2025-10-29T10:02:00Z" w16du:dateUtc="2025-10-29T05:02:00Z">
        <w:r w:rsidRPr="00A84984" w:rsidDel="00521FAB">
          <w:delText>This avoids false positives caused by manual priority reassignments.</w:delText>
        </w:r>
      </w:del>
    </w:p>
    <w:p w14:paraId="43B71DE4" w14:textId="53EAC2A3" w:rsidR="00A84984" w:rsidDel="00521FAB" w:rsidRDefault="00A84984" w:rsidP="00A84984">
      <w:pPr>
        <w:rPr>
          <w:del w:id="1714" w:author="Ume Sauda Ghanyani" w:date="2025-10-29T10:02:00Z" w16du:dateUtc="2025-10-29T05:02:00Z"/>
          <w:b/>
          <w:bCs/>
        </w:rPr>
      </w:pPr>
    </w:p>
    <w:p w14:paraId="136493D8" w14:textId="716B365E" w:rsidR="00A84984" w:rsidRPr="00A84984" w:rsidDel="00521FAB" w:rsidRDefault="00A84984" w:rsidP="00A84984">
      <w:pPr>
        <w:rPr>
          <w:del w:id="1715" w:author="Ume Sauda Ghanyani" w:date="2025-10-29T10:02:00Z" w16du:dateUtc="2025-10-29T05:02:00Z"/>
          <w:b/>
          <w:bCs/>
        </w:rPr>
      </w:pPr>
      <w:del w:id="1716" w:author="Ume Sauda Ghanyani" w:date="2025-10-29T10:02:00Z" w16du:dateUtc="2025-10-29T05:02:00Z">
        <w:r w:rsidRPr="00A84984" w:rsidDel="00521FAB">
          <w:rPr>
            <w:b/>
            <w:bCs/>
          </w:rPr>
          <w:delText>Metric 5 — Investigator Workload (Cases per Analyst)</w:delText>
        </w:r>
      </w:del>
    </w:p>
    <w:p w14:paraId="148875E0" w14:textId="7631C630" w:rsidR="00A84984" w:rsidRPr="00A84984" w:rsidDel="00521FAB" w:rsidRDefault="00A84984" w:rsidP="00A84984">
      <w:pPr>
        <w:rPr>
          <w:del w:id="1717" w:author="Ume Sauda Ghanyani" w:date="2025-10-29T10:02:00Z" w16du:dateUtc="2025-10-29T05:02:00Z"/>
        </w:rPr>
      </w:pPr>
      <w:del w:id="1718" w:author="Ume Sauda Ghanyani" w:date="2025-10-29T10:02:00Z" w16du:dateUtc="2025-10-29T05:02:00Z">
        <w:r w:rsidRPr="00A84984" w:rsidDel="00521FAB">
          <w:rPr>
            <w:b/>
            <w:bCs/>
          </w:rPr>
          <w:delText>Objective:</w:delText>
        </w:r>
        <w:r w:rsidRPr="00A84984" w:rsidDel="00521FAB">
          <w:br/>
          <w:delText>Ensure equitable workload distribution and identify overloaded investigators.</w:delText>
        </w:r>
      </w:del>
    </w:p>
    <w:p w14:paraId="521ED2E3" w14:textId="385C98CE" w:rsidR="00A84984" w:rsidRPr="00A84984" w:rsidDel="00521FAB" w:rsidRDefault="00A84984" w:rsidP="00A84984">
      <w:pPr>
        <w:rPr>
          <w:del w:id="1719" w:author="Ume Sauda Ghanyani" w:date="2025-10-29T10:02:00Z" w16du:dateUtc="2025-10-29T05:02:00Z"/>
        </w:rPr>
      </w:pPr>
      <w:del w:id="1720" w:author="Ume Sauda Ghanyani" w:date="2025-10-29T10:02:00Z" w16du:dateUtc="2025-10-29T05:02:00Z">
        <w:r w:rsidRPr="00A84984" w:rsidDel="00521FAB">
          <w:rPr>
            <w:b/>
            <w:bCs/>
          </w:rPr>
          <w:delText>Fields Used:</w:delText>
        </w:r>
      </w:del>
    </w:p>
    <w:p w14:paraId="038D375E" w14:textId="7DE1DBE5" w:rsidR="00A84984" w:rsidRPr="00A84984" w:rsidDel="00521FAB" w:rsidRDefault="00A84984" w:rsidP="0082296D">
      <w:pPr>
        <w:numPr>
          <w:ilvl w:val="0"/>
          <w:numId w:val="37"/>
        </w:numPr>
        <w:rPr>
          <w:del w:id="1721" w:author="Ume Sauda Ghanyani" w:date="2025-10-29T10:02:00Z" w16du:dateUtc="2025-10-29T05:02:00Z"/>
        </w:rPr>
      </w:pPr>
      <w:del w:id="1722" w:author="Ume Sauda Ghanyani" w:date="2025-10-29T10:02:00Z" w16du:dateUtc="2025-10-29T05:02:00Z">
        <w:r w:rsidRPr="00A84984" w:rsidDel="00521FAB">
          <w:delText>CMS.Cases.case_owner_user_id</w:delText>
        </w:r>
      </w:del>
    </w:p>
    <w:p w14:paraId="5B91D003" w14:textId="78933440" w:rsidR="00A84984" w:rsidRPr="00A84984" w:rsidDel="00521FAB" w:rsidRDefault="00A84984" w:rsidP="0082296D">
      <w:pPr>
        <w:numPr>
          <w:ilvl w:val="0"/>
          <w:numId w:val="37"/>
        </w:numPr>
        <w:rPr>
          <w:del w:id="1723" w:author="Ume Sauda Ghanyani" w:date="2025-10-29T10:02:00Z" w16du:dateUtc="2025-10-29T05:02:00Z"/>
        </w:rPr>
      </w:pPr>
      <w:del w:id="1724" w:author="Ume Sauda Ghanyani" w:date="2025-10-29T10:02:00Z" w16du:dateUtc="2025-10-29T05:02:00Z">
        <w:r w:rsidRPr="00A84984" w:rsidDel="00521FAB">
          <w:delText>CMS.Tasks.assigned_user_id</w:delText>
        </w:r>
      </w:del>
    </w:p>
    <w:p w14:paraId="03E5EC25" w14:textId="6F61DD95" w:rsidR="00A84984" w:rsidRPr="00A84984" w:rsidDel="00521FAB" w:rsidRDefault="00A84984" w:rsidP="0082296D">
      <w:pPr>
        <w:numPr>
          <w:ilvl w:val="0"/>
          <w:numId w:val="37"/>
        </w:numPr>
        <w:rPr>
          <w:del w:id="1725" w:author="Ume Sauda Ghanyani" w:date="2025-10-29T10:02:00Z" w16du:dateUtc="2025-10-29T05:02:00Z"/>
        </w:rPr>
      </w:pPr>
      <w:del w:id="1726" w:author="Ume Sauda Ghanyani" w:date="2025-10-29T10:02:00Z" w16du:dateUtc="2025-10-29T05:02:00Z">
        <w:r w:rsidRPr="00A84984" w:rsidDel="00521FAB">
          <w:delText>CMS.Cases.status_enum</w:delText>
        </w:r>
      </w:del>
    </w:p>
    <w:p w14:paraId="26A0EDE2" w14:textId="47F16B0B" w:rsidR="00A84984" w:rsidRPr="00A84984" w:rsidDel="00521FAB" w:rsidRDefault="00A84984" w:rsidP="00A84984">
      <w:pPr>
        <w:rPr>
          <w:del w:id="1727" w:author="Ume Sauda Ghanyani" w:date="2025-10-29T10:02:00Z" w16du:dateUtc="2025-10-29T05:02:00Z"/>
        </w:rPr>
      </w:pPr>
      <w:del w:id="1728" w:author="Ume Sauda Ghanyani" w:date="2025-10-29T10:02:00Z" w16du:dateUtc="2025-10-29T05:02:00Z">
        <w:r w:rsidRPr="00A84984" w:rsidDel="00521FAB">
          <w:rPr>
            <w:b/>
            <w:bCs/>
          </w:rPr>
          <w:delText>Transformation Logic:</w:delText>
        </w:r>
      </w:del>
    </w:p>
    <w:p w14:paraId="06D2B18D" w14:textId="23D4298C" w:rsidR="00A84984" w:rsidRPr="00A84984" w:rsidDel="00521FAB" w:rsidRDefault="00A84984" w:rsidP="0082296D">
      <w:pPr>
        <w:numPr>
          <w:ilvl w:val="0"/>
          <w:numId w:val="38"/>
        </w:numPr>
        <w:rPr>
          <w:del w:id="1729" w:author="Ume Sauda Ghanyani" w:date="2025-10-29T10:02:00Z" w16du:dateUtc="2025-10-29T05:02:00Z"/>
        </w:rPr>
      </w:pPr>
      <w:del w:id="1730" w:author="Ume Sauda Ghanyani" w:date="2025-10-29T10:02:00Z" w16du:dateUtc="2025-10-29T05:02:00Z">
        <w:r w:rsidRPr="00A84984" w:rsidDel="00521FAB">
          <w:delText>Count number of open or in-progress cases assigned to each investigator.</w:delText>
        </w:r>
      </w:del>
    </w:p>
    <w:p w14:paraId="5BF21569" w14:textId="518FF594" w:rsidR="00A84984" w:rsidRPr="00A84984" w:rsidDel="00521FAB" w:rsidRDefault="00A84984" w:rsidP="0082296D">
      <w:pPr>
        <w:numPr>
          <w:ilvl w:val="0"/>
          <w:numId w:val="38"/>
        </w:numPr>
        <w:rPr>
          <w:del w:id="1731" w:author="Ume Sauda Ghanyani" w:date="2025-10-29T10:02:00Z" w16du:dateUtc="2025-10-29T05:02:00Z"/>
        </w:rPr>
      </w:pPr>
      <w:del w:id="1732" w:author="Ume Sauda Ghanyani" w:date="2025-10-29T10:02:00Z" w16du:dateUtc="2025-10-29T05:02:00Z">
        <w:r w:rsidRPr="00A84984" w:rsidDel="00521FAB">
          <w:delText>Optionally join with Tasks to count subtasks per user.</w:delText>
        </w:r>
      </w:del>
    </w:p>
    <w:p w14:paraId="604BDC28" w14:textId="76076AFD" w:rsidR="0028094E" w:rsidRPr="0028094E" w:rsidDel="00521FAB" w:rsidRDefault="0028094E" w:rsidP="0028094E">
      <w:pPr>
        <w:rPr>
          <w:del w:id="1733" w:author="Ume Sauda Ghanyani" w:date="2025-10-29T10:02:00Z" w16du:dateUtc="2025-10-29T05:02:00Z"/>
        </w:rPr>
      </w:pPr>
      <w:del w:id="1734" w:author="Ume Sauda Ghanyani" w:date="2025-10-29T10:02:00Z" w16du:dateUtc="2025-10-29T05:02:00Z">
        <w:r w:rsidDel="00521FAB">
          <w:rPr>
            <w:b/>
            <w:bCs/>
          </w:rPr>
          <w:delText>Reasoning</w:delText>
        </w:r>
        <w:r w:rsidRPr="0028094E" w:rsidDel="00521FAB">
          <w:rPr>
            <w:b/>
            <w:bCs/>
          </w:rPr>
          <w:delText>:</w:delText>
        </w:r>
      </w:del>
    </w:p>
    <w:p w14:paraId="5949D66D" w14:textId="4278134A" w:rsidR="0028094E" w:rsidRPr="0028094E" w:rsidDel="00521FAB" w:rsidRDefault="0028094E" w:rsidP="0082296D">
      <w:pPr>
        <w:numPr>
          <w:ilvl w:val="0"/>
          <w:numId w:val="39"/>
        </w:numPr>
        <w:rPr>
          <w:del w:id="1735" w:author="Ume Sauda Ghanyani" w:date="2025-10-29T10:02:00Z" w16du:dateUtc="2025-10-29T05:02:00Z"/>
        </w:rPr>
      </w:pPr>
      <w:del w:id="1736" w:author="Ume Sauda Ghanyani" w:date="2025-10-29T10:02:00Z" w16du:dateUtc="2025-10-29T05:02:00Z">
        <w:r w:rsidRPr="0028094E" w:rsidDel="00521FAB">
          <w:delText>assigned_user_id and case_owner_user_id collectively represent responsibility.</w:delText>
        </w:r>
      </w:del>
    </w:p>
    <w:p w14:paraId="00B40305" w14:textId="01366380" w:rsidR="0028094E" w:rsidRPr="0028094E" w:rsidDel="00521FAB" w:rsidRDefault="0028094E" w:rsidP="0082296D">
      <w:pPr>
        <w:numPr>
          <w:ilvl w:val="0"/>
          <w:numId w:val="39"/>
        </w:numPr>
        <w:rPr>
          <w:del w:id="1737" w:author="Ume Sauda Ghanyani" w:date="2025-10-29T10:02:00Z" w16du:dateUtc="2025-10-29T05:02:00Z"/>
        </w:rPr>
      </w:pPr>
      <w:del w:id="1738" w:author="Ume Sauda Ghanyani" w:date="2025-10-29T10:02:00Z" w16du:dateUtc="2025-10-29T05:02:00Z">
        <w:r w:rsidRPr="0028094E" w:rsidDel="00521FAB">
          <w:delText>Aggregating across both ensures cases aren’t lost in reassignment cycles.</w:delText>
        </w:r>
      </w:del>
    </w:p>
    <w:p w14:paraId="14E48E1E" w14:textId="26993BC8" w:rsidR="0028094E" w:rsidRPr="0028094E" w:rsidDel="00521FAB" w:rsidRDefault="0028094E" w:rsidP="0082296D">
      <w:pPr>
        <w:numPr>
          <w:ilvl w:val="0"/>
          <w:numId w:val="39"/>
        </w:numPr>
        <w:rPr>
          <w:del w:id="1739" w:author="Ume Sauda Ghanyani" w:date="2025-10-29T10:02:00Z" w16du:dateUtc="2025-10-29T05:02:00Z"/>
        </w:rPr>
      </w:pPr>
      <w:del w:id="1740" w:author="Ume Sauda Ghanyani" w:date="2025-10-29T10:02:00Z" w16du:dateUtc="2025-10-29T05:02:00Z">
        <w:r w:rsidRPr="0028094E" w:rsidDel="00521FAB">
          <w:delText>Provides actionable data for team leaders and resource planning.</w:delText>
        </w:r>
      </w:del>
    </w:p>
    <w:p w14:paraId="7E8DC3F2" w14:textId="75545F74" w:rsidR="00882C76" w:rsidDel="00521FAB" w:rsidRDefault="00882C76" w:rsidP="00882C76">
      <w:pPr>
        <w:pStyle w:val="Heading2"/>
        <w:numPr>
          <w:ilvl w:val="1"/>
          <w:numId w:val="2"/>
        </w:numPr>
        <w:rPr>
          <w:del w:id="1741" w:author="Ume Sauda Ghanyani" w:date="2025-10-29T10:02:00Z" w16du:dateUtc="2025-10-29T05:02:00Z"/>
        </w:rPr>
      </w:pPr>
      <w:bookmarkStart w:id="1742" w:name="_Toc213340887"/>
      <w:bookmarkStart w:id="1743" w:name="_Toc213341076"/>
      <w:del w:id="1744" w:author="Ume Sauda Ghanyani" w:date="2025-10-29T10:02:00Z" w16du:dateUtc="2025-10-29T05:02:00Z">
        <w:r w:rsidDel="00521FAB">
          <w:delText>Fraud Alert Resolution</w:delText>
        </w:r>
        <w:bookmarkEnd w:id="1742"/>
        <w:bookmarkEnd w:id="1743"/>
      </w:del>
    </w:p>
    <w:p w14:paraId="41260913" w14:textId="3EB89941" w:rsidR="00243EA1" w:rsidDel="00521FAB" w:rsidRDefault="00DF1A5F" w:rsidP="00DF1A5F">
      <w:pPr>
        <w:jc w:val="left"/>
        <w:rPr>
          <w:del w:id="1745" w:author="Ume Sauda Ghanyani" w:date="2025-10-29T10:02:00Z" w16du:dateUtc="2025-10-29T05:02:00Z"/>
        </w:rPr>
      </w:pPr>
      <w:del w:id="1746" w:author="Ume Sauda Ghanyani" w:date="2025-10-29T10:02:00Z" w16du:dateUtc="2025-10-29T05:02:00Z">
        <w:r w:rsidRPr="00DF1A5F" w:rsidDel="00521FAB">
          <w:delText>Provide near real-time insight into alert generation, progress, and resolution quality — ensuring operational efficiency and continuous feedback to the rule/model teams.</w:delText>
        </w:r>
      </w:del>
    </w:p>
    <w:p w14:paraId="30BFD1BA" w14:textId="32E49A64" w:rsidR="00DF1A5F" w:rsidDel="00521FAB" w:rsidRDefault="00DF1A5F" w:rsidP="00DF1A5F">
      <w:pPr>
        <w:pStyle w:val="Heading3"/>
        <w:numPr>
          <w:ilvl w:val="2"/>
          <w:numId w:val="2"/>
        </w:numPr>
        <w:rPr>
          <w:del w:id="1747" w:author="Ume Sauda Ghanyani" w:date="2025-10-29T10:02:00Z" w16du:dateUtc="2025-10-29T05:02:00Z"/>
        </w:rPr>
      </w:pPr>
      <w:bookmarkStart w:id="1748" w:name="_Toc213340888"/>
      <w:bookmarkStart w:id="1749" w:name="_Toc213341077"/>
      <w:del w:id="1750" w:author="Ume Sauda Ghanyani" w:date="2025-10-29T10:02:00Z" w16du:dateUtc="2025-10-29T05:02:00Z">
        <w:r w:rsidDel="00521FAB">
          <w:delText>Data Sources</w:delText>
        </w:r>
        <w:r w:rsidRPr="00B119A8" w:rsidDel="00521FAB">
          <w:delText>:</w:delText>
        </w:r>
        <w:bookmarkEnd w:id="1748"/>
        <w:bookmarkEnd w:id="1749"/>
      </w:del>
    </w:p>
    <w:tbl>
      <w:tblPr>
        <w:tblStyle w:val="GridTable4"/>
        <w:tblW w:w="9420" w:type="dxa"/>
        <w:tblLook w:val="04A0" w:firstRow="1" w:lastRow="0" w:firstColumn="1" w:lastColumn="0" w:noHBand="0" w:noVBand="1"/>
      </w:tblPr>
      <w:tblGrid>
        <w:gridCol w:w="3073"/>
        <w:gridCol w:w="3197"/>
        <w:gridCol w:w="3150"/>
      </w:tblGrid>
      <w:tr w:rsidR="00FA76E6" w:rsidRPr="00FA76E6" w:rsidDel="00521FAB" w14:paraId="5831D577" w14:textId="4690AA33" w:rsidTr="00FA76E6">
        <w:trPr>
          <w:cnfStyle w:val="100000000000" w:firstRow="1" w:lastRow="0" w:firstColumn="0" w:lastColumn="0" w:oddVBand="0" w:evenVBand="0" w:oddHBand="0" w:evenHBand="0" w:firstRowFirstColumn="0" w:firstRowLastColumn="0" w:lastRowFirstColumn="0" w:lastRowLastColumn="0"/>
          <w:trHeight w:val="288"/>
          <w:del w:id="1751"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20B31214" w14:textId="33CA51D5" w:rsidR="00FA76E6" w:rsidRPr="00FA76E6" w:rsidDel="00521FAB" w:rsidRDefault="00FA76E6" w:rsidP="00FA76E6">
            <w:pPr>
              <w:jc w:val="center"/>
              <w:rPr>
                <w:del w:id="1752" w:author="Ume Sauda Ghanyani" w:date="2025-10-29T10:02:00Z" w16du:dateUtc="2025-10-29T05:02:00Z"/>
                <w:rFonts w:ascii="Aptos Narrow" w:eastAsia="Times New Roman" w:hAnsi="Aptos Narrow" w:cs="Times New Roman"/>
                <w:sz w:val="22"/>
                <w:szCs w:val="22"/>
              </w:rPr>
            </w:pPr>
            <w:del w:id="1753" w:author="Ume Sauda Ghanyani" w:date="2025-10-29T10:02:00Z" w16du:dateUtc="2025-10-29T05:02:00Z">
              <w:r w:rsidRPr="00FA76E6" w:rsidDel="00521FAB">
                <w:rPr>
                  <w:rFonts w:ascii="Aptos Narrow" w:eastAsia="Times New Roman" w:hAnsi="Aptos Narrow" w:cs="Times New Roman"/>
                  <w:sz w:val="22"/>
                  <w:szCs w:val="22"/>
                </w:rPr>
                <w:delText>Domain</w:delText>
              </w:r>
            </w:del>
          </w:p>
        </w:tc>
        <w:tc>
          <w:tcPr>
            <w:tcW w:w="3140" w:type="dxa"/>
            <w:hideMark/>
          </w:tcPr>
          <w:p w14:paraId="10C9497B" w14:textId="163D6005" w:rsidR="00FA76E6" w:rsidRPr="00FA76E6" w:rsidDel="00521FAB" w:rsidRDefault="00FA76E6" w:rsidP="00FA76E6">
            <w:pPr>
              <w:jc w:val="center"/>
              <w:cnfStyle w:val="100000000000" w:firstRow="1" w:lastRow="0" w:firstColumn="0" w:lastColumn="0" w:oddVBand="0" w:evenVBand="0" w:oddHBand="0" w:evenHBand="0" w:firstRowFirstColumn="0" w:firstRowLastColumn="0" w:lastRowFirstColumn="0" w:lastRowLastColumn="0"/>
              <w:rPr>
                <w:del w:id="1754" w:author="Ume Sauda Ghanyani" w:date="2025-10-29T10:02:00Z" w16du:dateUtc="2025-10-29T05:02:00Z"/>
                <w:rFonts w:ascii="Aptos Narrow" w:eastAsia="Times New Roman" w:hAnsi="Aptos Narrow" w:cs="Times New Roman"/>
                <w:sz w:val="22"/>
                <w:szCs w:val="22"/>
              </w:rPr>
            </w:pPr>
            <w:del w:id="1755" w:author="Ume Sauda Ghanyani" w:date="2025-10-29T10:02:00Z" w16du:dateUtc="2025-10-29T05:02:00Z">
              <w:r w:rsidRPr="00FA76E6" w:rsidDel="00521FAB">
                <w:rPr>
                  <w:rFonts w:ascii="Aptos Narrow" w:eastAsia="Times New Roman" w:hAnsi="Aptos Narrow" w:cs="Times New Roman"/>
                  <w:sz w:val="22"/>
                  <w:szCs w:val="22"/>
                </w:rPr>
                <w:delText>Tables Used</w:delText>
              </w:r>
            </w:del>
          </w:p>
        </w:tc>
        <w:tc>
          <w:tcPr>
            <w:tcW w:w="3140" w:type="dxa"/>
            <w:hideMark/>
          </w:tcPr>
          <w:p w14:paraId="1514C0B6" w14:textId="5411B66F" w:rsidR="00FA76E6" w:rsidRPr="00FA76E6" w:rsidDel="00521FAB" w:rsidRDefault="00FA76E6" w:rsidP="00FA76E6">
            <w:pPr>
              <w:jc w:val="center"/>
              <w:cnfStyle w:val="100000000000" w:firstRow="1" w:lastRow="0" w:firstColumn="0" w:lastColumn="0" w:oddVBand="0" w:evenVBand="0" w:oddHBand="0" w:evenHBand="0" w:firstRowFirstColumn="0" w:firstRowLastColumn="0" w:lastRowFirstColumn="0" w:lastRowLastColumn="0"/>
              <w:rPr>
                <w:del w:id="1756" w:author="Ume Sauda Ghanyani" w:date="2025-10-29T10:02:00Z" w16du:dateUtc="2025-10-29T05:02:00Z"/>
                <w:rFonts w:ascii="Aptos Narrow" w:eastAsia="Times New Roman" w:hAnsi="Aptos Narrow" w:cs="Times New Roman"/>
                <w:sz w:val="22"/>
                <w:szCs w:val="22"/>
              </w:rPr>
            </w:pPr>
            <w:del w:id="1757" w:author="Ume Sauda Ghanyani" w:date="2025-10-29T10:02:00Z" w16du:dateUtc="2025-10-29T05:02:00Z">
              <w:r w:rsidRPr="00FA76E6" w:rsidDel="00521FAB">
                <w:rPr>
                  <w:rFonts w:ascii="Aptos Narrow" w:eastAsia="Times New Roman" w:hAnsi="Aptos Narrow" w:cs="Times New Roman"/>
                  <w:sz w:val="22"/>
                  <w:szCs w:val="22"/>
                </w:rPr>
                <w:delText>Primary Keys / Relationships</w:delText>
              </w:r>
            </w:del>
          </w:p>
        </w:tc>
      </w:tr>
      <w:tr w:rsidR="00FA76E6" w:rsidRPr="00FA76E6" w:rsidDel="00521FAB" w14:paraId="0351F110" w14:textId="17EE5EAE" w:rsidTr="00FA76E6">
        <w:trPr>
          <w:cnfStyle w:val="000000100000" w:firstRow="0" w:lastRow="0" w:firstColumn="0" w:lastColumn="0" w:oddVBand="0" w:evenVBand="0" w:oddHBand="1" w:evenHBand="0" w:firstRowFirstColumn="0" w:firstRowLastColumn="0" w:lastRowFirstColumn="0" w:lastRowLastColumn="0"/>
          <w:trHeight w:val="552"/>
          <w:del w:id="1758"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0AD71DC9" w14:textId="05611E75" w:rsidR="00FA76E6" w:rsidRPr="00FA76E6" w:rsidDel="00521FAB" w:rsidRDefault="00FA76E6" w:rsidP="00FA76E6">
            <w:pPr>
              <w:jc w:val="left"/>
              <w:rPr>
                <w:del w:id="1759" w:author="Ume Sauda Ghanyani" w:date="2025-10-29T10:02:00Z" w16du:dateUtc="2025-10-29T05:02:00Z"/>
                <w:rFonts w:ascii="Aptos Narrow" w:eastAsia="Times New Roman" w:hAnsi="Aptos Narrow" w:cs="Times New Roman"/>
                <w:color w:val="000000"/>
                <w:sz w:val="22"/>
                <w:szCs w:val="22"/>
              </w:rPr>
            </w:pPr>
            <w:del w:id="1760" w:author="Ume Sauda Ghanyani" w:date="2025-10-29T10:02:00Z" w16du:dateUtc="2025-10-29T05:02:00Z">
              <w:r w:rsidRPr="00FA76E6" w:rsidDel="00521FAB">
                <w:rPr>
                  <w:rFonts w:ascii="Aptos Narrow" w:eastAsia="Times New Roman" w:hAnsi="Aptos Narrow" w:cs="Times New Roman"/>
                  <w:color w:val="000000"/>
                  <w:sz w:val="22"/>
                  <w:szCs w:val="22"/>
                </w:rPr>
                <w:delText>Detection Results</w:delText>
              </w:r>
            </w:del>
          </w:p>
        </w:tc>
        <w:tc>
          <w:tcPr>
            <w:tcW w:w="3140" w:type="dxa"/>
            <w:hideMark/>
          </w:tcPr>
          <w:p w14:paraId="799E5C8B" w14:textId="3F1D19F4" w:rsidR="00FA76E6" w:rsidRPr="00FA76E6" w:rsidDel="00521FAB" w:rsidRDefault="00FA76E6" w:rsidP="00FA76E6">
            <w:pPr>
              <w:jc w:val="left"/>
              <w:cnfStyle w:val="000000100000" w:firstRow="0" w:lastRow="0" w:firstColumn="0" w:lastColumn="0" w:oddVBand="0" w:evenVBand="0" w:oddHBand="1" w:evenHBand="0" w:firstRowFirstColumn="0" w:firstRowLastColumn="0" w:lastRowFirstColumn="0" w:lastRowLastColumn="0"/>
              <w:rPr>
                <w:del w:id="1761" w:author="Ume Sauda Ghanyani" w:date="2025-10-29T10:02:00Z" w16du:dateUtc="2025-10-29T05:02:00Z"/>
                <w:rFonts w:ascii="Arial Unicode MS" w:eastAsia="Times New Roman" w:hAnsi="Arial Unicode MS" w:cs="Times New Roman"/>
                <w:color w:val="000000"/>
              </w:rPr>
            </w:pPr>
            <w:del w:id="1762" w:author="Ume Sauda Ghanyani" w:date="2025-10-29T10:02:00Z" w16du:dateUtc="2025-10-29T05:02:00Z">
              <w:r w:rsidRPr="00FA76E6" w:rsidDel="00521FAB">
                <w:rPr>
                  <w:rFonts w:ascii="Arial Unicode MS" w:eastAsia="Times New Roman" w:hAnsi="Arial Unicode MS" w:cs="Times New Roman"/>
                  <w:color w:val="000000"/>
                </w:rPr>
                <w:delText>EvaluationResults.transaction</w:delText>
              </w:r>
            </w:del>
          </w:p>
        </w:tc>
        <w:tc>
          <w:tcPr>
            <w:tcW w:w="3140" w:type="dxa"/>
            <w:hideMark/>
          </w:tcPr>
          <w:p w14:paraId="4B5126FF" w14:textId="609D91C7" w:rsidR="00FA76E6" w:rsidRPr="00FA76E6" w:rsidDel="00521FAB" w:rsidRDefault="00FA76E6" w:rsidP="00FA76E6">
            <w:pPr>
              <w:jc w:val="left"/>
              <w:cnfStyle w:val="000000100000" w:firstRow="0" w:lastRow="0" w:firstColumn="0" w:lastColumn="0" w:oddVBand="0" w:evenVBand="0" w:oddHBand="1" w:evenHBand="0" w:firstRowFirstColumn="0" w:firstRowLastColumn="0" w:lastRowFirstColumn="0" w:lastRowLastColumn="0"/>
              <w:rPr>
                <w:del w:id="1763" w:author="Ume Sauda Ghanyani" w:date="2025-10-29T10:02:00Z" w16du:dateUtc="2025-10-29T05:02:00Z"/>
                <w:rFonts w:ascii="Arial Unicode MS" w:eastAsia="Times New Roman" w:hAnsi="Arial Unicode MS" w:cs="Times New Roman"/>
                <w:color w:val="000000"/>
              </w:rPr>
            </w:pPr>
            <w:del w:id="1764" w:author="Ume Sauda Ghanyani" w:date="2025-10-29T10:02:00Z" w16du:dateUtc="2025-10-29T05:02:00Z">
              <w:r w:rsidRPr="00FA76E6" w:rsidDel="00521FAB">
                <w:rPr>
                  <w:rFonts w:ascii="Arial Unicode MS" w:eastAsia="Times New Roman" w:hAnsi="Arial Unicode MS" w:cs="Times New Roman"/>
                  <w:color w:val="000000"/>
                </w:rPr>
                <w:delText>transactionID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FITFICstmrCdTrf_GrpHdr_MsgId</w:delText>
              </w:r>
            </w:del>
          </w:p>
        </w:tc>
      </w:tr>
      <w:tr w:rsidR="00FA76E6" w:rsidRPr="00FA76E6" w:rsidDel="00521FAB" w14:paraId="3231221C" w14:textId="1DA91CD2" w:rsidTr="00FA76E6">
        <w:trPr>
          <w:trHeight w:val="288"/>
          <w:del w:id="1765"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9999FEB" w14:textId="227F3E7B" w:rsidR="00FA76E6" w:rsidRPr="00FA76E6" w:rsidDel="00521FAB" w:rsidRDefault="00FA76E6" w:rsidP="00FA76E6">
            <w:pPr>
              <w:jc w:val="left"/>
              <w:rPr>
                <w:del w:id="1766" w:author="Ume Sauda Ghanyani" w:date="2025-10-29T10:02:00Z" w16du:dateUtc="2025-10-29T05:02:00Z"/>
                <w:rFonts w:ascii="Aptos Narrow" w:eastAsia="Times New Roman" w:hAnsi="Aptos Narrow" w:cs="Times New Roman"/>
                <w:color w:val="000000"/>
                <w:sz w:val="22"/>
                <w:szCs w:val="22"/>
              </w:rPr>
            </w:pPr>
            <w:del w:id="1767" w:author="Ume Sauda Ghanyani" w:date="2025-10-29T10:02:00Z" w16du:dateUtc="2025-10-29T05:02:00Z">
              <w:r w:rsidRPr="00FA76E6" w:rsidDel="00521FAB">
                <w:rPr>
                  <w:rFonts w:ascii="Aptos Narrow" w:eastAsia="Times New Roman" w:hAnsi="Aptos Narrow" w:cs="Times New Roman"/>
                  <w:color w:val="000000"/>
                  <w:sz w:val="22"/>
                  <w:szCs w:val="22"/>
                </w:rPr>
                <w:delText>Alert Operations</w:delText>
              </w:r>
            </w:del>
          </w:p>
        </w:tc>
        <w:tc>
          <w:tcPr>
            <w:tcW w:w="3140" w:type="dxa"/>
            <w:hideMark/>
          </w:tcPr>
          <w:p w14:paraId="1598E18D" w14:textId="5F8602C2" w:rsidR="00FA76E6" w:rsidRPr="00FA76E6" w:rsidDel="00521FAB" w:rsidRDefault="00FA76E6" w:rsidP="00FA76E6">
            <w:pPr>
              <w:jc w:val="left"/>
              <w:cnfStyle w:val="000000000000" w:firstRow="0" w:lastRow="0" w:firstColumn="0" w:lastColumn="0" w:oddVBand="0" w:evenVBand="0" w:oddHBand="0" w:evenHBand="0" w:firstRowFirstColumn="0" w:firstRowLastColumn="0" w:lastRowFirstColumn="0" w:lastRowLastColumn="0"/>
              <w:rPr>
                <w:del w:id="1768" w:author="Ume Sauda Ghanyani" w:date="2025-10-29T10:02:00Z" w16du:dateUtc="2025-10-29T05:02:00Z"/>
                <w:rFonts w:ascii="Arial Unicode MS" w:eastAsia="Times New Roman" w:hAnsi="Arial Unicode MS" w:cs="Times New Roman"/>
                <w:color w:val="000000"/>
              </w:rPr>
            </w:pPr>
            <w:del w:id="1769" w:author="Ume Sauda Ghanyani" w:date="2025-10-29T10:02:00Z" w16du:dateUtc="2025-10-29T05:02:00Z">
              <w:r w:rsidRPr="00FA76E6" w:rsidDel="00521FAB">
                <w:rPr>
                  <w:rFonts w:ascii="Arial Unicode MS" w:eastAsia="Times New Roman" w:hAnsi="Arial Unicode MS" w:cs="Times New Roman"/>
                  <w:color w:val="000000"/>
                </w:rPr>
                <w:delText>CMS.Alerts</w:delText>
              </w:r>
            </w:del>
          </w:p>
        </w:tc>
        <w:tc>
          <w:tcPr>
            <w:tcW w:w="3140" w:type="dxa"/>
            <w:hideMark/>
          </w:tcPr>
          <w:p w14:paraId="2511AD46" w14:textId="7B08DA3C" w:rsidR="00FA76E6" w:rsidRPr="00FA76E6" w:rsidDel="00521FAB" w:rsidRDefault="00FA76E6" w:rsidP="00FA76E6">
            <w:pPr>
              <w:jc w:val="left"/>
              <w:cnfStyle w:val="000000000000" w:firstRow="0" w:lastRow="0" w:firstColumn="0" w:lastColumn="0" w:oddVBand="0" w:evenVBand="0" w:oddHBand="0" w:evenHBand="0" w:firstRowFirstColumn="0" w:firstRowLastColumn="0" w:lastRowFirstColumn="0" w:lastRowLastColumn="0"/>
              <w:rPr>
                <w:del w:id="1770" w:author="Ume Sauda Ghanyani" w:date="2025-10-29T10:02:00Z" w16du:dateUtc="2025-10-29T05:02:00Z"/>
                <w:rFonts w:ascii="Arial Unicode MS" w:eastAsia="Times New Roman" w:hAnsi="Arial Unicode MS" w:cs="Times New Roman"/>
                <w:color w:val="000000"/>
              </w:rPr>
            </w:pPr>
            <w:del w:id="1771" w:author="Ume Sauda Ghanyani" w:date="2025-10-29T10:02:00Z" w16du:dateUtc="2025-10-29T05:02:00Z">
              <w:r w:rsidRPr="00FA76E6" w:rsidDel="00521FAB">
                <w:rPr>
                  <w:rFonts w:ascii="Arial Unicode MS" w:eastAsia="Times New Roman" w:hAnsi="Arial Unicode MS" w:cs="Times New Roman"/>
                  <w:color w:val="000000"/>
                </w:rPr>
                <w:delText>alert_id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case_id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tenant_id</w:delText>
              </w:r>
            </w:del>
          </w:p>
        </w:tc>
      </w:tr>
      <w:tr w:rsidR="00FA76E6" w:rsidRPr="00FA76E6" w:rsidDel="00521FAB" w14:paraId="2349794B" w14:textId="7B676A83" w:rsidTr="00FA76E6">
        <w:trPr>
          <w:cnfStyle w:val="000000100000" w:firstRow="0" w:lastRow="0" w:firstColumn="0" w:lastColumn="0" w:oddVBand="0" w:evenVBand="0" w:oddHBand="1" w:evenHBand="0" w:firstRowFirstColumn="0" w:firstRowLastColumn="0" w:lastRowFirstColumn="0" w:lastRowLastColumn="0"/>
          <w:trHeight w:val="552"/>
          <w:del w:id="1772"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21F6512F" w14:textId="11B438BD" w:rsidR="00FA76E6" w:rsidRPr="00FA76E6" w:rsidDel="00521FAB" w:rsidRDefault="00FA76E6" w:rsidP="00FA76E6">
            <w:pPr>
              <w:jc w:val="left"/>
              <w:rPr>
                <w:del w:id="1773" w:author="Ume Sauda Ghanyani" w:date="2025-10-29T10:02:00Z" w16du:dateUtc="2025-10-29T05:02:00Z"/>
                <w:rFonts w:ascii="Aptos Narrow" w:eastAsia="Times New Roman" w:hAnsi="Aptos Narrow" w:cs="Times New Roman"/>
                <w:color w:val="000000"/>
                <w:sz w:val="22"/>
                <w:szCs w:val="22"/>
              </w:rPr>
            </w:pPr>
            <w:del w:id="1774" w:author="Ume Sauda Ghanyani" w:date="2025-10-29T10:02:00Z" w16du:dateUtc="2025-10-29T05:02:00Z">
              <w:r w:rsidRPr="00FA76E6" w:rsidDel="00521FAB">
                <w:rPr>
                  <w:rFonts w:ascii="Aptos Narrow" w:eastAsia="Times New Roman" w:hAnsi="Aptos Narrow" w:cs="Times New Roman"/>
                  <w:color w:val="000000"/>
                  <w:sz w:val="22"/>
                  <w:szCs w:val="22"/>
                </w:rPr>
                <w:delText>Case Tracking</w:delText>
              </w:r>
            </w:del>
          </w:p>
        </w:tc>
        <w:tc>
          <w:tcPr>
            <w:tcW w:w="3140" w:type="dxa"/>
            <w:hideMark/>
          </w:tcPr>
          <w:p w14:paraId="019536B8" w14:textId="4C3F302E" w:rsidR="00FA76E6" w:rsidRPr="00FA76E6" w:rsidDel="00521FAB" w:rsidRDefault="00FA76E6" w:rsidP="00FA76E6">
            <w:pPr>
              <w:jc w:val="left"/>
              <w:cnfStyle w:val="000000100000" w:firstRow="0" w:lastRow="0" w:firstColumn="0" w:lastColumn="0" w:oddVBand="0" w:evenVBand="0" w:oddHBand="1" w:evenHBand="0" w:firstRowFirstColumn="0" w:firstRowLastColumn="0" w:lastRowFirstColumn="0" w:lastRowLastColumn="0"/>
              <w:rPr>
                <w:del w:id="1775" w:author="Ume Sauda Ghanyani" w:date="2025-10-29T10:02:00Z" w16du:dateUtc="2025-10-29T05:02:00Z"/>
                <w:rFonts w:ascii="Arial Unicode MS" w:eastAsia="Times New Roman" w:hAnsi="Arial Unicode MS" w:cs="Times New Roman"/>
                <w:color w:val="000000"/>
              </w:rPr>
            </w:pPr>
            <w:del w:id="1776" w:author="Ume Sauda Ghanyani" w:date="2025-10-29T10:02:00Z" w16du:dateUtc="2025-10-29T05:02:00Z">
              <w:r w:rsidRPr="00FA76E6" w:rsidDel="00521FAB">
                <w:rPr>
                  <w:rFonts w:ascii="Arial Unicode MS" w:eastAsia="Times New Roman" w:hAnsi="Arial Unicode MS" w:cs="Times New Roman"/>
                  <w:color w:val="000000"/>
                </w:rPr>
                <w:delText>CMS.Cases</w:delText>
              </w:r>
            </w:del>
          </w:p>
        </w:tc>
        <w:tc>
          <w:tcPr>
            <w:tcW w:w="3140" w:type="dxa"/>
            <w:hideMark/>
          </w:tcPr>
          <w:p w14:paraId="5460DEA0" w14:textId="263FDF54" w:rsidR="00FA76E6" w:rsidRPr="00FA76E6" w:rsidDel="00521FAB" w:rsidRDefault="00FA76E6" w:rsidP="00FA76E6">
            <w:pPr>
              <w:jc w:val="left"/>
              <w:cnfStyle w:val="000000100000" w:firstRow="0" w:lastRow="0" w:firstColumn="0" w:lastColumn="0" w:oddVBand="0" w:evenVBand="0" w:oddHBand="1" w:evenHBand="0" w:firstRowFirstColumn="0" w:firstRowLastColumn="0" w:lastRowFirstColumn="0" w:lastRowLastColumn="0"/>
              <w:rPr>
                <w:del w:id="1777" w:author="Ume Sauda Ghanyani" w:date="2025-10-29T10:02:00Z" w16du:dateUtc="2025-10-29T05:02:00Z"/>
                <w:rFonts w:ascii="Arial Unicode MS" w:eastAsia="Times New Roman" w:hAnsi="Arial Unicode MS" w:cs="Times New Roman"/>
                <w:color w:val="000000"/>
              </w:rPr>
            </w:pPr>
            <w:del w:id="1778" w:author="Ume Sauda Ghanyani" w:date="2025-10-29T10:02:00Z" w16du:dateUtc="2025-10-29T05:02:00Z">
              <w:r w:rsidRPr="00FA76E6" w:rsidDel="00521FAB">
                <w:rPr>
                  <w:rFonts w:ascii="Arial Unicode MS" w:eastAsia="Times New Roman" w:hAnsi="Arial Unicode MS" w:cs="Times New Roman"/>
                  <w:color w:val="000000"/>
                </w:rPr>
                <w:delText>case_id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status_enum</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priority_enum</w:delText>
              </w:r>
            </w:del>
          </w:p>
        </w:tc>
      </w:tr>
      <w:tr w:rsidR="00FA76E6" w:rsidRPr="00FA76E6" w:rsidDel="00521FAB" w14:paraId="1EB79F0E" w14:textId="3B863579" w:rsidTr="00FA76E6">
        <w:trPr>
          <w:trHeight w:val="552"/>
          <w:del w:id="1779"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54BEF708" w14:textId="1DA87F3A" w:rsidR="00FA76E6" w:rsidRPr="00FA76E6" w:rsidDel="00521FAB" w:rsidRDefault="00FA76E6" w:rsidP="00FA76E6">
            <w:pPr>
              <w:jc w:val="left"/>
              <w:rPr>
                <w:del w:id="1780" w:author="Ume Sauda Ghanyani" w:date="2025-10-29T10:02:00Z" w16du:dateUtc="2025-10-29T05:02:00Z"/>
                <w:rFonts w:ascii="Aptos Narrow" w:eastAsia="Times New Roman" w:hAnsi="Aptos Narrow" w:cs="Times New Roman"/>
                <w:color w:val="000000"/>
                <w:sz w:val="22"/>
                <w:szCs w:val="22"/>
              </w:rPr>
            </w:pPr>
            <w:del w:id="1781" w:author="Ume Sauda Ghanyani" w:date="2025-10-29T10:02:00Z" w16du:dateUtc="2025-10-29T05:02:00Z">
              <w:r w:rsidRPr="00FA76E6" w:rsidDel="00521FAB">
                <w:rPr>
                  <w:rFonts w:ascii="Aptos Narrow" w:eastAsia="Times New Roman" w:hAnsi="Aptos Narrow" w:cs="Times New Roman"/>
                  <w:color w:val="000000"/>
                  <w:sz w:val="22"/>
                  <w:szCs w:val="22"/>
                </w:rPr>
                <w:delText>Rule Reference</w:delText>
              </w:r>
            </w:del>
          </w:p>
        </w:tc>
        <w:tc>
          <w:tcPr>
            <w:tcW w:w="3140" w:type="dxa"/>
            <w:hideMark/>
          </w:tcPr>
          <w:p w14:paraId="3D17BE01" w14:textId="7D5DA9E7" w:rsidR="00FA76E6" w:rsidRPr="00FA76E6" w:rsidDel="00521FAB" w:rsidRDefault="00FA76E6" w:rsidP="00FA76E6">
            <w:pPr>
              <w:jc w:val="left"/>
              <w:cnfStyle w:val="000000000000" w:firstRow="0" w:lastRow="0" w:firstColumn="0" w:lastColumn="0" w:oddVBand="0" w:evenVBand="0" w:oddHBand="0" w:evenHBand="0" w:firstRowFirstColumn="0" w:firstRowLastColumn="0" w:lastRowFirstColumn="0" w:lastRowLastColumn="0"/>
              <w:rPr>
                <w:del w:id="1782" w:author="Ume Sauda Ghanyani" w:date="2025-10-29T10:02:00Z" w16du:dateUtc="2025-10-29T05:02:00Z"/>
                <w:rFonts w:ascii="Arial Unicode MS" w:eastAsia="Times New Roman" w:hAnsi="Arial Unicode MS" w:cs="Times New Roman"/>
                <w:color w:val="000000"/>
              </w:rPr>
            </w:pPr>
            <w:del w:id="1783" w:author="Ume Sauda Ghanyani" w:date="2025-10-29T10:02:00Z" w16du:dateUtc="2025-10-29T05:02:00Z">
              <w:r w:rsidRPr="00FA76E6" w:rsidDel="00521FAB">
                <w:rPr>
                  <w:rFonts w:ascii="Arial Unicode MS" w:eastAsia="Times New Roman" w:hAnsi="Arial Unicode MS" w:cs="Times New Roman"/>
                  <w:color w:val="000000"/>
                </w:rPr>
                <w:delText>EvaluationResults.ruleResults_id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typologyResult_id</w:delText>
              </w:r>
            </w:del>
          </w:p>
        </w:tc>
        <w:tc>
          <w:tcPr>
            <w:tcW w:w="3140" w:type="dxa"/>
            <w:hideMark/>
          </w:tcPr>
          <w:p w14:paraId="52E10CDF" w14:textId="027AC939" w:rsidR="00FA76E6" w:rsidRPr="00FA76E6" w:rsidDel="00521FAB" w:rsidRDefault="00FA76E6" w:rsidP="00FA76E6">
            <w:pPr>
              <w:jc w:val="left"/>
              <w:cnfStyle w:val="000000000000" w:firstRow="0" w:lastRow="0" w:firstColumn="0" w:lastColumn="0" w:oddVBand="0" w:evenVBand="0" w:oddHBand="0" w:evenHBand="0" w:firstRowFirstColumn="0" w:firstRowLastColumn="0" w:lastRowFirstColumn="0" w:lastRowLastColumn="0"/>
              <w:rPr>
                <w:del w:id="1784" w:author="Ume Sauda Ghanyani" w:date="2025-10-29T10:02:00Z" w16du:dateUtc="2025-10-29T05:02:00Z"/>
                <w:rFonts w:ascii="Arial Unicode MS" w:eastAsia="Times New Roman" w:hAnsi="Arial Unicode MS" w:cs="Times New Roman"/>
                <w:color w:val="000000"/>
              </w:rPr>
            </w:pPr>
            <w:del w:id="1785" w:author="Ume Sauda Ghanyani" w:date="2025-10-29T10:02:00Z" w16du:dateUtc="2025-10-29T05:02:00Z">
              <w:r w:rsidRPr="00FA76E6" w:rsidDel="00521FAB">
                <w:rPr>
                  <w:rFonts w:ascii="Arial Unicode MS" w:eastAsia="Times New Roman" w:hAnsi="Arial Unicode MS" w:cs="Times New Roman"/>
                  <w:color w:val="000000"/>
                </w:rPr>
                <w:delText>rule_id</w:delText>
              </w:r>
              <w:r w:rsidRPr="00FA76E6" w:rsidDel="00521FAB">
                <w:rPr>
                  <w:rFonts w:ascii="Aptos Narrow" w:eastAsia="Times New Roman" w:hAnsi="Aptos Narrow" w:cs="Times New Roman"/>
                  <w:color w:val="000000"/>
                  <w:sz w:val="22"/>
                  <w:szCs w:val="22"/>
                </w:rPr>
                <w:delText xml:space="preserve">, </w:delText>
              </w:r>
              <w:r w:rsidRPr="00FA76E6" w:rsidDel="00521FAB">
                <w:rPr>
                  <w:rFonts w:ascii="Arial Unicode MS" w:eastAsia="Times New Roman" w:hAnsi="Arial Unicode MS" w:cs="Times New Roman"/>
                  <w:color w:val="000000"/>
                </w:rPr>
                <w:delText>typology_id</w:delText>
              </w:r>
            </w:del>
          </w:p>
        </w:tc>
      </w:tr>
    </w:tbl>
    <w:p w14:paraId="5EF3242E" w14:textId="26BE2B6B" w:rsidR="00DF1A5F" w:rsidDel="00521FAB" w:rsidRDefault="00DF1A5F" w:rsidP="00DF1A5F">
      <w:pPr>
        <w:jc w:val="left"/>
        <w:rPr>
          <w:del w:id="1786" w:author="Ume Sauda Ghanyani" w:date="2025-10-29T10:02:00Z" w16du:dateUtc="2025-10-29T05:02:00Z"/>
        </w:rPr>
      </w:pPr>
    </w:p>
    <w:p w14:paraId="1AC67071" w14:textId="671849CB" w:rsidR="00FA76E6" w:rsidDel="00521FAB" w:rsidRDefault="00FA76E6" w:rsidP="00FA76E6">
      <w:pPr>
        <w:pStyle w:val="Heading3"/>
        <w:numPr>
          <w:ilvl w:val="2"/>
          <w:numId w:val="2"/>
        </w:numPr>
        <w:rPr>
          <w:del w:id="1787" w:author="Ume Sauda Ghanyani" w:date="2025-10-29T10:02:00Z" w16du:dateUtc="2025-10-29T05:02:00Z"/>
        </w:rPr>
      </w:pPr>
      <w:bookmarkStart w:id="1788" w:name="_Toc213340889"/>
      <w:bookmarkStart w:id="1789" w:name="_Toc213341078"/>
      <w:del w:id="1790" w:author="Ume Sauda Ghanyani" w:date="2025-10-29T10:02:00Z" w16du:dateUtc="2025-10-29T05:02:00Z">
        <w:r w:rsidDel="00521FAB">
          <w:delText>Metrics</w:delText>
        </w:r>
        <w:r w:rsidRPr="00B119A8" w:rsidDel="00521FAB">
          <w:delText>:</w:delText>
        </w:r>
        <w:bookmarkEnd w:id="1788"/>
        <w:bookmarkEnd w:id="1789"/>
      </w:del>
    </w:p>
    <w:p w14:paraId="71EB7AB4" w14:textId="3E9C5C51" w:rsidR="002F2ABE" w:rsidRPr="002F2ABE" w:rsidDel="00521FAB" w:rsidRDefault="002F2ABE" w:rsidP="002F2ABE">
      <w:pPr>
        <w:jc w:val="left"/>
        <w:rPr>
          <w:del w:id="1791" w:author="Ume Sauda Ghanyani" w:date="2025-10-29T10:02:00Z" w16du:dateUtc="2025-10-29T05:02:00Z"/>
          <w:b/>
          <w:bCs/>
        </w:rPr>
      </w:pPr>
      <w:del w:id="1792" w:author="Ume Sauda Ghanyani" w:date="2025-10-29T10:02:00Z" w16du:dateUtc="2025-10-29T05:02:00Z">
        <w:r w:rsidRPr="002F2ABE" w:rsidDel="00521FAB">
          <w:rPr>
            <w:b/>
            <w:bCs/>
          </w:rPr>
          <w:delText>Metric 1 — Total Number of Unresolved Fraud and Money Laundering Alerts by Status</w:delText>
        </w:r>
      </w:del>
    </w:p>
    <w:p w14:paraId="71CF4020" w14:textId="6E48BAF5" w:rsidR="002F2ABE" w:rsidRPr="002F2ABE" w:rsidDel="00521FAB" w:rsidRDefault="002F2ABE" w:rsidP="002F2ABE">
      <w:pPr>
        <w:jc w:val="left"/>
        <w:rPr>
          <w:del w:id="1793" w:author="Ume Sauda Ghanyani" w:date="2025-10-29T10:02:00Z" w16du:dateUtc="2025-10-29T05:02:00Z"/>
        </w:rPr>
      </w:pPr>
      <w:del w:id="1794" w:author="Ume Sauda Ghanyani" w:date="2025-10-29T10:02:00Z" w16du:dateUtc="2025-10-29T05:02:00Z">
        <w:r w:rsidRPr="002F2ABE" w:rsidDel="00521FAB">
          <w:rPr>
            <w:b/>
            <w:bCs/>
          </w:rPr>
          <w:delText>Objective:</w:delText>
        </w:r>
        <w:r w:rsidRPr="002F2ABE" w:rsidDel="00521FAB">
          <w:br/>
          <w:delText>Show the total number of active alerts currently pending resolution, broken down by operational status.</w:delText>
        </w:r>
      </w:del>
    </w:p>
    <w:p w14:paraId="36DC0BD4" w14:textId="6B474D2C" w:rsidR="002F2ABE" w:rsidRPr="002F2ABE" w:rsidDel="00521FAB" w:rsidRDefault="002F2ABE" w:rsidP="002F2ABE">
      <w:pPr>
        <w:jc w:val="left"/>
        <w:rPr>
          <w:del w:id="1795" w:author="Ume Sauda Ghanyani" w:date="2025-10-29T10:02:00Z" w16du:dateUtc="2025-10-29T05:02:00Z"/>
        </w:rPr>
      </w:pPr>
      <w:del w:id="1796" w:author="Ume Sauda Ghanyani" w:date="2025-10-29T10:02:00Z" w16du:dateUtc="2025-10-29T05:02:00Z">
        <w:r w:rsidRPr="002F2ABE" w:rsidDel="00521FAB">
          <w:rPr>
            <w:b/>
            <w:bCs/>
          </w:rPr>
          <w:lastRenderedPageBreak/>
          <w:delText>Fields Used:</w:delText>
        </w:r>
      </w:del>
    </w:p>
    <w:p w14:paraId="32BE95C3" w14:textId="2888D35D" w:rsidR="002F2ABE" w:rsidRPr="002F2ABE" w:rsidDel="00521FAB" w:rsidRDefault="002F2ABE" w:rsidP="0082296D">
      <w:pPr>
        <w:numPr>
          <w:ilvl w:val="0"/>
          <w:numId w:val="40"/>
        </w:numPr>
        <w:jc w:val="left"/>
        <w:rPr>
          <w:del w:id="1797" w:author="Ume Sauda Ghanyani" w:date="2025-10-29T10:02:00Z" w16du:dateUtc="2025-10-29T05:02:00Z"/>
        </w:rPr>
      </w:pPr>
      <w:del w:id="1798" w:author="Ume Sauda Ghanyani" w:date="2025-10-29T10:02:00Z" w16du:dateUtc="2025-10-29T05:02:00Z">
        <w:r w:rsidRPr="002F2ABE" w:rsidDel="00521FAB">
          <w:delText>CMS.Alerts.alert_id</w:delText>
        </w:r>
      </w:del>
    </w:p>
    <w:p w14:paraId="54843A32" w14:textId="2E66C447" w:rsidR="002F2ABE" w:rsidRPr="002F2ABE" w:rsidDel="00521FAB" w:rsidRDefault="002F2ABE" w:rsidP="0082296D">
      <w:pPr>
        <w:numPr>
          <w:ilvl w:val="0"/>
          <w:numId w:val="40"/>
        </w:numPr>
        <w:jc w:val="left"/>
        <w:rPr>
          <w:del w:id="1799" w:author="Ume Sauda Ghanyani" w:date="2025-10-29T10:02:00Z" w16du:dateUtc="2025-10-29T05:02:00Z"/>
        </w:rPr>
      </w:pPr>
      <w:del w:id="1800" w:author="Ume Sauda Ghanyani" w:date="2025-10-29T10:02:00Z" w16du:dateUtc="2025-10-29T05:02:00Z">
        <w:r w:rsidRPr="002F2ABE" w:rsidDel="00521FAB">
          <w:delText>CMS.Alerts.alert_status_enum</w:delText>
        </w:r>
      </w:del>
    </w:p>
    <w:p w14:paraId="6FB980A1" w14:textId="76635F42" w:rsidR="002F2ABE" w:rsidRPr="002F2ABE" w:rsidDel="00521FAB" w:rsidRDefault="002F2ABE" w:rsidP="0082296D">
      <w:pPr>
        <w:numPr>
          <w:ilvl w:val="0"/>
          <w:numId w:val="40"/>
        </w:numPr>
        <w:jc w:val="left"/>
        <w:rPr>
          <w:del w:id="1801" w:author="Ume Sauda Ghanyani" w:date="2025-10-29T10:02:00Z" w16du:dateUtc="2025-10-29T05:02:00Z"/>
        </w:rPr>
      </w:pPr>
      <w:del w:id="1802" w:author="Ume Sauda Ghanyani" w:date="2025-10-29T10:02:00Z" w16du:dateUtc="2025-10-29T05:02:00Z">
        <w:r w:rsidRPr="002F2ABE" w:rsidDel="00521FAB">
          <w:delText>CMS.Alerts.alert_type_enum</w:delText>
        </w:r>
      </w:del>
    </w:p>
    <w:p w14:paraId="3A8892FB" w14:textId="22BD42BD" w:rsidR="002F2ABE" w:rsidRPr="002F2ABE" w:rsidDel="00521FAB" w:rsidRDefault="002F2ABE" w:rsidP="002F2ABE">
      <w:pPr>
        <w:jc w:val="left"/>
        <w:rPr>
          <w:del w:id="1803" w:author="Ume Sauda Ghanyani" w:date="2025-10-29T10:02:00Z" w16du:dateUtc="2025-10-29T05:02:00Z"/>
        </w:rPr>
      </w:pPr>
      <w:del w:id="1804" w:author="Ume Sauda Ghanyani" w:date="2025-10-29T10:02:00Z" w16du:dateUtc="2025-10-29T05:02:00Z">
        <w:r w:rsidRPr="002F2ABE" w:rsidDel="00521FAB">
          <w:rPr>
            <w:b/>
            <w:bCs/>
          </w:rPr>
          <w:delText>Transformation Logic:</w:delText>
        </w:r>
        <w:r w:rsidRPr="002F2ABE" w:rsidDel="00521FAB">
          <w:br/>
          <w:delText>Filter alerts where alert_status_enum NOT IN ('Closed','Resolved').</w:delText>
        </w:r>
        <w:r w:rsidDel="00521FAB">
          <w:delText xml:space="preserve"> </w:delText>
        </w:r>
        <w:r w:rsidRPr="002F2ABE" w:rsidDel="00521FAB">
          <w:delText>Group results by both status and alert type (Fraud / AML).</w:delText>
        </w:r>
      </w:del>
    </w:p>
    <w:p w14:paraId="2F9526EF" w14:textId="1724CE7B" w:rsidR="00A75788" w:rsidRPr="00A75788" w:rsidDel="00521FAB" w:rsidRDefault="00A75788" w:rsidP="00A75788">
      <w:pPr>
        <w:jc w:val="left"/>
        <w:rPr>
          <w:del w:id="1805" w:author="Ume Sauda Ghanyani" w:date="2025-10-29T10:02:00Z" w16du:dateUtc="2025-10-29T05:02:00Z"/>
        </w:rPr>
      </w:pPr>
      <w:del w:id="1806" w:author="Ume Sauda Ghanyani" w:date="2025-10-29T10:02:00Z" w16du:dateUtc="2025-10-29T05:02:00Z">
        <w:r w:rsidDel="00521FAB">
          <w:rPr>
            <w:b/>
            <w:bCs/>
          </w:rPr>
          <w:delText>Reasoning</w:delText>
        </w:r>
        <w:r w:rsidRPr="00A75788" w:rsidDel="00521FAB">
          <w:rPr>
            <w:b/>
            <w:bCs/>
          </w:rPr>
          <w:delText>:</w:delText>
        </w:r>
      </w:del>
    </w:p>
    <w:p w14:paraId="08037B11" w14:textId="22DF3B3A" w:rsidR="00A75788" w:rsidRPr="00A75788" w:rsidDel="00521FAB" w:rsidRDefault="00A75788" w:rsidP="0082296D">
      <w:pPr>
        <w:numPr>
          <w:ilvl w:val="0"/>
          <w:numId w:val="41"/>
        </w:numPr>
        <w:jc w:val="left"/>
        <w:rPr>
          <w:del w:id="1807" w:author="Ume Sauda Ghanyani" w:date="2025-10-29T10:02:00Z" w16du:dateUtc="2025-10-29T05:02:00Z"/>
        </w:rPr>
      </w:pPr>
      <w:del w:id="1808" w:author="Ume Sauda Ghanyani" w:date="2025-10-29T10:02:00Z" w16du:dateUtc="2025-10-29T05:02:00Z">
        <w:r w:rsidRPr="00A75788" w:rsidDel="00521FAB">
          <w:delText>alert_status_enum provides granular workflow states (e.g., “New”, “In Review”, “Escalated”).</w:delText>
        </w:r>
      </w:del>
    </w:p>
    <w:p w14:paraId="0894DF4C" w14:textId="558D5CC5" w:rsidR="00A75788" w:rsidRPr="00A75788" w:rsidDel="00521FAB" w:rsidRDefault="00A75788" w:rsidP="0082296D">
      <w:pPr>
        <w:numPr>
          <w:ilvl w:val="0"/>
          <w:numId w:val="41"/>
        </w:numPr>
        <w:jc w:val="left"/>
        <w:rPr>
          <w:del w:id="1809" w:author="Ume Sauda Ghanyani" w:date="2025-10-29T10:02:00Z" w16du:dateUtc="2025-10-29T05:02:00Z"/>
        </w:rPr>
      </w:pPr>
      <w:del w:id="1810" w:author="Ume Sauda Ghanyani" w:date="2025-10-29T10:02:00Z" w16du:dateUtc="2025-10-29T05:02:00Z">
        <w:r w:rsidRPr="00A75788" w:rsidDel="00521FAB">
          <w:delText>alert_type_enum distinguishes between fraud and AML contexts.</w:delText>
        </w:r>
      </w:del>
    </w:p>
    <w:p w14:paraId="524708DA" w14:textId="70FCE105" w:rsidR="00A75788" w:rsidRPr="00A75788" w:rsidDel="00521FAB" w:rsidRDefault="00A75788" w:rsidP="0082296D">
      <w:pPr>
        <w:numPr>
          <w:ilvl w:val="0"/>
          <w:numId w:val="41"/>
        </w:numPr>
        <w:jc w:val="left"/>
        <w:rPr>
          <w:del w:id="1811" w:author="Ume Sauda Ghanyani" w:date="2025-10-29T10:02:00Z" w16du:dateUtc="2025-10-29T05:02:00Z"/>
        </w:rPr>
      </w:pPr>
      <w:del w:id="1812" w:author="Ume Sauda Ghanyani" w:date="2025-10-29T10:02:00Z" w16du:dateUtc="2025-10-29T05:02:00Z">
        <w:r w:rsidRPr="00A75788" w:rsidDel="00521FAB">
          <w:delText>Enables supervisors to visualize workload and prioritization.</w:delText>
        </w:r>
      </w:del>
    </w:p>
    <w:p w14:paraId="19B37332" w14:textId="305168F0" w:rsidR="00C730C2" w:rsidDel="00521FAB" w:rsidRDefault="00C730C2" w:rsidP="00C730C2">
      <w:pPr>
        <w:jc w:val="left"/>
        <w:rPr>
          <w:del w:id="1813" w:author="Ume Sauda Ghanyani" w:date="2025-10-29T10:02:00Z" w16du:dateUtc="2025-10-29T05:02:00Z"/>
          <w:b/>
          <w:bCs/>
        </w:rPr>
      </w:pPr>
    </w:p>
    <w:p w14:paraId="66CA060B" w14:textId="3E339D39" w:rsidR="00C730C2" w:rsidDel="00521FAB" w:rsidRDefault="00C730C2" w:rsidP="00C730C2">
      <w:pPr>
        <w:jc w:val="left"/>
        <w:rPr>
          <w:del w:id="1814" w:author="Ume Sauda Ghanyani" w:date="2025-10-29T10:02:00Z" w16du:dateUtc="2025-10-29T05:02:00Z"/>
          <w:b/>
          <w:bCs/>
        </w:rPr>
      </w:pPr>
    </w:p>
    <w:p w14:paraId="6D06E903" w14:textId="5D236BF9" w:rsidR="00C730C2" w:rsidDel="00521FAB" w:rsidRDefault="00C730C2" w:rsidP="00C730C2">
      <w:pPr>
        <w:jc w:val="left"/>
        <w:rPr>
          <w:del w:id="1815" w:author="Ume Sauda Ghanyani" w:date="2025-10-29T10:02:00Z" w16du:dateUtc="2025-10-29T05:02:00Z"/>
          <w:b/>
          <w:bCs/>
        </w:rPr>
      </w:pPr>
    </w:p>
    <w:p w14:paraId="203BEF6D" w14:textId="0A333C18" w:rsidR="008A2E6B" w:rsidRPr="008A2E6B" w:rsidDel="00521FAB" w:rsidRDefault="008A2E6B" w:rsidP="00C730C2">
      <w:pPr>
        <w:jc w:val="left"/>
        <w:rPr>
          <w:del w:id="1816" w:author="Ume Sauda Ghanyani" w:date="2025-10-29T10:02:00Z" w16du:dateUtc="2025-10-29T05:02:00Z"/>
          <w:b/>
          <w:bCs/>
        </w:rPr>
      </w:pPr>
      <w:del w:id="1817" w:author="Ume Sauda Ghanyani" w:date="2025-10-29T10:02:00Z" w16du:dateUtc="2025-10-29T05:02:00Z">
        <w:r w:rsidRPr="008A2E6B" w:rsidDel="00521FAB">
          <w:rPr>
            <w:b/>
            <w:bCs/>
          </w:rPr>
          <w:delText>Metric 2 — Average and Maximum Time to Resolve Alerts</w:delText>
        </w:r>
      </w:del>
    </w:p>
    <w:p w14:paraId="365CFA45" w14:textId="76600E5F" w:rsidR="008A2E6B" w:rsidRPr="008A2E6B" w:rsidDel="00521FAB" w:rsidRDefault="008A2E6B" w:rsidP="008A2E6B">
      <w:pPr>
        <w:jc w:val="left"/>
        <w:rPr>
          <w:del w:id="1818" w:author="Ume Sauda Ghanyani" w:date="2025-10-29T10:02:00Z" w16du:dateUtc="2025-10-29T05:02:00Z"/>
        </w:rPr>
      </w:pPr>
      <w:del w:id="1819" w:author="Ume Sauda Ghanyani" w:date="2025-10-29T10:02:00Z" w16du:dateUtc="2025-10-29T05:02:00Z">
        <w:r w:rsidRPr="008A2E6B" w:rsidDel="00521FAB">
          <w:rPr>
            <w:b/>
            <w:bCs/>
          </w:rPr>
          <w:delText>Objective:</w:delText>
        </w:r>
        <w:r w:rsidRPr="008A2E6B" w:rsidDel="00521FAB">
          <w:br/>
          <w:delText xml:space="preserve">Track operational efficiency in resolving alerts and </w:delText>
        </w:r>
        <w:r w:rsidR="00C730C2" w:rsidRPr="008A2E6B" w:rsidDel="00521FAB">
          <w:delText>identifying</w:delText>
        </w:r>
        <w:r w:rsidRPr="008A2E6B" w:rsidDel="00521FAB">
          <w:delText xml:space="preserve"> outliers.</w:delText>
        </w:r>
      </w:del>
    </w:p>
    <w:p w14:paraId="27FA0275" w14:textId="4DBE7C54" w:rsidR="008A2E6B" w:rsidRPr="008A2E6B" w:rsidDel="00521FAB" w:rsidRDefault="008A2E6B" w:rsidP="008A2E6B">
      <w:pPr>
        <w:jc w:val="left"/>
        <w:rPr>
          <w:del w:id="1820" w:author="Ume Sauda Ghanyani" w:date="2025-10-29T10:02:00Z" w16du:dateUtc="2025-10-29T05:02:00Z"/>
        </w:rPr>
      </w:pPr>
      <w:del w:id="1821" w:author="Ume Sauda Ghanyani" w:date="2025-10-29T10:02:00Z" w16du:dateUtc="2025-10-29T05:02:00Z">
        <w:r w:rsidRPr="008A2E6B" w:rsidDel="00521FAB">
          <w:rPr>
            <w:b/>
            <w:bCs/>
          </w:rPr>
          <w:delText>Fields Used:</w:delText>
        </w:r>
      </w:del>
    </w:p>
    <w:p w14:paraId="3D3D10BB" w14:textId="6BBA0DB8" w:rsidR="008A2E6B" w:rsidRPr="008A2E6B" w:rsidDel="00521FAB" w:rsidRDefault="008A2E6B" w:rsidP="0082296D">
      <w:pPr>
        <w:numPr>
          <w:ilvl w:val="0"/>
          <w:numId w:val="42"/>
        </w:numPr>
        <w:jc w:val="left"/>
        <w:rPr>
          <w:del w:id="1822" w:author="Ume Sauda Ghanyani" w:date="2025-10-29T10:02:00Z" w16du:dateUtc="2025-10-29T05:02:00Z"/>
        </w:rPr>
      </w:pPr>
      <w:del w:id="1823" w:author="Ume Sauda Ghanyani" w:date="2025-10-29T10:02:00Z" w16du:dateUtc="2025-10-29T05:02:00Z">
        <w:r w:rsidRPr="008A2E6B" w:rsidDel="00521FAB">
          <w:delText>CMS.Alerts.created_at</w:delText>
        </w:r>
      </w:del>
    </w:p>
    <w:p w14:paraId="6AB7A1AF" w14:textId="1DADCF30" w:rsidR="008A2E6B" w:rsidRPr="008A2E6B" w:rsidDel="00521FAB" w:rsidRDefault="008A2E6B" w:rsidP="0082296D">
      <w:pPr>
        <w:numPr>
          <w:ilvl w:val="0"/>
          <w:numId w:val="42"/>
        </w:numPr>
        <w:jc w:val="left"/>
        <w:rPr>
          <w:del w:id="1824" w:author="Ume Sauda Ghanyani" w:date="2025-10-29T10:02:00Z" w16du:dateUtc="2025-10-29T05:02:00Z"/>
        </w:rPr>
      </w:pPr>
      <w:del w:id="1825" w:author="Ume Sauda Ghanyani" w:date="2025-10-29T10:02:00Z" w16du:dateUtc="2025-10-29T05:02:00Z">
        <w:r w:rsidRPr="008A2E6B" w:rsidDel="00521FAB">
          <w:delText>CMS.Alerts.updated_at</w:delText>
        </w:r>
      </w:del>
    </w:p>
    <w:p w14:paraId="21C2A8EB" w14:textId="7658547F" w:rsidR="008A2E6B" w:rsidRPr="008A2E6B" w:rsidDel="00521FAB" w:rsidRDefault="008A2E6B" w:rsidP="0082296D">
      <w:pPr>
        <w:numPr>
          <w:ilvl w:val="0"/>
          <w:numId w:val="42"/>
        </w:numPr>
        <w:jc w:val="left"/>
        <w:rPr>
          <w:del w:id="1826" w:author="Ume Sauda Ghanyani" w:date="2025-10-29T10:02:00Z" w16du:dateUtc="2025-10-29T05:02:00Z"/>
        </w:rPr>
      </w:pPr>
      <w:del w:id="1827" w:author="Ume Sauda Ghanyani" w:date="2025-10-29T10:02:00Z" w16du:dateUtc="2025-10-29T05:02:00Z">
        <w:r w:rsidRPr="008A2E6B" w:rsidDel="00521FAB">
          <w:delText>CMS.Alerts.alert_status_enum</w:delText>
        </w:r>
      </w:del>
    </w:p>
    <w:p w14:paraId="43D6F9E4" w14:textId="6574B5EF" w:rsidR="008A2E6B" w:rsidRPr="008A2E6B" w:rsidDel="00521FAB" w:rsidRDefault="008A2E6B" w:rsidP="008A2E6B">
      <w:pPr>
        <w:jc w:val="left"/>
        <w:rPr>
          <w:del w:id="1828" w:author="Ume Sauda Ghanyani" w:date="2025-10-29T10:02:00Z" w16du:dateUtc="2025-10-29T05:02:00Z"/>
        </w:rPr>
      </w:pPr>
      <w:del w:id="1829" w:author="Ume Sauda Ghanyani" w:date="2025-10-29T10:02:00Z" w16du:dateUtc="2025-10-29T05:02:00Z">
        <w:r w:rsidRPr="008A2E6B" w:rsidDel="00521FAB">
          <w:rPr>
            <w:b/>
            <w:bCs/>
          </w:rPr>
          <w:delText>Transformation Logic:</w:delText>
        </w:r>
        <w:r w:rsidRPr="008A2E6B" w:rsidDel="00521FAB">
          <w:br/>
          <w:delText>Calculate time difference between alert creation and closure for all resolved alerts.</w:delText>
        </w:r>
      </w:del>
    </w:p>
    <w:p w14:paraId="1FBFE242" w14:textId="403E1B5B" w:rsidR="00103617" w:rsidRPr="00103617" w:rsidDel="00521FAB" w:rsidRDefault="00103617" w:rsidP="00103617">
      <w:pPr>
        <w:jc w:val="left"/>
        <w:rPr>
          <w:del w:id="1830" w:author="Ume Sauda Ghanyani" w:date="2025-10-29T10:02:00Z" w16du:dateUtc="2025-10-29T05:02:00Z"/>
        </w:rPr>
      </w:pPr>
      <w:del w:id="1831" w:author="Ume Sauda Ghanyani" w:date="2025-10-29T10:02:00Z" w16du:dateUtc="2025-10-29T05:02:00Z">
        <w:r w:rsidDel="00521FAB">
          <w:rPr>
            <w:b/>
            <w:bCs/>
          </w:rPr>
          <w:delText>Reasoning</w:delText>
        </w:r>
        <w:r w:rsidRPr="00103617" w:rsidDel="00521FAB">
          <w:rPr>
            <w:b/>
            <w:bCs/>
          </w:rPr>
          <w:delText>:</w:delText>
        </w:r>
      </w:del>
    </w:p>
    <w:p w14:paraId="1F57C77C" w14:textId="50A696B6" w:rsidR="00103617" w:rsidRPr="00103617" w:rsidDel="00521FAB" w:rsidRDefault="00103617" w:rsidP="0082296D">
      <w:pPr>
        <w:numPr>
          <w:ilvl w:val="0"/>
          <w:numId w:val="43"/>
        </w:numPr>
        <w:jc w:val="left"/>
        <w:rPr>
          <w:del w:id="1832" w:author="Ume Sauda Ghanyani" w:date="2025-10-29T10:02:00Z" w16du:dateUtc="2025-10-29T05:02:00Z"/>
        </w:rPr>
      </w:pPr>
      <w:del w:id="1833" w:author="Ume Sauda Ghanyani" w:date="2025-10-29T10:02:00Z" w16du:dateUtc="2025-10-29T05:02:00Z">
        <w:r w:rsidRPr="00103617" w:rsidDel="00521FAB">
          <w:delText>created_at and updated_at timestamps define alert lifecycle.</w:delText>
        </w:r>
      </w:del>
    </w:p>
    <w:p w14:paraId="058C9ACB" w14:textId="27055062" w:rsidR="00103617" w:rsidRPr="00103617" w:rsidDel="00521FAB" w:rsidRDefault="00103617" w:rsidP="0082296D">
      <w:pPr>
        <w:numPr>
          <w:ilvl w:val="0"/>
          <w:numId w:val="43"/>
        </w:numPr>
        <w:jc w:val="left"/>
        <w:rPr>
          <w:del w:id="1834" w:author="Ume Sauda Ghanyani" w:date="2025-10-29T10:02:00Z" w16du:dateUtc="2025-10-29T05:02:00Z"/>
        </w:rPr>
      </w:pPr>
      <w:del w:id="1835" w:author="Ume Sauda Ghanyani" w:date="2025-10-29T10:02:00Z" w16du:dateUtc="2025-10-29T05:02:00Z">
        <w:r w:rsidRPr="00103617" w:rsidDel="00521FAB">
          <w:delText>Filtering by alert_status_enum = 'Resolved' ensures valid closure time windows.</w:delText>
        </w:r>
      </w:del>
    </w:p>
    <w:p w14:paraId="7E1B20CE" w14:textId="4931DB6A" w:rsidR="00103617" w:rsidRPr="00103617" w:rsidDel="00521FAB" w:rsidRDefault="00103617" w:rsidP="0082296D">
      <w:pPr>
        <w:numPr>
          <w:ilvl w:val="0"/>
          <w:numId w:val="43"/>
        </w:numPr>
        <w:jc w:val="left"/>
        <w:rPr>
          <w:del w:id="1836" w:author="Ume Sauda Ghanyani" w:date="2025-10-29T10:02:00Z" w16du:dateUtc="2025-10-29T05:02:00Z"/>
        </w:rPr>
      </w:pPr>
      <w:del w:id="1837" w:author="Ume Sauda Ghanyani" w:date="2025-10-29T10:02:00Z" w16du:dateUtc="2025-10-29T05:02:00Z">
        <w:r w:rsidRPr="00103617" w:rsidDel="00521FAB">
          <w:delText>Highlights both SLA adherence (avg) and exceptional delays (max).</w:delText>
        </w:r>
      </w:del>
    </w:p>
    <w:p w14:paraId="3E3E055D" w14:textId="18BB4069" w:rsidR="00243EA1" w:rsidDel="00521FAB" w:rsidRDefault="00243EA1" w:rsidP="1BEA6B41">
      <w:pPr>
        <w:rPr>
          <w:del w:id="1838" w:author="Ume Sauda Ghanyani" w:date="2025-10-29T10:02:00Z" w16du:dateUtc="2025-10-29T05:02:00Z"/>
        </w:rPr>
      </w:pPr>
    </w:p>
    <w:p w14:paraId="597A7E89" w14:textId="17C206B8" w:rsidR="00DB2931" w:rsidRPr="00DB2931" w:rsidDel="00521FAB" w:rsidRDefault="00DB2931" w:rsidP="00E66D5C">
      <w:pPr>
        <w:rPr>
          <w:del w:id="1839" w:author="Ume Sauda Ghanyani" w:date="2025-10-29T10:02:00Z" w16du:dateUtc="2025-10-29T05:02:00Z"/>
          <w:b/>
          <w:bCs/>
        </w:rPr>
      </w:pPr>
      <w:del w:id="1840" w:author="Ume Sauda Ghanyani" w:date="2025-10-29T10:02:00Z" w16du:dateUtc="2025-10-29T05:02:00Z">
        <w:r w:rsidRPr="00DB2931" w:rsidDel="00521FAB">
          <w:rPr>
            <w:b/>
            <w:bCs/>
          </w:rPr>
          <w:delText>Metric 3 — Fraud Alert Resolution Rate (%)</w:delText>
        </w:r>
      </w:del>
    </w:p>
    <w:p w14:paraId="4B554461" w14:textId="5341EA0F" w:rsidR="00DB2931" w:rsidRPr="00DB2931" w:rsidDel="00521FAB" w:rsidRDefault="00DB2931" w:rsidP="00DB2931">
      <w:pPr>
        <w:rPr>
          <w:del w:id="1841" w:author="Ume Sauda Ghanyani" w:date="2025-10-29T10:02:00Z" w16du:dateUtc="2025-10-29T05:02:00Z"/>
        </w:rPr>
      </w:pPr>
      <w:del w:id="1842" w:author="Ume Sauda Ghanyani" w:date="2025-10-29T10:02:00Z" w16du:dateUtc="2025-10-29T05:02:00Z">
        <w:r w:rsidRPr="00DB2931" w:rsidDel="00521FAB">
          <w:rPr>
            <w:b/>
            <w:bCs/>
          </w:rPr>
          <w:lastRenderedPageBreak/>
          <w:delText>Objective:</w:delText>
        </w:r>
        <w:r w:rsidRPr="00DB2931" w:rsidDel="00521FAB">
          <w:br/>
          <w:delText>Measure what percentage of total raised alerts have been successfully resolved over a given period.</w:delText>
        </w:r>
      </w:del>
    </w:p>
    <w:p w14:paraId="212D2BAF" w14:textId="4C1D33EF" w:rsidR="00DB2931" w:rsidRPr="00DB2931" w:rsidDel="00521FAB" w:rsidRDefault="00DB2931" w:rsidP="00DB2931">
      <w:pPr>
        <w:rPr>
          <w:del w:id="1843" w:author="Ume Sauda Ghanyani" w:date="2025-10-29T10:02:00Z" w16du:dateUtc="2025-10-29T05:02:00Z"/>
        </w:rPr>
      </w:pPr>
      <w:del w:id="1844" w:author="Ume Sauda Ghanyani" w:date="2025-10-29T10:02:00Z" w16du:dateUtc="2025-10-29T05:02:00Z">
        <w:r w:rsidRPr="00DB2931" w:rsidDel="00521FAB">
          <w:rPr>
            <w:b/>
            <w:bCs/>
          </w:rPr>
          <w:delText>Fields Used:</w:delText>
        </w:r>
      </w:del>
    </w:p>
    <w:p w14:paraId="5CF1A85F" w14:textId="138759BA" w:rsidR="00DB2931" w:rsidRPr="00DB2931" w:rsidDel="00521FAB" w:rsidRDefault="00DB2931" w:rsidP="0082296D">
      <w:pPr>
        <w:numPr>
          <w:ilvl w:val="0"/>
          <w:numId w:val="44"/>
        </w:numPr>
        <w:rPr>
          <w:del w:id="1845" w:author="Ume Sauda Ghanyani" w:date="2025-10-29T10:02:00Z" w16du:dateUtc="2025-10-29T05:02:00Z"/>
        </w:rPr>
      </w:pPr>
      <w:del w:id="1846" w:author="Ume Sauda Ghanyani" w:date="2025-10-29T10:02:00Z" w16du:dateUtc="2025-10-29T05:02:00Z">
        <w:r w:rsidRPr="00DB2931" w:rsidDel="00521FAB">
          <w:delText>CMS.Alerts.alert_id</w:delText>
        </w:r>
      </w:del>
    </w:p>
    <w:p w14:paraId="3DD52F83" w14:textId="27F3E1E5" w:rsidR="00DB2931" w:rsidRPr="00DB2931" w:rsidDel="00521FAB" w:rsidRDefault="00DB2931" w:rsidP="0082296D">
      <w:pPr>
        <w:numPr>
          <w:ilvl w:val="0"/>
          <w:numId w:val="44"/>
        </w:numPr>
        <w:rPr>
          <w:del w:id="1847" w:author="Ume Sauda Ghanyani" w:date="2025-10-29T10:02:00Z" w16du:dateUtc="2025-10-29T05:02:00Z"/>
        </w:rPr>
      </w:pPr>
      <w:del w:id="1848" w:author="Ume Sauda Ghanyani" w:date="2025-10-29T10:02:00Z" w16du:dateUtc="2025-10-29T05:02:00Z">
        <w:r w:rsidRPr="00DB2931" w:rsidDel="00521FAB">
          <w:delText>CMS.Alerts.alert_status_enum</w:delText>
        </w:r>
      </w:del>
    </w:p>
    <w:p w14:paraId="368C76C1" w14:textId="43962A53" w:rsidR="00DB2931" w:rsidRPr="00DB2931" w:rsidDel="00521FAB" w:rsidRDefault="00DB2931" w:rsidP="0082296D">
      <w:pPr>
        <w:numPr>
          <w:ilvl w:val="0"/>
          <w:numId w:val="44"/>
        </w:numPr>
        <w:rPr>
          <w:del w:id="1849" w:author="Ume Sauda Ghanyani" w:date="2025-10-29T10:02:00Z" w16du:dateUtc="2025-10-29T05:02:00Z"/>
        </w:rPr>
      </w:pPr>
      <w:del w:id="1850" w:author="Ume Sauda Ghanyani" w:date="2025-10-29T10:02:00Z" w16du:dateUtc="2025-10-29T05:02:00Z">
        <w:r w:rsidRPr="00DB2931" w:rsidDel="00521FAB">
          <w:delText>CMS.Alerts.created_at</w:delText>
        </w:r>
      </w:del>
    </w:p>
    <w:p w14:paraId="45B48C80" w14:textId="00A87684" w:rsidR="00DB2931" w:rsidRPr="00DB2931" w:rsidDel="00521FAB" w:rsidRDefault="00DB2931" w:rsidP="00DB2931">
      <w:pPr>
        <w:rPr>
          <w:del w:id="1851" w:author="Ume Sauda Ghanyani" w:date="2025-10-29T10:02:00Z" w16du:dateUtc="2025-10-29T05:02:00Z"/>
        </w:rPr>
      </w:pPr>
      <w:del w:id="1852" w:author="Ume Sauda Ghanyani" w:date="2025-10-29T10:02:00Z" w16du:dateUtc="2025-10-29T05:02:00Z">
        <w:r w:rsidRPr="00DB2931" w:rsidDel="00521FAB">
          <w:rPr>
            <w:b/>
            <w:bCs/>
          </w:rPr>
          <w:delText>Transformation Logic:</w:delText>
        </w:r>
        <w:r w:rsidRPr="00DB2931" w:rsidDel="00521FAB">
          <w:br/>
          <w:delText>Compute ratio of resolved alerts over total alerts in a period.</w:delText>
        </w:r>
      </w:del>
    </w:p>
    <w:p w14:paraId="7A59CDB4" w14:textId="13186783" w:rsidR="00E66D5C" w:rsidRPr="00E66D5C" w:rsidDel="00521FAB" w:rsidRDefault="00E66D5C" w:rsidP="00E66D5C">
      <w:pPr>
        <w:rPr>
          <w:del w:id="1853" w:author="Ume Sauda Ghanyani" w:date="2025-10-29T10:02:00Z" w16du:dateUtc="2025-10-29T05:02:00Z"/>
        </w:rPr>
      </w:pPr>
      <w:del w:id="1854" w:author="Ume Sauda Ghanyani" w:date="2025-10-29T10:02:00Z" w16du:dateUtc="2025-10-29T05:02:00Z">
        <w:r w:rsidDel="00521FAB">
          <w:rPr>
            <w:b/>
            <w:bCs/>
          </w:rPr>
          <w:delText>Reasoning</w:delText>
        </w:r>
        <w:r w:rsidRPr="00E66D5C" w:rsidDel="00521FAB">
          <w:rPr>
            <w:b/>
            <w:bCs/>
          </w:rPr>
          <w:delText>:</w:delText>
        </w:r>
      </w:del>
    </w:p>
    <w:p w14:paraId="623572AB" w14:textId="1EAE51B1" w:rsidR="00E66D5C" w:rsidRPr="00E66D5C" w:rsidDel="00521FAB" w:rsidRDefault="00E66D5C" w:rsidP="0082296D">
      <w:pPr>
        <w:numPr>
          <w:ilvl w:val="0"/>
          <w:numId w:val="45"/>
        </w:numPr>
        <w:rPr>
          <w:del w:id="1855" w:author="Ume Sauda Ghanyani" w:date="2025-10-29T10:02:00Z" w16du:dateUtc="2025-10-29T05:02:00Z"/>
        </w:rPr>
      </w:pPr>
      <w:del w:id="1856" w:author="Ume Sauda Ghanyani" w:date="2025-10-29T10:02:00Z" w16du:dateUtc="2025-10-29T05:02:00Z">
        <w:r w:rsidRPr="00E66D5C" w:rsidDel="00521FAB">
          <w:delText>Directly tracks closure efficiency.</w:delText>
        </w:r>
      </w:del>
    </w:p>
    <w:p w14:paraId="377CE2C3" w14:textId="07A9B6FF" w:rsidR="00E66D5C" w:rsidRPr="00E66D5C" w:rsidDel="00521FAB" w:rsidRDefault="00E66D5C" w:rsidP="0082296D">
      <w:pPr>
        <w:numPr>
          <w:ilvl w:val="0"/>
          <w:numId w:val="45"/>
        </w:numPr>
        <w:rPr>
          <w:del w:id="1857" w:author="Ume Sauda Ghanyani" w:date="2025-10-29T10:02:00Z" w16du:dateUtc="2025-10-29T05:02:00Z"/>
        </w:rPr>
      </w:pPr>
      <w:del w:id="1858" w:author="Ume Sauda Ghanyani" w:date="2025-10-29T10:02:00Z" w16du:dateUtc="2025-10-29T05:02:00Z">
        <w:r w:rsidRPr="00E66D5C" w:rsidDel="00521FAB">
          <w:delText>Time-based filtering via created_at allows month-on-month trend analysis.</w:delText>
        </w:r>
      </w:del>
    </w:p>
    <w:p w14:paraId="70688E2C" w14:textId="14DE0844" w:rsidR="00DB2931" w:rsidDel="00521FAB" w:rsidRDefault="00DB2931" w:rsidP="1BEA6B41">
      <w:pPr>
        <w:rPr>
          <w:del w:id="1859" w:author="Ume Sauda Ghanyani" w:date="2025-10-29T10:02:00Z" w16du:dateUtc="2025-10-29T05:02:00Z"/>
        </w:rPr>
      </w:pPr>
    </w:p>
    <w:p w14:paraId="79F91ED4" w14:textId="24EFD1F3" w:rsidR="00E66D5C" w:rsidDel="00521FAB" w:rsidRDefault="00E66D5C" w:rsidP="1BEA6B41">
      <w:pPr>
        <w:rPr>
          <w:del w:id="1860" w:author="Ume Sauda Ghanyani" w:date="2025-10-29T10:02:00Z" w16du:dateUtc="2025-10-29T05:02:00Z"/>
        </w:rPr>
      </w:pPr>
    </w:p>
    <w:p w14:paraId="2EA933DF" w14:textId="1F56286D" w:rsidR="00E66D5C" w:rsidDel="00521FAB" w:rsidRDefault="00E66D5C" w:rsidP="1BEA6B41">
      <w:pPr>
        <w:rPr>
          <w:del w:id="1861" w:author="Ume Sauda Ghanyani" w:date="2025-10-29T10:02:00Z" w16du:dateUtc="2025-10-29T05:02:00Z"/>
        </w:rPr>
      </w:pPr>
    </w:p>
    <w:p w14:paraId="2B783C12" w14:textId="563E481C" w:rsidR="005610EC" w:rsidRPr="005610EC" w:rsidDel="00521FAB" w:rsidRDefault="005610EC" w:rsidP="005610EC">
      <w:pPr>
        <w:rPr>
          <w:del w:id="1862" w:author="Ume Sauda Ghanyani" w:date="2025-10-29T10:02:00Z" w16du:dateUtc="2025-10-29T05:02:00Z"/>
          <w:b/>
          <w:bCs/>
        </w:rPr>
      </w:pPr>
      <w:del w:id="1863" w:author="Ume Sauda Ghanyani" w:date="2025-10-29T10:02:00Z" w16du:dateUtc="2025-10-29T05:02:00Z">
        <w:r w:rsidRPr="005610EC" w:rsidDel="00521FAB">
          <w:rPr>
            <w:b/>
            <w:bCs/>
          </w:rPr>
          <w:delText>Metric 4 — Number and Percentage of False Positives</w:delText>
        </w:r>
      </w:del>
    </w:p>
    <w:p w14:paraId="3EA55934" w14:textId="5E4724A1" w:rsidR="005610EC" w:rsidRPr="005610EC" w:rsidDel="00521FAB" w:rsidRDefault="005610EC" w:rsidP="005610EC">
      <w:pPr>
        <w:rPr>
          <w:del w:id="1864" w:author="Ume Sauda Ghanyani" w:date="2025-10-29T10:02:00Z" w16du:dateUtc="2025-10-29T05:02:00Z"/>
        </w:rPr>
      </w:pPr>
      <w:del w:id="1865" w:author="Ume Sauda Ghanyani" w:date="2025-10-29T10:02:00Z" w16du:dateUtc="2025-10-29T05:02:00Z">
        <w:r w:rsidRPr="005610EC" w:rsidDel="00521FAB">
          <w:rPr>
            <w:b/>
            <w:bCs/>
          </w:rPr>
          <w:delText>Objective:</w:delText>
        </w:r>
        <w:r w:rsidRPr="005610EC" w:rsidDel="00521FAB">
          <w:br/>
          <w:delText>Quantify and monitor the operational cost of handling non-fraudulent alerts.</w:delText>
        </w:r>
      </w:del>
    </w:p>
    <w:p w14:paraId="685BF17C" w14:textId="5F101BC9" w:rsidR="005610EC" w:rsidRPr="005610EC" w:rsidDel="00521FAB" w:rsidRDefault="005610EC" w:rsidP="005610EC">
      <w:pPr>
        <w:rPr>
          <w:del w:id="1866" w:author="Ume Sauda Ghanyani" w:date="2025-10-29T10:02:00Z" w16du:dateUtc="2025-10-29T05:02:00Z"/>
        </w:rPr>
      </w:pPr>
      <w:del w:id="1867" w:author="Ume Sauda Ghanyani" w:date="2025-10-29T10:02:00Z" w16du:dateUtc="2025-10-29T05:02:00Z">
        <w:r w:rsidRPr="005610EC" w:rsidDel="00521FAB">
          <w:rPr>
            <w:b/>
            <w:bCs/>
          </w:rPr>
          <w:delText>Fields Used:</w:delText>
        </w:r>
      </w:del>
    </w:p>
    <w:p w14:paraId="2A4C1AD5" w14:textId="098F792E" w:rsidR="005610EC" w:rsidRPr="005610EC" w:rsidDel="00521FAB" w:rsidRDefault="005610EC" w:rsidP="0082296D">
      <w:pPr>
        <w:numPr>
          <w:ilvl w:val="0"/>
          <w:numId w:val="46"/>
        </w:numPr>
        <w:rPr>
          <w:del w:id="1868" w:author="Ume Sauda Ghanyani" w:date="2025-10-29T10:02:00Z" w16du:dateUtc="2025-10-29T05:02:00Z"/>
        </w:rPr>
      </w:pPr>
      <w:del w:id="1869" w:author="Ume Sauda Ghanyani" w:date="2025-10-29T10:02:00Z" w16du:dateUtc="2025-10-29T05:02:00Z">
        <w:r w:rsidRPr="005610EC" w:rsidDel="00521FAB">
          <w:delText>CMS.Alerts.alert_id</w:delText>
        </w:r>
      </w:del>
    </w:p>
    <w:p w14:paraId="44AE2FBA" w14:textId="0FF96DE3" w:rsidR="005610EC" w:rsidRPr="005610EC" w:rsidDel="00521FAB" w:rsidRDefault="005610EC" w:rsidP="0082296D">
      <w:pPr>
        <w:numPr>
          <w:ilvl w:val="0"/>
          <w:numId w:val="46"/>
        </w:numPr>
        <w:rPr>
          <w:del w:id="1870" w:author="Ume Sauda Ghanyani" w:date="2025-10-29T10:02:00Z" w16du:dateUtc="2025-10-29T05:02:00Z"/>
        </w:rPr>
      </w:pPr>
      <w:del w:id="1871" w:author="Ume Sauda Ghanyani" w:date="2025-10-29T10:02:00Z" w16du:dateUtc="2025-10-29T05:02:00Z">
        <w:r w:rsidRPr="005610EC" w:rsidDel="00521FAB">
          <w:delText>CMS.Alerts.alert_status_enum</w:delText>
        </w:r>
      </w:del>
    </w:p>
    <w:p w14:paraId="6969BDF2" w14:textId="6E9FF3D7" w:rsidR="005610EC" w:rsidRPr="005610EC" w:rsidDel="00521FAB" w:rsidRDefault="005610EC" w:rsidP="0082296D">
      <w:pPr>
        <w:numPr>
          <w:ilvl w:val="0"/>
          <w:numId w:val="46"/>
        </w:numPr>
        <w:rPr>
          <w:del w:id="1872" w:author="Ume Sauda Ghanyani" w:date="2025-10-29T10:02:00Z" w16du:dateUtc="2025-10-29T05:02:00Z"/>
        </w:rPr>
      </w:pPr>
      <w:del w:id="1873" w:author="Ume Sauda Ghanyani" w:date="2025-10-29T10:02:00Z" w16du:dateUtc="2025-10-29T05:02:00Z">
        <w:r w:rsidRPr="005610EC" w:rsidDel="00521FAB">
          <w:delText>CMS.Cases.case_id, case_type_enum</w:delText>
        </w:r>
      </w:del>
    </w:p>
    <w:p w14:paraId="18A8E2C7" w14:textId="6D2C69F7" w:rsidR="005610EC" w:rsidRPr="005610EC" w:rsidDel="00521FAB" w:rsidRDefault="005610EC" w:rsidP="0082296D">
      <w:pPr>
        <w:numPr>
          <w:ilvl w:val="0"/>
          <w:numId w:val="46"/>
        </w:numPr>
        <w:rPr>
          <w:del w:id="1874" w:author="Ume Sauda Ghanyani" w:date="2025-10-29T10:02:00Z" w16du:dateUtc="2025-10-29T05:02:00Z"/>
        </w:rPr>
      </w:pPr>
      <w:del w:id="1875" w:author="Ume Sauda Ghanyani" w:date="2025-10-29T10:02:00Z" w16du:dateUtc="2025-10-29T05:02:00Z">
        <w:r w:rsidRPr="005610EC" w:rsidDel="00521FAB">
          <w:delText>EvaluationResults.typologyResult_result (for confidence evaluation)</w:delText>
        </w:r>
      </w:del>
    </w:p>
    <w:p w14:paraId="2210BB6B" w14:textId="3E70EA55" w:rsidR="005610EC" w:rsidRPr="005610EC" w:rsidDel="00521FAB" w:rsidRDefault="005610EC" w:rsidP="005610EC">
      <w:pPr>
        <w:rPr>
          <w:del w:id="1876" w:author="Ume Sauda Ghanyani" w:date="2025-10-29T10:02:00Z" w16du:dateUtc="2025-10-29T05:02:00Z"/>
        </w:rPr>
      </w:pPr>
      <w:del w:id="1877" w:author="Ume Sauda Ghanyani" w:date="2025-10-29T10:02:00Z" w16du:dateUtc="2025-10-29T05:02:00Z">
        <w:r w:rsidRPr="005610EC" w:rsidDel="00521FAB">
          <w:rPr>
            <w:b/>
            <w:bCs/>
          </w:rPr>
          <w:delText>Transformation Logic:</w:delText>
        </w:r>
      </w:del>
    </w:p>
    <w:p w14:paraId="76F2CA84" w14:textId="373BD25F" w:rsidR="005610EC" w:rsidRPr="005610EC" w:rsidDel="00521FAB" w:rsidRDefault="005610EC" w:rsidP="0082296D">
      <w:pPr>
        <w:numPr>
          <w:ilvl w:val="0"/>
          <w:numId w:val="47"/>
        </w:numPr>
        <w:rPr>
          <w:del w:id="1878" w:author="Ume Sauda Ghanyani" w:date="2025-10-29T10:02:00Z" w16du:dateUtc="2025-10-29T05:02:00Z"/>
        </w:rPr>
      </w:pPr>
      <w:del w:id="1879" w:author="Ume Sauda Ghanyani" w:date="2025-10-29T10:02:00Z" w16du:dateUtc="2025-10-29T05:02:00Z">
        <w:r w:rsidRPr="005610EC" w:rsidDel="00521FAB">
          <w:delText>Identify alerts that were closed with reason “No Issue” or not escalated to cases.</w:delText>
        </w:r>
      </w:del>
    </w:p>
    <w:p w14:paraId="5B501134" w14:textId="300904ED" w:rsidR="005610EC" w:rsidRPr="005610EC" w:rsidDel="00521FAB" w:rsidRDefault="005610EC" w:rsidP="0082296D">
      <w:pPr>
        <w:numPr>
          <w:ilvl w:val="0"/>
          <w:numId w:val="47"/>
        </w:numPr>
        <w:rPr>
          <w:del w:id="1880" w:author="Ume Sauda Ghanyani" w:date="2025-10-29T10:02:00Z" w16du:dateUtc="2025-10-29T05:02:00Z"/>
        </w:rPr>
      </w:pPr>
      <w:del w:id="1881" w:author="Ume Sauda Ghanyani" w:date="2025-10-29T10:02:00Z" w16du:dateUtc="2025-10-29T05:02:00Z">
        <w:r w:rsidRPr="005610EC" w:rsidDel="00521FAB">
          <w:delText>Count and compare against total alert volume.</w:delText>
        </w:r>
      </w:del>
    </w:p>
    <w:p w14:paraId="140255CF" w14:textId="4026981D" w:rsidR="005610EC" w:rsidRPr="005610EC" w:rsidDel="00521FAB" w:rsidRDefault="005610EC" w:rsidP="005610EC">
      <w:pPr>
        <w:rPr>
          <w:del w:id="1882" w:author="Ume Sauda Ghanyani" w:date="2025-10-29T10:02:00Z" w16du:dateUtc="2025-10-29T05:02:00Z"/>
        </w:rPr>
      </w:pPr>
      <w:del w:id="1883" w:author="Ume Sauda Ghanyani" w:date="2025-10-29T10:02:00Z" w16du:dateUtc="2025-10-29T05:02:00Z">
        <w:r w:rsidDel="00521FAB">
          <w:rPr>
            <w:b/>
            <w:bCs/>
          </w:rPr>
          <w:delText>Reasoning</w:delText>
        </w:r>
        <w:r w:rsidRPr="005610EC" w:rsidDel="00521FAB">
          <w:rPr>
            <w:b/>
            <w:bCs/>
          </w:rPr>
          <w:delText>:</w:delText>
        </w:r>
      </w:del>
    </w:p>
    <w:p w14:paraId="38A2B061" w14:textId="3F045C4F" w:rsidR="005610EC" w:rsidRPr="005610EC" w:rsidDel="00521FAB" w:rsidRDefault="005610EC" w:rsidP="0082296D">
      <w:pPr>
        <w:numPr>
          <w:ilvl w:val="0"/>
          <w:numId w:val="48"/>
        </w:numPr>
        <w:rPr>
          <w:del w:id="1884" w:author="Ume Sauda Ghanyani" w:date="2025-10-29T10:02:00Z" w16du:dateUtc="2025-10-29T05:02:00Z"/>
        </w:rPr>
      </w:pPr>
      <w:del w:id="1885" w:author="Ume Sauda Ghanyani" w:date="2025-10-29T10:02:00Z" w16du:dateUtc="2025-10-29T05:02:00Z">
        <w:r w:rsidRPr="005610EC" w:rsidDel="00521FAB">
          <w:delText>alert_status_enum records operational closure reasoning.</w:delText>
        </w:r>
      </w:del>
    </w:p>
    <w:p w14:paraId="54554C55" w14:textId="759CD444" w:rsidR="005610EC" w:rsidRPr="005610EC" w:rsidDel="00521FAB" w:rsidRDefault="005610EC" w:rsidP="0082296D">
      <w:pPr>
        <w:numPr>
          <w:ilvl w:val="0"/>
          <w:numId w:val="48"/>
        </w:numPr>
        <w:rPr>
          <w:del w:id="1886" w:author="Ume Sauda Ghanyani" w:date="2025-10-29T10:02:00Z" w16du:dateUtc="2025-10-29T05:02:00Z"/>
        </w:rPr>
      </w:pPr>
      <w:del w:id="1887" w:author="Ume Sauda Ghanyani" w:date="2025-10-29T10:02:00Z" w16du:dateUtc="2025-10-29T05:02:00Z">
        <w:r w:rsidRPr="005610EC" w:rsidDel="00521FAB">
          <w:delText>Low typologyResult_result values confirm low-confidence detections.</w:delText>
        </w:r>
      </w:del>
    </w:p>
    <w:p w14:paraId="675E4393" w14:textId="2D269F46" w:rsidR="005610EC" w:rsidRPr="005610EC" w:rsidDel="00521FAB" w:rsidRDefault="005610EC" w:rsidP="0082296D">
      <w:pPr>
        <w:numPr>
          <w:ilvl w:val="0"/>
          <w:numId w:val="48"/>
        </w:numPr>
        <w:rPr>
          <w:del w:id="1888" w:author="Ume Sauda Ghanyani" w:date="2025-10-29T10:02:00Z" w16du:dateUtc="2025-10-29T05:02:00Z"/>
        </w:rPr>
      </w:pPr>
      <w:del w:id="1889" w:author="Ume Sauda Ghanyani" w:date="2025-10-29T10:02:00Z" w16du:dateUtc="2025-10-29T05:02:00Z">
        <w:r w:rsidRPr="005610EC" w:rsidDel="00521FAB">
          <w:delText>This combination helps refine rule thresholds and alert scoring.</w:delText>
        </w:r>
      </w:del>
    </w:p>
    <w:p w14:paraId="49F63BA2" w14:textId="3DB91E64" w:rsidR="00E66D5C" w:rsidDel="00521FAB" w:rsidRDefault="00E66D5C" w:rsidP="1BEA6B41">
      <w:pPr>
        <w:rPr>
          <w:del w:id="1890" w:author="Ume Sauda Ghanyani" w:date="2025-10-29T10:02:00Z" w16du:dateUtc="2025-10-29T05:02:00Z"/>
        </w:rPr>
      </w:pPr>
    </w:p>
    <w:p w14:paraId="1D9C2439" w14:textId="182ADE0A" w:rsidR="001B6B4C" w:rsidRPr="001B6B4C" w:rsidDel="00521FAB" w:rsidRDefault="001B6B4C" w:rsidP="003A6E3D">
      <w:pPr>
        <w:rPr>
          <w:del w:id="1891" w:author="Ume Sauda Ghanyani" w:date="2025-10-29T10:02:00Z" w16du:dateUtc="2025-10-29T05:02:00Z"/>
          <w:b/>
          <w:bCs/>
        </w:rPr>
      </w:pPr>
      <w:del w:id="1892" w:author="Ume Sauda Ghanyani" w:date="2025-10-29T10:02:00Z" w16du:dateUtc="2025-10-29T05:02:00Z">
        <w:r w:rsidRPr="001B6B4C" w:rsidDel="00521FAB">
          <w:rPr>
            <w:b/>
            <w:bCs/>
          </w:rPr>
          <w:delText>Metric 5 — Distribution of Alerts by Severity, Rules, or Typology</w:delText>
        </w:r>
      </w:del>
    </w:p>
    <w:p w14:paraId="0A26666B" w14:textId="69FDEDE9" w:rsidR="001B6B4C" w:rsidRPr="001B6B4C" w:rsidDel="00521FAB" w:rsidRDefault="001B6B4C" w:rsidP="001B6B4C">
      <w:pPr>
        <w:rPr>
          <w:del w:id="1893" w:author="Ume Sauda Ghanyani" w:date="2025-10-29T10:02:00Z" w16du:dateUtc="2025-10-29T05:02:00Z"/>
        </w:rPr>
      </w:pPr>
      <w:del w:id="1894" w:author="Ume Sauda Ghanyani" w:date="2025-10-29T10:02:00Z" w16du:dateUtc="2025-10-29T05:02:00Z">
        <w:r w:rsidRPr="001B6B4C" w:rsidDel="00521FAB">
          <w:rPr>
            <w:b/>
            <w:bCs/>
          </w:rPr>
          <w:delText>Objective:</w:delText>
        </w:r>
        <w:r w:rsidRPr="001B6B4C" w:rsidDel="00521FAB">
          <w:br/>
          <w:delText>Provide visibility into which detection rules or typologies generate most alerts — key for model calibration and workload prediction.</w:delText>
        </w:r>
      </w:del>
    </w:p>
    <w:p w14:paraId="7E33C3D3" w14:textId="197326FC" w:rsidR="001B6B4C" w:rsidRPr="001B6B4C" w:rsidDel="00521FAB" w:rsidRDefault="001B6B4C" w:rsidP="001B6B4C">
      <w:pPr>
        <w:rPr>
          <w:del w:id="1895" w:author="Ume Sauda Ghanyani" w:date="2025-10-29T10:02:00Z" w16du:dateUtc="2025-10-29T05:02:00Z"/>
        </w:rPr>
      </w:pPr>
      <w:del w:id="1896" w:author="Ume Sauda Ghanyani" w:date="2025-10-29T10:02:00Z" w16du:dateUtc="2025-10-29T05:02:00Z">
        <w:r w:rsidRPr="001B6B4C" w:rsidDel="00521FAB">
          <w:rPr>
            <w:b/>
            <w:bCs/>
          </w:rPr>
          <w:delText>Fields Used:</w:delText>
        </w:r>
      </w:del>
    </w:p>
    <w:p w14:paraId="22EC7542" w14:textId="53611EE5" w:rsidR="001B6B4C" w:rsidRPr="001B6B4C" w:rsidDel="00521FAB" w:rsidRDefault="001B6B4C" w:rsidP="0082296D">
      <w:pPr>
        <w:numPr>
          <w:ilvl w:val="0"/>
          <w:numId w:val="49"/>
        </w:numPr>
        <w:rPr>
          <w:del w:id="1897" w:author="Ume Sauda Ghanyani" w:date="2025-10-29T10:02:00Z" w16du:dateUtc="2025-10-29T05:02:00Z"/>
        </w:rPr>
      </w:pPr>
      <w:del w:id="1898" w:author="Ume Sauda Ghanyani" w:date="2025-10-29T10:02:00Z" w16du:dateUtc="2025-10-29T05:02:00Z">
        <w:r w:rsidRPr="001B6B4C" w:rsidDel="00521FAB">
          <w:delText>CMS.Alerts.alert_type_enum</w:delText>
        </w:r>
      </w:del>
    </w:p>
    <w:p w14:paraId="645B2557" w14:textId="065B4434" w:rsidR="001B6B4C" w:rsidRPr="001B6B4C" w:rsidDel="00521FAB" w:rsidRDefault="001B6B4C" w:rsidP="0082296D">
      <w:pPr>
        <w:numPr>
          <w:ilvl w:val="0"/>
          <w:numId w:val="49"/>
        </w:numPr>
        <w:rPr>
          <w:del w:id="1899" w:author="Ume Sauda Ghanyani" w:date="2025-10-29T10:02:00Z" w16du:dateUtc="2025-10-29T05:02:00Z"/>
        </w:rPr>
      </w:pPr>
      <w:del w:id="1900" w:author="Ume Sauda Ghanyani" w:date="2025-10-29T10:02:00Z" w16du:dateUtc="2025-10-29T05:02:00Z">
        <w:r w:rsidRPr="001B6B4C" w:rsidDel="00521FAB">
          <w:delText>CMS.Alerts.priority_enum</w:delText>
        </w:r>
      </w:del>
    </w:p>
    <w:p w14:paraId="17B45592" w14:textId="1D9E4919" w:rsidR="001B6B4C" w:rsidRPr="001B6B4C" w:rsidDel="00521FAB" w:rsidRDefault="010F7003" w:rsidP="0082296D">
      <w:pPr>
        <w:numPr>
          <w:ilvl w:val="0"/>
          <w:numId w:val="49"/>
        </w:numPr>
        <w:rPr>
          <w:del w:id="1901" w:author="Ume Sauda Ghanyani" w:date="2025-10-29T10:02:00Z" w16du:dateUtc="2025-10-29T05:02:00Z"/>
        </w:rPr>
      </w:pPr>
      <w:commentRangeStart w:id="1902"/>
      <w:del w:id="1903" w:author="Ume Sauda Ghanyani" w:date="2025-10-29T10:02:00Z" w16du:dateUtc="2025-10-29T05:02:00Z">
        <w:r w:rsidDel="00521FAB">
          <w:delText>EvaluationResults.ruleResults_id</w:delText>
        </w:r>
        <w:commentRangeEnd w:id="1902"/>
        <w:r w:rsidR="001B6B4C" w:rsidDel="00521FAB">
          <w:rPr>
            <w:rStyle w:val="CommentReference"/>
          </w:rPr>
          <w:commentReference w:id="1902"/>
        </w:r>
      </w:del>
    </w:p>
    <w:p w14:paraId="7C438925" w14:textId="05A8C624" w:rsidR="001B6B4C" w:rsidRPr="001B6B4C" w:rsidDel="00521FAB" w:rsidRDefault="010F7003" w:rsidP="0082296D">
      <w:pPr>
        <w:numPr>
          <w:ilvl w:val="0"/>
          <w:numId w:val="49"/>
        </w:numPr>
        <w:rPr>
          <w:del w:id="1904" w:author="Ume Sauda Ghanyani" w:date="2025-10-29T10:02:00Z" w16du:dateUtc="2025-10-29T05:02:00Z"/>
        </w:rPr>
      </w:pPr>
      <w:commentRangeStart w:id="1905"/>
      <w:del w:id="1906" w:author="Ume Sauda Ghanyani" w:date="2025-10-29T10:02:00Z" w16du:dateUtc="2025-10-29T05:02:00Z">
        <w:r w:rsidDel="00521FAB">
          <w:delText>EvaluationResults.typologyResult_id</w:delText>
        </w:r>
        <w:commentRangeEnd w:id="1905"/>
        <w:r w:rsidR="001B6B4C" w:rsidDel="00521FAB">
          <w:rPr>
            <w:rStyle w:val="CommentReference"/>
          </w:rPr>
          <w:commentReference w:id="1905"/>
        </w:r>
      </w:del>
    </w:p>
    <w:p w14:paraId="45F138BE" w14:textId="63B7611F" w:rsidR="001B6B4C" w:rsidRPr="001B6B4C" w:rsidDel="00521FAB" w:rsidRDefault="001B6B4C" w:rsidP="001B6B4C">
      <w:pPr>
        <w:rPr>
          <w:del w:id="1907" w:author="Ume Sauda Ghanyani" w:date="2025-10-29T10:02:00Z" w16du:dateUtc="2025-10-29T05:02:00Z"/>
        </w:rPr>
      </w:pPr>
      <w:del w:id="1908" w:author="Ume Sauda Ghanyani" w:date="2025-10-29T10:02:00Z" w16du:dateUtc="2025-10-29T05:02:00Z">
        <w:r w:rsidRPr="001B6B4C" w:rsidDel="00521FAB">
          <w:rPr>
            <w:b/>
            <w:bCs/>
          </w:rPr>
          <w:delText>Transformation Logic:</w:delText>
        </w:r>
      </w:del>
    </w:p>
    <w:p w14:paraId="521AA4DE" w14:textId="1895A3D3" w:rsidR="001B6B4C" w:rsidRPr="001B6B4C" w:rsidDel="00521FAB" w:rsidRDefault="001B6B4C" w:rsidP="0082296D">
      <w:pPr>
        <w:numPr>
          <w:ilvl w:val="0"/>
          <w:numId w:val="50"/>
        </w:numPr>
        <w:rPr>
          <w:del w:id="1909" w:author="Ume Sauda Ghanyani" w:date="2025-10-29T10:02:00Z" w16du:dateUtc="2025-10-29T05:02:00Z"/>
        </w:rPr>
      </w:pPr>
      <w:del w:id="1910" w:author="Ume Sauda Ghanyani" w:date="2025-10-29T10:02:00Z" w16du:dateUtc="2025-10-29T05:02:00Z">
        <w:r w:rsidRPr="001B6B4C" w:rsidDel="00521FAB">
          <w:delText>Join alerts with their corresponding detection results using transactionID.</w:delText>
        </w:r>
      </w:del>
    </w:p>
    <w:p w14:paraId="6333BC4D" w14:textId="54F57082" w:rsidR="001B6B4C" w:rsidRPr="001B6B4C" w:rsidDel="00521FAB" w:rsidRDefault="001B6B4C" w:rsidP="0082296D">
      <w:pPr>
        <w:numPr>
          <w:ilvl w:val="0"/>
          <w:numId w:val="50"/>
        </w:numPr>
        <w:rPr>
          <w:del w:id="1911" w:author="Ume Sauda Ghanyani" w:date="2025-10-29T10:02:00Z" w16du:dateUtc="2025-10-29T05:02:00Z"/>
        </w:rPr>
      </w:pPr>
      <w:del w:id="1912" w:author="Ume Sauda Ghanyani" w:date="2025-10-29T10:02:00Z" w16du:dateUtc="2025-10-29T05:02:00Z">
        <w:r w:rsidRPr="001B6B4C" w:rsidDel="00521FAB">
          <w:delText xml:space="preserve">Group by rule or </w:delText>
        </w:r>
        <w:r w:rsidR="003A6E3D" w:rsidRPr="001B6B4C" w:rsidDel="00521FAB">
          <w:delText>typology and</w:delText>
        </w:r>
        <w:r w:rsidRPr="001B6B4C" w:rsidDel="00521FAB">
          <w:delText xml:space="preserve"> count the total alerts triggered by each.</w:delText>
        </w:r>
      </w:del>
    </w:p>
    <w:p w14:paraId="52CBC624" w14:textId="3BDC82D2" w:rsidR="001B6B4C" w:rsidRPr="001B6B4C" w:rsidDel="00521FAB" w:rsidRDefault="001B6B4C" w:rsidP="0082296D">
      <w:pPr>
        <w:numPr>
          <w:ilvl w:val="0"/>
          <w:numId w:val="50"/>
        </w:numPr>
        <w:rPr>
          <w:del w:id="1913" w:author="Ume Sauda Ghanyani" w:date="2025-10-29T10:02:00Z" w16du:dateUtc="2025-10-29T05:02:00Z"/>
        </w:rPr>
      </w:pPr>
      <w:del w:id="1914" w:author="Ume Sauda Ghanyani" w:date="2025-10-29T10:02:00Z" w16du:dateUtc="2025-10-29T05:02:00Z">
        <w:r w:rsidRPr="001B6B4C" w:rsidDel="00521FAB">
          <w:delText>Classify alerts into severity levels using priority_enum.</w:delText>
        </w:r>
      </w:del>
    </w:p>
    <w:p w14:paraId="3D362AC8" w14:textId="787A85E4" w:rsidR="003A6E3D" w:rsidRPr="003A6E3D" w:rsidDel="00521FAB" w:rsidRDefault="003A6E3D" w:rsidP="003A6E3D">
      <w:pPr>
        <w:rPr>
          <w:del w:id="1915" w:author="Ume Sauda Ghanyani" w:date="2025-10-29T10:02:00Z" w16du:dateUtc="2025-10-29T05:02:00Z"/>
        </w:rPr>
      </w:pPr>
      <w:del w:id="1916" w:author="Ume Sauda Ghanyani" w:date="2025-10-29T10:02:00Z" w16du:dateUtc="2025-10-29T05:02:00Z">
        <w:r w:rsidDel="00521FAB">
          <w:rPr>
            <w:b/>
            <w:bCs/>
          </w:rPr>
          <w:delText>Reasoning</w:delText>
        </w:r>
        <w:r w:rsidRPr="003A6E3D" w:rsidDel="00521FAB">
          <w:rPr>
            <w:b/>
            <w:bCs/>
          </w:rPr>
          <w:delText>:</w:delText>
        </w:r>
      </w:del>
    </w:p>
    <w:p w14:paraId="62141DC9" w14:textId="412A2558" w:rsidR="003A6E3D" w:rsidRPr="003A6E3D" w:rsidDel="00521FAB" w:rsidRDefault="003A6E3D" w:rsidP="0082296D">
      <w:pPr>
        <w:numPr>
          <w:ilvl w:val="0"/>
          <w:numId w:val="51"/>
        </w:numPr>
        <w:rPr>
          <w:del w:id="1917" w:author="Ume Sauda Ghanyani" w:date="2025-10-29T10:02:00Z" w16du:dateUtc="2025-10-29T05:02:00Z"/>
        </w:rPr>
      </w:pPr>
      <w:del w:id="1918" w:author="Ume Sauda Ghanyani" w:date="2025-10-29T10:02:00Z" w16du:dateUtc="2025-10-29T05:02:00Z">
        <w:r w:rsidRPr="003A6E3D" w:rsidDel="00521FAB">
          <w:delText>typologyResult_id links alert to detection logic.</w:delText>
        </w:r>
      </w:del>
    </w:p>
    <w:p w14:paraId="38C78DC6" w14:textId="356D3135" w:rsidR="003A6E3D" w:rsidRPr="003A6E3D" w:rsidDel="00521FAB" w:rsidRDefault="003A6E3D" w:rsidP="0082296D">
      <w:pPr>
        <w:numPr>
          <w:ilvl w:val="0"/>
          <w:numId w:val="51"/>
        </w:numPr>
        <w:rPr>
          <w:del w:id="1919" w:author="Ume Sauda Ghanyani" w:date="2025-10-29T10:02:00Z" w16du:dateUtc="2025-10-29T05:02:00Z"/>
        </w:rPr>
      </w:pPr>
      <w:del w:id="1920" w:author="Ume Sauda Ghanyani" w:date="2025-10-29T10:02:00Z" w16du:dateUtc="2025-10-29T05:02:00Z">
        <w:r w:rsidRPr="003A6E3D" w:rsidDel="00521FAB">
          <w:delText>priority_enum provides severity dimension.</w:delText>
        </w:r>
      </w:del>
    </w:p>
    <w:p w14:paraId="5A96B208" w14:textId="22CEAEC0" w:rsidR="003A6E3D" w:rsidRPr="003A6E3D" w:rsidDel="00521FAB" w:rsidRDefault="003A6E3D" w:rsidP="0082296D">
      <w:pPr>
        <w:numPr>
          <w:ilvl w:val="0"/>
          <w:numId w:val="51"/>
        </w:numPr>
        <w:rPr>
          <w:del w:id="1921" w:author="Ume Sauda Ghanyani" w:date="2025-10-29T10:02:00Z" w16du:dateUtc="2025-10-29T05:02:00Z"/>
        </w:rPr>
      </w:pPr>
      <w:del w:id="1922" w:author="Ume Sauda Ghanyani" w:date="2025-10-29T10:02:00Z" w16du:dateUtc="2025-10-29T05:02:00Z">
        <w:r w:rsidRPr="003A6E3D" w:rsidDel="00521FAB">
          <w:delText>Enables root-cause visibility — i.e., which typologies or rules are driving operational volume.</w:delText>
        </w:r>
      </w:del>
    </w:p>
    <w:p w14:paraId="7EC7198B" w14:textId="081CE3FB" w:rsidR="0063672D" w:rsidDel="00521FAB" w:rsidRDefault="0063672D" w:rsidP="0063672D">
      <w:pPr>
        <w:pStyle w:val="Heading2"/>
        <w:numPr>
          <w:ilvl w:val="1"/>
          <w:numId w:val="2"/>
        </w:numPr>
        <w:rPr>
          <w:del w:id="1923" w:author="Ume Sauda Ghanyani" w:date="2025-10-29T10:02:00Z" w16du:dateUtc="2025-10-29T05:02:00Z"/>
        </w:rPr>
      </w:pPr>
      <w:bookmarkStart w:id="1924" w:name="_Toc213340890"/>
      <w:bookmarkStart w:id="1925" w:name="_Toc213341079"/>
      <w:del w:id="1926" w:author="Ume Sauda Ghanyani" w:date="2025-10-29T10:02:00Z" w16du:dateUtc="2025-10-29T05:02:00Z">
        <w:r w:rsidDel="00521FAB">
          <w:delText>Error and Failure Tracking</w:delText>
        </w:r>
        <w:bookmarkEnd w:id="1924"/>
        <w:bookmarkEnd w:id="1925"/>
      </w:del>
    </w:p>
    <w:p w14:paraId="3318EC15" w14:textId="038CB054" w:rsidR="001B6B4C" w:rsidDel="00521FAB" w:rsidRDefault="000F521A" w:rsidP="1BEA6B41">
      <w:pPr>
        <w:rPr>
          <w:del w:id="1927" w:author="Ume Sauda Ghanyani" w:date="2025-10-29T10:02:00Z" w16du:dateUtc="2025-10-29T05:02:00Z"/>
        </w:rPr>
      </w:pPr>
      <w:del w:id="1928" w:author="Ume Sauda Ghanyani" w:date="2025-10-29T10:02:00Z" w16du:dateUtc="2025-10-29T05:02:00Z">
        <w:r w:rsidRPr="000F521A" w:rsidDel="00521FAB">
          <w:delText>To detect, quantify, and investigate system or processing failures within the fraud monitoring pipeline.</w:delText>
        </w:r>
        <w:r w:rsidRPr="000F521A" w:rsidDel="00521FAB">
          <w:br/>
          <w:delText>This includes data ingestion errors, rule execution failures, model response timeouts, and unacknowledged critical exceptions — ensuring uptime, stability, and continuity of detection workflows.</w:delText>
        </w:r>
      </w:del>
    </w:p>
    <w:p w14:paraId="08E6CF6A" w14:textId="049DE825" w:rsidR="000F521A" w:rsidDel="00521FAB" w:rsidRDefault="000F521A" w:rsidP="000F521A">
      <w:pPr>
        <w:pStyle w:val="Heading3"/>
        <w:numPr>
          <w:ilvl w:val="2"/>
          <w:numId w:val="2"/>
        </w:numPr>
        <w:rPr>
          <w:del w:id="1929" w:author="Ume Sauda Ghanyani" w:date="2025-10-29T10:02:00Z" w16du:dateUtc="2025-10-29T05:02:00Z"/>
        </w:rPr>
      </w:pPr>
      <w:bookmarkStart w:id="1930" w:name="_Toc213340891"/>
      <w:bookmarkStart w:id="1931" w:name="_Toc213341080"/>
      <w:del w:id="1932" w:author="Ume Sauda Ghanyani" w:date="2025-10-29T10:02:00Z" w16du:dateUtc="2025-10-29T05:02:00Z">
        <w:r w:rsidDel="00521FAB">
          <w:delText>Data Sources</w:delText>
        </w:r>
        <w:r w:rsidRPr="00B119A8" w:rsidDel="00521FAB">
          <w:delText>:</w:delText>
        </w:r>
        <w:bookmarkEnd w:id="1930"/>
        <w:bookmarkEnd w:id="1931"/>
      </w:del>
    </w:p>
    <w:tbl>
      <w:tblPr>
        <w:tblStyle w:val="GridTable4"/>
        <w:tblW w:w="9420" w:type="dxa"/>
        <w:tblLook w:val="04A0" w:firstRow="1" w:lastRow="0" w:firstColumn="1" w:lastColumn="0" w:noHBand="0" w:noVBand="1"/>
      </w:tblPr>
      <w:tblGrid>
        <w:gridCol w:w="3140"/>
        <w:gridCol w:w="3140"/>
        <w:gridCol w:w="3140"/>
      </w:tblGrid>
      <w:tr w:rsidR="007C48D4" w:rsidRPr="007C48D4" w:rsidDel="00521FAB" w14:paraId="34A012F4" w14:textId="249B65BC" w:rsidTr="2402821F">
        <w:trPr>
          <w:cnfStyle w:val="100000000000" w:firstRow="1" w:lastRow="0" w:firstColumn="0" w:lastColumn="0" w:oddVBand="0" w:evenVBand="0" w:oddHBand="0" w:evenHBand="0" w:firstRowFirstColumn="0" w:firstRowLastColumn="0" w:lastRowFirstColumn="0" w:lastRowLastColumn="0"/>
          <w:trHeight w:val="288"/>
          <w:del w:id="1933"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21DE5035" w14:textId="725056A7" w:rsidR="007C48D4" w:rsidRPr="007C48D4" w:rsidDel="00521FAB" w:rsidRDefault="007C48D4" w:rsidP="007C48D4">
            <w:pPr>
              <w:jc w:val="center"/>
              <w:rPr>
                <w:del w:id="1934" w:author="Ume Sauda Ghanyani" w:date="2025-10-29T10:02:00Z" w16du:dateUtc="2025-10-29T05:02:00Z"/>
                <w:rFonts w:ascii="Aptos Narrow" w:eastAsia="Times New Roman" w:hAnsi="Aptos Narrow" w:cs="Times New Roman"/>
                <w:sz w:val="22"/>
                <w:szCs w:val="22"/>
              </w:rPr>
            </w:pPr>
            <w:del w:id="1935" w:author="Ume Sauda Ghanyani" w:date="2025-10-29T10:02:00Z" w16du:dateUtc="2025-10-29T05:02:00Z">
              <w:r w:rsidRPr="007C48D4" w:rsidDel="00521FAB">
                <w:rPr>
                  <w:rFonts w:ascii="Aptos Narrow" w:eastAsia="Times New Roman" w:hAnsi="Aptos Narrow" w:cs="Times New Roman"/>
                  <w:sz w:val="22"/>
                  <w:szCs w:val="22"/>
                </w:rPr>
                <w:delText>Domain</w:delText>
              </w:r>
            </w:del>
          </w:p>
        </w:tc>
        <w:tc>
          <w:tcPr>
            <w:tcW w:w="3140" w:type="dxa"/>
            <w:hideMark/>
          </w:tcPr>
          <w:p w14:paraId="68B7BF84" w14:textId="558866CC" w:rsidR="007C48D4" w:rsidRPr="007C48D4" w:rsidDel="00521FAB" w:rsidRDefault="007C48D4" w:rsidP="007C48D4">
            <w:pPr>
              <w:jc w:val="center"/>
              <w:cnfStyle w:val="100000000000" w:firstRow="1" w:lastRow="0" w:firstColumn="0" w:lastColumn="0" w:oddVBand="0" w:evenVBand="0" w:oddHBand="0" w:evenHBand="0" w:firstRowFirstColumn="0" w:firstRowLastColumn="0" w:lastRowFirstColumn="0" w:lastRowLastColumn="0"/>
              <w:rPr>
                <w:del w:id="1936" w:author="Ume Sauda Ghanyani" w:date="2025-10-29T10:02:00Z" w16du:dateUtc="2025-10-29T05:02:00Z"/>
                <w:rFonts w:ascii="Aptos Narrow" w:eastAsia="Times New Roman" w:hAnsi="Aptos Narrow" w:cs="Times New Roman"/>
                <w:sz w:val="22"/>
                <w:szCs w:val="22"/>
              </w:rPr>
            </w:pPr>
            <w:del w:id="1937" w:author="Ume Sauda Ghanyani" w:date="2025-10-29T10:02:00Z" w16du:dateUtc="2025-10-29T05:02:00Z">
              <w:r w:rsidRPr="007C48D4" w:rsidDel="00521FAB">
                <w:rPr>
                  <w:rFonts w:ascii="Aptos Narrow" w:eastAsia="Times New Roman" w:hAnsi="Aptos Narrow" w:cs="Times New Roman"/>
                  <w:sz w:val="22"/>
                  <w:szCs w:val="22"/>
                </w:rPr>
                <w:delText>Tables / Sources</w:delText>
              </w:r>
            </w:del>
          </w:p>
        </w:tc>
        <w:tc>
          <w:tcPr>
            <w:tcW w:w="3140" w:type="dxa"/>
            <w:hideMark/>
          </w:tcPr>
          <w:p w14:paraId="6C3B28FB" w14:textId="634D3948" w:rsidR="007C48D4" w:rsidRPr="007C48D4" w:rsidDel="00521FAB" w:rsidRDefault="007C48D4" w:rsidP="007C48D4">
            <w:pPr>
              <w:jc w:val="center"/>
              <w:cnfStyle w:val="100000000000" w:firstRow="1" w:lastRow="0" w:firstColumn="0" w:lastColumn="0" w:oddVBand="0" w:evenVBand="0" w:oddHBand="0" w:evenHBand="0" w:firstRowFirstColumn="0" w:firstRowLastColumn="0" w:lastRowFirstColumn="0" w:lastRowLastColumn="0"/>
              <w:rPr>
                <w:del w:id="1938" w:author="Ume Sauda Ghanyani" w:date="2025-10-29T10:02:00Z" w16du:dateUtc="2025-10-29T05:02:00Z"/>
                <w:rFonts w:ascii="Aptos Narrow" w:eastAsia="Times New Roman" w:hAnsi="Aptos Narrow" w:cs="Times New Roman"/>
                <w:sz w:val="22"/>
                <w:szCs w:val="22"/>
              </w:rPr>
            </w:pPr>
            <w:del w:id="1939" w:author="Ume Sauda Ghanyani" w:date="2025-10-29T10:02:00Z" w16du:dateUtc="2025-10-29T05:02:00Z">
              <w:r w:rsidRPr="007C48D4" w:rsidDel="00521FAB">
                <w:rPr>
                  <w:rFonts w:ascii="Aptos Narrow" w:eastAsia="Times New Roman" w:hAnsi="Aptos Narrow" w:cs="Times New Roman"/>
                  <w:sz w:val="22"/>
                  <w:szCs w:val="22"/>
                </w:rPr>
                <w:delText>Description / Key Relationships</w:delText>
              </w:r>
            </w:del>
          </w:p>
        </w:tc>
      </w:tr>
      <w:tr w:rsidR="007C48D4" w:rsidRPr="007C48D4" w:rsidDel="00521FAB" w14:paraId="50BB04F4" w14:textId="725C0A5D" w:rsidTr="2402821F">
        <w:trPr>
          <w:cnfStyle w:val="000000100000" w:firstRow="0" w:lastRow="0" w:firstColumn="0" w:lastColumn="0" w:oddVBand="0" w:evenVBand="0" w:oddHBand="1" w:evenHBand="0" w:firstRowFirstColumn="0" w:firstRowLastColumn="0" w:lastRowFirstColumn="0" w:lastRowLastColumn="0"/>
          <w:trHeight w:val="576"/>
          <w:del w:id="1940"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C03F886" w14:textId="60850180" w:rsidR="007C48D4" w:rsidRPr="007C48D4" w:rsidDel="00521FAB" w:rsidRDefault="007C48D4" w:rsidP="007C48D4">
            <w:pPr>
              <w:jc w:val="left"/>
              <w:rPr>
                <w:del w:id="1941" w:author="Ume Sauda Ghanyani" w:date="2025-10-29T10:02:00Z" w16du:dateUtc="2025-10-29T05:02:00Z"/>
                <w:rFonts w:ascii="Aptos Narrow" w:eastAsia="Times New Roman" w:hAnsi="Aptos Narrow" w:cs="Times New Roman"/>
                <w:color w:val="000000"/>
                <w:sz w:val="22"/>
                <w:szCs w:val="22"/>
              </w:rPr>
            </w:pPr>
            <w:del w:id="1942" w:author="Ume Sauda Ghanyani" w:date="2025-10-29T10:02:00Z" w16du:dateUtc="2025-10-29T05:02:00Z">
              <w:r w:rsidRPr="007C48D4" w:rsidDel="00521FAB">
                <w:rPr>
                  <w:rFonts w:ascii="Aptos Narrow" w:eastAsia="Times New Roman" w:hAnsi="Aptos Narrow" w:cs="Times New Roman"/>
                  <w:color w:val="000000"/>
                  <w:sz w:val="22"/>
                  <w:szCs w:val="22"/>
                </w:rPr>
                <w:delText>Transaction Processing Logs</w:delText>
              </w:r>
            </w:del>
          </w:p>
        </w:tc>
        <w:tc>
          <w:tcPr>
            <w:tcW w:w="3140" w:type="dxa"/>
            <w:hideMark/>
          </w:tcPr>
          <w:p w14:paraId="3F621D5F" w14:textId="26DCD3AF" w:rsidR="007C48D4" w:rsidRPr="007C48D4" w:rsidDel="00521FAB" w:rsidRDefault="007C48D4" w:rsidP="007C48D4">
            <w:pPr>
              <w:jc w:val="left"/>
              <w:cnfStyle w:val="000000100000" w:firstRow="0" w:lastRow="0" w:firstColumn="0" w:lastColumn="0" w:oddVBand="0" w:evenVBand="0" w:oddHBand="1" w:evenHBand="0" w:firstRowFirstColumn="0" w:firstRowLastColumn="0" w:lastRowFirstColumn="0" w:lastRowLastColumn="0"/>
              <w:rPr>
                <w:del w:id="1943" w:author="Ume Sauda Ghanyani" w:date="2025-10-29T10:02:00Z" w16du:dateUtc="2025-10-29T05:02:00Z"/>
                <w:rFonts w:ascii="Arial Unicode MS" w:eastAsia="Times New Roman" w:hAnsi="Arial Unicode MS" w:cs="Times New Roman"/>
                <w:color w:val="000000"/>
              </w:rPr>
            </w:pPr>
            <w:del w:id="1944" w:author="Ume Sauda Ghanyani" w:date="2025-10-29T10:02:00Z" w16du:dateUtc="2025-10-29T05:02:00Z">
              <w:r w:rsidRPr="007C48D4" w:rsidDel="00521FAB">
                <w:rPr>
                  <w:rFonts w:ascii="Arial Unicode MS" w:eastAsia="Times New Roman" w:hAnsi="Arial Unicode MS" w:cs="Times New Roman"/>
                  <w:color w:val="000000"/>
                </w:rPr>
                <w:delText>transactionHistoryPacs008</w:delText>
              </w:r>
              <w:r w:rsidRPr="007C48D4" w:rsidDel="00521FAB">
                <w:rPr>
                  <w:rFonts w:ascii="Aptos Narrow" w:eastAsia="Times New Roman" w:hAnsi="Aptos Narrow" w:cs="Times New Roman"/>
                  <w:color w:val="000000"/>
                  <w:sz w:val="22"/>
                  <w:szCs w:val="22"/>
                </w:rPr>
                <w:delText xml:space="preserve">, </w:delText>
              </w:r>
              <w:r w:rsidRPr="007C48D4" w:rsidDel="00521FAB">
                <w:rPr>
                  <w:rFonts w:ascii="Arial Unicode MS" w:eastAsia="Times New Roman" w:hAnsi="Arial Unicode MS" w:cs="Times New Roman"/>
                  <w:color w:val="000000"/>
                </w:rPr>
                <w:delText>transactionHistoryPacs002</w:delText>
              </w:r>
            </w:del>
          </w:p>
        </w:tc>
        <w:tc>
          <w:tcPr>
            <w:tcW w:w="3140" w:type="dxa"/>
            <w:hideMark/>
          </w:tcPr>
          <w:p w14:paraId="320DA68C" w14:textId="3CD92B39" w:rsidR="007C48D4" w:rsidRPr="007C48D4" w:rsidDel="00521FAB" w:rsidRDefault="007C48D4" w:rsidP="007C48D4">
            <w:pPr>
              <w:jc w:val="left"/>
              <w:cnfStyle w:val="000000100000" w:firstRow="0" w:lastRow="0" w:firstColumn="0" w:lastColumn="0" w:oddVBand="0" w:evenVBand="0" w:oddHBand="1" w:evenHBand="0" w:firstRowFirstColumn="0" w:firstRowLastColumn="0" w:lastRowFirstColumn="0" w:lastRowLastColumn="0"/>
              <w:rPr>
                <w:del w:id="1945" w:author="Ume Sauda Ghanyani" w:date="2025-10-29T10:02:00Z" w16du:dateUtc="2025-10-29T05:02:00Z"/>
                <w:rFonts w:ascii="Aptos Narrow" w:eastAsia="Times New Roman" w:hAnsi="Aptos Narrow" w:cs="Times New Roman"/>
                <w:color w:val="000000"/>
                <w:sz w:val="22"/>
                <w:szCs w:val="22"/>
              </w:rPr>
            </w:pPr>
            <w:del w:id="1946" w:author="Ume Sauda Ghanyani" w:date="2025-10-29T10:02:00Z" w16du:dateUtc="2025-10-29T05:02:00Z">
              <w:r w:rsidRPr="007C48D4" w:rsidDel="00521FAB">
                <w:rPr>
                  <w:rFonts w:ascii="Aptos Narrow" w:eastAsia="Times New Roman" w:hAnsi="Aptos Narrow" w:cs="Times New Roman"/>
                  <w:color w:val="000000"/>
                  <w:sz w:val="22"/>
                  <w:szCs w:val="22"/>
                </w:rPr>
                <w:delText>Detects transactional rejections, invalid formats, or timeout cases.</w:delText>
              </w:r>
            </w:del>
          </w:p>
        </w:tc>
      </w:tr>
      <w:tr w:rsidR="007C48D4" w:rsidRPr="007C48D4" w:rsidDel="00521FAB" w14:paraId="0483AA59" w14:textId="215A816A" w:rsidTr="2402821F">
        <w:trPr>
          <w:trHeight w:val="576"/>
          <w:del w:id="1947"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31B9D20B" w14:textId="24E52236" w:rsidR="007C48D4" w:rsidRPr="007C48D4" w:rsidDel="00521FAB" w:rsidRDefault="007C48D4" w:rsidP="007C48D4">
            <w:pPr>
              <w:jc w:val="left"/>
              <w:rPr>
                <w:del w:id="1948" w:author="Ume Sauda Ghanyani" w:date="2025-10-29T10:02:00Z" w16du:dateUtc="2025-10-29T05:02:00Z"/>
                <w:rFonts w:ascii="Aptos Narrow" w:eastAsia="Times New Roman" w:hAnsi="Aptos Narrow" w:cs="Times New Roman"/>
                <w:color w:val="000000"/>
                <w:sz w:val="22"/>
                <w:szCs w:val="22"/>
              </w:rPr>
            </w:pPr>
            <w:del w:id="1949" w:author="Ume Sauda Ghanyani" w:date="2025-10-29T10:02:00Z" w16du:dateUtc="2025-10-29T05:02:00Z">
              <w:r w:rsidRPr="007C48D4" w:rsidDel="00521FAB">
                <w:rPr>
                  <w:rFonts w:ascii="Aptos Narrow" w:eastAsia="Times New Roman" w:hAnsi="Aptos Narrow" w:cs="Times New Roman"/>
                  <w:color w:val="000000"/>
                  <w:sz w:val="22"/>
                  <w:szCs w:val="22"/>
                </w:rPr>
                <w:delText>Evaluation Layer</w:delText>
              </w:r>
            </w:del>
          </w:p>
        </w:tc>
        <w:tc>
          <w:tcPr>
            <w:tcW w:w="3140" w:type="dxa"/>
            <w:hideMark/>
          </w:tcPr>
          <w:p w14:paraId="40BBBBD3" w14:textId="0AB5D962" w:rsidR="007C48D4" w:rsidRPr="007C48D4" w:rsidDel="00521FAB" w:rsidRDefault="007C48D4" w:rsidP="007C48D4">
            <w:pPr>
              <w:jc w:val="left"/>
              <w:cnfStyle w:val="000000000000" w:firstRow="0" w:lastRow="0" w:firstColumn="0" w:lastColumn="0" w:oddVBand="0" w:evenVBand="0" w:oddHBand="0" w:evenHBand="0" w:firstRowFirstColumn="0" w:firstRowLastColumn="0" w:lastRowFirstColumn="0" w:lastRowLastColumn="0"/>
              <w:rPr>
                <w:del w:id="1950" w:author="Ume Sauda Ghanyani" w:date="2025-10-29T10:02:00Z" w16du:dateUtc="2025-10-29T05:02:00Z"/>
                <w:rFonts w:ascii="Arial Unicode MS" w:eastAsia="Times New Roman" w:hAnsi="Arial Unicode MS" w:cs="Times New Roman"/>
                <w:color w:val="000000"/>
              </w:rPr>
            </w:pPr>
            <w:del w:id="1951" w:author="Ume Sauda Ghanyani" w:date="2025-10-29T10:02:00Z" w16du:dateUtc="2025-10-29T05:02:00Z">
              <w:r w:rsidRPr="007C48D4" w:rsidDel="00521FAB">
                <w:rPr>
                  <w:rFonts w:ascii="Arial Unicode MS" w:eastAsia="Times New Roman" w:hAnsi="Arial Unicode MS" w:cs="Times New Roman"/>
                  <w:color w:val="000000"/>
                </w:rPr>
                <w:delText>EvaluationResults.transaction</w:delText>
              </w:r>
            </w:del>
          </w:p>
        </w:tc>
        <w:tc>
          <w:tcPr>
            <w:tcW w:w="3140" w:type="dxa"/>
            <w:hideMark/>
          </w:tcPr>
          <w:p w14:paraId="7D216098" w14:textId="142D1A66" w:rsidR="007C48D4" w:rsidRPr="007C48D4" w:rsidDel="00521FAB" w:rsidRDefault="5010DE50" w:rsidP="007C48D4">
            <w:pPr>
              <w:jc w:val="left"/>
              <w:cnfStyle w:val="000000000000" w:firstRow="0" w:lastRow="0" w:firstColumn="0" w:lastColumn="0" w:oddVBand="0" w:evenVBand="0" w:oddHBand="0" w:evenHBand="0" w:firstRowFirstColumn="0" w:firstRowLastColumn="0" w:lastRowFirstColumn="0" w:lastRowLastColumn="0"/>
              <w:rPr>
                <w:del w:id="1952" w:author="Ume Sauda Ghanyani" w:date="2025-10-29T10:02:00Z" w16du:dateUtc="2025-10-29T05:02:00Z"/>
                <w:rFonts w:ascii="Aptos Narrow" w:eastAsia="Times New Roman" w:hAnsi="Aptos Narrow" w:cs="Times New Roman"/>
                <w:color w:val="000000"/>
                <w:sz w:val="22"/>
                <w:szCs w:val="22"/>
              </w:rPr>
            </w:pPr>
            <w:del w:id="1953" w:author="Ume Sauda Ghanyani" w:date="2025-10-29T10:02:00Z" w16du:dateUtc="2025-10-29T05:02:00Z">
              <w:r w:rsidRPr="2402821F" w:rsidDel="00521FAB">
                <w:rPr>
                  <w:rFonts w:ascii="Aptos Narrow" w:eastAsia="Times New Roman" w:hAnsi="Aptos Narrow" w:cs="Times New Roman"/>
                  <w:color w:val="000000" w:themeColor="text1"/>
                  <w:sz w:val="22"/>
                  <w:szCs w:val="22"/>
                </w:rPr>
                <w:delText>Tracks detection engine execution errors (failed typology or rule runs).</w:delText>
              </w:r>
            </w:del>
          </w:p>
        </w:tc>
      </w:tr>
      <w:tr w:rsidR="007C48D4" w:rsidRPr="007C48D4" w:rsidDel="00521FAB" w14:paraId="14C5E1AB" w14:textId="631C54F5" w:rsidTr="2402821F">
        <w:trPr>
          <w:cnfStyle w:val="000000100000" w:firstRow="0" w:lastRow="0" w:firstColumn="0" w:lastColumn="0" w:oddVBand="0" w:evenVBand="0" w:oddHBand="1" w:evenHBand="0" w:firstRowFirstColumn="0" w:firstRowLastColumn="0" w:lastRowFirstColumn="0" w:lastRowLastColumn="0"/>
          <w:trHeight w:val="576"/>
          <w:del w:id="1954"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4A2AC703" w14:textId="7637FA19" w:rsidR="007C48D4" w:rsidRPr="007C48D4" w:rsidDel="00521FAB" w:rsidRDefault="007C48D4" w:rsidP="007C48D4">
            <w:pPr>
              <w:jc w:val="left"/>
              <w:rPr>
                <w:del w:id="1955" w:author="Ume Sauda Ghanyani" w:date="2025-10-29T10:02:00Z" w16du:dateUtc="2025-10-29T05:02:00Z"/>
                <w:rFonts w:ascii="Aptos Narrow" w:eastAsia="Times New Roman" w:hAnsi="Aptos Narrow" w:cs="Times New Roman"/>
                <w:color w:val="000000"/>
                <w:sz w:val="22"/>
                <w:szCs w:val="22"/>
              </w:rPr>
            </w:pPr>
            <w:del w:id="1956" w:author="Ume Sauda Ghanyani" w:date="2025-10-29T10:02:00Z" w16du:dateUtc="2025-10-29T05:02:00Z">
              <w:r w:rsidRPr="007C48D4" w:rsidDel="00521FAB">
                <w:rPr>
                  <w:rFonts w:ascii="Aptos Narrow" w:eastAsia="Times New Roman" w:hAnsi="Aptos Narrow" w:cs="Times New Roman"/>
                  <w:color w:val="000000"/>
                  <w:sz w:val="22"/>
                  <w:szCs w:val="22"/>
                </w:rPr>
                <w:delText>CMS / Workflow</w:delText>
              </w:r>
            </w:del>
          </w:p>
        </w:tc>
        <w:tc>
          <w:tcPr>
            <w:tcW w:w="3140" w:type="dxa"/>
            <w:hideMark/>
          </w:tcPr>
          <w:p w14:paraId="66219E25" w14:textId="5C8B7A73" w:rsidR="007C48D4" w:rsidRPr="007C48D4" w:rsidDel="00521FAB" w:rsidRDefault="007C48D4" w:rsidP="007C48D4">
            <w:pPr>
              <w:jc w:val="left"/>
              <w:cnfStyle w:val="000000100000" w:firstRow="0" w:lastRow="0" w:firstColumn="0" w:lastColumn="0" w:oddVBand="0" w:evenVBand="0" w:oddHBand="1" w:evenHBand="0" w:firstRowFirstColumn="0" w:firstRowLastColumn="0" w:lastRowFirstColumn="0" w:lastRowLastColumn="0"/>
              <w:rPr>
                <w:del w:id="1957" w:author="Ume Sauda Ghanyani" w:date="2025-10-29T10:02:00Z" w16du:dateUtc="2025-10-29T05:02:00Z"/>
                <w:rFonts w:ascii="Arial Unicode MS" w:eastAsia="Times New Roman" w:hAnsi="Arial Unicode MS" w:cs="Times New Roman"/>
                <w:color w:val="000000"/>
              </w:rPr>
            </w:pPr>
            <w:del w:id="1958" w:author="Ume Sauda Ghanyani" w:date="2025-10-29T10:02:00Z" w16du:dateUtc="2025-10-29T05:02:00Z">
              <w:r w:rsidRPr="007C48D4" w:rsidDel="00521FAB">
                <w:rPr>
                  <w:rFonts w:ascii="Arial Unicode MS" w:eastAsia="Times New Roman" w:hAnsi="Arial Unicode MS" w:cs="Times New Roman"/>
                  <w:color w:val="000000"/>
                </w:rPr>
                <w:delText>CMS.Audit_Log</w:delText>
              </w:r>
              <w:r w:rsidRPr="007C48D4" w:rsidDel="00521FAB">
                <w:rPr>
                  <w:rFonts w:ascii="Aptos Narrow" w:eastAsia="Times New Roman" w:hAnsi="Aptos Narrow" w:cs="Times New Roman"/>
                  <w:color w:val="000000"/>
                  <w:sz w:val="22"/>
                  <w:szCs w:val="22"/>
                </w:rPr>
                <w:delText xml:space="preserve">, </w:delText>
              </w:r>
              <w:r w:rsidRPr="007C48D4" w:rsidDel="00521FAB">
                <w:rPr>
                  <w:rFonts w:ascii="Arial Unicode MS" w:eastAsia="Times New Roman" w:hAnsi="Arial Unicode MS" w:cs="Times New Roman"/>
                  <w:color w:val="000000"/>
                </w:rPr>
                <w:delText>CMS.System_Config</w:delText>
              </w:r>
            </w:del>
          </w:p>
        </w:tc>
        <w:tc>
          <w:tcPr>
            <w:tcW w:w="3140" w:type="dxa"/>
            <w:hideMark/>
          </w:tcPr>
          <w:p w14:paraId="32BCEC66" w14:textId="15E73D03" w:rsidR="007C48D4" w:rsidRPr="007C48D4" w:rsidDel="00521FAB" w:rsidRDefault="007C48D4" w:rsidP="007C48D4">
            <w:pPr>
              <w:jc w:val="left"/>
              <w:cnfStyle w:val="000000100000" w:firstRow="0" w:lastRow="0" w:firstColumn="0" w:lastColumn="0" w:oddVBand="0" w:evenVBand="0" w:oddHBand="1" w:evenHBand="0" w:firstRowFirstColumn="0" w:firstRowLastColumn="0" w:lastRowFirstColumn="0" w:lastRowLastColumn="0"/>
              <w:rPr>
                <w:del w:id="1959" w:author="Ume Sauda Ghanyani" w:date="2025-10-29T10:02:00Z" w16du:dateUtc="2025-10-29T05:02:00Z"/>
                <w:rFonts w:ascii="Aptos Narrow" w:eastAsia="Times New Roman" w:hAnsi="Aptos Narrow" w:cs="Times New Roman"/>
                <w:color w:val="000000"/>
                <w:sz w:val="22"/>
                <w:szCs w:val="22"/>
              </w:rPr>
            </w:pPr>
            <w:del w:id="1960" w:author="Ume Sauda Ghanyani" w:date="2025-10-29T10:02:00Z" w16du:dateUtc="2025-10-29T05:02:00Z">
              <w:r w:rsidRPr="007C48D4" w:rsidDel="00521FAB">
                <w:rPr>
                  <w:rFonts w:ascii="Aptos Narrow" w:eastAsia="Times New Roman" w:hAnsi="Aptos Narrow" w:cs="Times New Roman"/>
                  <w:color w:val="000000"/>
                  <w:sz w:val="22"/>
                  <w:szCs w:val="22"/>
                </w:rPr>
                <w:delText>Captures operational or configuration-related failures.</w:delText>
              </w:r>
            </w:del>
          </w:p>
        </w:tc>
      </w:tr>
      <w:tr w:rsidR="007C48D4" w:rsidRPr="007C48D4" w:rsidDel="00521FAB" w14:paraId="6EEC8B61" w14:textId="5EA3E526" w:rsidTr="2402821F">
        <w:trPr>
          <w:trHeight w:val="576"/>
          <w:del w:id="1961"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066F2415" w14:textId="43C9DAD9" w:rsidR="007C48D4" w:rsidRPr="007C48D4" w:rsidDel="00521FAB" w:rsidRDefault="007C48D4" w:rsidP="007C48D4">
            <w:pPr>
              <w:jc w:val="left"/>
              <w:rPr>
                <w:del w:id="1962" w:author="Ume Sauda Ghanyani" w:date="2025-10-29T10:02:00Z" w16du:dateUtc="2025-10-29T05:02:00Z"/>
                <w:rFonts w:ascii="Aptos Narrow" w:eastAsia="Times New Roman" w:hAnsi="Aptos Narrow" w:cs="Times New Roman"/>
                <w:color w:val="000000"/>
                <w:sz w:val="22"/>
                <w:szCs w:val="22"/>
              </w:rPr>
            </w:pPr>
            <w:del w:id="1963" w:author="Ume Sauda Ghanyani" w:date="2025-10-29T10:02:00Z" w16du:dateUtc="2025-10-29T05:02:00Z">
              <w:r w:rsidRPr="007C48D4" w:rsidDel="00521FAB">
                <w:rPr>
                  <w:rFonts w:ascii="Aptos Narrow" w:eastAsia="Times New Roman" w:hAnsi="Aptos Narrow" w:cs="Times New Roman"/>
                  <w:color w:val="000000"/>
                  <w:sz w:val="22"/>
                  <w:szCs w:val="22"/>
                </w:rPr>
                <w:delText>Infrastructure Logs (Silver layer external feed)</w:delText>
              </w:r>
            </w:del>
          </w:p>
        </w:tc>
        <w:tc>
          <w:tcPr>
            <w:tcW w:w="3140" w:type="dxa"/>
            <w:hideMark/>
          </w:tcPr>
          <w:p w14:paraId="70C7EDA0" w14:textId="3884C80F" w:rsidR="007C48D4" w:rsidRPr="007C48D4" w:rsidDel="00521FAB" w:rsidRDefault="007C48D4" w:rsidP="007C48D4">
            <w:pPr>
              <w:jc w:val="left"/>
              <w:cnfStyle w:val="000000000000" w:firstRow="0" w:lastRow="0" w:firstColumn="0" w:lastColumn="0" w:oddVBand="0" w:evenVBand="0" w:oddHBand="0" w:evenHBand="0" w:firstRowFirstColumn="0" w:firstRowLastColumn="0" w:lastRowFirstColumn="0" w:lastRowLastColumn="0"/>
              <w:rPr>
                <w:del w:id="1964" w:author="Ume Sauda Ghanyani" w:date="2025-10-29T10:02:00Z" w16du:dateUtc="2025-10-29T05:02:00Z"/>
                <w:rFonts w:ascii="Arial Unicode MS" w:eastAsia="Times New Roman" w:hAnsi="Arial Unicode MS" w:cs="Times New Roman"/>
                <w:color w:val="000000"/>
              </w:rPr>
            </w:pPr>
            <w:del w:id="1965" w:author="Ume Sauda Ghanyani" w:date="2025-10-29T10:02:00Z" w16du:dateUtc="2025-10-29T05:02:00Z">
              <w:r w:rsidRPr="007C48D4" w:rsidDel="00521FAB">
                <w:rPr>
                  <w:rFonts w:ascii="Arial Unicode MS" w:eastAsia="Times New Roman" w:hAnsi="Arial Unicode MS" w:cs="Times New Roman"/>
                  <w:color w:val="000000"/>
                </w:rPr>
                <w:delText>system_logs</w:delText>
              </w:r>
              <w:r w:rsidRPr="007C48D4" w:rsidDel="00521FAB">
                <w:rPr>
                  <w:rFonts w:ascii="Aptos Narrow" w:eastAsia="Times New Roman" w:hAnsi="Aptos Narrow" w:cs="Times New Roman"/>
                  <w:color w:val="000000"/>
                  <w:sz w:val="22"/>
                  <w:szCs w:val="22"/>
                </w:rPr>
                <w:delText xml:space="preserve">, </w:delText>
              </w:r>
              <w:r w:rsidRPr="007C48D4" w:rsidDel="00521FAB">
                <w:rPr>
                  <w:rFonts w:ascii="Arial Unicode MS" w:eastAsia="Times New Roman" w:hAnsi="Arial Unicode MS" w:cs="Times New Roman"/>
                  <w:color w:val="000000"/>
                </w:rPr>
                <w:delText>nifi_error_events</w:delText>
              </w:r>
              <w:r w:rsidRPr="007C48D4" w:rsidDel="00521FAB">
                <w:rPr>
                  <w:rFonts w:ascii="Aptos Narrow" w:eastAsia="Times New Roman" w:hAnsi="Aptos Narrow" w:cs="Times New Roman"/>
                  <w:color w:val="000000"/>
                  <w:sz w:val="22"/>
                  <w:szCs w:val="22"/>
                </w:rPr>
                <w:delText xml:space="preserve">, </w:delText>
              </w:r>
              <w:r w:rsidRPr="007C48D4" w:rsidDel="00521FAB">
                <w:rPr>
                  <w:rFonts w:ascii="Arial Unicode MS" w:eastAsia="Times New Roman" w:hAnsi="Arial Unicode MS" w:cs="Times New Roman"/>
                  <w:color w:val="000000"/>
                </w:rPr>
                <w:delText>spark_job_metrics</w:delText>
              </w:r>
            </w:del>
          </w:p>
        </w:tc>
        <w:tc>
          <w:tcPr>
            <w:tcW w:w="3140" w:type="dxa"/>
            <w:hideMark/>
          </w:tcPr>
          <w:p w14:paraId="40F41593" w14:textId="4E4F98C0" w:rsidR="007C48D4" w:rsidRPr="007C48D4" w:rsidDel="00521FAB" w:rsidRDefault="007C48D4" w:rsidP="007C48D4">
            <w:pPr>
              <w:jc w:val="left"/>
              <w:cnfStyle w:val="000000000000" w:firstRow="0" w:lastRow="0" w:firstColumn="0" w:lastColumn="0" w:oddVBand="0" w:evenVBand="0" w:oddHBand="0" w:evenHBand="0" w:firstRowFirstColumn="0" w:firstRowLastColumn="0" w:lastRowFirstColumn="0" w:lastRowLastColumn="0"/>
              <w:rPr>
                <w:del w:id="1966" w:author="Ume Sauda Ghanyani" w:date="2025-10-29T10:02:00Z" w16du:dateUtc="2025-10-29T05:02:00Z"/>
                <w:rFonts w:ascii="Aptos Narrow" w:eastAsia="Times New Roman" w:hAnsi="Aptos Narrow" w:cs="Times New Roman"/>
                <w:color w:val="000000"/>
                <w:sz w:val="22"/>
                <w:szCs w:val="22"/>
              </w:rPr>
            </w:pPr>
            <w:del w:id="1967" w:author="Ume Sauda Ghanyani" w:date="2025-10-29T10:02:00Z" w16du:dateUtc="2025-10-29T05:02:00Z">
              <w:r w:rsidRPr="007C48D4" w:rsidDel="00521FAB">
                <w:rPr>
                  <w:rFonts w:ascii="Aptos Narrow" w:eastAsia="Times New Roman" w:hAnsi="Aptos Narrow" w:cs="Times New Roman"/>
                  <w:color w:val="000000"/>
                  <w:sz w:val="22"/>
                  <w:szCs w:val="22"/>
                </w:rPr>
                <w:delText>Non-functional logs integrated through NiFi monitoring feeds.</w:delText>
              </w:r>
            </w:del>
          </w:p>
        </w:tc>
      </w:tr>
    </w:tbl>
    <w:p w14:paraId="04D7B5E9" w14:textId="509AD61E" w:rsidR="00243EA1" w:rsidDel="00521FAB" w:rsidRDefault="00243EA1" w:rsidP="1BEA6B41">
      <w:pPr>
        <w:rPr>
          <w:del w:id="1968" w:author="Ume Sauda Ghanyani" w:date="2025-10-29T10:02:00Z" w16du:dateUtc="2025-10-29T05:02:00Z"/>
        </w:rPr>
      </w:pPr>
    </w:p>
    <w:p w14:paraId="0DF293D1" w14:textId="5D70FAE1" w:rsidR="007C48D4" w:rsidDel="00521FAB" w:rsidRDefault="007C48D4" w:rsidP="007C48D4">
      <w:pPr>
        <w:pStyle w:val="Heading3"/>
        <w:numPr>
          <w:ilvl w:val="2"/>
          <w:numId w:val="2"/>
        </w:numPr>
        <w:rPr>
          <w:del w:id="1969" w:author="Ume Sauda Ghanyani" w:date="2025-10-29T10:02:00Z" w16du:dateUtc="2025-10-29T05:02:00Z"/>
        </w:rPr>
      </w:pPr>
      <w:bookmarkStart w:id="1970" w:name="_Toc213340892"/>
      <w:bookmarkStart w:id="1971" w:name="_Toc213341081"/>
      <w:del w:id="1972" w:author="Ume Sauda Ghanyani" w:date="2025-10-29T10:02:00Z" w16du:dateUtc="2025-10-29T05:02:00Z">
        <w:r w:rsidDel="00521FAB">
          <w:delText>Metrics</w:delText>
        </w:r>
        <w:r w:rsidRPr="00B119A8" w:rsidDel="00521FAB">
          <w:delText>:</w:delText>
        </w:r>
        <w:bookmarkEnd w:id="1970"/>
        <w:bookmarkEnd w:id="1971"/>
      </w:del>
    </w:p>
    <w:p w14:paraId="595F145E" w14:textId="4FAEB32F" w:rsidR="00D37BBA" w:rsidRPr="00D37BBA" w:rsidDel="00521FAB" w:rsidRDefault="000260BB" w:rsidP="00D37BBA">
      <w:pPr>
        <w:rPr>
          <w:del w:id="1973" w:author="Ume Sauda Ghanyani" w:date="2025-10-29T10:02:00Z" w16du:dateUtc="2025-10-29T05:02:00Z"/>
          <w:b/>
          <w:bCs/>
        </w:rPr>
      </w:pPr>
      <w:del w:id="1974" w:author="Ume Sauda Ghanyani" w:date="2025-10-29T10:02:00Z" w16du:dateUtc="2025-10-29T05:02:00Z">
        <w:r w:rsidDel="00521FAB">
          <w:rPr>
            <w:b/>
            <w:bCs/>
          </w:rPr>
          <w:delText xml:space="preserve"> </w:delText>
        </w:r>
        <w:r w:rsidR="00D37BBA" w:rsidRPr="00D37BBA" w:rsidDel="00521FAB">
          <w:rPr>
            <w:b/>
            <w:bCs/>
          </w:rPr>
          <w:delText>Metric 1 — Total Number of System Errors and Failures (Daily / Weekly / Monthly)</w:delText>
        </w:r>
      </w:del>
    </w:p>
    <w:p w14:paraId="2F9D49CB" w14:textId="5387941A" w:rsidR="00D37BBA" w:rsidRPr="00D37BBA" w:rsidDel="00521FAB" w:rsidRDefault="00D37BBA" w:rsidP="00D37BBA">
      <w:pPr>
        <w:rPr>
          <w:del w:id="1975" w:author="Ume Sauda Ghanyani" w:date="2025-10-29T10:02:00Z" w16du:dateUtc="2025-10-29T05:02:00Z"/>
        </w:rPr>
      </w:pPr>
      <w:del w:id="1976" w:author="Ume Sauda Ghanyani" w:date="2025-10-29T10:02:00Z" w16du:dateUtc="2025-10-29T05:02:00Z">
        <w:r w:rsidRPr="00D37BBA" w:rsidDel="00521FAB">
          <w:rPr>
            <w:b/>
            <w:bCs/>
          </w:rPr>
          <w:delText>Objective:</w:delText>
        </w:r>
        <w:r w:rsidRPr="00D37BBA" w:rsidDel="00521FAB">
          <w:br/>
          <w:delText>Quantify overall error volume across detection and transaction processing subsystems, grouped by time interval.</w:delText>
        </w:r>
      </w:del>
    </w:p>
    <w:p w14:paraId="4024BCF3" w14:textId="09DBEF8D" w:rsidR="00D37BBA" w:rsidRPr="00D37BBA" w:rsidDel="00521FAB" w:rsidRDefault="00D37BBA" w:rsidP="00D37BBA">
      <w:pPr>
        <w:rPr>
          <w:del w:id="1977" w:author="Ume Sauda Ghanyani" w:date="2025-10-29T10:02:00Z" w16du:dateUtc="2025-10-29T05:02:00Z"/>
        </w:rPr>
      </w:pPr>
      <w:del w:id="1978" w:author="Ume Sauda Ghanyani" w:date="2025-10-29T10:02:00Z" w16du:dateUtc="2025-10-29T05:02:00Z">
        <w:r w:rsidRPr="00D37BBA" w:rsidDel="00521FAB">
          <w:rPr>
            <w:b/>
            <w:bCs/>
          </w:rPr>
          <w:delText>Fields Used:</w:delText>
        </w:r>
      </w:del>
    </w:p>
    <w:p w14:paraId="5C7185B3" w14:textId="6C55B550" w:rsidR="00D37BBA" w:rsidRPr="00D37BBA" w:rsidDel="00521FAB" w:rsidRDefault="00D37BBA" w:rsidP="0082296D">
      <w:pPr>
        <w:numPr>
          <w:ilvl w:val="0"/>
          <w:numId w:val="52"/>
        </w:numPr>
        <w:rPr>
          <w:del w:id="1979" w:author="Ume Sauda Ghanyani" w:date="2025-10-29T10:02:00Z" w16du:dateUtc="2025-10-29T05:02:00Z"/>
        </w:rPr>
      </w:pPr>
      <w:del w:id="1980" w:author="Ume Sauda Ghanyani" w:date="2025-10-29T10:02:00Z" w16du:dateUtc="2025-10-29T05:02:00Z">
        <w:r w:rsidRPr="00D37BBA" w:rsidDel="00521FAB">
          <w:delText>system_logs.error_code</w:delText>
        </w:r>
      </w:del>
    </w:p>
    <w:p w14:paraId="0A23128D" w14:textId="0A12438A" w:rsidR="00D37BBA" w:rsidRPr="00D37BBA" w:rsidDel="00521FAB" w:rsidRDefault="00D37BBA" w:rsidP="0082296D">
      <w:pPr>
        <w:numPr>
          <w:ilvl w:val="0"/>
          <w:numId w:val="52"/>
        </w:numPr>
        <w:rPr>
          <w:del w:id="1981" w:author="Ume Sauda Ghanyani" w:date="2025-10-29T10:02:00Z" w16du:dateUtc="2025-10-29T05:02:00Z"/>
        </w:rPr>
      </w:pPr>
      <w:del w:id="1982" w:author="Ume Sauda Ghanyani" w:date="2025-10-29T10:02:00Z" w16du:dateUtc="2025-10-29T05:02:00Z">
        <w:r w:rsidRPr="00D37BBA" w:rsidDel="00521FAB">
          <w:delText>system_logs.timestamp</w:delText>
        </w:r>
      </w:del>
    </w:p>
    <w:p w14:paraId="7E8B5B9F" w14:textId="39924884" w:rsidR="00D37BBA" w:rsidRPr="00D37BBA" w:rsidDel="00521FAB" w:rsidRDefault="00D37BBA" w:rsidP="0082296D">
      <w:pPr>
        <w:numPr>
          <w:ilvl w:val="0"/>
          <w:numId w:val="52"/>
        </w:numPr>
        <w:rPr>
          <w:del w:id="1983" w:author="Ume Sauda Ghanyani" w:date="2025-10-29T10:02:00Z" w16du:dateUtc="2025-10-29T05:02:00Z"/>
        </w:rPr>
      </w:pPr>
      <w:del w:id="1984" w:author="Ume Sauda Ghanyani" w:date="2025-10-29T10:02:00Z" w16du:dateUtc="2025-10-29T05:02:00Z">
        <w:r w:rsidRPr="00D37BBA" w:rsidDel="00521FAB">
          <w:delText>system_logs.error_type</w:delText>
        </w:r>
      </w:del>
    </w:p>
    <w:p w14:paraId="4346F000" w14:textId="35030F8E" w:rsidR="00D37BBA" w:rsidRPr="00D37BBA" w:rsidDel="00521FAB" w:rsidRDefault="00D37BBA" w:rsidP="0082296D">
      <w:pPr>
        <w:numPr>
          <w:ilvl w:val="0"/>
          <w:numId w:val="52"/>
        </w:numPr>
        <w:rPr>
          <w:del w:id="1985" w:author="Ume Sauda Ghanyani" w:date="2025-10-29T10:02:00Z" w16du:dateUtc="2025-10-29T05:02:00Z"/>
        </w:rPr>
      </w:pPr>
      <w:del w:id="1986" w:author="Ume Sauda Ghanyani" w:date="2025-10-29T10:02:00Z" w16du:dateUtc="2025-10-29T05:02:00Z">
        <w:r w:rsidRPr="00D37BBA" w:rsidDel="00521FAB">
          <w:delText>nifi_error_events.component_name</w:delText>
        </w:r>
      </w:del>
    </w:p>
    <w:p w14:paraId="137218FA" w14:textId="16E36DCD" w:rsidR="00D37BBA" w:rsidRPr="00D37BBA" w:rsidDel="00521FAB" w:rsidRDefault="00D37BBA" w:rsidP="00D37BBA">
      <w:pPr>
        <w:rPr>
          <w:del w:id="1987" w:author="Ume Sauda Ghanyani" w:date="2025-10-29T10:02:00Z" w16du:dateUtc="2025-10-29T05:02:00Z"/>
        </w:rPr>
      </w:pPr>
      <w:del w:id="1988" w:author="Ume Sauda Ghanyani" w:date="2025-10-29T10:02:00Z" w16du:dateUtc="2025-10-29T05:02:00Z">
        <w:r w:rsidRPr="00D37BBA" w:rsidDel="00521FAB">
          <w:rPr>
            <w:b/>
            <w:bCs/>
          </w:rPr>
          <w:delText>Transformation Logic:</w:delText>
        </w:r>
      </w:del>
    </w:p>
    <w:p w14:paraId="1B34F4A8" w14:textId="22BCA398" w:rsidR="00D37BBA" w:rsidRPr="00D37BBA" w:rsidDel="00521FAB" w:rsidRDefault="00D37BBA" w:rsidP="0082296D">
      <w:pPr>
        <w:numPr>
          <w:ilvl w:val="0"/>
          <w:numId w:val="53"/>
        </w:numPr>
        <w:rPr>
          <w:del w:id="1989" w:author="Ume Sauda Ghanyani" w:date="2025-10-29T10:02:00Z" w16du:dateUtc="2025-10-29T05:02:00Z"/>
        </w:rPr>
      </w:pPr>
      <w:del w:id="1990" w:author="Ume Sauda Ghanyani" w:date="2025-10-29T10:02:00Z" w16du:dateUtc="2025-10-29T05:02:00Z">
        <w:r w:rsidRPr="00D37BBA" w:rsidDel="00521FAB">
          <w:delText>Filter logs by severity (ERROR, FAILURE, EXCEPTION).</w:delText>
        </w:r>
      </w:del>
    </w:p>
    <w:p w14:paraId="599A8F98" w14:textId="636BA1E5" w:rsidR="00D37BBA" w:rsidRPr="00D37BBA" w:rsidDel="00521FAB" w:rsidRDefault="00D37BBA" w:rsidP="0082296D">
      <w:pPr>
        <w:numPr>
          <w:ilvl w:val="0"/>
          <w:numId w:val="53"/>
        </w:numPr>
        <w:rPr>
          <w:del w:id="1991" w:author="Ume Sauda Ghanyani" w:date="2025-10-29T10:02:00Z" w16du:dateUtc="2025-10-29T05:02:00Z"/>
        </w:rPr>
      </w:pPr>
      <w:del w:id="1992" w:author="Ume Sauda Ghanyani" w:date="2025-10-29T10:02:00Z" w16du:dateUtc="2025-10-29T05:02:00Z">
        <w:r w:rsidRPr="00D37BBA" w:rsidDel="00521FAB">
          <w:delText>Group by date and error category.</w:delText>
        </w:r>
      </w:del>
    </w:p>
    <w:p w14:paraId="1983ADC3" w14:textId="20C8A2E2" w:rsidR="00D37BBA" w:rsidRPr="00D37BBA" w:rsidDel="00521FAB" w:rsidRDefault="00D37BBA" w:rsidP="0082296D">
      <w:pPr>
        <w:numPr>
          <w:ilvl w:val="0"/>
          <w:numId w:val="53"/>
        </w:numPr>
        <w:rPr>
          <w:del w:id="1993" w:author="Ume Sauda Ghanyani" w:date="2025-10-29T10:02:00Z" w16du:dateUtc="2025-10-29T05:02:00Z"/>
        </w:rPr>
      </w:pPr>
      <w:del w:id="1994" w:author="Ume Sauda Ghanyani" w:date="2025-10-29T10:02:00Z" w16du:dateUtc="2025-10-29T05:02:00Z">
        <w:r w:rsidRPr="00D37BBA" w:rsidDel="00521FAB">
          <w:delText>Count number of error events per interval.</w:delText>
        </w:r>
      </w:del>
    </w:p>
    <w:p w14:paraId="0918956A" w14:textId="6525CDE7" w:rsidR="005D5CDE" w:rsidRPr="005D5CDE" w:rsidDel="00521FAB" w:rsidRDefault="005D5CDE" w:rsidP="005D5CDE">
      <w:pPr>
        <w:rPr>
          <w:del w:id="1995" w:author="Ume Sauda Ghanyani" w:date="2025-10-29T10:02:00Z" w16du:dateUtc="2025-10-29T05:02:00Z"/>
        </w:rPr>
      </w:pPr>
      <w:del w:id="1996" w:author="Ume Sauda Ghanyani" w:date="2025-10-29T10:02:00Z" w16du:dateUtc="2025-10-29T05:02:00Z">
        <w:r w:rsidDel="00521FAB">
          <w:rPr>
            <w:b/>
            <w:bCs/>
          </w:rPr>
          <w:delText>Reasoning</w:delText>
        </w:r>
        <w:r w:rsidRPr="005D5CDE" w:rsidDel="00521FAB">
          <w:rPr>
            <w:b/>
            <w:bCs/>
          </w:rPr>
          <w:delText>:</w:delText>
        </w:r>
      </w:del>
    </w:p>
    <w:p w14:paraId="0F28C407" w14:textId="4F243C9C" w:rsidR="005D5CDE" w:rsidRPr="005D5CDE" w:rsidDel="00521FAB" w:rsidRDefault="005D5CDE" w:rsidP="0082296D">
      <w:pPr>
        <w:numPr>
          <w:ilvl w:val="0"/>
          <w:numId w:val="54"/>
        </w:numPr>
        <w:rPr>
          <w:del w:id="1997" w:author="Ume Sauda Ghanyani" w:date="2025-10-29T10:02:00Z" w16du:dateUtc="2025-10-29T05:02:00Z"/>
        </w:rPr>
      </w:pPr>
      <w:del w:id="1998" w:author="Ume Sauda Ghanyani" w:date="2025-10-29T10:02:00Z" w16du:dateUtc="2025-10-29T05:02:00Z">
        <w:r w:rsidRPr="005D5CDE" w:rsidDel="00521FAB">
          <w:delText>error_type (e.g., “NiFi Flow Timeout”, “Spark Write Failure”) enables high-level classification.</w:delText>
        </w:r>
      </w:del>
    </w:p>
    <w:p w14:paraId="29F4F3B6" w14:textId="0228844C" w:rsidR="005D5CDE" w:rsidRPr="005D5CDE" w:rsidDel="00521FAB" w:rsidRDefault="005D5CDE" w:rsidP="0082296D">
      <w:pPr>
        <w:numPr>
          <w:ilvl w:val="0"/>
          <w:numId w:val="54"/>
        </w:numPr>
        <w:rPr>
          <w:del w:id="1999" w:author="Ume Sauda Ghanyani" w:date="2025-10-29T10:02:00Z" w16du:dateUtc="2025-10-29T05:02:00Z"/>
        </w:rPr>
      </w:pPr>
      <w:del w:id="2000" w:author="Ume Sauda Ghanyani" w:date="2025-10-29T10:02:00Z" w16du:dateUtc="2025-10-29T05:02:00Z">
        <w:r w:rsidRPr="005D5CDE" w:rsidDel="00521FAB">
          <w:delText>timestamp ensures aggregation by time window.</w:delText>
        </w:r>
      </w:del>
    </w:p>
    <w:p w14:paraId="35365A08" w14:textId="1D10E195" w:rsidR="005D5CDE" w:rsidRPr="005D5CDE" w:rsidDel="00521FAB" w:rsidRDefault="005D5CDE" w:rsidP="0082296D">
      <w:pPr>
        <w:numPr>
          <w:ilvl w:val="0"/>
          <w:numId w:val="54"/>
        </w:numPr>
        <w:rPr>
          <w:del w:id="2001" w:author="Ume Sauda Ghanyani" w:date="2025-10-29T10:02:00Z" w16du:dateUtc="2025-10-29T05:02:00Z"/>
        </w:rPr>
      </w:pPr>
      <w:del w:id="2002" w:author="Ume Sauda Ghanyani" w:date="2025-10-29T10:02:00Z" w16du:dateUtc="2025-10-29T05:02:00Z">
        <w:r w:rsidRPr="005D5CDE" w:rsidDel="00521FAB">
          <w:delText>component_name (from NiFi logs) provides traceability to failed ETL components.</w:delText>
        </w:r>
      </w:del>
    </w:p>
    <w:p w14:paraId="16F52E60" w14:textId="2BAADE4E" w:rsidR="00CA3DC7" w:rsidDel="00521FAB" w:rsidRDefault="00CA3DC7" w:rsidP="00CA3DC7">
      <w:pPr>
        <w:rPr>
          <w:del w:id="2003" w:author="Ume Sauda Ghanyani" w:date="2025-10-29T10:02:00Z" w16du:dateUtc="2025-10-29T05:02:00Z"/>
          <w:b/>
          <w:bCs/>
        </w:rPr>
      </w:pPr>
    </w:p>
    <w:p w14:paraId="65E0B74C" w14:textId="290C3A12" w:rsidR="00CA3DC7" w:rsidRPr="00CA3DC7" w:rsidDel="00521FAB" w:rsidRDefault="00CA3DC7" w:rsidP="00CA3DC7">
      <w:pPr>
        <w:rPr>
          <w:del w:id="2004" w:author="Ume Sauda Ghanyani" w:date="2025-10-29T10:02:00Z" w16du:dateUtc="2025-10-29T05:02:00Z"/>
          <w:b/>
          <w:bCs/>
        </w:rPr>
      </w:pPr>
      <w:del w:id="2005" w:author="Ume Sauda Ghanyani" w:date="2025-10-29T10:02:00Z" w16du:dateUtc="2025-10-29T05:02:00Z">
        <w:r w:rsidRPr="00CA3DC7" w:rsidDel="00521FAB">
          <w:rPr>
            <w:b/>
            <w:bCs/>
          </w:rPr>
          <w:delText>Metric 2 — Number of Failed Transactions</w:delText>
        </w:r>
      </w:del>
    </w:p>
    <w:p w14:paraId="78E4BE84" w14:textId="30337169" w:rsidR="00CA3DC7" w:rsidRPr="00CA3DC7" w:rsidDel="00521FAB" w:rsidRDefault="00CA3DC7" w:rsidP="00CA3DC7">
      <w:pPr>
        <w:rPr>
          <w:del w:id="2006" w:author="Ume Sauda Ghanyani" w:date="2025-10-29T10:02:00Z" w16du:dateUtc="2025-10-29T05:02:00Z"/>
        </w:rPr>
      </w:pPr>
      <w:del w:id="2007" w:author="Ume Sauda Ghanyani" w:date="2025-10-29T10:02:00Z" w16du:dateUtc="2025-10-29T05:02:00Z">
        <w:r w:rsidRPr="00CA3DC7" w:rsidDel="00521FAB">
          <w:rPr>
            <w:b/>
            <w:bCs/>
          </w:rPr>
          <w:delText>Objective:</w:delText>
        </w:r>
        <w:r w:rsidRPr="00CA3DC7" w:rsidDel="00521FAB">
          <w:br/>
          <w:delText>Identify transactions that failed during ingestion, validation, or downstream processing due to invalid formats or system errors.</w:delText>
        </w:r>
      </w:del>
    </w:p>
    <w:p w14:paraId="7A6DBAF8" w14:textId="541ED3BF" w:rsidR="00CA3DC7" w:rsidRPr="00CA3DC7" w:rsidDel="00521FAB" w:rsidRDefault="00CA3DC7" w:rsidP="00CA3DC7">
      <w:pPr>
        <w:rPr>
          <w:del w:id="2008" w:author="Ume Sauda Ghanyani" w:date="2025-10-29T10:02:00Z" w16du:dateUtc="2025-10-29T05:02:00Z"/>
        </w:rPr>
      </w:pPr>
      <w:del w:id="2009" w:author="Ume Sauda Ghanyani" w:date="2025-10-29T10:02:00Z" w16du:dateUtc="2025-10-29T05:02:00Z">
        <w:r w:rsidRPr="00CA3DC7" w:rsidDel="00521FAB">
          <w:rPr>
            <w:b/>
            <w:bCs/>
          </w:rPr>
          <w:delText>Fields Used:</w:delText>
        </w:r>
      </w:del>
    </w:p>
    <w:p w14:paraId="5EAAC762" w14:textId="5AA4536D" w:rsidR="00CA3DC7" w:rsidRPr="00CA3DC7" w:rsidDel="00521FAB" w:rsidRDefault="00CA3DC7" w:rsidP="0082296D">
      <w:pPr>
        <w:numPr>
          <w:ilvl w:val="0"/>
          <w:numId w:val="55"/>
        </w:numPr>
        <w:rPr>
          <w:del w:id="2010" w:author="Ume Sauda Ghanyani" w:date="2025-10-29T10:02:00Z" w16du:dateUtc="2025-10-29T05:02:00Z"/>
        </w:rPr>
      </w:pPr>
      <w:del w:id="2011" w:author="Ume Sauda Ghanyani" w:date="2025-10-29T10:02:00Z" w16du:dateUtc="2025-10-29T05:02:00Z">
        <w:r w:rsidRPr="00CA3DC7" w:rsidDel="00521FAB">
          <w:delText>transactionHistoryPacs002.TxInfAndSts_TxSts (status flag)</w:delText>
        </w:r>
      </w:del>
    </w:p>
    <w:p w14:paraId="58AFEE37" w14:textId="321AC294" w:rsidR="00CA3DC7" w:rsidRPr="00CA3DC7" w:rsidDel="00521FAB" w:rsidRDefault="00CA3DC7" w:rsidP="0082296D">
      <w:pPr>
        <w:numPr>
          <w:ilvl w:val="0"/>
          <w:numId w:val="55"/>
        </w:numPr>
        <w:rPr>
          <w:del w:id="2012" w:author="Ume Sauda Ghanyani" w:date="2025-10-29T10:02:00Z" w16du:dateUtc="2025-10-29T05:02:00Z"/>
        </w:rPr>
      </w:pPr>
      <w:del w:id="2013" w:author="Ume Sauda Ghanyani" w:date="2025-10-29T10:02:00Z" w16du:dateUtc="2025-10-29T05:02:00Z">
        <w:r w:rsidRPr="00CA3DC7" w:rsidDel="00521FAB">
          <w:delText>transactionHistoryPacs008.GrpHdr_MsgId (identifier)</w:delText>
        </w:r>
      </w:del>
    </w:p>
    <w:p w14:paraId="7052983B" w14:textId="7D218BA3" w:rsidR="00CA3DC7" w:rsidRPr="00CA3DC7" w:rsidDel="00521FAB" w:rsidRDefault="00CA3DC7" w:rsidP="0082296D">
      <w:pPr>
        <w:numPr>
          <w:ilvl w:val="0"/>
          <w:numId w:val="55"/>
        </w:numPr>
        <w:rPr>
          <w:del w:id="2014" w:author="Ume Sauda Ghanyani" w:date="2025-10-29T10:02:00Z" w16du:dateUtc="2025-10-29T05:02:00Z"/>
        </w:rPr>
      </w:pPr>
      <w:del w:id="2015" w:author="Ume Sauda Ghanyani" w:date="2025-10-29T10:02:00Z" w16du:dateUtc="2025-10-29T05:02:00Z">
        <w:r w:rsidRPr="00CA3DC7" w:rsidDel="00521FAB">
          <w:delText>EvaluationResults.report_status (processing result)</w:delText>
        </w:r>
      </w:del>
    </w:p>
    <w:p w14:paraId="2BA710FC" w14:textId="3C90E55D" w:rsidR="00CA3DC7" w:rsidRPr="00CA3DC7" w:rsidDel="00521FAB" w:rsidRDefault="00CA3DC7" w:rsidP="00CA3DC7">
      <w:pPr>
        <w:rPr>
          <w:del w:id="2016" w:author="Ume Sauda Ghanyani" w:date="2025-10-29T10:02:00Z" w16du:dateUtc="2025-10-29T05:02:00Z"/>
        </w:rPr>
      </w:pPr>
      <w:del w:id="2017" w:author="Ume Sauda Ghanyani" w:date="2025-10-29T10:02:00Z" w16du:dateUtc="2025-10-29T05:02:00Z">
        <w:r w:rsidRPr="00CA3DC7" w:rsidDel="00521FAB">
          <w:rPr>
            <w:b/>
            <w:bCs/>
          </w:rPr>
          <w:delText>Transformation Logic:</w:delText>
        </w:r>
      </w:del>
    </w:p>
    <w:p w14:paraId="43436FA2" w14:textId="4C2F2477" w:rsidR="00CA3DC7" w:rsidRPr="00CA3DC7" w:rsidDel="00521FAB" w:rsidRDefault="00CA3DC7" w:rsidP="0082296D">
      <w:pPr>
        <w:numPr>
          <w:ilvl w:val="0"/>
          <w:numId w:val="56"/>
        </w:numPr>
        <w:rPr>
          <w:del w:id="2018" w:author="Ume Sauda Ghanyani" w:date="2025-10-29T10:02:00Z" w16du:dateUtc="2025-10-29T05:02:00Z"/>
        </w:rPr>
      </w:pPr>
      <w:del w:id="2019" w:author="Ume Sauda Ghanyani" w:date="2025-10-29T10:02:00Z" w16du:dateUtc="2025-10-29T05:02:00Z">
        <w:r w:rsidRPr="00CA3DC7" w:rsidDel="00521FAB">
          <w:delText>Extract all transactions with settlement or processing failure indicators.</w:delText>
        </w:r>
      </w:del>
    </w:p>
    <w:p w14:paraId="0D1E7CC3" w14:textId="7E647418" w:rsidR="00CA3DC7" w:rsidRPr="00CA3DC7" w:rsidDel="00521FAB" w:rsidRDefault="00CA3DC7" w:rsidP="0082296D">
      <w:pPr>
        <w:numPr>
          <w:ilvl w:val="0"/>
          <w:numId w:val="56"/>
        </w:numPr>
        <w:rPr>
          <w:del w:id="2020" w:author="Ume Sauda Ghanyani" w:date="2025-10-29T10:02:00Z" w16du:dateUtc="2025-10-29T05:02:00Z"/>
        </w:rPr>
      </w:pPr>
      <w:del w:id="2021" w:author="Ume Sauda Ghanyani" w:date="2025-10-29T10:02:00Z" w16du:dateUtc="2025-10-29T05:02:00Z">
        <w:r w:rsidRPr="00CA3DC7" w:rsidDel="00521FAB">
          <w:lastRenderedPageBreak/>
          <w:delText>Link to EvaluationResults to confirm failure origin (validation vs rule engine).</w:delText>
        </w:r>
      </w:del>
    </w:p>
    <w:p w14:paraId="0E5D417C" w14:textId="42B413C3" w:rsidR="00CA3DC7" w:rsidRPr="00CA3DC7" w:rsidDel="00521FAB" w:rsidRDefault="00CA3DC7" w:rsidP="00CA3DC7">
      <w:pPr>
        <w:rPr>
          <w:del w:id="2022" w:author="Ume Sauda Ghanyani" w:date="2025-10-29T10:02:00Z" w16du:dateUtc="2025-10-29T05:02:00Z"/>
        </w:rPr>
      </w:pPr>
      <w:del w:id="2023" w:author="Ume Sauda Ghanyani" w:date="2025-10-29T10:02:00Z" w16du:dateUtc="2025-10-29T05:02:00Z">
        <w:r w:rsidDel="00521FAB">
          <w:rPr>
            <w:b/>
            <w:bCs/>
          </w:rPr>
          <w:delText>Reasoning</w:delText>
        </w:r>
        <w:r w:rsidRPr="00CA3DC7" w:rsidDel="00521FAB">
          <w:rPr>
            <w:b/>
            <w:bCs/>
          </w:rPr>
          <w:delText>:</w:delText>
        </w:r>
      </w:del>
    </w:p>
    <w:p w14:paraId="2AA5DEC8" w14:textId="38206764" w:rsidR="00CA3DC7" w:rsidRPr="00CA3DC7" w:rsidDel="00521FAB" w:rsidRDefault="00CA3DC7" w:rsidP="0082296D">
      <w:pPr>
        <w:numPr>
          <w:ilvl w:val="0"/>
          <w:numId w:val="57"/>
        </w:numPr>
        <w:rPr>
          <w:del w:id="2024" w:author="Ume Sauda Ghanyani" w:date="2025-10-29T10:02:00Z" w16du:dateUtc="2025-10-29T05:02:00Z"/>
        </w:rPr>
      </w:pPr>
      <w:del w:id="2025" w:author="Ume Sauda Ghanyani" w:date="2025-10-29T10:02:00Z" w16du:dateUtc="2025-10-29T05:02:00Z">
        <w:r w:rsidRPr="00CA3DC7" w:rsidDel="00521FAB">
          <w:delText>TxInfAndSts_TxSts is the system-level confirmation code — most authoritative for operational failures.</w:delText>
        </w:r>
      </w:del>
    </w:p>
    <w:p w14:paraId="386062FE" w14:textId="54737585" w:rsidR="00CA3DC7" w:rsidRPr="00CA3DC7" w:rsidDel="00521FAB" w:rsidRDefault="00CA3DC7" w:rsidP="0082296D">
      <w:pPr>
        <w:numPr>
          <w:ilvl w:val="0"/>
          <w:numId w:val="57"/>
        </w:numPr>
        <w:rPr>
          <w:del w:id="2026" w:author="Ume Sauda Ghanyani" w:date="2025-10-29T10:02:00Z" w16du:dateUtc="2025-10-29T05:02:00Z"/>
        </w:rPr>
      </w:pPr>
      <w:del w:id="2027" w:author="Ume Sauda Ghanyani" w:date="2025-10-29T10:02:00Z" w16du:dateUtc="2025-10-29T05:02:00Z">
        <w:r w:rsidRPr="00CA3DC7" w:rsidDel="00521FAB">
          <w:delText>report_status adds contextual application-layer failure detail (e.g., ML inference error).</w:delText>
        </w:r>
      </w:del>
    </w:p>
    <w:p w14:paraId="5D33699B" w14:textId="6C7042B6" w:rsidR="007C48D4" w:rsidDel="00521FAB" w:rsidRDefault="007C48D4" w:rsidP="1BEA6B41">
      <w:pPr>
        <w:rPr>
          <w:del w:id="2028" w:author="Ume Sauda Ghanyani" w:date="2025-10-29T10:02:00Z" w16du:dateUtc="2025-10-29T05:02:00Z"/>
        </w:rPr>
      </w:pPr>
    </w:p>
    <w:p w14:paraId="4312F8A8" w14:textId="3130F2AF" w:rsidR="004940F9" w:rsidRPr="004940F9" w:rsidDel="00521FAB" w:rsidRDefault="004940F9" w:rsidP="004940F9">
      <w:pPr>
        <w:rPr>
          <w:del w:id="2029" w:author="Ume Sauda Ghanyani" w:date="2025-10-29T10:02:00Z" w16du:dateUtc="2025-10-29T05:02:00Z"/>
          <w:b/>
          <w:bCs/>
        </w:rPr>
      </w:pPr>
      <w:del w:id="2030" w:author="Ume Sauda Ghanyani" w:date="2025-10-29T10:02:00Z" w16du:dateUtc="2025-10-29T05:02:00Z">
        <w:r w:rsidRPr="004940F9" w:rsidDel="00521FAB">
          <w:rPr>
            <w:b/>
            <w:bCs/>
          </w:rPr>
          <w:delText>Metric 3 — Error Rate per N Number of Transactions</w:delText>
        </w:r>
      </w:del>
    </w:p>
    <w:p w14:paraId="49DA1E0C" w14:textId="45DE9515" w:rsidR="004940F9" w:rsidRPr="004940F9" w:rsidDel="00521FAB" w:rsidRDefault="004940F9" w:rsidP="004940F9">
      <w:pPr>
        <w:rPr>
          <w:del w:id="2031" w:author="Ume Sauda Ghanyani" w:date="2025-10-29T10:02:00Z" w16du:dateUtc="2025-10-29T05:02:00Z"/>
        </w:rPr>
      </w:pPr>
      <w:del w:id="2032" w:author="Ume Sauda Ghanyani" w:date="2025-10-29T10:02:00Z" w16du:dateUtc="2025-10-29T05:02:00Z">
        <w:r w:rsidRPr="004940F9" w:rsidDel="00521FAB">
          <w:rPr>
            <w:b/>
            <w:bCs/>
          </w:rPr>
          <w:delText>Objective:</w:delText>
        </w:r>
        <w:r w:rsidRPr="004940F9" w:rsidDel="00521FAB">
          <w:br/>
          <w:delText>Normalize error occurrence relative to system throughput for reliability monitoring.</w:delText>
        </w:r>
      </w:del>
    </w:p>
    <w:p w14:paraId="4FBF841B" w14:textId="2A756E4D" w:rsidR="004940F9" w:rsidRPr="004940F9" w:rsidDel="00521FAB" w:rsidRDefault="004940F9" w:rsidP="004940F9">
      <w:pPr>
        <w:rPr>
          <w:del w:id="2033" w:author="Ume Sauda Ghanyani" w:date="2025-10-29T10:02:00Z" w16du:dateUtc="2025-10-29T05:02:00Z"/>
        </w:rPr>
      </w:pPr>
      <w:del w:id="2034" w:author="Ume Sauda Ghanyani" w:date="2025-10-29T10:02:00Z" w16du:dateUtc="2025-10-29T05:02:00Z">
        <w:r w:rsidRPr="004940F9" w:rsidDel="00521FAB">
          <w:rPr>
            <w:b/>
            <w:bCs/>
          </w:rPr>
          <w:delText>Fields Used:</w:delText>
        </w:r>
      </w:del>
    </w:p>
    <w:p w14:paraId="013BE02C" w14:textId="2B431C53" w:rsidR="004940F9" w:rsidRPr="004940F9" w:rsidDel="00521FAB" w:rsidRDefault="004940F9" w:rsidP="0082296D">
      <w:pPr>
        <w:numPr>
          <w:ilvl w:val="0"/>
          <w:numId w:val="58"/>
        </w:numPr>
        <w:rPr>
          <w:del w:id="2035" w:author="Ume Sauda Ghanyani" w:date="2025-10-29T10:02:00Z" w16du:dateUtc="2025-10-29T05:02:00Z"/>
        </w:rPr>
      </w:pPr>
      <w:del w:id="2036" w:author="Ume Sauda Ghanyani" w:date="2025-10-29T10:02:00Z" w16du:dateUtc="2025-10-29T05:02:00Z">
        <w:r w:rsidRPr="004940F9" w:rsidDel="00521FAB">
          <w:delText>transactionHistoryPacs008.GrpHdr_MsgId (count of total processed)</w:delText>
        </w:r>
      </w:del>
    </w:p>
    <w:p w14:paraId="71139BB9" w14:textId="17F20CDA" w:rsidR="004940F9" w:rsidRPr="004940F9" w:rsidDel="00521FAB" w:rsidRDefault="004940F9" w:rsidP="0082296D">
      <w:pPr>
        <w:numPr>
          <w:ilvl w:val="0"/>
          <w:numId w:val="58"/>
        </w:numPr>
        <w:rPr>
          <w:del w:id="2037" w:author="Ume Sauda Ghanyani" w:date="2025-10-29T10:02:00Z" w16du:dateUtc="2025-10-29T05:02:00Z"/>
        </w:rPr>
      </w:pPr>
      <w:del w:id="2038" w:author="Ume Sauda Ghanyani" w:date="2025-10-29T10:02:00Z" w16du:dateUtc="2025-10-29T05:02:00Z">
        <w:r w:rsidRPr="004940F9" w:rsidDel="00521FAB">
          <w:delText>transactionHistoryPacs002.TxInfAndSts_TxSts (failed flag)</w:delText>
        </w:r>
      </w:del>
    </w:p>
    <w:p w14:paraId="1849FAB4" w14:textId="294C77DE" w:rsidR="004940F9" w:rsidRPr="004940F9" w:rsidDel="00521FAB" w:rsidRDefault="004940F9" w:rsidP="004940F9">
      <w:pPr>
        <w:rPr>
          <w:del w:id="2039" w:author="Ume Sauda Ghanyani" w:date="2025-10-29T10:02:00Z" w16du:dateUtc="2025-10-29T05:02:00Z"/>
        </w:rPr>
      </w:pPr>
      <w:del w:id="2040" w:author="Ume Sauda Ghanyani" w:date="2025-10-29T10:02:00Z" w16du:dateUtc="2025-10-29T05:02:00Z">
        <w:r w:rsidRPr="004940F9" w:rsidDel="00521FAB">
          <w:rPr>
            <w:b/>
            <w:bCs/>
          </w:rPr>
          <w:delText>Transformation Logic:</w:delText>
        </w:r>
      </w:del>
    </w:p>
    <w:p w14:paraId="69237905" w14:textId="79A10B77" w:rsidR="004940F9" w:rsidRPr="004940F9" w:rsidDel="00521FAB" w:rsidRDefault="004940F9" w:rsidP="0082296D">
      <w:pPr>
        <w:numPr>
          <w:ilvl w:val="0"/>
          <w:numId w:val="59"/>
        </w:numPr>
        <w:rPr>
          <w:del w:id="2041" w:author="Ume Sauda Ghanyani" w:date="2025-10-29T10:02:00Z" w16du:dateUtc="2025-10-29T05:02:00Z"/>
        </w:rPr>
      </w:pPr>
      <w:del w:id="2042" w:author="Ume Sauda Ghanyani" w:date="2025-10-29T10:02:00Z" w16du:dateUtc="2025-10-29T05:02:00Z">
        <w:r w:rsidRPr="004940F9" w:rsidDel="00521FAB">
          <w:delText>Calculate failure ratio: (failed_tx / total_tx) * 1000.</w:delText>
        </w:r>
      </w:del>
    </w:p>
    <w:p w14:paraId="10E6A669" w14:textId="1EDC21FA" w:rsidR="004940F9" w:rsidRPr="004940F9" w:rsidDel="00521FAB" w:rsidRDefault="004940F9" w:rsidP="0082296D">
      <w:pPr>
        <w:numPr>
          <w:ilvl w:val="0"/>
          <w:numId w:val="59"/>
        </w:numPr>
        <w:rPr>
          <w:del w:id="2043" w:author="Ume Sauda Ghanyani" w:date="2025-10-29T10:02:00Z" w16du:dateUtc="2025-10-29T05:02:00Z"/>
        </w:rPr>
      </w:pPr>
      <w:del w:id="2044" w:author="Ume Sauda Ghanyani" w:date="2025-10-29T10:02:00Z" w16du:dateUtc="2025-10-29T05:02:00Z">
        <w:r w:rsidRPr="004940F9" w:rsidDel="00521FAB">
          <w:delText>Allow parameterized N (e.g., per 1,000 transactions).</w:delText>
        </w:r>
      </w:del>
    </w:p>
    <w:p w14:paraId="753B851D" w14:textId="71A7230A" w:rsidR="00573D6B" w:rsidRPr="00573D6B" w:rsidDel="00521FAB" w:rsidRDefault="00573D6B" w:rsidP="00573D6B">
      <w:pPr>
        <w:rPr>
          <w:del w:id="2045" w:author="Ume Sauda Ghanyani" w:date="2025-10-29T10:02:00Z" w16du:dateUtc="2025-10-29T05:02:00Z"/>
        </w:rPr>
      </w:pPr>
      <w:del w:id="2046" w:author="Ume Sauda Ghanyani" w:date="2025-10-29T10:02:00Z" w16du:dateUtc="2025-10-29T05:02:00Z">
        <w:r w:rsidDel="00521FAB">
          <w:rPr>
            <w:b/>
            <w:bCs/>
          </w:rPr>
          <w:delText>Reasoning</w:delText>
        </w:r>
        <w:r w:rsidRPr="00573D6B" w:rsidDel="00521FAB">
          <w:rPr>
            <w:b/>
            <w:bCs/>
          </w:rPr>
          <w:delText>:</w:delText>
        </w:r>
      </w:del>
    </w:p>
    <w:p w14:paraId="076E9583" w14:textId="52EF71D6" w:rsidR="00573D6B" w:rsidRPr="00573D6B" w:rsidDel="00521FAB" w:rsidRDefault="00573D6B" w:rsidP="0082296D">
      <w:pPr>
        <w:numPr>
          <w:ilvl w:val="0"/>
          <w:numId w:val="60"/>
        </w:numPr>
        <w:rPr>
          <w:del w:id="2047" w:author="Ume Sauda Ghanyani" w:date="2025-10-29T10:02:00Z" w16du:dateUtc="2025-10-29T05:02:00Z"/>
        </w:rPr>
      </w:pPr>
      <w:del w:id="2048" w:author="Ume Sauda Ghanyani" w:date="2025-10-29T10:02:00Z" w16du:dateUtc="2025-10-29T05:02:00Z">
        <w:r w:rsidRPr="00573D6B" w:rsidDel="00521FAB">
          <w:delText>TxSts directly correlates with settlement failure or processing rejection.</w:delText>
        </w:r>
      </w:del>
    </w:p>
    <w:p w14:paraId="386A6C53" w14:textId="5C63B407" w:rsidR="00573D6B" w:rsidRPr="00573D6B" w:rsidDel="00521FAB" w:rsidRDefault="00573D6B" w:rsidP="0082296D">
      <w:pPr>
        <w:numPr>
          <w:ilvl w:val="0"/>
          <w:numId w:val="60"/>
        </w:numPr>
        <w:rPr>
          <w:del w:id="2049" w:author="Ume Sauda Ghanyani" w:date="2025-10-29T10:02:00Z" w16du:dateUtc="2025-10-29T05:02:00Z"/>
        </w:rPr>
      </w:pPr>
      <w:del w:id="2050" w:author="Ume Sauda Ghanyani" w:date="2025-10-29T10:02:00Z" w16du:dateUtc="2025-10-29T05:02:00Z">
        <w:r w:rsidRPr="00573D6B" w:rsidDel="00521FAB">
          <w:delText>Counting over pacs.002 ensures consistency with actual completion confirmations.</w:delText>
        </w:r>
      </w:del>
    </w:p>
    <w:p w14:paraId="49A6B14D" w14:textId="77FE558B" w:rsidR="004940F9" w:rsidDel="00521FAB" w:rsidRDefault="004940F9" w:rsidP="1BEA6B41">
      <w:pPr>
        <w:rPr>
          <w:del w:id="2051" w:author="Ume Sauda Ghanyani" w:date="2025-10-29T10:02:00Z" w16du:dateUtc="2025-10-29T05:02:00Z"/>
        </w:rPr>
      </w:pPr>
    </w:p>
    <w:p w14:paraId="143F41F9" w14:textId="6180EF9A" w:rsidR="00F16744" w:rsidRPr="00F16744" w:rsidDel="00521FAB" w:rsidRDefault="00F16744" w:rsidP="00F16744">
      <w:pPr>
        <w:rPr>
          <w:del w:id="2052" w:author="Ume Sauda Ghanyani" w:date="2025-10-29T10:02:00Z" w16du:dateUtc="2025-10-29T05:02:00Z"/>
          <w:b/>
          <w:bCs/>
        </w:rPr>
      </w:pPr>
      <w:del w:id="2053" w:author="Ume Sauda Ghanyani" w:date="2025-10-29T10:02:00Z" w16du:dateUtc="2025-10-29T05:02:00Z">
        <w:r w:rsidRPr="00F16744" w:rsidDel="00521FAB">
          <w:rPr>
            <w:b/>
            <w:bCs/>
          </w:rPr>
          <w:delText>Metric 4 — Frequency and Pattern of Repeated Exceptions</w:delText>
        </w:r>
      </w:del>
    </w:p>
    <w:p w14:paraId="59D2B649" w14:textId="381A74E3" w:rsidR="00F16744" w:rsidRPr="00F16744" w:rsidDel="00521FAB" w:rsidRDefault="00F16744" w:rsidP="00F16744">
      <w:pPr>
        <w:rPr>
          <w:del w:id="2054" w:author="Ume Sauda Ghanyani" w:date="2025-10-29T10:02:00Z" w16du:dateUtc="2025-10-29T05:02:00Z"/>
        </w:rPr>
      </w:pPr>
      <w:del w:id="2055" w:author="Ume Sauda Ghanyani" w:date="2025-10-29T10:02:00Z" w16du:dateUtc="2025-10-29T05:02:00Z">
        <w:r w:rsidRPr="00F16744" w:rsidDel="00521FAB">
          <w:rPr>
            <w:b/>
            <w:bCs/>
          </w:rPr>
          <w:delText>Objective:</w:delText>
        </w:r>
        <w:r w:rsidRPr="00F16744" w:rsidDel="00521FAB">
          <w:br/>
          <w:delText>Identify recurring technical issues (e.g., same component or error repeating frequently), aiding root-cause analysis and pattern-based remediation.</w:delText>
        </w:r>
      </w:del>
    </w:p>
    <w:p w14:paraId="03A7FDA4" w14:textId="0CE74544" w:rsidR="00F16744" w:rsidRPr="00F16744" w:rsidDel="00521FAB" w:rsidRDefault="00F16744" w:rsidP="00F16744">
      <w:pPr>
        <w:rPr>
          <w:del w:id="2056" w:author="Ume Sauda Ghanyani" w:date="2025-10-29T10:02:00Z" w16du:dateUtc="2025-10-29T05:02:00Z"/>
        </w:rPr>
      </w:pPr>
      <w:del w:id="2057" w:author="Ume Sauda Ghanyani" w:date="2025-10-29T10:02:00Z" w16du:dateUtc="2025-10-29T05:02:00Z">
        <w:r w:rsidRPr="00F16744" w:rsidDel="00521FAB">
          <w:rPr>
            <w:b/>
            <w:bCs/>
          </w:rPr>
          <w:delText>Fields Used:</w:delText>
        </w:r>
      </w:del>
    </w:p>
    <w:p w14:paraId="5EBA3E5D" w14:textId="343B4671" w:rsidR="00F16744" w:rsidRPr="00F16744" w:rsidDel="00521FAB" w:rsidRDefault="00F16744" w:rsidP="0082296D">
      <w:pPr>
        <w:numPr>
          <w:ilvl w:val="0"/>
          <w:numId w:val="61"/>
        </w:numPr>
        <w:rPr>
          <w:del w:id="2058" w:author="Ume Sauda Ghanyani" w:date="2025-10-29T10:02:00Z" w16du:dateUtc="2025-10-29T05:02:00Z"/>
        </w:rPr>
      </w:pPr>
      <w:del w:id="2059" w:author="Ume Sauda Ghanyani" w:date="2025-10-29T10:02:00Z" w16du:dateUtc="2025-10-29T05:02:00Z">
        <w:r w:rsidRPr="00F16744" w:rsidDel="00521FAB">
          <w:delText>system_logs.error_code</w:delText>
        </w:r>
      </w:del>
    </w:p>
    <w:p w14:paraId="29F7620F" w14:textId="5F6D000F" w:rsidR="00F16744" w:rsidRPr="00F16744" w:rsidDel="00521FAB" w:rsidRDefault="00F16744" w:rsidP="0082296D">
      <w:pPr>
        <w:numPr>
          <w:ilvl w:val="0"/>
          <w:numId w:val="61"/>
        </w:numPr>
        <w:rPr>
          <w:del w:id="2060" w:author="Ume Sauda Ghanyani" w:date="2025-10-29T10:02:00Z" w16du:dateUtc="2025-10-29T05:02:00Z"/>
        </w:rPr>
      </w:pPr>
      <w:del w:id="2061" w:author="Ume Sauda Ghanyani" w:date="2025-10-29T10:02:00Z" w16du:dateUtc="2025-10-29T05:02:00Z">
        <w:r w:rsidRPr="00F16744" w:rsidDel="00521FAB">
          <w:delText>system_logs.error_message</w:delText>
        </w:r>
      </w:del>
    </w:p>
    <w:p w14:paraId="12799EFC" w14:textId="165CF556" w:rsidR="00F16744" w:rsidRPr="00F16744" w:rsidDel="00521FAB" w:rsidRDefault="00F16744" w:rsidP="0082296D">
      <w:pPr>
        <w:numPr>
          <w:ilvl w:val="0"/>
          <w:numId w:val="61"/>
        </w:numPr>
        <w:rPr>
          <w:del w:id="2062" w:author="Ume Sauda Ghanyani" w:date="2025-10-29T10:02:00Z" w16du:dateUtc="2025-10-29T05:02:00Z"/>
        </w:rPr>
      </w:pPr>
      <w:del w:id="2063" w:author="Ume Sauda Ghanyani" w:date="2025-10-29T10:02:00Z" w16du:dateUtc="2025-10-29T05:02:00Z">
        <w:r w:rsidRPr="00F16744" w:rsidDel="00521FAB">
          <w:delText>nifi_error_events.component_name</w:delText>
        </w:r>
      </w:del>
    </w:p>
    <w:p w14:paraId="5ED4F29A" w14:textId="3DEDD8FA" w:rsidR="00F16744" w:rsidRPr="00F16744" w:rsidDel="00521FAB" w:rsidRDefault="00F16744" w:rsidP="0082296D">
      <w:pPr>
        <w:numPr>
          <w:ilvl w:val="0"/>
          <w:numId w:val="61"/>
        </w:numPr>
        <w:rPr>
          <w:del w:id="2064" w:author="Ume Sauda Ghanyani" w:date="2025-10-29T10:02:00Z" w16du:dateUtc="2025-10-29T05:02:00Z"/>
        </w:rPr>
      </w:pPr>
      <w:del w:id="2065" w:author="Ume Sauda Ghanyani" w:date="2025-10-29T10:02:00Z" w16du:dateUtc="2025-10-29T05:02:00Z">
        <w:r w:rsidRPr="00F16744" w:rsidDel="00521FAB">
          <w:delText>spark_job_metrics.job_name</w:delText>
        </w:r>
      </w:del>
    </w:p>
    <w:p w14:paraId="2A6BDB9B" w14:textId="54614E9E" w:rsidR="00F16744" w:rsidRPr="00F16744" w:rsidDel="00521FAB" w:rsidRDefault="00F16744" w:rsidP="00F16744">
      <w:pPr>
        <w:rPr>
          <w:del w:id="2066" w:author="Ume Sauda Ghanyani" w:date="2025-10-29T10:02:00Z" w16du:dateUtc="2025-10-29T05:02:00Z"/>
        </w:rPr>
      </w:pPr>
      <w:del w:id="2067" w:author="Ume Sauda Ghanyani" w:date="2025-10-29T10:02:00Z" w16du:dateUtc="2025-10-29T05:02:00Z">
        <w:r w:rsidRPr="00F16744" w:rsidDel="00521FAB">
          <w:rPr>
            <w:b/>
            <w:bCs/>
          </w:rPr>
          <w:delText>Transformation Logic:</w:delText>
        </w:r>
      </w:del>
    </w:p>
    <w:p w14:paraId="06D4A519" w14:textId="2DF96C78" w:rsidR="00F16744" w:rsidRPr="00F16744" w:rsidDel="00521FAB" w:rsidRDefault="00F16744" w:rsidP="0082296D">
      <w:pPr>
        <w:numPr>
          <w:ilvl w:val="0"/>
          <w:numId w:val="62"/>
        </w:numPr>
        <w:rPr>
          <w:del w:id="2068" w:author="Ume Sauda Ghanyani" w:date="2025-10-29T10:02:00Z" w16du:dateUtc="2025-10-29T05:02:00Z"/>
        </w:rPr>
      </w:pPr>
      <w:del w:id="2069" w:author="Ume Sauda Ghanyani" w:date="2025-10-29T10:02:00Z" w16du:dateUtc="2025-10-29T05:02:00Z">
        <w:r w:rsidRPr="00F16744" w:rsidDel="00521FAB">
          <w:lastRenderedPageBreak/>
          <w:delText>Group error logs by error_code and component_name.</w:delText>
        </w:r>
      </w:del>
    </w:p>
    <w:p w14:paraId="26CE771E" w14:textId="58F9B295" w:rsidR="00F16744" w:rsidRPr="00F16744" w:rsidDel="00521FAB" w:rsidRDefault="00F16744" w:rsidP="0082296D">
      <w:pPr>
        <w:numPr>
          <w:ilvl w:val="0"/>
          <w:numId w:val="62"/>
        </w:numPr>
        <w:rPr>
          <w:del w:id="2070" w:author="Ume Sauda Ghanyani" w:date="2025-10-29T10:02:00Z" w16du:dateUtc="2025-10-29T05:02:00Z"/>
        </w:rPr>
      </w:pPr>
      <w:del w:id="2071" w:author="Ume Sauda Ghanyani" w:date="2025-10-29T10:02:00Z" w16du:dateUtc="2025-10-29T05:02:00Z">
        <w:r w:rsidRPr="00F16744" w:rsidDel="00521FAB">
          <w:delText>Count occurrences over the past N days.</w:delText>
        </w:r>
      </w:del>
    </w:p>
    <w:p w14:paraId="59BC74DE" w14:textId="358DAF31" w:rsidR="00F16744" w:rsidRPr="00F16744" w:rsidDel="00521FAB" w:rsidRDefault="00F16744" w:rsidP="0082296D">
      <w:pPr>
        <w:numPr>
          <w:ilvl w:val="0"/>
          <w:numId w:val="62"/>
        </w:numPr>
        <w:rPr>
          <w:del w:id="2072" w:author="Ume Sauda Ghanyani" w:date="2025-10-29T10:02:00Z" w16du:dateUtc="2025-10-29T05:02:00Z"/>
        </w:rPr>
      </w:pPr>
      <w:del w:id="2073" w:author="Ume Sauda Ghanyani" w:date="2025-10-29T10:02:00Z" w16du:dateUtc="2025-10-29T05:02:00Z">
        <w:r w:rsidRPr="00F16744" w:rsidDel="00521FAB">
          <w:delText>Identify repeating anomalies above defined threshold (e.g., &gt; 3 per day).</w:delText>
        </w:r>
      </w:del>
    </w:p>
    <w:p w14:paraId="7C195CB6" w14:textId="10AED715" w:rsidR="00F16744" w:rsidRPr="00F16744" w:rsidDel="00521FAB" w:rsidRDefault="00F16744" w:rsidP="00F16744">
      <w:pPr>
        <w:rPr>
          <w:del w:id="2074" w:author="Ume Sauda Ghanyani" w:date="2025-10-29T10:02:00Z" w16du:dateUtc="2025-10-29T05:02:00Z"/>
        </w:rPr>
      </w:pPr>
      <w:del w:id="2075" w:author="Ume Sauda Ghanyani" w:date="2025-10-29T10:02:00Z" w16du:dateUtc="2025-10-29T05:02:00Z">
        <w:r w:rsidDel="00521FAB">
          <w:rPr>
            <w:b/>
            <w:bCs/>
          </w:rPr>
          <w:delText>Reasoning</w:delText>
        </w:r>
        <w:r w:rsidRPr="00F16744" w:rsidDel="00521FAB">
          <w:rPr>
            <w:b/>
            <w:bCs/>
          </w:rPr>
          <w:delText>:</w:delText>
        </w:r>
      </w:del>
    </w:p>
    <w:p w14:paraId="7406A32E" w14:textId="62AB4EBA" w:rsidR="00F16744" w:rsidRPr="00F16744" w:rsidDel="00521FAB" w:rsidRDefault="00F16744" w:rsidP="0082296D">
      <w:pPr>
        <w:numPr>
          <w:ilvl w:val="0"/>
          <w:numId w:val="63"/>
        </w:numPr>
        <w:rPr>
          <w:del w:id="2076" w:author="Ume Sauda Ghanyani" w:date="2025-10-29T10:02:00Z" w16du:dateUtc="2025-10-29T05:02:00Z"/>
        </w:rPr>
      </w:pPr>
      <w:del w:id="2077" w:author="Ume Sauda Ghanyani" w:date="2025-10-29T10:02:00Z" w16du:dateUtc="2025-10-29T05:02:00Z">
        <w:r w:rsidRPr="00F16744" w:rsidDel="00521FAB">
          <w:delText>Combining error_code with component_name distinguishes infrastructure issues (NiFi, Spark, API).</w:delText>
        </w:r>
      </w:del>
    </w:p>
    <w:p w14:paraId="3DAF1FA9" w14:textId="29D28588" w:rsidR="00F16744" w:rsidRPr="00F16744" w:rsidDel="00521FAB" w:rsidRDefault="00F16744" w:rsidP="0082296D">
      <w:pPr>
        <w:numPr>
          <w:ilvl w:val="0"/>
          <w:numId w:val="63"/>
        </w:numPr>
        <w:rPr>
          <w:del w:id="2078" w:author="Ume Sauda Ghanyani" w:date="2025-10-29T10:02:00Z" w16du:dateUtc="2025-10-29T05:02:00Z"/>
        </w:rPr>
      </w:pPr>
      <w:del w:id="2079" w:author="Ume Sauda Ghanyani" w:date="2025-10-29T10:02:00Z" w16du:dateUtc="2025-10-29T05:02:00Z">
        <w:r w:rsidRPr="00F16744" w:rsidDel="00521FAB">
          <w:delText>Helps DevOps identify recurring job or configuration-level problems.</w:delText>
        </w:r>
      </w:del>
    </w:p>
    <w:p w14:paraId="3991611D" w14:textId="0C597240" w:rsidR="00F16744" w:rsidDel="00521FAB" w:rsidRDefault="00F16744" w:rsidP="1BEA6B41">
      <w:pPr>
        <w:rPr>
          <w:del w:id="2080" w:author="Ume Sauda Ghanyani" w:date="2025-10-29T10:02:00Z" w16du:dateUtc="2025-10-29T05:02:00Z"/>
        </w:rPr>
      </w:pPr>
    </w:p>
    <w:p w14:paraId="4431B45C" w14:textId="093DA548" w:rsidR="005805E4" w:rsidRPr="005805E4" w:rsidDel="00521FAB" w:rsidRDefault="005805E4" w:rsidP="005805E4">
      <w:pPr>
        <w:rPr>
          <w:del w:id="2081" w:author="Ume Sauda Ghanyani" w:date="2025-10-29T10:02:00Z" w16du:dateUtc="2025-10-29T05:02:00Z"/>
          <w:b/>
          <w:bCs/>
        </w:rPr>
      </w:pPr>
      <w:del w:id="2082" w:author="Ume Sauda Ghanyani" w:date="2025-10-29T10:02:00Z" w16du:dateUtc="2025-10-29T05:02:00Z">
        <w:r w:rsidRPr="005805E4" w:rsidDel="00521FAB">
          <w:rPr>
            <w:b/>
            <w:bCs/>
          </w:rPr>
          <w:delText>Metric 5 — Time to Acknowledge and Resolve Critical Failures</w:delText>
        </w:r>
      </w:del>
    </w:p>
    <w:p w14:paraId="41E1131A" w14:textId="5E1F74CD" w:rsidR="005805E4" w:rsidRPr="005805E4" w:rsidDel="00521FAB" w:rsidRDefault="005805E4" w:rsidP="005805E4">
      <w:pPr>
        <w:rPr>
          <w:del w:id="2083" w:author="Ume Sauda Ghanyani" w:date="2025-10-29T10:02:00Z" w16du:dateUtc="2025-10-29T05:02:00Z"/>
        </w:rPr>
      </w:pPr>
      <w:del w:id="2084" w:author="Ume Sauda Ghanyani" w:date="2025-10-29T10:02:00Z" w16du:dateUtc="2025-10-29T05:02:00Z">
        <w:r w:rsidRPr="005805E4" w:rsidDel="00521FAB">
          <w:rPr>
            <w:b/>
            <w:bCs/>
          </w:rPr>
          <w:delText>Objective:</w:delText>
        </w:r>
        <w:r w:rsidRPr="005805E4" w:rsidDel="00521FAB">
          <w:br/>
          <w:delText>Track responsiveness and resolution efficiency for high-severity failures.</w:delText>
        </w:r>
      </w:del>
    </w:p>
    <w:p w14:paraId="72A69293" w14:textId="1DACA434" w:rsidR="005805E4" w:rsidRPr="005805E4" w:rsidDel="00521FAB" w:rsidRDefault="005805E4" w:rsidP="005805E4">
      <w:pPr>
        <w:rPr>
          <w:del w:id="2085" w:author="Ume Sauda Ghanyani" w:date="2025-10-29T10:02:00Z" w16du:dateUtc="2025-10-29T05:02:00Z"/>
        </w:rPr>
      </w:pPr>
      <w:del w:id="2086" w:author="Ume Sauda Ghanyani" w:date="2025-10-29T10:02:00Z" w16du:dateUtc="2025-10-29T05:02:00Z">
        <w:r w:rsidRPr="005805E4" w:rsidDel="00521FAB">
          <w:rPr>
            <w:b/>
            <w:bCs/>
          </w:rPr>
          <w:delText>Fields Used:</w:delText>
        </w:r>
      </w:del>
    </w:p>
    <w:p w14:paraId="7B521233" w14:textId="194BF88C" w:rsidR="005805E4" w:rsidRPr="005805E4" w:rsidDel="00521FAB" w:rsidRDefault="005805E4" w:rsidP="0082296D">
      <w:pPr>
        <w:numPr>
          <w:ilvl w:val="0"/>
          <w:numId w:val="64"/>
        </w:numPr>
        <w:rPr>
          <w:del w:id="2087" w:author="Ume Sauda Ghanyani" w:date="2025-10-29T10:02:00Z" w16du:dateUtc="2025-10-29T05:02:00Z"/>
        </w:rPr>
      </w:pPr>
      <w:del w:id="2088" w:author="Ume Sauda Ghanyani" w:date="2025-10-29T10:02:00Z" w16du:dateUtc="2025-10-29T05:02:00Z">
        <w:r w:rsidRPr="005805E4" w:rsidDel="00521FAB">
          <w:delText>system_logs.timestamp (failure time)</w:delText>
        </w:r>
      </w:del>
    </w:p>
    <w:p w14:paraId="16913806" w14:textId="7434D3E4" w:rsidR="005805E4" w:rsidRPr="005805E4" w:rsidDel="00521FAB" w:rsidRDefault="005805E4" w:rsidP="0082296D">
      <w:pPr>
        <w:numPr>
          <w:ilvl w:val="0"/>
          <w:numId w:val="64"/>
        </w:numPr>
        <w:rPr>
          <w:del w:id="2089" w:author="Ume Sauda Ghanyani" w:date="2025-10-29T10:02:00Z" w16du:dateUtc="2025-10-29T05:02:00Z"/>
        </w:rPr>
      </w:pPr>
      <w:del w:id="2090" w:author="Ume Sauda Ghanyani" w:date="2025-10-29T10:02:00Z" w16du:dateUtc="2025-10-29T05:02:00Z">
        <w:r w:rsidRPr="005805E4" w:rsidDel="00521FAB">
          <w:delText>Audit_Log.performed_at (acknowledgement timestamp)</w:delText>
        </w:r>
      </w:del>
    </w:p>
    <w:p w14:paraId="5C1EFDA4" w14:textId="26CD637A" w:rsidR="005805E4" w:rsidRPr="005805E4" w:rsidDel="00521FAB" w:rsidRDefault="005805E4" w:rsidP="0082296D">
      <w:pPr>
        <w:numPr>
          <w:ilvl w:val="0"/>
          <w:numId w:val="64"/>
        </w:numPr>
        <w:rPr>
          <w:del w:id="2091" w:author="Ume Sauda Ghanyani" w:date="2025-10-29T10:02:00Z" w16du:dateUtc="2025-10-29T05:02:00Z"/>
        </w:rPr>
      </w:pPr>
      <w:del w:id="2092" w:author="Ume Sauda Ghanyani" w:date="2025-10-29T10:02:00Z" w16du:dateUtc="2025-10-29T05:02:00Z">
        <w:r w:rsidRPr="005805E4" w:rsidDel="00521FAB">
          <w:delText>System_Config.confidence_threshold_int (severity reference, optional)</w:delText>
        </w:r>
      </w:del>
    </w:p>
    <w:p w14:paraId="2BF57703" w14:textId="0AD0AB2F" w:rsidR="005805E4" w:rsidRPr="005805E4" w:rsidDel="00521FAB" w:rsidRDefault="005805E4" w:rsidP="005805E4">
      <w:pPr>
        <w:rPr>
          <w:del w:id="2093" w:author="Ume Sauda Ghanyani" w:date="2025-10-29T10:02:00Z" w16du:dateUtc="2025-10-29T05:02:00Z"/>
        </w:rPr>
      </w:pPr>
      <w:del w:id="2094" w:author="Ume Sauda Ghanyani" w:date="2025-10-29T10:02:00Z" w16du:dateUtc="2025-10-29T05:02:00Z">
        <w:r w:rsidRPr="005805E4" w:rsidDel="00521FAB">
          <w:rPr>
            <w:b/>
            <w:bCs/>
          </w:rPr>
          <w:delText>Transformation Logic:</w:delText>
        </w:r>
      </w:del>
    </w:p>
    <w:p w14:paraId="02E3804A" w14:textId="7EABB201" w:rsidR="005805E4" w:rsidRPr="005805E4" w:rsidDel="00521FAB" w:rsidRDefault="005805E4" w:rsidP="0082296D">
      <w:pPr>
        <w:numPr>
          <w:ilvl w:val="0"/>
          <w:numId w:val="65"/>
        </w:numPr>
        <w:rPr>
          <w:del w:id="2095" w:author="Ume Sauda Ghanyani" w:date="2025-10-29T10:02:00Z" w16du:dateUtc="2025-10-29T05:02:00Z"/>
        </w:rPr>
      </w:pPr>
      <w:del w:id="2096" w:author="Ume Sauda Ghanyani" w:date="2025-10-29T10:02:00Z" w16du:dateUtc="2025-10-29T05:02:00Z">
        <w:r w:rsidRPr="005805E4" w:rsidDel="00521FAB">
          <w:delText>For each logged critical error, find corresponding acknowledgment (Audit entry like “ErrorAcknowledged”).</w:delText>
        </w:r>
      </w:del>
    </w:p>
    <w:p w14:paraId="6CBD5452" w14:textId="69D43BC2" w:rsidR="005805E4" w:rsidRPr="005805E4" w:rsidDel="00521FAB" w:rsidRDefault="005805E4" w:rsidP="0082296D">
      <w:pPr>
        <w:numPr>
          <w:ilvl w:val="0"/>
          <w:numId w:val="65"/>
        </w:numPr>
        <w:rPr>
          <w:del w:id="2097" w:author="Ume Sauda Ghanyani" w:date="2025-10-29T10:02:00Z" w16du:dateUtc="2025-10-29T05:02:00Z"/>
        </w:rPr>
      </w:pPr>
      <w:del w:id="2098" w:author="Ume Sauda Ghanyani" w:date="2025-10-29T10:02:00Z" w16du:dateUtc="2025-10-29T05:02:00Z">
        <w:r w:rsidRPr="005805E4" w:rsidDel="00521FAB">
          <w:delText>Compute time delta from occurrence to acknowledgment, and acknowledgment to resolution (if available).</w:delText>
        </w:r>
      </w:del>
    </w:p>
    <w:p w14:paraId="2E1EDABD" w14:textId="3FAB5F0E" w:rsidR="005805E4" w:rsidRPr="005805E4" w:rsidDel="00521FAB" w:rsidRDefault="005805E4" w:rsidP="005805E4">
      <w:pPr>
        <w:rPr>
          <w:del w:id="2099" w:author="Ume Sauda Ghanyani" w:date="2025-10-29T10:02:00Z" w16du:dateUtc="2025-10-29T05:02:00Z"/>
        </w:rPr>
      </w:pPr>
      <w:del w:id="2100" w:author="Ume Sauda Ghanyani" w:date="2025-10-29T10:02:00Z" w16du:dateUtc="2025-10-29T05:02:00Z">
        <w:r w:rsidDel="00521FAB">
          <w:rPr>
            <w:b/>
            <w:bCs/>
          </w:rPr>
          <w:delText>Reasoning</w:delText>
        </w:r>
        <w:r w:rsidRPr="005805E4" w:rsidDel="00521FAB">
          <w:rPr>
            <w:b/>
            <w:bCs/>
          </w:rPr>
          <w:delText>:</w:delText>
        </w:r>
      </w:del>
    </w:p>
    <w:p w14:paraId="70BA4492" w14:textId="0BA8203F" w:rsidR="005805E4" w:rsidRPr="005805E4" w:rsidDel="00521FAB" w:rsidRDefault="005805E4" w:rsidP="0082296D">
      <w:pPr>
        <w:numPr>
          <w:ilvl w:val="0"/>
          <w:numId w:val="66"/>
        </w:numPr>
        <w:rPr>
          <w:del w:id="2101" w:author="Ume Sauda Ghanyani" w:date="2025-10-29T10:02:00Z" w16du:dateUtc="2025-10-29T05:02:00Z"/>
        </w:rPr>
      </w:pPr>
      <w:del w:id="2102" w:author="Ume Sauda Ghanyani" w:date="2025-10-29T10:02:00Z" w16du:dateUtc="2025-10-29T05:02:00Z">
        <w:r w:rsidRPr="005805E4" w:rsidDel="00521FAB">
          <w:delText>Audit_Log provides verifiable operational timestamps for response tracking.</w:delText>
        </w:r>
      </w:del>
    </w:p>
    <w:p w14:paraId="34E592EB" w14:textId="60DD03F1" w:rsidR="005805E4" w:rsidRPr="005805E4" w:rsidDel="00521FAB" w:rsidRDefault="005805E4" w:rsidP="0082296D">
      <w:pPr>
        <w:numPr>
          <w:ilvl w:val="0"/>
          <w:numId w:val="66"/>
        </w:numPr>
        <w:rPr>
          <w:del w:id="2103" w:author="Ume Sauda Ghanyani" w:date="2025-10-29T10:02:00Z" w16du:dateUtc="2025-10-29T05:02:00Z"/>
        </w:rPr>
      </w:pPr>
      <w:del w:id="2104" w:author="Ume Sauda Ghanyani" w:date="2025-10-29T10:02:00Z" w16du:dateUtc="2025-10-29T05:02:00Z">
        <w:r w:rsidRPr="005805E4" w:rsidDel="00521FAB">
          <w:delText>Separation between acknowledgment and resolution provides dual SLA coverage.</w:delText>
        </w:r>
      </w:del>
    </w:p>
    <w:p w14:paraId="579B8123" w14:textId="50AD0B2A" w:rsidR="00E01EF6" w:rsidDel="00521FAB" w:rsidRDefault="0084490F" w:rsidP="00E01EF6">
      <w:pPr>
        <w:pStyle w:val="Heading2"/>
        <w:numPr>
          <w:ilvl w:val="1"/>
          <w:numId w:val="2"/>
        </w:numPr>
        <w:rPr>
          <w:del w:id="2105" w:author="Ume Sauda Ghanyani" w:date="2025-10-29T10:02:00Z" w16du:dateUtc="2025-10-29T05:02:00Z"/>
        </w:rPr>
      </w:pPr>
      <w:del w:id="2106" w:author="Ume Sauda Ghanyani" w:date="2025-10-29T10:02:00Z" w16du:dateUtc="2025-10-29T05:02:00Z">
        <w:r w:rsidDel="00521FAB">
          <w:delText xml:space="preserve"> </w:delText>
        </w:r>
        <w:bookmarkStart w:id="2107" w:name="_Toc213340893"/>
        <w:bookmarkStart w:id="2108" w:name="_Toc213341082"/>
        <w:r w:rsidR="00E01EF6" w:rsidDel="00521FAB">
          <w:delText>API Response Time</w:delText>
        </w:r>
        <w:bookmarkEnd w:id="2107"/>
        <w:bookmarkEnd w:id="2108"/>
      </w:del>
    </w:p>
    <w:p w14:paraId="342D54D5" w14:textId="1634E81F" w:rsidR="00F16744" w:rsidDel="00521FAB" w:rsidRDefault="004659A4" w:rsidP="1BEA6B41">
      <w:pPr>
        <w:rPr>
          <w:del w:id="2109" w:author="Ume Sauda Ghanyani" w:date="2025-10-29T10:02:00Z" w16du:dateUtc="2025-10-29T05:02:00Z"/>
        </w:rPr>
      </w:pPr>
      <w:del w:id="2110" w:author="Ume Sauda Ghanyani" w:date="2025-10-29T10:02:00Z" w16du:dateUtc="2025-10-29T05:02:00Z">
        <w:r w:rsidRPr="004659A4" w:rsidDel="00521FAB">
          <w:delText>Monitor performance, latency, and reliability of API endpoints used by the fraud detection pipeline — especially critical during DEMS ingestion, typology evaluation, or external data enrichment.</w:delText>
        </w:r>
      </w:del>
    </w:p>
    <w:p w14:paraId="3513B3A8" w14:textId="647BA9E0" w:rsidR="004659A4" w:rsidDel="00521FAB" w:rsidRDefault="004659A4" w:rsidP="004659A4">
      <w:pPr>
        <w:pStyle w:val="Heading3"/>
        <w:numPr>
          <w:ilvl w:val="2"/>
          <w:numId w:val="2"/>
        </w:numPr>
        <w:rPr>
          <w:del w:id="2111" w:author="Ume Sauda Ghanyani" w:date="2025-10-29T10:02:00Z" w16du:dateUtc="2025-10-29T05:02:00Z"/>
        </w:rPr>
      </w:pPr>
      <w:bookmarkStart w:id="2112" w:name="_Toc213340894"/>
      <w:bookmarkStart w:id="2113" w:name="_Toc213341083"/>
      <w:del w:id="2114" w:author="Ume Sauda Ghanyani" w:date="2025-10-29T10:02:00Z" w16du:dateUtc="2025-10-29T05:02:00Z">
        <w:r w:rsidDel="00521FAB">
          <w:delText>Data Sources</w:delText>
        </w:r>
        <w:r w:rsidRPr="00B119A8" w:rsidDel="00521FAB">
          <w:delText>:</w:delText>
        </w:r>
        <w:bookmarkEnd w:id="2112"/>
        <w:bookmarkEnd w:id="2113"/>
      </w:del>
    </w:p>
    <w:tbl>
      <w:tblPr>
        <w:tblStyle w:val="GridTable4"/>
        <w:tblW w:w="9420" w:type="dxa"/>
        <w:tblLook w:val="04A0" w:firstRow="1" w:lastRow="0" w:firstColumn="1" w:lastColumn="0" w:noHBand="0" w:noVBand="1"/>
      </w:tblPr>
      <w:tblGrid>
        <w:gridCol w:w="3140"/>
        <w:gridCol w:w="3140"/>
        <w:gridCol w:w="3140"/>
      </w:tblGrid>
      <w:tr w:rsidR="004D3510" w:rsidRPr="004D3510" w:rsidDel="00521FAB" w14:paraId="462E0688" w14:textId="0DC4A91D" w:rsidTr="004D3510">
        <w:trPr>
          <w:cnfStyle w:val="100000000000" w:firstRow="1" w:lastRow="0" w:firstColumn="0" w:lastColumn="0" w:oddVBand="0" w:evenVBand="0" w:oddHBand="0" w:evenHBand="0" w:firstRowFirstColumn="0" w:firstRowLastColumn="0" w:lastRowFirstColumn="0" w:lastRowLastColumn="0"/>
          <w:trHeight w:val="288"/>
          <w:del w:id="2115"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20E22B5" w14:textId="28B048A2" w:rsidR="004D3510" w:rsidRPr="004D3510" w:rsidDel="00521FAB" w:rsidRDefault="004D3510" w:rsidP="004D3510">
            <w:pPr>
              <w:jc w:val="center"/>
              <w:rPr>
                <w:del w:id="2116" w:author="Ume Sauda Ghanyani" w:date="2025-10-29T10:02:00Z" w16du:dateUtc="2025-10-29T05:02:00Z"/>
                <w:rFonts w:ascii="Aptos Narrow" w:eastAsia="Times New Roman" w:hAnsi="Aptos Narrow" w:cs="Times New Roman"/>
                <w:sz w:val="22"/>
                <w:szCs w:val="22"/>
              </w:rPr>
            </w:pPr>
            <w:del w:id="2117" w:author="Ume Sauda Ghanyani" w:date="2025-10-29T10:02:00Z" w16du:dateUtc="2025-10-29T05:02:00Z">
              <w:r w:rsidRPr="004D3510" w:rsidDel="00521FAB">
                <w:rPr>
                  <w:rFonts w:ascii="Aptos Narrow" w:eastAsia="Times New Roman" w:hAnsi="Aptos Narrow" w:cs="Times New Roman"/>
                  <w:sz w:val="22"/>
                  <w:szCs w:val="22"/>
                </w:rPr>
                <w:delText>Domain</w:delText>
              </w:r>
            </w:del>
          </w:p>
        </w:tc>
        <w:tc>
          <w:tcPr>
            <w:tcW w:w="3140" w:type="dxa"/>
            <w:hideMark/>
          </w:tcPr>
          <w:p w14:paraId="53567396" w14:textId="493108C4" w:rsidR="004D3510" w:rsidRPr="004D3510" w:rsidDel="00521FAB" w:rsidRDefault="004D3510" w:rsidP="004D3510">
            <w:pPr>
              <w:jc w:val="center"/>
              <w:cnfStyle w:val="100000000000" w:firstRow="1" w:lastRow="0" w:firstColumn="0" w:lastColumn="0" w:oddVBand="0" w:evenVBand="0" w:oddHBand="0" w:evenHBand="0" w:firstRowFirstColumn="0" w:firstRowLastColumn="0" w:lastRowFirstColumn="0" w:lastRowLastColumn="0"/>
              <w:rPr>
                <w:del w:id="2118" w:author="Ume Sauda Ghanyani" w:date="2025-10-29T10:02:00Z" w16du:dateUtc="2025-10-29T05:02:00Z"/>
                <w:rFonts w:ascii="Aptos Narrow" w:eastAsia="Times New Roman" w:hAnsi="Aptos Narrow" w:cs="Times New Roman"/>
                <w:sz w:val="22"/>
                <w:szCs w:val="22"/>
              </w:rPr>
            </w:pPr>
            <w:del w:id="2119" w:author="Ume Sauda Ghanyani" w:date="2025-10-29T10:02:00Z" w16du:dateUtc="2025-10-29T05:02:00Z">
              <w:r w:rsidRPr="004D3510" w:rsidDel="00521FAB">
                <w:rPr>
                  <w:rFonts w:ascii="Aptos Narrow" w:eastAsia="Times New Roman" w:hAnsi="Aptos Narrow" w:cs="Times New Roman"/>
                  <w:sz w:val="22"/>
                  <w:szCs w:val="22"/>
                </w:rPr>
                <w:delText>Tables / Sources</w:delText>
              </w:r>
            </w:del>
          </w:p>
        </w:tc>
        <w:tc>
          <w:tcPr>
            <w:tcW w:w="3140" w:type="dxa"/>
            <w:hideMark/>
          </w:tcPr>
          <w:p w14:paraId="369D28AB" w14:textId="61F1A144" w:rsidR="004D3510" w:rsidRPr="004D3510" w:rsidDel="00521FAB" w:rsidRDefault="004D3510" w:rsidP="004D3510">
            <w:pPr>
              <w:jc w:val="center"/>
              <w:cnfStyle w:val="100000000000" w:firstRow="1" w:lastRow="0" w:firstColumn="0" w:lastColumn="0" w:oddVBand="0" w:evenVBand="0" w:oddHBand="0" w:evenHBand="0" w:firstRowFirstColumn="0" w:firstRowLastColumn="0" w:lastRowFirstColumn="0" w:lastRowLastColumn="0"/>
              <w:rPr>
                <w:del w:id="2120" w:author="Ume Sauda Ghanyani" w:date="2025-10-29T10:02:00Z" w16du:dateUtc="2025-10-29T05:02:00Z"/>
                <w:rFonts w:ascii="Aptos Narrow" w:eastAsia="Times New Roman" w:hAnsi="Aptos Narrow" w:cs="Times New Roman"/>
                <w:sz w:val="22"/>
                <w:szCs w:val="22"/>
              </w:rPr>
            </w:pPr>
            <w:del w:id="2121" w:author="Ume Sauda Ghanyani" w:date="2025-10-29T10:02:00Z" w16du:dateUtc="2025-10-29T05:02:00Z">
              <w:r w:rsidRPr="004D3510" w:rsidDel="00521FAB">
                <w:rPr>
                  <w:rFonts w:ascii="Aptos Narrow" w:eastAsia="Times New Roman" w:hAnsi="Aptos Narrow" w:cs="Times New Roman"/>
                  <w:sz w:val="22"/>
                  <w:szCs w:val="22"/>
                </w:rPr>
                <w:delText>Key Join / Reference Fields</w:delText>
              </w:r>
            </w:del>
          </w:p>
        </w:tc>
      </w:tr>
      <w:tr w:rsidR="004D3510" w:rsidRPr="004D3510" w:rsidDel="00521FAB" w14:paraId="4CC6F3DC" w14:textId="0BFABE21" w:rsidTr="004D3510">
        <w:trPr>
          <w:cnfStyle w:val="000000100000" w:firstRow="0" w:lastRow="0" w:firstColumn="0" w:lastColumn="0" w:oddVBand="0" w:evenVBand="0" w:oddHBand="1" w:evenHBand="0" w:firstRowFirstColumn="0" w:firstRowLastColumn="0" w:lastRowFirstColumn="0" w:lastRowLastColumn="0"/>
          <w:trHeight w:val="552"/>
          <w:del w:id="2122"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EBD6426" w14:textId="1022E708" w:rsidR="004D3510" w:rsidRPr="004D3510" w:rsidDel="00521FAB" w:rsidRDefault="004D3510" w:rsidP="004D3510">
            <w:pPr>
              <w:jc w:val="left"/>
              <w:rPr>
                <w:del w:id="2123" w:author="Ume Sauda Ghanyani" w:date="2025-10-29T10:02:00Z" w16du:dateUtc="2025-10-29T05:02:00Z"/>
                <w:rFonts w:ascii="Aptos Narrow" w:eastAsia="Times New Roman" w:hAnsi="Aptos Narrow" w:cs="Times New Roman"/>
                <w:color w:val="000000"/>
                <w:sz w:val="22"/>
                <w:szCs w:val="22"/>
              </w:rPr>
            </w:pPr>
            <w:del w:id="2124" w:author="Ume Sauda Ghanyani" w:date="2025-10-29T10:02:00Z" w16du:dateUtc="2025-10-29T05:02:00Z">
              <w:r w:rsidRPr="004D3510" w:rsidDel="00521FAB">
                <w:rPr>
                  <w:rFonts w:ascii="Aptos Narrow" w:eastAsia="Times New Roman" w:hAnsi="Aptos Narrow" w:cs="Times New Roman"/>
                  <w:color w:val="000000"/>
                  <w:sz w:val="22"/>
                  <w:szCs w:val="22"/>
                </w:rPr>
                <w:delText>Integration Monitoring</w:delText>
              </w:r>
            </w:del>
          </w:p>
        </w:tc>
        <w:tc>
          <w:tcPr>
            <w:tcW w:w="3140" w:type="dxa"/>
            <w:hideMark/>
          </w:tcPr>
          <w:p w14:paraId="72B7F05A" w14:textId="45AC7A04" w:rsidR="004D3510" w:rsidRPr="004D3510" w:rsidDel="00521FAB" w:rsidRDefault="004D3510" w:rsidP="004D3510">
            <w:pPr>
              <w:jc w:val="left"/>
              <w:cnfStyle w:val="000000100000" w:firstRow="0" w:lastRow="0" w:firstColumn="0" w:lastColumn="0" w:oddVBand="0" w:evenVBand="0" w:oddHBand="1" w:evenHBand="0" w:firstRowFirstColumn="0" w:firstRowLastColumn="0" w:lastRowFirstColumn="0" w:lastRowLastColumn="0"/>
              <w:rPr>
                <w:del w:id="2125" w:author="Ume Sauda Ghanyani" w:date="2025-10-29T10:02:00Z" w16du:dateUtc="2025-10-29T05:02:00Z"/>
                <w:rFonts w:ascii="Arial Unicode MS" w:eastAsia="Times New Roman" w:hAnsi="Arial Unicode MS" w:cs="Times New Roman"/>
                <w:color w:val="000000"/>
              </w:rPr>
            </w:pPr>
            <w:del w:id="2126" w:author="Ume Sauda Ghanyani" w:date="2025-10-29T10:02:00Z" w16du:dateUtc="2025-10-29T05:02:00Z">
              <w:r w:rsidRPr="004D3510" w:rsidDel="00521FAB">
                <w:rPr>
                  <w:rFonts w:ascii="Arial Unicode MS" w:eastAsia="Times New Roman" w:hAnsi="Arial Unicode MS" w:cs="Times New Roman"/>
                  <w:color w:val="000000"/>
                </w:rPr>
                <w:delText>api_logs</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api_call_metrics</w:delText>
              </w:r>
            </w:del>
          </w:p>
        </w:tc>
        <w:tc>
          <w:tcPr>
            <w:tcW w:w="3140" w:type="dxa"/>
            <w:hideMark/>
          </w:tcPr>
          <w:p w14:paraId="158C91ED" w14:textId="194F22E7" w:rsidR="004D3510" w:rsidRPr="004D3510" w:rsidDel="00521FAB" w:rsidRDefault="004D3510" w:rsidP="004D3510">
            <w:pPr>
              <w:jc w:val="left"/>
              <w:cnfStyle w:val="000000100000" w:firstRow="0" w:lastRow="0" w:firstColumn="0" w:lastColumn="0" w:oddVBand="0" w:evenVBand="0" w:oddHBand="1" w:evenHBand="0" w:firstRowFirstColumn="0" w:firstRowLastColumn="0" w:lastRowFirstColumn="0" w:lastRowLastColumn="0"/>
              <w:rPr>
                <w:del w:id="2127" w:author="Ume Sauda Ghanyani" w:date="2025-10-29T10:02:00Z" w16du:dateUtc="2025-10-29T05:02:00Z"/>
                <w:rFonts w:ascii="Arial Unicode MS" w:eastAsia="Times New Roman" w:hAnsi="Arial Unicode MS" w:cs="Times New Roman"/>
                <w:color w:val="000000"/>
              </w:rPr>
            </w:pPr>
            <w:del w:id="2128" w:author="Ume Sauda Ghanyani" w:date="2025-10-29T10:02:00Z" w16du:dateUtc="2025-10-29T05:02:00Z">
              <w:r w:rsidRPr="004D3510" w:rsidDel="00521FAB">
                <w:rPr>
                  <w:rFonts w:ascii="Arial Unicode MS" w:eastAsia="Times New Roman" w:hAnsi="Arial Unicode MS" w:cs="Times New Roman"/>
                  <w:color w:val="000000"/>
                </w:rPr>
                <w:delText>endpoint_id</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request_id</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timestamp</w:delText>
              </w:r>
            </w:del>
          </w:p>
        </w:tc>
      </w:tr>
      <w:tr w:rsidR="004D3510" w:rsidRPr="004D3510" w:rsidDel="00521FAB" w14:paraId="40B7AEFC" w14:textId="764161CB" w:rsidTr="004D3510">
        <w:trPr>
          <w:trHeight w:val="864"/>
          <w:del w:id="2129"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078612B2" w14:textId="584D18D7" w:rsidR="004D3510" w:rsidRPr="004D3510" w:rsidDel="00521FAB" w:rsidRDefault="004D3510" w:rsidP="004D3510">
            <w:pPr>
              <w:jc w:val="left"/>
              <w:rPr>
                <w:del w:id="2130" w:author="Ume Sauda Ghanyani" w:date="2025-10-29T10:02:00Z" w16du:dateUtc="2025-10-29T05:02:00Z"/>
                <w:rFonts w:ascii="Aptos Narrow" w:eastAsia="Times New Roman" w:hAnsi="Aptos Narrow" w:cs="Times New Roman"/>
                <w:color w:val="000000"/>
                <w:sz w:val="22"/>
                <w:szCs w:val="22"/>
              </w:rPr>
            </w:pPr>
            <w:del w:id="2131" w:author="Ume Sauda Ghanyani" w:date="2025-10-29T10:02:00Z" w16du:dateUtc="2025-10-29T05:02:00Z">
              <w:r w:rsidRPr="004D3510" w:rsidDel="00521FAB">
                <w:rPr>
                  <w:rFonts w:ascii="Aptos Narrow" w:eastAsia="Times New Roman" w:hAnsi="Aptos Narrow" w:cs="Times New Roman"/>
                  <w:color w:val="000000"/>
                  <w:sz w:val="22"/>
                  <w:szCs w:val="22"/>
                </w:rPr>
                <w:lastRenderedPageBreak/>
                <w:delText>Fraud Evaluation</w:delText>
              </w:r>
            </w:del>
          </w:p>
        </w:tc>
        <w:tc>
          <w:tcPr>
            <w:tcW w:w="3140" w:type="dxa"/>
            <w:hideMark/>
          </w:tcPr>
          <w:p w14:paraId="3D87ECFD" w14:textId="53223167" w:rsidR="004D3510" w:rsidRPr="004D3510" w:rsidDel="00521FAB" w:rsidRDefault="004D3510" w:rsidP="004D3510">
            <w:pPr>
              <w:jc w:val="left"/>
              <w:cnfStyle w:val="000000000000" w:firstRow="0" w:lastRow="0" w:firstColumn="0" w:lastColumn="0" w:oddVBand="0" w:evenVBand="0" w:oddHBand="0" w:evenHBand="0" w:firstRowFirstColumn="0" w:firstRowLastColumn="0" w:lastRowFirstColumn="0" w:lastRowLastColumn="0"/>
              <w:rPr>
                <w:del w:id="2132" w:author="Ume Sauda Ghanyani" w:date="2025-10-29T10:02:00Z" w16du:dateUtc="2025-10-29T05:02:00Z"/>
                <w:rFonts w:ascii="Arial Unicode MS" w:eastAsia="Times New Roman" w:hAnsi="Arial Unicode MS" w:cs="Times New Roman"/>
                <w:color w:val="000000"/>
              </w:rPr>
            </w:pPr>
            <w:del w:id="2133" w:author="Ume Sauda Ghanyani" w:date="2025-10-29T10:02:00Z" w16du:dateUtc="2025-10-29T05:02:00Z">
              <w:r w:rsidRPr="004D3510" w:rsidDel="00521FAB">
                <w:rPr>
                  <w:rFonts w:ascii="Arial Unicode MS" w:eastAsia="Times New Roman" w:hAnsi="Arial Unicode MS" w:cs="Times New Roman"/>
                  <w:color w:val="000000"/>
                </w:rPr>
                <w:delText>EvaluationResults.transaction</w:delText>
              </w:r>
            </w:del>
          </w:p>
        </w:tc>
        <w:tc>
          <w:tcPr>
            <w:tcW w:w="3140" w:type="dxa"/>
            <w:hideMark/>
          </w:tcPr>
          <w:p w14:paraId="229B73D6" w14:textId="4804ABD8" w:rsidR="004D3510" w:rsidRPr="004D3510" w:rsidDel="00521FAB" w:rsidRDefault="004D3510" w:rsidP="004D3510">
            <w:pPr>
              <w:jc w:val="left"/>
              <w:cnfStyle w:val="000000000000" w:firstRow="0" w:lastRow="0" w:firstColumn="0" w:lastColumn="0" w:oddVBand="0" w:evenVBand="0" w:oddHBand="0" w:evenHBand="0" w:firstRowFirstColumn="0" w:firstRowLastColumn="0" w:lastRowFirstColumn="0" w:lastRowLastColumn="0"/>
              <w:rPr>
                <w:del w:id="2134" w:author="Ume Sauda Ghanyani" w:date="2025-10-29T10:02:00Z" w16du:dateUtc="2025-10-29T05:02:00Z"/>
                <w:rFonts w:ascii="Arial Unicode MS" w:eastAsia="Times New Roman" w:hAnsi="Arial Unicode MS" w:cs="Times New Roman"/>
                <w:color w:val="000000"/>
              </w:rPr>
            </w:pPr>
            <w:del w:id="2135" w:author="Ume Sauda Ghanyani" w:date="2025-10-29T10:02:00Z" w16du:dateUtc="2025-10-29T05:02:00Z">
              <w:r w:rsidRPr="004D3510" w:rsidDel="00521FAB">
                <w:rPr>
                  <w:rFonts w:ascii="Arial Unicode MS" w:eastAsia="Times New Roman" w:hAnsi="Arial Unicode MS" w:cs="Times New Roman"/>
                  <w:color w:val="000000"/>
                </w:rPr>
                <w:delText>report_metadata_prcgTmDP</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report_metadata_prcgTmED</w:delText>
              </w:r>
              <w:r w:rsidRPr="004D3510" w:rsidDel="00521FAB">
                <w:rPr>
                  <w:rFonts w:ascii="Aptos Narrow" w:eastAsia="Times New Roman" w:hAnsi="Aptos Narrow" w:cs="Times New Roman"/>
                  <w:color w:val="000000"/>
                  <w:sz w:val="22"/>
                  <w:szCs w:val="22"/>
                </w:rPr>
                <w:delText xml:space="preserve"> (API processing markers)</w:delText>
              </w:r>
            </w:del>
          </w:p>
        </w:tc>
      </w:tr>
      <w:tr w:rsidR="004D3510" w:rsidRPr="004D3510" w:rsidDel="00521FAB" w14:paraId="361EABA2" w14:textId="3CDACA65" w:rsidTr="004D3510">
        <w:trPr>
          <w:cnfStyle w:val="000000100000" w:firstRow="0" w:lastRow="0" w:firstColumn="0" w:lastColumn="0" w:oddVBand="0" w:evenVBand="0" w:oddHBand="1" w:evenHBand="0" w:firstRowFirstColumn="0" w:firstRowLastColumn="0" w:lastRowFirstColumn="0" w:lastRowLastColumn="0"/>
          <w:trHeight w:val="288"/>
          <w:del w:id="2136"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1C0D602" w14:textId="6A0A55BE" w:rsidR="004D3510" w:rsidRPr="004D3510" w:rsidDel="00521FAB" w:rsidRDefault="004D3510" w:rsidP="004D3510">
            <w:pPr>
              <w:jc w:val="left"/>
              <w:rPr>
                <w:del w:id="2137" w:author="Ume Sauda Ghanyani" w:date="2025-10-29T10:02:00Z" w16du:dateUtc="2025-10-29T05:02:00Z"/>
                <w:rFonts w:ascii="Aptos Narrow" w:eastAsia="Times New Roman" w:hAnsi="Aptos Narrow" w:cs="Times New Roman"/>
                <w:color w:val="000000"/>
                <w:sz w:val="22"/>
                <w:szCs w:val="22"/>
              </w:rPr>
            </w:pPr>
            <w:del w:id="2138" w:author="Ume Sauda Ghanyani" w:date="2025-10-29T10:02:00Z" w16du:dateUtc="2025-10-29T05:02:00Z">
              <w:r w:rsidRPr="004D3510" w:rsidDel="00521FAB">
                <w:rPr>
                  <w:rFonts w:ascii="Aptos Narrow" w:eastAsia="Times New Roman" w:hAnsi="Aptos Narrow" w:cs="Times New Roman"/>
                  <w:color w:val="000000"/>
                  <w:sz w:val="22"/>
                  <w:szCs w:val="22"/>
                </w:rPr>
                <w:delText>NiFi Ingestion</w:delText>
              </w:r>
            </w:del>
          </w:p>
        </w:tc>
        <w:tc>
          <w:tcPr>
            <w:tcW w:w="3140" w:type="dxa"/>
            <w:hideMark/>
          </w:tcPr>
          <w:p w14:paraId="3DDEEA1C" w14:textId="6BAFFAA2" w:rsidR="004D3510" w:rsidRPr="004D3510" w:rsidDel="00521FAB" w:rsidRDefault="004D3510" w:rsidP="004D3510">
            <w:pPr>
              <w:jc w:val="left"/>
              <w:cnfStyle w:val="000000100000" w:firstRow="0" w:lastRow="0" w:firstColumn="0" w:lastColumn="0" w:oddVBand="0" w:evenVBand="0" w:oddHBand="1" w:evenHBand="0" w:firstRowFirstColumn="0" w:firstRowLastColumn="0" w:lastRowFirstColumn="0" w:lastRowLastColumn="0"/>
              <w:rPr>
                <w:del w:id="2139" w:author="Ume Sauda Ghanyani" w:date="2025-10-29T10:02:00Z" w16du:dateUtc="2025-10-29T05:02:00Z"/>
                <w:rFonts w:ascii="Arial Unicode MS" w:eastAsia="Times New Roman" w:hAnsi="Arial Unicode MS" w:cs="Times New Roman"/>
                <w:color w:val="000000"/>
              </w:rPr>
            </w:pPr>
            <w:del w:id="2140" w:author="Ume Sauda Ghanyani" w:date="2025-10-29T10:02:00Z" w16du:dateUtc="2025-10-29T05:02:00Z">
              <w:r w:rsidRPr="004D3510" w:rsidDel="00521FAB">
                <w:rPr>
                  <w:rFonts w:ascii="Arial Unicode MS" w:eastAsia="Times New Roman" w:hAnsi="Arial Unicode MS" w:cs="Times New Roman"/>
                  <w:color w:val="000000"/>
                </w:rPr>
                <w:delText>nifi_error_events</w:delText>
              </w:r>
            </w:del>
          </w:p>
        </w:tc>
        <w:tc>
          <w:tcPr>
            <w:tcW w:w="3140" w:type="dxa"/>
            <w:hideMark/>
          </w:tcPr>
          <w:p w14:paraId="2BC816C7" w14:textId="233B8144" w:rsidR="004D3510" w:rsidRPr="004D3510" w:rsidDel="00521FAB" w:rsidRDefault="004D3510" w:rsidP="004D3510">
            <w:pPr>
              <w:jc w:val="left"/>
              <w:cnfStyle w:val="000000100000" w:firstRow="0" w:lastRow="0" w:firstColumn="0" w:lastColumn="0" w:oddVBand="0" w:evenVBand="0" w:oddHBand="1" w:evenHBand="0" w:firstRowFirstColumn="0" w:firstRowLastColumn="0" w:lastRowFirstColumn="0" w:lastRowLastColumn="0"/>
              <w:rPr>
                <w:del w:id="2141" w:author="Ume Sauda Ghanyani" w:date="2025-10-29T10:02:00Z" w16du:dateUtc="2025-10-29T05:02:00Z"/>
                <w:rFonts w:ascii="Arial Unicode MS" w:eastAsia="Times New Roman" w:hAnsi="Arial Unicode MS" w:cs="Times New Roman"/>
                <w:color w:val="000000"/>
              </w:rPr>
            </w:pPr>
            <w:del w:id="2142" w:author="Ume Sauda Ghanyani" w:date="2025-10-29T10:02:00Z" w16du:dateUtc="2025-10-29T05:02:00Z">
              <w:r w:rsidRPr="004D3510" w:rsidDel="00521FAB">
                <w:rPr>
                  <w:rFonts w:ascii="Arial Unicode MS" w:eastAsia="Times New Roman" w:hAnsi="Arial Unicode MS" w:cs="Times New Roman"/>
                  <w:color w:val="000000"/>
                </w:rPr>
                <w:delText>component_name</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execution_time</w:delText>
              </w:r>
            </w:del>
          </w:p>
        </w:tc>
      </w:tr>
      <w:tr w:rsidR="004D3510" w:rsidRPr="004D3510" w:rsidDel="00521FAB" w14:paraId="2FA1B5D6" w14:textId="66296CC1" w:rsidTr="004D3510">
        <w:trPr>
          <w:trHeight w:val="864"/>
          <w:del w:id="2143"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51AB2970" w14:textId="215C108B" w:rsidR="004D3510" w:rsidRPr="004D3510" w:rsidDel="00521FAB" w:rsidRDefault="004D3510" w:rsidP="004D3510">
            <w:pPr>
              <w:jc w:val="left"/>
              <w:rPr>
                <w:del w:id="2144" w:author="Ume Sauda Ghanyani" w:date="2025-10-29T10:02:00Z" w16du:dateUtc="2025-10-29T05:02:00Z"/>
                <w:rFonts w:ascii="Aptos Narrow" w:eastAsia="Times New Roman" w:hAnsi="Aptos Narrow" w:cs="Times New Roman"/>
                <w:color w:val="000000"/>
                <w:sz w:val="22"/>
                <w:szCs w:val="22"/>
              </w:rPr>
            </w:pPr>
            <w:del w:id="2145" w:author="Ume Sauda Ghanyani" w:date="2025-10-29T10:02:00Z" w16du:dateUtc="2025-10-29T05:02:00Z">
              <w:r w:rsidRPr="004D3510" w:rsidDel="00521FAB">
                <w:rPr>
                  <w:rFonts w:ascii="Aptos Narrow" w:eastAsia="Times New Roman" w:hAnsi="Aptos Narrow" w:cs="Times New Roman"/>
                  <w:color w:val="000000"/>
                  <w:sz w:val="22"/>
                  <w:szCs w:val="22"/>
                </w:rPr>
                <w:delText>System Audit</w:delText>
              </w:r>
            </w:del>
          </w:p>
        </w:tc>
        <w:tc>
          <w:tcPr>
            <w:tcW w:w="3140" w:type="dxa"/>
            <w:hideMark/>
          </w:tcPr>
          <w:p w14:paraId="2E618162" w14:textId="0EAD01A4" w:rsidR="004D3510" w:rsidRPr="004D3510" w:rsidDel="00521FAB" w:rsidRDefault="004D3510" w:rsidP="004D3510">
            <w:pPr>
              <w:jc w:val="left"/>
              <w:cnfStyle w:val="000000000000" w:firstRow="0" w:lastRow="0" w:firstColumn="0" w:lastColumn="0" w:oddVBand="0" w:evenVBand="0" w:oddHBand="0" w:evenHBand="0" w:firstRowFirstColumn="0" w:firstRowLastColumn="0" w:lastRowFirstColumn="0" w:lastRowLastColumn="0"/>
              <w:rPr>
                <w:del w:id="2146" w:author="Ume Sauda Ghanyani" w:date="2025-10-29T10:02:00Z" w16du:dateUtc="2025-10-29T05:02:00Z"/>
                <w:rFonts w:ascii="Arial Unicode MS" w:eastAsia="Times New Roman" w:hAnsi="Arial Unicode MS" w:cs="Times New Roman"/>
                <w:color w:val="000000"/>
              </w:rPr>
            </w:pPr>
            <w:del w:id="2147" w:author="Ume Sauda Ghanyani" w:date="2025-10-29T10:02:00Z" w16du:dateUtc="2025-10-29T05:02:00Z">
              <w:r w:rsidRPr="004D3510" w:rsidDel="00521FAB">
                <w:rPr>
                  <w:rFonts w:ascii="Arial Unicode MS" w:eastAsia="Times New Roman" w:hAnsi="Arial Unicode MS" w:cs="Times New Roman"/>
                  <w:color w:val="000000"/>
                </w:rPr>
                <w:delText>CMS.Audit_Log</w:delText>
              </w:r>
            </w:del>
          </w:p>
        </w:tc>
        <w:tc>
          <w:tcPr>
            <w:tcW w:w="3140" w:type="dxa"/>
            <w:hideMark/>
          </w:tcPr>
          <w:p w14:paraId="6DAD6251" w14:textId="6FB74D9D" w:rsidR="004D3510" w:rsidRPr="004D3510" w:rsidDel="00521FAB" w:rsidRDefault="004D3510" w:rsidP="004D3510">
            <w:pPr>
              <w:jc w:val="left"/>
              <w:cnfStyle w:val="000000000000" w:firstRow="0" w:lastRow="0" w:firstColumn="0" w:lastColumn="0" w:oddVBand="0" w:evenVBand="0" w:oddHBand="0" w:evenHBand="0" w:firstRowFirstColumn="0" w:firstRowLastColumn="0" w:lastRowFirstColumn="0" w:lastRowLastColumn="0"/>
              <w:rPr>
                <w:del w:id="2148" w:author="Ume Sauda Ghanyani" w:date="2025-10-29T10:02:00Z" w16du:dateUtc="2025-10-29T05:02:00Z"/>
                <w:rFonts w:ascii="Arial Unicode MS" w:eastAsia="Times New Roman" w:hAnsi="Arial Unicode MS" w:cs="Times New Roman"/>
                <w:color w:val="000000"/>
              </w:rPr>
            </w:pPr>
            <w:del w:id="2149" w:author="Ume Sauda Ghanyani" w:date="2025-10-29T10:02:00Z" w16du:dateUtc="2025-10-29T05:02:00Z">
              <w:r w:rsidRPr="004D3510" w:rsidDel="00521FAB">
                <w:rPr>
                  <w:rFonts w:ascii="Arial Unicode MS" w:eastAsia="Times New Roman" w:hAnsi="Arial Unicode MS" w:cs="Times New Roman"/>
                  <w:color w:val="000000"/>
                </w:rPr>
                <w:delText>entity_name='API'</w:delText>
              </w:r>
              <w:r w:rsidRPr="004D3510" w:rsidDel="00521FAB">
                <w:rPr>
                  <w:rFonts w:ascii="Aptos Narrow" w:eastAsia="Times New Roman" w:hAnsi="Aptos Narrow" w:cs="Times New Roman"/>
                  <w:color w:val="000000"/>
                  <w:sz w:val="22"/>
                  <w:szCs w:val="22"/>
                </w:rPr>
                <w:delText xml:space="preserve">, </w:delText>
              </w:r>
              <w:r w:rsidRPr="004D3510" w:rsidDel="00521FAB">
                <w:rPr>
                  <w:rFonts w:ascii="Arial Unicode MS" w:eastAsia="Times New Roman" w:hAnsi="Arial Unicode MS" w:cs="Times New Roman"/>
                  <w:color w:val="000000"/>
                </w:rPr>
                <w:delText>action_performed</w:delText>
              </w:r>
              <w:r w:rsidRPr="004D3510" w:rsidDel="00521FAB">
                <w:rPr>
                  <w:rFonts w:ascii="Aptos Narrow" w:eastAsia="Times New Roman" w:hAnsi="Aptos Narrow" w:cs="Times New Roman"/>
                  <w:color w:val="000000"/>
                  <w:sz w:val="22"/>
                  <w:szCs w:val="22"/>
                </w:rPr>
                <w:delText xml:space="preserve"> (for alerts on degraded performance)</w:delText>
              </w:r>
            </w:del>
          </w:p>
        </w:tc>
      </w:tr>
    </w:tbl>
    <w:p w14:paraId="53D325C0" w14:textId="5E3E1788" w:rsidR="004659A4" w:rsidDel="00521FAB" w:rsidRDefault="004659A4" w:rsidP="1BEA6B41">
      <w:pPr>
        <w:rPr>
          <w:del w:id="2150" w:author="Ume Sauda Ghanyani" w:date="2025-10-29T10:02:00Z" w16du:dateUtc="2025-10-29T05:02:00Z"/>
        </w:rPr>
      </w:pPr>
    </w:p>
    <w:p w14:paraId="475BC4FB" w14:textId="3B5031BC" w:rsidR="004D3510" w:rsidDel="00521FAB" w:rsidRDefault="004D3510" w:rsidP="004D3510">
      <w:pPr>
        <w:pStyle w:val="Heading3"/>
        <w:numPr>
          <w:ilvl w:val="2"/>
          <w:numId w:val="2"/>
        </w:numPr>
        <w:rPr>
          <w:del w:id="2151" w:author="Ume Sauda Ghanyani" w:date="2025-10-29T10:02:00Z" w16du:dateUtc="2025-10-29T05:02:00Z"/>
        </w:rPr>
      </w:pPr>
      <w:bookmarkStart w:id="2152" w:name="_Toc213340895"/>
      <w:bookmarkStart w:id="2153" w:name="_Toc213341084"/>
      <w:del w:id="2154" w:author="Ume Sauda Ghanyani" w:date="2025-10-29T10:02:00Z" w16du:dateUtc="2025-10-29T05:02:00Z">
        <w:r w:rsidDel="00521FAB">
          <w:delText>Metrics</w:delText>
        </w:r>
        <w:r w:rsidRPr="00B119A8" w:rsidDel="00521FAB">
          <w:delText>:</w:delText>
        </w:r>
        <w:bookmarkEnd w:id="2152"/>
        <w:bookmarkEnd w:id="2153"/>
      </w:del>
    </w:p>
    <w:p w14:paraId="3E5A544B" w14:textId="656272FD" w:rsidR="008B3011" w:rsidRPr="008B3011" w:rsidDel="00521FAB" w:rsidRDefault="008B3011" w:rsidP="0082296D">
      <w:pPr>
        <w:numPr>
          <w:ilvl w:val="0"/>
          <w:numId w:val="5"/>
        </w:numPr>
        <w:tabs>
          <w:tab w:val="num" w:pos="360"/>
        </w:tabs>
        <w:rPr>
          <w:del w:id="2155" w:author="Ume Sauda Ghanyani" w:date="2025-10-29T10:02:00Z" w16du:dateUtc="2025-10-29T05:02:00Z"/>
          <w:b/>
          <w:bCs/>
        </w:rPr>
      </w:pPr>
      <w:del w:id="2156" w:author="Ume Sauda Ghanyani" w:date="2025-10-29T10:02:00Z" w16du:dateUtc="2025-10-29T05:02:00Z">
        <w:r w:rsidRPr="008B3011" w:rsidDel="00521FAB">
          <w:rPr>
            <w:b/>
            <w:bCs/>
          </w:rPr>
          <w:delText>Metric 1 — API Response Time (Average, Median, Nth Percentile)</w:delText>
        </w:r>
      </w:del>
    </w:p>
    <w:p w14:paraId="2A609D8F" w14:textId="36DC033A" w:rsidR="008B3011" w:rsidRPr="008B3011" w:rsidDel="00521FAB" w:rsidRDefault="008B3011" w:rsidP="008B3011">
      <w:pPr>
        <w:rPr>
          <w:del w:id="2157" w:author="Ume Sauda Ghanyani" w:date="2025-10-29T10:02:00Z" w16du:dateUtc="2025-10-29T05:02:00Z"/>
        </w:rPr>
      </w:pPr>
      <w:del w:id="2158" w:author="Ume Sauda Ghanyani" w:date="2025-10-29T10:02:00Z" w16du:dateUtc="2025-10-29T05:02:00Z">
        <w:r w:rsidRPr="008B3011" w:rsidDel="00521FAB">
          <w:rPr>
            <w:b/>
            <w:bCs/>
          </w:rPr>
          <w:delText>Objective:</w:delText>
        </w:r>
        <w:r w:rsidRPr="008B3011" w:rsidDel="00521FAB">
          <w:br/>
          <w:delText>Measure latency between API request and response, identify performance degradation, and benchmark across endpoints.</w:delText>
        </w:r>
      </w:del>
    </w:p>
    <w:p w14:paraId="57894865" w14:textId="618E43A9" w:rsidR="008B3011" w:rsidRPr="008B3011" w:rsidDel="00521FAB" w:rsidRDefault="008B3011" w:rsidP="008B3011">
      <w:pPr>
        <w:rPr>
          <w:del w:id="2159" w:author="Ume Sauda Ghanyani" w:date="2025-10-29T10:02:00Z" w16du:dateUtc="2025-10-29T05:02:00Z"/>
        </w:rPr>
      </w:pPr>
      <w:del w:id="2160" w:author="Ume Sauda Ghanyani" w:date="2025-10-29T10:02:00Z" w16du:dateUtc="2025-10-29T05:02:00Z">
        <w:r w:rsidRPr="008B3011" w:rsidDel="00521FAB">
          <w:rPr>
            <w:b/>
            <w:bCs/>
          </w:rPr>
          <w:delText>Fields Used:</w:delText>
        </w:r>
      </w:del>
    </w:p>
    <w:p w14:paraId="48AB358A" w14:textId="43245CEE" w:rsidR="008B3011" w:rsidRPr="008B3011" w:rsidDel="00521FAB" w:rsidRDefault="008B3011" w:rsidP="0082296D">
      <w:pPr>
        <w:numPr>
          <w:ilvl w:val="0"/>
          <w:numId w:val="67"/>
        </w:numPr>
        <w:rPr>
          <w:del w:id="2161" w:author="Ume Sauda Ghanyani" w:date="2025-10-29T10:02:00Z" w16du:dateUtc="2025-10-29T05:02:00Z"/>
        </w:rPr>
      </w:pPr>
      <w:del w:id="2162" w:author="Ume Sauda Ghanyani" w:date="2025-10-29T10:02:00Z" w16du:dateUtc="2025-10-29T05:02:00Z">
        <w:r w:rsidRPr="008B3011" w:rsidDel="00521FAB">
          <w:delText>api_logs.request_timestamp</w:delText>
        </w:r>
      </w:del>
    </w:p>
    <w:p w14:paraId="6B31C9B8" w14:textId="62A60D32" w:rsidR="008B3011" w:rsidRPr="008B3011" w:rsidDel="00521FAB" w:rsidRDefault="008B3011" w:rsidP="0082296D">
      <w:pPr>
        <w:numPr>
          <w:ilvl w:val="0"/>
          <w:numId w:val="67"/>
        </w:numPr>
        <w:rPr>
          <w:del w:id="2163" w:author="Ume Sauda Ghanyani" w:date="2025-10-29T10:02:00Z" w16du:dateUtc="2025-10-29T05:02:00Z"/>
        </w:rPr>
      </w:pPr>
      <w:del w:id="2164" w:author="Ume Sauda Ghanyani" w:date="2025-10-29T10:02:00Z" w16du:dateUtc="2025-10-29T05:02:00Z">
        <w:r w:rsidRPr="008B3011" w:rsidDel="00521FAB">
          <w:delText>api_logs.response_timestamp</w:delText>
        </w:r>
      </w:del>
    </w:p>
    <w:p w14:paraId="701488D5" w14:textId="371252AC" w:rsidR="008B3011" w:rsidRPr="008B3011" w:rsidDel="00521FAB" w:rsidRDefault="008B3011" w:rsidP="0082296D">
      <w:pPr>
        <w:numPr>
          <w:ilvl w:val="0"/>
          <w:numId w:val="67"/>
        </w:numPr>
        <w:rPr>
          <w:del w:id="2165" w:author="Ume Sauda Ghanyani" w:date="2025-10-29T10:02:00Z" w16du:dateUtc="2025-10-29T05:02:00Z"/>
        </w:rPr>
      </w:pPr>
      <w:del w:id="2166" w:author="Ume Sauda Ghanyani" w:date="2025-10-29T10:02:00Z" w16du:dateUtc="2025-10-29T05:02:00Z">
        <w:r w:rsidRPr="008B3011" w:rsidDel="00521FAB">
          <w:delText>api_logs.endpoint_id</w:delText>
        </w:r>
      </w:del>
    </w:p>
    <w:p w14:paraId="5ED25048" w14:textId="2446D56A" w:rsidR="008B3011" w:rsidRPr="008B3011" w:rsidDel="00521FAB" w:rsidRDefault="008B3011" w:rsidP="0082296D">
      <w:pPr>
        <w:numPr>
          <w:ilvl w:val="0"/>
          <w:numId w:val="67"/>
        </w:numPr>
        <w:rPr>
          <w:del w:id="2167" w:author="Ume Sauda Ghanyani" w:date="2025-10-29T10:02:00Z" w16du:dateUtc="2025-10-29T05:02:00Z"/>
        </w:rPr>
      </w:pPr>
      <w:del w:id="2168" w:author="Ume Sauda Ghanyani" w:date="2025-10-29T10:02:00Z" w16du:dateUtc="2025-10-29T05:02:00Z">
        <w:r w:rsidRPr="008B3011" w:rsidDel="00521FAB">
          <w:delText>EvaluationResults.report_metadata_prcgTmDP / prcgTmED (internal API-call tracking within detection models)</w:delText>
        </w:r>
      </w:del>
    </w:p>
    <w:p w14:paraId="455ED291" w14:textId="68008BA5" w:rsidR="008B3011" w:rsidRPr="008B3011" w:rsidDel="00521FAB" w:rsidRDefault="008B3011" w:rsidP="008B3011">
      <w:pPr>
        <w:rPr>
          <w:del w:id="2169" w:author="Ume Sauda Ghanyani" w:date="2025-10-29T10:02:00Z" w16du:dateUtc="2025-10-29T05:02:00Z"/>
        </w:rPr>
      </w:pPr>
      <w:del w:id="2170" w:author="Ume Sauda Ghanyani" w:date="2025-10-29T10:02:00Z" w16du:dateUtc="2025-10-29T05:02:00Z">
        <w:r w:rsidRPr="008B3011" w:rsidDel="00521FAB">
          <w:rPr>
            <w:b/>
            <w:bCs/>
          </w:rPr>
          <w:delText>Transformation Logic:</w:delText>
        </w:r>
      </w:del>
    </w:p>
    <w:p w14:paraId="61C0DA8B" w14:textId="505BCC91" w:rsidR="008B3011" w:rsidRPr="008B3011" w:rsidDel="00521FAB" w:rsidRDefault="008B3011" w:rsidP="0082296D">
      <w:pPr>
        <w:numPr>
          <w:ilvl w:val="0"/>
          <w:numId w:val="68"/>
        </w:numPr>
        <w:rPr>
          <w:del w:id="2171" w:author="Ume Sauda Ghanyani" w:date="2025-10-29T10:02:00Z" w16du:dateUtc="2025-10-29T05:02:00Z"/>
        </w:rPr>
      </w:pPr>
      <w:del w:id="2172" w:author="Ume Sauda Ghanyani" w:date="2025-10-29T10:02:00Z" w16du:dateUtc="2025-10-29T05:02:00Z">
        <w:r w:rsidRPr="008B3011" w:rsidDel="00521FAB">
          <w:delText>Compute response time = response_timestamp - request_timestamp.</w:delText>
        </w:r>
      </w:del>
    </w:p>
    <w:p w14:paraId="3E8CE67B" w14:textId="2D7C656A" w:rsidR="008B3011" w:rsidRPr="008B3011" w:rsidDel="00521FAB" w:rsidRDefault="008B3011" w:rsidP="0082296D">
      <w:pPr>
        <w:numPr>
          <w:ilvl w:val="0"/>
          <w:numId w:val="68"/>
        </w:numPr>
        <w:rPr>
          <w:del w:id="2173" w:author="Ume Sauda Ghanyani" w:date="2025-10-29T10:02:00Z" w16du:dateUtc="2025-10-29T05:02:00Z"/>
        </w:rPr>
      </w:pPr>
      <w:del w:id="2174" w:author="Ume Sauda Ghanyani" w:date="2025-10-29T10:02:00Z" w16du:dateUtc="2025-10-29T05:02:00Z">
        <w:r w:rsidRPr="008B3011" w:rsidDel="00521FAB">
          <w:delText>Aggregate by API endpoint and compute avg, median, and percentile(95th).</w:delText>
        </w:r>
      </w:del>
    </w:p>
    <w:p w14:paraId="3473AA91" w14:textId="7714E98F" w:rsidR="008B3011" w:rsidRPr="008B3011" w:rsidDel="00521FAB" w:rsidRDefault="008B3011" w:rsidP="008B3011">
      <w:pPr>
        <w:rPr>
          <w:del w:id="2175" w:author="Ume Sauda Ghanyani" w:date="2025-10-29T10:02:00Z" w16du:dateUtc="2025-10-29T05:02:00Z"/>
        </w:rPr>
      </w:pPr>
      <w:del w:id="2176" w:author="Ume Sauda Ghanyani" w:date="2025-10-29T10:02:00Z" w16du:dateUtc="2025-10-29T05:02:00Z">
        <w:r w:rsidDel="00521FAB">
          <w:rPr>
            <w:b/>
            <w:bCs/>
          </w:rPr>
          <w:delText xml:space="preserve">Reasoning </w:delText>
        </w:r>
        <w:r w:rsidRPr="008B3011" w:rsidDel="00521FAB">
          <w:rPr>
            <w:b/>
            <w:bCs/>
          </w:rPr>
          <w:delText>:</w:delText>
        </w:r>
      </w:del>
    </w:p>
    <w:p w14:paraId="54635F6E" w14:textId="5AE25F1F" w:rsidR="008B3011" w:rsidRPr="008B3011" w:rsidDel="00521FAB" w:rsidRDefault="008B3011" w:rsidP="0082296D">
      <w:pPr>
        <w:numPr>
          <w:ilvl w:val="0"/>
          <w:numId w:val="69"/>
        </w:numPr>
        <w:rPr>
          <w:del w:id="2177" w:author="Ume Sauda Ghanyani" w:date="2025-10-29T10:02:00Z" w16du:dateUtc="2025-10-29T05:02:00Z"/>
        </w:rPr>
      </w:pPr>
      <w:del w:id="2178" w:author="Ume Sauda Ghanyani" w:date="2025-10-29T10:02:00Z" w16du:dateUtc="2025-10-29T05:02:00Z">
        <w:r w:rsidRPr="008B3011" w:rsidDel="00521FAB">
          <w:delText>request_timestamp and response_timestamp are direct latency markers.</w:delText>
        </w:r>
      </w:del>
    </w:p>
    <w:p w14:paraId="0350E83D" w14:textId="67B7DF02" w:rsidR="008B3011" w:rsidRPr="008B3011" w:rsidDel="00521FAB" w:rsidRDefault="008B3011" w:rsidP="0082296D">
      <w:pPr>
        <w:numPr>
          <w:ilvl w:val="0"/>
          <w:numId w:val="69"/>
        </w:numPr>
        <w:rPr>
          <w:del w:id="2179" w:author="Ume Sauda Ghanyani" w:date="2025-10-29T10:02:00Z" w16du:dateUtc="2025-10-29T05:02:00Z"/>
        </w:rPr>
      </w:pPr>
      <w:del w:id="2180" w:author="Ume Sauda Ghanyani" w:date="2025-10-29T10:02:00Z" w16du:dateUtc="2025-10-29T05:02:00Z">
        <w:r w:rsidRPr="008B3011" w:rsidDel="00521FAB">
          <w:delText>Using percentiles (not just averages) gives a truer view of performance spikes.</w:delText>
        </w:r>
      </w:del>
    </w:p>
    <w:p w14:paraId="51EA2781" w14:textId="7803727E" w:rsidR="008B3011" w:rsidRPr="008B3011" w:rsidDel="00521FAB" w:rsidRDefault="008B3011" w:rsidP="0082296D">
      <w:pPr>
        <w:numPr>
          <w:ilvl w:val="0"/>
          <w:numId w:val="69"/>
        </w:numPr>
        <w:rPr>
          <w:del w:id="2181" w:author="Ume Sauda Ghanyani" w:date="2025-10-29T10:02:00Z" w16du:dateUtc="2025-10-29T05:02:00Z"/>
        </w:rPr>
      </w:pPr>
      <w:del w:id="2182" w:author="Ume Sauda Ghanyani" w:date="2025-10-29T10:02:00Z" w16du:dateUtc="2025-10-29T05:02:00Z">
        <w:r w:rsidRPr="008B3011" w:rsidDel="00521FAB">
          <w:delText>Correlation with EvaluationResults timestamps ensures end-to-end traceability (API latency → model evaluation delay).</w:delText>
        </w:r>
      </w:del>
    </w:p>
    <w:p w14:paraId="50C8EDE8" w14:textId="374C4396" w:rsidR="004D3510" w:rsidDel="00521FAB" w:rsidRDefault="004D3510" w:rsidP="1BEA6B41">
      <w:pPr>
        <w:rPr>
          <w:del w:id="2183" w:author="Ume Sauda Ghanyani" w:date="2025-10-29T10:02:00Z" w16du:dateUtc="2025-10-29T05:02:00Z"/>
        </w:rPr>
      </w:pPr>
    </w:p>
    <w:p w14:paraId="02E83072" w14:textId="678E5247" w:rsidR="000D2F3B" w:rsidRPr="000D2F3B" w:rsidDel="00521FAB" w:rsidRDefault="000D2F3B" w:rsidP="000D2F3B">
      <w:pPr>
        <w:rPr>
          <w:del w:id="2184" w:author="Ume Sauda Ghanyani" w:date="2025-10-29T10:02:00Z" w16du:dateUtc="2025-10-29T05:02:00Z"/>
          <w:b/>
          <w:bCs/>
        </w:rPr>
      </w:pPr>
      <w:del w:id="2185" w:author="Ume Sauda Ghanyani" w:date="2025-10-29T10:02:00Z" w16du:dateUtc="2025-10-29T05:02:00Z">
        <w:r w:rsidRPr="000D2F3B" w:rsidDel="00521FAB">
          <w:rPr>
            <w:b/>
            <w:bCs/>
          </w:rPr>
          <w:delText>Metric 2 — API Request Volume (Requests per Minute / Hour)</w:delText>
        </w:r>
      </w:del>
    </w:p>
    <w:p w14:paraId="209728EF" w14:textId="0E99754D" w:rsidR="000D2F3B" w:rsidRPr="000D2F3B" w:rsidDel="00521FAB" w:rsidRDefault="000D2F3B" w:rsidP="000D2F3B">
      <w:pPr>
        <w:rPr>
          <w:del w:id="2186" w:author="Ume Sauda Ghanyani" w:date="2025-10-29T10:02:00Z" w16du:dateUtc="2025-10-29T05:02:00Z"/>
        </w:rPr>
      </w:pPr>
      <w:del w:id="2187" w:author="Ume Sauda Ghanyani" w:date="2025-10-29T10:02:00Z" w16du:dateUtc="2025-10-29T05:02:00Z">
        <w:r w:rsidRPr="000D2F3B" w:rsidDel="00521FAB">
          <w:rPr>
            <w:b/>
            <w:bCs/>
          </w:rPr>
          <w:delText>Objective:</w:delText>
        </w:r>
        <w:r w:rsidRPr="000D2F3B" w:rsidDel="00521FAB">
          <w:br/>
          <w:delText>Track throughput of API calls over time to detect traffic surges or usage anomalies.</w:delText>
        </w:r>
      </w:del>
    </w:p>
    <w:p w14:paraId="620A1B8B" w14:textId="19DDB32F" w:rsidR="000D2F3B" w:rsidRPr="000D2F3B" w:rsidDel="00521FAB" w:rsidRDefault="000D2F3B" w:rsidP="000D2F3B">
      <w:pPr>
        <w:rPr>
          <w:del w:id="2188" w:author="Ume Sauda Ghanyani" w:date="2025-10-29T10:02:00Z" w16du:dateUtc="2025-10-29T05:02:00Z"/>
        </w:rPr>
      </w:pPr>
      <w:del w:id="2189" w:author="Ume Sauda Ghanyani" w:date="2025-10-29T10:02:00Z" w16du:dateUtc="2025-10-29T05:02:00Z">
        <w:r w:rsidRPr="000D2F3B" w:rsidDel="00521FAB">
          <w:rPr>
            <w:b/>
            <w:bCs/>
          </w:rPr>
          <w:delText>Fields Used:</w:delText>
        </w:r>
      </w:del>
    </w:p>
    <w:p w14:paraId="38CF9653" w14:textId="6C25CC83" w:rsidR="000D2F3B" w:rsidRPr="000D2F3B" w:rsidDel="00521FAB" w:rsidRDefault="000D2F3B" w:rsidP="0082296D">
      <w:pPr>
        <w:numPr>
          <w:ilvl w:val="0"/>
          <w:numId w:val="70"/>
        </w:numPr>
        <w:rPr>
          <w:del w:id="2190" w:author="Ume Sauda Ghanyani" w:date="2025-10-29T10:02:00Z" w16du:dateUtc="2025-10-29T05:02:00Z"/>
        </w:rPr>
      </w:pPr>
      <w:del w:id="2191" w:author="Ume Sauda Ghanyani" w:date="2025-10-29T10:02:00Z" w16du:dateUtc="2025-10-29T05:02:00Z">
        <w:r w:rsidRPr="000D2F3B" w:rsidDel="00521FAB">
          <w:lastRenderedPageBreak/>
          <w:delText>api_logs.request_id</w:delText>
        </w:r>
      </w:del>
    </w:p>
    <w:p w14:paraId="0EC6C2D3" w14:textId="51F0152E" w:rsidR="000D2F3B" w:rsidRPr="000D2F3B" w:rsidDel="00521FAB" w:rsidRDefault="000D2F3B" w:rsidP="0082296D">
      <w:pPr>
        <w:numPr>
          <w:ilvl w:val="0"/>
          <w:numId w:val="70"/>
        </w:numPr>
        <w:rPr>
          <w:del w:id="2192" w:author="Ume Sauda Ghanyani" w:date="2025-10-29T10:02:00Z" w16du:dateUtc="2025-10-29T05:02:00Z"/>
        </w:rPr>
      </w:pPr>
      <w:del w:id="2193" w:author="Ume Sauda Ghanyani" w:date="2025-10-29T10:02:00Z" w16du:dateUtc="2025-10-29T05:02:00Z">
        <w:r w:rsidRPr="000D2F3B" w:rsidDel="00521FAB">
          <w:delText>api_logs.request_timestamp</w:delText>
        </w:r>
      </w:del>
    </w:p>
    <w:p w14:paraId="7A2CD5DE" w14:textId="225500E6" w:rsidR="000D2F3B" w:rsidRPr="000D2F3B" w:rsidDel="00521FAB" w:rsidRDefault="000D2F3B" w:rsidP="0082296D">
      <w:pPr>
        <w:numPr>
          <w:ilvl w:val="0"/>
          <w:numId w:val="70"/>
        </w:numPr>
        <w:rPr>
          <w:del w:id="2194" w:author="Ume Sauda Ghanyani" w:date="2025-10-29T10:02:00Z" w16du:dateUtc="2025-10-29T05:02:00Z"/>
        </w:rPr>
      </w:pPr>
      <w:del w:id="2195" w:author="Ume Sauda Ghanyani" w:date="2025-10-29T10:02:00Z" w16du:dateUtc="2025-10-29T05:02:00Z">
        <w:r w:rsidRPr="000D2F3B" w:rsidDel="00521FAB">
          <w:delText>api_logs.endpoint_id</w:delText>
        </w:r>
      </w:del>
    </w:p>
    <w:p w14:paraId="25158EDA" w14:textId="36014486" w:rsidR="000D2F3B" w:rsidRPr="000D2F3B" w:rsidDel="00521FAB" w:rsidRDefault="000D2F3B" w:rsidP="000D2F3B">
      <w:pPr>
        <w:rPr>
          <w:del w:id="2196" w:author="Ume Sauda Ghanyani" w:date="2025-10-29T10:02:00Z" w16du:dateUtc="2025-10-29T05:02:00Z"/>
        </w:rPr>
      </w:pPr>
      <w:del w:id="2197" w:author="Ume Sauda Ghanyani" w:date="2025-10-29T10:02:00Z" w16du:dateUtc="2025-10-29T05:02:00Z">
        <w:r w:rsidRPr="000D2F3B" w:rsidDel="00521FAB">
          <w:rPr>
            <w:b/>
            <w:bCs/>
          </w:rPr>
          <w:delText>Transformation Logic:</w:delText>
        </w:r>
      </w:del>
    </w:p>
    <w:p w14:paraId="4715F592" w14:textId="6AC043F2" w:rsidR="000D2F3B" w:rsidRPr="000D2F3B" w:rsidDel="00521FAB" w:rsidRDefault="000D2F3B" w:rsidP="0082296D">
      <w:pPr>
        <w:numPr>
          <w:ilvl w:val="0"/>
          <w:numId w:val="71"/>
        </w:numPr>
        <w:rPr>
          <w:del w:id="2198" w:author="Ume Sauda Ghanyani" w:date="2025-10-29T10:02:00Z" w16du:dateUtc="2025-10-29T05:02:00Z"/>
        </w:rPr>
      </w:pPr>
      <w:del w:id="2199" w:author="Ume Sauda Ghanyani" w:date="2025-10-29T10:02:00Z" w16du:dateUtc="2025-10-29T05:02:00Z">
        <w:r w:rsidRPr="000D2F3B" w:rsidDel="00521FAB">
          <w:delText>Group all API requests by time interval (minute or hour).</w:delText>
        </w:r>
      </w:del>
    </w:p>
    <w:p w14:paraId="307ABA9B" w14:textId="07393097" w:rsidR="000D2F3B" w:rsidRPr="000D2F3B" w:rsidDel="00521FAB" w:rsidRDefault="000D2F3B" w:rsidP="0082296D">
      <w:pPr>
        <w:numPr>
          <w:ilvl w:val="0"/>
          <w:numId w:val="71"/>
        </w:numPr>
        <w:rPr>
          <w:del w:id="2200" w:author="Ume Sauda Ghanyani" w:date="2025-10-29T10:02:00Z" w16du:dateUtc="2025-10-29T05:02:00Z"/>
        </w:rPr>
      </w:pPr>
      <w:del w:id="2201" w:author="Ume Sauda Ghanyani" w:date="2025-10-29T10:02:00Z" w16du:dateUtc="2025-10-29T05:02:00Z">
        <w:r w:rsidRPr="000D2F3B" w:rsidDel="00521FAB">
          <w:delText>Count requests per endpoint and interval.</w:delText>
        </w:r>
      </w:del>
    </w:p>
    <w:p w14:paraId="59E7C32E" w14:textId="360E953B" w:rsidR="000D2F3B" w:rsidRPr="000D2F3B" w:rsidDel="00521FAB" w:rsidRDefault="000D2F3B" w:rsidP="000D2F3B">
      <w:pPr>
        <w:rPr>
          <w:del w:id="2202" w:author="Ume Sauda Ghanyani" w:date="2025-10-29T10:02:00Z" w16du:dateUtc="2025-10-29T05:02:00Z"/>
        </w:rPr>
      </w:pPr>
      <w:del w:id="2203" w:author="Ume Sauda Ghanyani" w:date="2025-10-29T10:02:00Z" w16du:dateUtc="2025-10-29T05:02:00Z">
        <w:r w:rsidDel="00521FAB">
          <w:rPr>
            <w:b/>
            <w:bCs/>
          </w:rPr>
          <w:delText>Reasoning</w:delText>
        </w:r>
        <w:r w:rsidRPr="000D2F3B" w:rsidDel="00521FAB">
          <w:rPr>
            <w:b/>
            <w:bCs/>
          </w:rPr>
          <w:delText>:</w:delText>
        </w:r>
      </w:del>
    </w:p>
    <w:p w14:paraId="2B378F1C" w14:textId="0BEBEB02" w:rsidR="000D2F3B" w:rsidRPr="000D2F3B" w:rsidDel="00521FAB" w:rsidRDefault="000D2F3B" w:rsidP="0082296D">
      <w:pPr>
        <w:numPr>
          <w:ilvl w:val="0"/>
          <w:numId w:val="72"/>
        </w:numPr>
        <w:rPr>
          <w:del w:id="2204" w:author="Ume Sauda Ghanyani" w:date="2025-10-29T10:02:00Z" w16du:dateUtc="2025-10-29T05:02:00Z"/>
        </w:rPr>
      </w:pPr>
      <w:del w:id="2205" w:author="Ume Sauda Ghanyani" w:date="2025-10-29T10:02:00Z" w16du:dateUtc="2025-10-29T05:02:00Z">
        <w:r w:rsidRPr="000D2F3B" w:rsidDel="00521FAB">
          <w:delText>request_id guarantees unique counting (avoids duplication).</w:delText>
        </w:r>
      </w:del>
    </w:p>
    <w:p w14:paraId="0D79DF05" w14:textId="3C232D12" w:rsidR="000D2F3B" w:rsidRPr="000D2F3B" w:rsidDel="00521FAB" w:rsidRDefault="000D2F3B" w:rsidP="0082296D">
      <w:pPr>
        <w:numPr>
          <w:ilvl w:val="0"/>
          <w:numId w:val="72"/>
        </w:numPr>
        <w:rPr>
          <w:del w:id="2206" w:author="Ume Sauda Ghanyani" w:date="2025-10-29T10:02:00Z" w16du:dateUtc="2025-10-29T05:02:00Z"/>
        </w:rPr>
      </w:pPr>
      <w:del w:id="2207" w:author="Ume Sauda Ghanyani" w:date="2025-10-29T10:02:00Z" w16du:dateUtc="2025-10-29T05:02:00Z">
        <w:r w:rsidRPr="000D2F3B" w:rsidDel="00521FAB">
          <w:delText>Time-based grouping enables dynamic dashboards and heatmaps.</w:delText>
        </w:r>
      </w:del>
    </w:p>
    <w:p w14:paraId="176D7EFD" w14:textId="7F3E647A" w:rsidR="000D2F3B" w:rsidRPr="000D2F3B" w:rsidDel="00521FAB" w:rsidRDefault="000D2F3B" w:rsidP="0082296D">
      <w:pPr>
        <w:numPr>
          <w:ilvl w:val="0"/>
          <w:numId w:val="72"/>
        </w:numPr>
        <w:rPr>
          <w:del w:id="2208" w:author="Ume Sauda Ghanyani" w:date="2025-10-29T10:02:00Z" w16du:dateUtc="2025-10-29T05:02:00Z"/>
        </w:rPr>
      </w:pPr>
      <w:del w:id="2209" w:author="Ume Sauda Ghanyani" w:date="2025-10-29T10:02:00Z" w16du:dateUtc="2025-10-29T05:02:00Z">
        <w:r w:rsidRPr="000D2F3B" w:rsidDel="00521FAB">
          <w:delText>Detects scaling issues (too many requests per second → API throttling).</w:delText>
        </w:r>
      </w:del>
    </w:p>
    <w:p w14:paraId="1C80626D" w14:textId="17A1ABD0" w:rsidR="000D2F3B" w:rsidDel="00521FAB" w:rsidRDefault="000D2F3B" w:rsidP="000D2F3B">
      <w:pPr>
        <w:rPr>
          <w:del w:id="2210" w:author="Ume Sauda Ghanyani" w:date="2025-10-29T10:02:00Z" w16du:dateUtc="2025-10-29T05:02:00Z"/>
        </w:rPr>
      </w:pPr>
    </w:p>
    <w:p w14:paraId="0D188A8F" w14:textId="3048F80C" w:rsidR="000D2F3B" w:rsidDel="00521FAB" w:rsidRDefault="000D2F3B" w:rsidP="000D2F3B">
      <w:pPr>
        <w:rPr>
          <w:del w:id="2211" w:author="Ume Sauda Ghanyani" w:date="2025-10-29T10:02:00Z" w16du:dateUtc="2025-10-29T05:02:00Z"/>
        </w:rPr>
      </w:pPr>
    </w:p>
    <w:p w14:paraId="62CC0710" w14:textId="7A60A1A6" w:rsidR="000D2F3B" w:rsidDel="00521FAB" w:rsidRDefault="000D2F3B" w:rsidP="000D2F3B">
      <w:pPr>
        <w:rPr>
          <w:del w:id="2212" w:author="Ume Sauda Ghanyani" w:date="2025-10-29T10:02:00Z" w16du:dateUtc="2025-10-29T05:02:00Z"/>
        </w:rPr>
      </w:pPr>
    </w:p>
    <w:p w14:paraId="21157268" w14:textId="68264D78" w:rsidR="000D2F3B" w:rsidDel="00521FAB" w:rsidRDefault="000D2F3B" w:rsidP="000D2F3B">
      <w:pPr>
        <w:rPr>
          <w:del w:id="2213" w:author="Ume Sauda Ghanyani" w:date="2025-10-29T10:02:00Z" w16du:dateUtc="2025-10-29T05:02:00Z"/>
        </w:rPr>
      </w:pPr>
    </w:p>
    <w:p w14:paraId="28ED2940" w14:textId="0E214D37" w:rsidR="000D2F3B" w:rsidRPr="000D2F3B" w:rsidDel="00521FAB" w:rsidRDefault="000D2F3B" w:rsidP="000D2F3B">
      <w:pPr>
        <w:rPr>
          <w:del w:id="2214" w:author="Ume Sauda Ghanyani" w:date="2025-10-29T10:02:00Z" w16du:dateUtc="2025-10-29T05:02:00Z"/>
          <w:b/>
          <w:bCs/>
        </w:rPr>
      </w:pPr>
      <w:del w:id="2215" w:author="Ume Sauda Ghanyani" w:date="2025-10-29T10:02:00Z" w16du:dateUtc="2025-10-29T05:02:00Z">
        <w:r w:rsidRPr="000D2F3B" w:rsidDel="00521FAB">
          <w:rPr>
            <w:b/>
            <w:bCs/>
          </w:rPr>
          <w:delText>Metric 3 — API Call Success Rate (%)</w:delText>
        </w:r>
      </w:del>
    </w:p>
    <w:p w14:paraId="2D5443E2" w14:textId="070CE7C0" w:rsidR="000D2F3B" w:rsidRPr="000D2F3B" w:rsidDel="00521FAB" w:rsidRDefault="000D2F3B" w:rsidP="000D2F3B">
      <w:pPr>
        <w:rPr>
          <w:del w:id="2216" w:author="Ume Sauda Ghanyani" w:date="2025-10-29T10:02:00Z" w16du:dateUtc="2025-10-29T05:02:00Z"/>
        </w:rPr>
      </w:pPr>
      <w:del w:id="2217" w:author="Ume Sauda Ghanyani" w:date="2025-10-29T10:02:00Z" w16du:dateUtc="2025-10-29T05:02:00Z">
        <w:r w:rsidRPr="000D2F3B" w:rsidDel="00521FAB">
          <w:rPr>
            <w:b/>
            <w:bCs/>
          </w:rPr>
          <w:delText>Objective:</w:delText>
        </w:r>
        <w:r w:rsidRPr="000D2F3B" w:rsidDel="00521FAB">
          <w:br/>
          <w:delText>Measure proportion of successful API calls relative to total attempts.</w:delText>
        </w:r>
      </w:del>
    </w:p>
    <w:p w14:paraId="14BD0175" w14:textId="0AEB29AF" w:rsidR="000D2F3B" w:rsidRPr="000D2F3B" w:rsidDel="00521FAB" w:rsidRDefault="000D2F3B" w:rsidP="000D2F3B">
      <w:pPr>
        <w:rPr>
          <w:del w:id="2218" w:author="Ume Sauda Ghanyani" w:date="2025-10-29T10:02:00Z" w16du:dateUtc="2025-10-29T05:02:00Z"/>
        </w:rPr>
      </w:pPr>
      <w:del w:id="2219" w:author="Ume Sauda Ghanyani" w:date="2025-10-29T10:02:00Z" w16du:dateUtc="2025-10-29T05:02:00Z">
        <w:r w:rsidRPr="000D2F3B" w:rsidDel="00521FAB">
          <w:rPr>
            <w:b/>
            <w:bCs/>
          </w:rPr>
          <w:delText>Fields Used:</w:delText>
        </w:r>
      </w:del>
    </w:p>
    <w:p w14:paraId="31ED9C81" w14:textId="07152537" w:rsidR="000D2F3B" w:rsidRPr="000D2F3B" w:rsidDel="00521FAB" w:rsidRDefault="000D2F3B" w:rsidP="0082296D">
      <w:pPr>
        <w:numPr>
          <w:ilvl w:val="0"/>
          <w:numId w:val="73"/>
        </w:numPr>
        <w:rPr>
          <w:del w:id="2220" w:author="Ume Sauda Ghanyani" w:date="2025-10-29T10:02:00Z" w16du:dateUtc="2025-10-29T05:02:00Z"/>
        </w:rPr>
      </w:pPr>
      <w:del w:id="2221" w:author="Ume Sauda Ghanyani" w:date="2025-10-29T10:02:00Z" w16du:dateUtc="2025-10-29T05:02:00Z">
        <w:r w:rsidRPr="000D2F3B" w:rsidDel="00521FAB">
          <w:delText>api_logs.http_status_code</w:delText>
        </w:r>
      </w:del>
    </w:p>
    <w:p w14:paraId="0399C0C8" w14:textId="56819C1F" w:rsidR="000D2F3B" w:rsidRPr="000D2F3B" w:rsidDel="00521FAB" w:rsidRDefault="000D2F3B" w:rsidP="0082296D">
      <w:pPr>
        <w:numPr>
          <w:ilvl w:val="0"/>
          <w:numId w:val="73"/>
        </w:numPr>
        <w:rPr>
          <w:del w:id="2222" w:author="Ume Sauda Ghanyani" w:date="2025-10-29T10:02:00Z" w16du:dateUtc="2025-10-29T05:02:00Z"/>
        </w:rPr>
      </w:pPr>
      <w:del w:id="2223" w:author="Ume Sauda Ghanyani" w:date="2025-10-29T10:02:00Z" w16du:dateUtc="2025-10-29T05:02:00Z">
        <w:r w:rsidRPr="000D2F3B" w:rsidDel="00521FAB">
          <w:delText>api_logs.endpoint_id</w:delText>
        </w:r>
      </w:del>
    </w:p>
    <w:p w14:paraId="3C8569CF" w14:textId="0940D59A" w:rsidR="000D2F3B" w:rsidRPr="000D2F3B" w:rsidDel="00521FAB" w:rsidRDefault="000D2F3B" w:rsidP="0082296D">
      <w:pPr>
        <w:numPr>
          <w:ilvl w:val="0"/>
          <w:numId w:val="73"/>
        </w:numPr>
        <w:rPr>
          <w:del w:id="2224" w:author="Ume Sauda Ghanyani" w:date="2025-10-29T10:02:00Z" w16du:dateUtc="2025-10-29T05:02:00Z"/>
        </w:rPr>
      </w:pPr>
      <w:del w:id="2225" w:author="Ume Sauda Ghanyani" w:date="2025-10-29T10:02:00Z" w16du:dateUtc="2025-10-29T05:02:00Z">
        <w:r w:rsidRPr="000D2F3B" w:rsidDel="00521FAB">
          <w:delText>api_logs.timestamp</w:delText>
        </w:r>
      </w:del>
    </w:p>
    <w:p w14:paraId="65390A08" w14:textId="5604A3EB" w:rsidR="000D2F3B" w:rsidRPr="000D2F3B" w:rsidDel="00521FAB" w:rsidRDefault="000D2F3B" w:rsidP="000D2F3B">
      <w:pPr>
        <w:rPr>
          <w:del w:id="2226" w:author="Ume Sauda Ghanyani" w:date="2025-10-29T10:02:00Z" w16du:dateUtc="2025-10-29T05:02:00Z"/>
        </w:rPr>
      </w:pPr>
      <w:del w:id="2227" w:author="Ume Sauda Ghanyani" w:date="2025-10-29T10:02:00Z" w16du:dateUtc="2025-10-29T05:02:00Z">
        <w:r w:rsidRPr="000D2F3B" w:rsidDel="00521FAB">
          <w:rPr>
            <w:b/>
            <w:bCs/>
          </w:rPr>
          <w:delText>Transformation Logic:</w:delText>
        </w:r>
      </w:del>
    </w:p>
    <w:p w14:paraId="5842BAF5" w14:textId="3292FFB4" w:rsidR="000D2F3B" w:rsidRPr="000D2F3B" w:rsidDel="00521FAB" w:rsidRDefault="000D2F3B" w:rsidP="0082296D">
      <w:pPr>
        <w:numPr>
          <w:ilvl w:val="0"/>
          <w:numId w:val="74"/>
        </w:numPr>
        <w:rPr>
          <w:del w:id="2228" w:author="Ume Sauda Ghanyani" w:date="2025-10-29T10:02:00Z" w16du:dateUtc="2025-10-29T05:02:00Z"/>
        </w:rPr>
      </w:pPr>
      <w:del w:id="2229" w:author="Ume Sauda Ghanyani" w:date="2025-10-29T10:02:00Z" w16du:dateUtc="2025-10-29T05:02:00Z">
        <w:r w:rsidRPr="000D2F3B" w:rsidDel="00521FAB">
          <w:delText>Define success criteria (HTTP 200–299).</w:delText>
        </w:r>
      </w:del>
    </w:p>
    <w:p w14:paraId="130B31FB" w14:textId="5AFA703B" w:rsidR="000D2F3B" w:rsidRPr="000D2F3B" w:rsidDel="00521FAB" w:rsidRDefault="000D2F3B" w:rsidP="0082296D">
      <w:pPr>
        <w:numPr>
          <w:ilvl w:val="0"/>
          <w:numId w:val="74"/>
        </w:numPr>
        <w:rPr>
          <w:del w:id="2230" w:author="Ume Sauda Ghanyani" w:date="2025-10-29T10:02:00Z" w16du:dateUtc="2025-10-29T05:02:00Z"/>
        </w:rPr>
      </w:pPr>
      <w:del w:id="2231" w:author="Ume Sauda Ghanyani" w:date="2025-10-29T10:02:00Z" w16du:dateUtc="2025-10-29T05:02:00Z">
        <w:r w:rsidRPr="000D2F3B" w:rsidDel="00521FAB">
          <w:delText>Compute ratio of successful calls over total requests per endpoint and interval.</w:delText>
        </w:r>
      </w:del>
    </w:p>
    <w:p w14:paraId="75A3F070" w14:textId="3A430A87" w:rsidR="00C0676A" w:rsidRPr="00C0676A" w:rsidDel="00521FAB" w:rsidRDefault="00C0676A" w:rsidP="00C0676A">
      <w:pPr>
        <w:rPr>
          <w:del w:id="2232" w:author="Ume Sauda Ghanyani" w:date="2025-10-29T10:02:00Z" w16du:dateUtc="2025-10-29T05:02:00Z"/>
        </w:rPr>
      </w:pPr>
      <w:del w:id="2233" w:author="Ume Sauda Ghanyani" w:date="2025-10-29T10:02:00Z" w16du:dateUtc="2025-10-29T05:02:00Z">
        <w:r w:rsidDel="00521FAB">
          <w:rPr>
            <w:b/>
            <w:bCs/>
          </w:rPr>
          <w:delText>Reasoning</w:delText>
        </w:r>
        <w:r w:rsidRPr="00C0676A" w:rsidDel="00521FAB">
          <w:rPr>
            <w:b/>
            <w:bCs/>
          </w:rPr>
          <w:delText>:</w:delText>
        </w:r>
      </w:del>
    </w:p>
    <w:p w14:paraId="2D4C010F" w14:textId="2E0547B3" w:rsidR="00C0676A" w:rsidRPr="00C0676A" w:rsidDel="00521FAB" w:rsidRDefault="00C0676A" w:rsidP="0082296D">
      <w:pPr>
        <w:numPr>
          <w:ilvl w:val="0"/>
          <w:numId w:val="75"/>
        </w:numPr>
        <w:rPr>
          <w:del w:id="2234" w:author="Ume Sauda Ghanyani" w:date="2025-10-29T10:02:00Z" w16du:dateUtc="2025-10-29T05:02:00Z"/>
        </w:rPr>
      </w:pPr>
      <w:del w:id="2235" w:author="Ume Sauda Ghanyani" w:date="2025-10-29T10:02:00Z" w16du:dateUtc="2025-10-29T05:02:00Z">
        <w:r w:rsidRPr="00C0676A" w:rsidDel="00521FAB">
          <w:delText>http_status_code is the canonical indicator of response success.</w:delText>
        </w:r>
      </w:del>
    </w:p>
    <w:p w14:paraId="57D16667" w14:textId="5C14184D" w:rsidR="00C0676A" w:rsidRPr="00C0676A" w:rsidDel="00521FAB" w:rsidRDefault="00C0676A" w:rsidP="0082296D">
      <w:pPr>
        <w:numPr>
          <w:ilvl w:val="0"/>
          <w:numId w:val="75"/>
        </w:numPr>
        <w:rPr>
          <w:del w:id="2236" w:author="Ume Sauda Ghanyani" w:date="2025-10-29T10:02:00Z" w16du:dateUtc="2025-10-29T05:02:00Z"/>
        </w:rPr>
      </w:pPr>
      <w:del w:id="2237" w:author="Ume Sauda Ghanyani" w:date="2025-10-29T10:02:00Z" w16du:dateUtc="2025-10-29T05:02:00Z">
        <w:r w:rsidRPr="00C0676A" w:rsidDel="00521FAB">
          <w:delText>Endpoint grouping isolates problem APIs (e.g., specific third-party connectors).</w:delText>
        </w:r>
      </w:del>
    </w:p>
    <w:p w14:paraId="175261F9" w14:textId="1FC217FD" w:rsidR="00C0676A" w:rsidRPr="00C0676A" w:rsidDel="00521FAB" w:rsidRDefault="00C0676A" w:rsidP="0082296D">
      <w:pPr>
        <w:numPr>
          <w:ilvl w:val="0"/>
          <w:numId w:val="75"/>
        </w:numPr>
        <w:rPr>
          <w:del w:id="2238" w:author="Ume Sauda Ghanyani" w:date="2025-10-29T10:02:00Z" w16du:dateUtc="2025-10-29T05:02:00Z"/>
        </w:rPr>
      </w:pPr>
      <w:del w:id="2239" w:author="Ume Sauda Ghanyani" w:date="2025-10-29T10:02:00Z" w16du:dateUtc="2025-10-29T05:02:00Z">
        <w:r w:rsidRPr="00C0676A" w:rsidDel="00521FAB">
          <w:delText>Enables quick health diagnosis across multiple providers.</w:delText>
        </w:r>
      </w:del>
    </w:p>
    <w:p w14:paraId="628A7C21" w14:textId="741F0F03" w:rsidR="00C0676A" w:rsidDel="00521FAB" w:rsidRDefault="00C0676A" w:rsidP="00C0676A">
      <w:pPr>
        <w:rPr>
          <w:del w:id="2240" w:author="Ume Sauda Ghanyani" w:date="2025-10-29T10:02:00Z" w16du:dateUtc="2025-10-29T05:02:00Z"/>
          <w:b/>
          <w:bCs/>
        </w:rPr>
      </w:pPr>
    </w:p>
    <w:p w14:paraId="767653C2" w14:textId="37749496" w:rsidR="00C0676A" w:rsidRPr="00C0676A" w:rsidDel="00521FAB" w:rsidRDefault="00C0676A" w:rsidP="00C0676A">
      <w:pPr>
        <w:rPr>
          <w:del w:id="2241" w:author="Ume Sauda Ghanyani" w:date="2025-10-29T10:02:00Z" w16du:dateUtc="2025-10-29T05:02:00Z"/>
          <w:b/>
          <w:bCs/>
        </w:rPr>
      </w:pPr>
      <w:del w:id="2242" w:author="Ume Sauda Ghanyani" w:date="2025-10-29T10:02:00Z" w16du:dateUtc="2025-10-29T05:02:00Z">
        <w:r w:rsidRPr="00C0676A" w:rsidDel="00521FAB">
          <w:rPr>
            <w:b/>
            <w:bCs/>
          </w:rPr>
          <w:delText>Metric 4 — API Error Rate (Failed Responses per N Number of Requests)</w:delText>
        </w:r>
      </w:del>
    </w:p>
    <w:p w14:paraId="34781F28" w14:textId="7B5D8A66" w:rsidR="00C0676A" w:rsidRPr="00C0676A" w:rsidDel="00521FAB" w:rsidRDefault="00C0676A" w:rsidP="00C0676A">
      <w:pPr>
        <w:rPr>
          <w:del w:id="2243" w:author="Ume Sauda Ghanyani" w:date="2025-10-29T10:02:00Z" w16du:dateUtc="2025-10-29T05:02:00Z"/>
        </w:rPr>
      </w:pPr>
      <w:del w:id="2244" w:author="Ume Sauda Ghanyani" w:date="2025-10-29T10:02:00Z" w16du:dateUtc="2025-10-29T05:02:00Z">
        <w:r w:rsidRPr="00C0676A" w:rsidDel="00521FAB">
          <w:rPr>
            <w:b/>
            <w:bCs/>
          </w:rPr>
          <w:delText>Objective:</w:delText>
        </w:r>
        <w:r w:rsidRPr="00C0676A" w:rsidDel="00521FAB">
          <w:br/>
          <w:delText>Normalize API failure frequency relative to total request volume — e.g., 3 failed per 1,000 calls.</w:delText>
        </w:r>
      </w:del>
    </w:p>
    <w:p w14:paraId="7F5007BC" w14:textId="081F1962" w:rsidR="00C0676A" w:rsidRPr="00C0676A" w:rsidDel="00521FAB" w:rsidRDefault="00C0676A" w:rsidP="00C0676A">
      <w:pPr>
        <w:rPr>
          <w:del w:id="2245" w:author="Ume Sauda Ghanyani" w:date="2025-10-29T10:02:00Z" w16du:dateUtc="2025-10-29T05:02:00Z"/>
        </w:rPr>
      </w:pPr>
      <w:del w:id="2246" w:author="Ume Sauda Ghanyani" w:date="2025-10-29T10:02:00Z" w16du:dateUtc="2025-10-29T05:02:00Z">
        <w:r w:rsidRPr="00C0676A" w:rsidDel="00521FAB">
          <w:rPr>
            <w:b/>
            <w:bCs/>
          </w:rPr>
          <w:delText>Fields Used:</w:delText>
        </w:r>
      </w:del>
    </w:p>
    <w:p w14:paraId="3C45BF11" w14:textId="01CB067C" w:rsidR="00C0676A" w:rsidRPr="00C0676A" w:rsidDel="00521FAB" w:rsidRDefault="00C0676A" w:rsidP="0082296D">
      <w:pPr>
        <w:numPr>
          <w:ilvl w:val="0"/>
          <w:numId w:val="76"/>
        </w:numPr>
        <w:rPr>
          <w:del w:id="2247" w:author="Ume Sauda Ghanyani" w:date="2025-10-29T10:02:00Z" w16du:dateUtc="2025-10-29T05:02:00Z"/>
        </w:rPr>
      </w:pPr>
      <w:del w:id="2248" w:author="Ume Sauda Ghanyani" w:date="2025-10-29T10:02:00Z" w16du:dateUtc="2025-10-29T05:02:00Z">
        <w:r w:rsidRPr="00C0676A" w:rsidDel="00521FAB">
          <w:delText>api_logs.http_status_code</w:delText>
        </w:r>
      </w:del>
    </w:p>
    <w:p w14:paraId="5ABFCE1C" w14:textId="5FB627D8" w:rsidR="00C0676A" w:rsidRPr="00C0676A" w:rsidDel="00521FAB" w:rsidRDefault="00C0676A" w:rsidP="0082296D">
      <w:pPr>
        <w:numPr>
          <w:ilvl w:val="0"/>
          <w:numId w:val="76"/>
        </w:numPr>
        <w:rPr>
          <w:del w:id="2249" w:author="Ume Sauda Ghanyani" w:date="2025-10-29T10:02:00Z" w16du:dateUtc="2025-10-29T05:02:00Z"/>
        </w:rPr>
      </w:pPr>
      <w:del w:id="2250" w:author="Ume Sauda Ghanyani" w:date="2025-10-29T10:02:00Z" w16du:dateUtc="2025-10-29T05:02:00Z">
        <w:r w:rsidRPr="00C0676A" w:rsidDel="00521FAB">
          <w:delText>api_logs.endpoint_id</w:delText>
        </w:r>
      </w:del>
    </w:p>
    <w:p w14:paraId="0B52E756" w14:textId="6D743F0A" w:rsidR="00C0676A" w:rsidRPr="00C0676A" w:rsidDel="00521FAB" w:rsidRDefault="00C0676A" w:rsidP="00C0676A">
      <w:pPr>
        <w:rPr>
          <w:del w:id="2251" w:author="Ume Sauda Ghanyani" w:date="2025-10-29T10:02:00Z" w16du:dateUtc="2025-10-29T05:02:00Z"/>
        </w:rPr>
      </w:pPr>
      <w:del w:id="2252" w:author="Ume Sauda Ghanyani" w:date="2025-10-29T10:02:00Z" w16du:dateUtc="2025-10-29T05:02:00Z">
        <w:r w:rsidRPr="00C0676A" w:rsidDel="00521FAB">
          <w:rPr>
            <w:b/>
            <w:bCs/>
          </w:rPr>
          <w:delText>Transformation Logic:</w:delText>
        </w:r>
      </w:del>
    </w:p>
    <w:p w14:paraId="06817595" w14:textId="551736E9" w:rsidR="00C0676A" w:rsidRPr="00C0676A" w:rsidDel="00521FAB" w:rsidRDefault="00C0676A" w:rsidP="0082296D">
      <w:pPr>
        <w:numPr>
          <w:ilvl w:val="0"/>
          <w:numId w:val="77"/>
        </w:numPr>
        <w:rPr>
          <w:del w:id="2253" w:author="Ume Sauda Ghanyani" w:date="2025-10-29T10:02:00Z" w16du:dateUtc="2025-10-29T05:02:00Z"/>
        </w:rPr>
      </w:pPr>
      <w:del w:id="2254" w:author="Ume Sauda Ghanyani" w:date="2025-10-29T10:02:00Z" w16du:dateUtc="2025-10-29T05:02:00Z">
        <w:r w:rsidRPr="00C0676A" w:rsidDel="00521FAB">
          <w:delText>Identify failed responses (status_code &gt;= 400).</w:delText>
        </w:r>
      </w:del>
    </w:p>
    <w:p w14:paraId="2F889678" w14:textId="4DE2A9A4" w:rsidR="00C0676A" w:rsidRPr="00C0676A" w:rsidDel="00521FAB" w:rsidRDefault="00C0676A" w:rsidP="0082296D">
      <w:pPr>
        <w:numPr>
          <w:ilvl w:val="0"/>
          <w:numId w:val="77"/>
        </w:numPr>
        <w:rPr>
          <w:del w:id="2255" w:author="Ume Sauda Ghanyani" w:date="2025-10-29T10:02:00Z" w16du:dateUtc="2025-10-29T05:02:00Z"/>
        </w:rPr>
      </w:pPr>
      <w:del w:id="2256" w:author="Ume Sauda Ghanyani" w:date="2025-10-29T10:02:00Z" w16du:dateUtc="2025-10-29T05:02:00Z">
        <w:r w:rsidRPr="00C0676A" w:rsidDel="00521FAB">
          <w:delText>Calculate ratio vs. total requests × 1,000.</w:delText>
        </w:r>
      </w:del>
    </w:p>
    <w:p w14:paraId="5140A864" w14:textId="22F2F75D" w:rsidR="00062A55" w:rsidRPr="00062A55" w:rsidDel="00521FAB" w:rsidRDefault="00062A55" w:rsidP="00062A55">
      <w:pPr>
        <w:rPr>
          <w:del w:id="2257" w:author="Ume Sauda Ghanyani" w:date="2025-10-29T10:02:00Z" w16du:dateUtc="2025-10-29T05:02:00Z"/>
        </w:rPr>
      </w:pPr>
      <w:del w:id="2258" w:author="Ume Sauda Ghanyani" w:date="2025-10-29T10:02:00Z" w16du:dateUtc="2025-10-29T05:02:00Z">
        <w:r w:rsidDel="00521FAB">
          <w:rPr>
            <w:b/>
            <w:bCs/>
          </w:rPr>
          <w:delText>Reasoning</w:delText>
        </w:r>
        <w:r w:rsidRPr="00062A55" w:rsidDel="00521FAB">
          <w:rPr>
            <w:b/>
            <w:bCs/>
          </w:rPr>
          <w:delText>:</w:delText>
        </w:r>
      </w:del>
    </w:p>
    <w:p w14:paraId="3888E74F" w14:textId="06287312" w:rsidR="00062A55" w:rsidRPr="00062A55" w:rsidDel="00521FAB" w:rsidRDefault="00062A55" w:rsidP="0082296D">
      <w:pPr>
        <w:numPr>
          <w:ilvl w:val="0"/>
          <w:numId w:val="78"/>
        </w:numPr>
        <w:rPr>
          <w:del w:id="2259" w:author="Ume Sauda Ghanyani" w:date="2025-10-29T10:02:00Z" w16du:dateUtc="2025-10-29T05:02:00Z"/>
        </w:rPr>
      </w:pPr>
      <w:del w:id="2260" w:author="Ume Sauda Ghanyani" w:date="2025-10-29T10:02:00Z" w16du:dateUtc="2025-10-29T05:02:00Z">
        <w:r w:rsidRPr="00062A55" w:rsidDel="00521FAB">
          <w:delText>Standard error normalization method in observability.</w:delText>
        </w:r>
      </w:del>
    </w:p>
    <w:p w14:paraId="771E9983" w14:textId="386A2484" w:rsidR="00062A55" w:rsidRPr="00062A55" w:rsidDel="00521FAB" w:rsidRDefault="00062A55" w:rsidP="0082296D">
      <w:pPr>
        <w:numPr>
          <w:ilvl w:val="0"/>
          <w:numId w:val="78"/>
        </w:numPr>
        <w:rPr>
          <w:del w:id="2261" w:author="Ume Sauda Ghanyani" w:date="2025-10-29T10:02:00Z" w16du:dateUtc="2025-10-29T05:02:00Z"/>
        </w:rPr>
      </w:pPr>
      <w:del w:id="2262" w:author="Ume Sauda Ghanyani" w:date="2025-10-29T10:02:00Z" w16du:dateUtc="2025-10-29T05:02:00Z">
        <w:r w:rsidRPr="00062A55" w:rsidDel="00521FAB">
          <w:delText>Detects unstable APIs before causing data ingestion gaps.</w:delText>
        </w:r>
      </w:del>
    </w:p>
    <w:p w14:paraId="4CDCF03E" w14:textId="5B079B57" w:rsidR="000D2F3B" w:rsidDel="00521FAB" w:rsidRDefault="000D2F3B" w:rsidP="1BEA6B41">
      <w:pPr>
        <w:rPr>
          <w:del w:id="2263" w:author="Ume Sauda Ghanyani" w:date="2025-10-29T10:02:00Z" w16du:dateUtc="2025-10-29T05:02:00Z"/>
        </w:rPr>
      </w:pPr>
    </w:p>
    <w:p w14:paraId="46605E2C" w14:textId="665A22DD" w:rsidR="00062A55" w:rsidDel="00521FAB" w:rsidRDefault="00062A55" w:rsidP="00062A55">
      <w:pPr>
        <w:pStyle w:val="Heading2"/>
        <w:numPr>
          <w:ilvl w:val="1"/>
          <w:numId w:val="2"/>
        </w:numPr>
        <w:rPr>
          <w:del w:id="2264" w:author="Ume Sauda Ghanyani" w:date="2025-10-29T10:02:00Z" w16du:dateUtc="2025-10-29T05:02:00Z"/>
        </w:rPr>
      </w:pPr>
      <w:bookmarkStart w:id="2265" w:name="_Toc213340896"/>
      <w:bookmarkStart w:id="2266" w:name="_Toc213341085"/>
      <w:del w:id="2267" w:author="Ume Sauda Ghanyani" w:date="2025-10-29T10:02:00Z" w16du:dateUtc="2025-10-29T05:02:00Z">
        <w:r w:rsidDel="00521FAB">
          <w:delText>False Positive Analysis</w:delText>
        </w:r>
        <w:bookmarkEnd w:id="2265"/>
        <w:bookmarkEnd w:id="2266"/>
      </w:del>
    </w:p>
    <w:p w14:paraId="54268D50" w14:textId="14E356BF" w:rsidR="007C48D4" w:rsidDel="00521FAB" w:rsidRDefault="00D40537" w:rsidP="1BEA6B41">
      <w:pPr>
        <w:rPr>
          <w:del w:id="2268" w:author="Ume Sauda Ghanyani" w:date="2025-10-29T10:02:00Z" w16du:dateUtc="2025-10-29T05:02:00Z"/>
        </w:rPr>
      </w:pPr>
      <w:del w:id="2269" w:author="Ume Sauda Ghanyani" w:date="2025-10-29T10:02:00Z" w16du:dateUtc="2025-10-29T05:02:00Z">
        <w:r w:rsidRPr="00D40537" w:rsidDel="00521FAB">
          <w:delText>To monitor and reduce the proportion of non-fraudulent alerts (false positives) raised by the detection system, identify the responsible typologies/rules/models, and measure the operational cost (time wasted) in handling them.</w:delText>
        </w:r>
      </w:del>
    </w:p>
    <w:p w14:paraId="260B933A" w14:textId="6F1DDABF" w:rsidR="00D40537" w:rsidDel="00521FAB" w:rsidRDefault="00D40537" w:rsidP="00D40537">
      <w:pPr>
        <w:pStyle w:val="Heading3"/>
        <w:numPr>
          <w:ilvl w:val="2"/>
          <w:numId w:val="2"/>
        </w:numPr>
        <w:rPr>
          <w:del w:id="2270" w:author="Ume Sauda Ghanyani" w:date="2025-10-29T10:02:00Z" w16du:dateUtc="2025-10-29T05:02:00Z"/>
        </w:rPr>
      </w:pPr>
      <w:bookmarkStart w:id="2271" w:name="_Toc213340897"/>
      <w:bookmarkStart w:id="2272" w:name="_Toc213341086"/>
      <w:del w:id="2273" w:author="Ume Sauda Ghanyani" w:date="2025-10-29T10:02:00Z" w16du:dateUtc="2025-10-29T05:02:00Z">
        <w:r w:rsidDel="00521FAB">
          <w:delText>Data Sources</w:delText>
        </w:r>
        <w:r w:rsidRPr="00B119A8" w:rsidDel="00521FAB">
          <w:delText>:</w:delText>
        </w:r>
        <w:bookmarkEnd w:id="2271"/>
        <w:bookmarkEnd w:id="2272"/>
      </w:del>
    </w:p>
    <w:tbl>
      <w:tblPr>
        <w:tblStyle w:val="GridTable4"/>
        <w:tblW w:w="9420" w:type="dxa"/>
        <w:tblLook w:val="04A0" w:firstRow="1" w:lastRow="0" w:firstColumn="1" w:lastColumn="0" w:noHBand="0" w:noVBand="1"/>
      </w:tblPr>
      <w:tblGrid>
        <w:gridCol w:w="3140"/>
        <w:gridCol w:w="3140"/>
        <w:gridCol w:w="3140"/>
      </w:tblGrid>
      <w:tr w:rsidR="00BD1356" w:rsidRPr="00BD1356" w:rsidDel="00521FAB" w14:paraId="47190DC5" w14:textId="1BD7C0A7" w:rsidTr="00BD1356">
        <w:trPr>
          <w:cnfStyle w:val="100000000000" w:firstRow="1" w:lastRow="0" w:firstColumn="0" w:lastColumn="0" w:oddVBand="0" w:evenVBand="0" w:oddHBand="0" w:evenHBand="0" w:firstRowFirstColumn="0" w:firstRowLastColumn="0" w:lastRowFirstColumn="0" w:lastRowLastColumn="0"/>
          <w:trHeight w:val="288"/>
          <w:del w:id="2274"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454EDAB" w14:textId="11CBE73C" w:rsidR="00BD1356" w:rsidRPr="00BD1356" w:rsidDel="00521FAB" w:rsidRDefault="00BD1356" w:rsidP="00BD1356">
            <w:pPr>
              <w:jc w:val="center"/>
              <w:rPr>
                <w:del w:id="2275" w:author="Ume Sauda Ghanyani" w:date="2025-10-29T10:02:00Z" w16du:dateUtc="2025-10-29T05:02:00Z"/>
                <w:rFonts w:ascii="Aptos Narrow" w:eastAsia="Times New Roman" w:hAnsi="Aptos Narrow" w:cs="Times New Roman"/>
                <w:sz w:val="22"/>
                <w:szCs w:val="22"/>
              </w:rPr>
            </w:pPr>
            <w:del w:id="2276" w:author="Ume Sauda Ghanyani" w:date="2025-10-29T10:02:00Z" w16du:dateUtc="2025-10-29T05:02:00Z">
              <w:r w:rsidRPr="00BD1356" w:rsidDel="00521FAB">
                <w:rPr>
                  <w:rFonts w:ascii="Aptos Narrow" w:eastAsia="Times New Roman" w:hAnsi="Aptos Narrow" w:cs="Times New Roman"/>
                  <w:sz w:val="22"/>
                  <w:szCs w:val="22"/>
                </w:rPr>
                <w:delText>Domain</w:delText>
              </w:r>
            </w:del>
          </w:p>
        </w:tc>
        <w:tc>
          <w:tcPr>
            <w:tcW w:w="3140" w:type="dxa"/>
            <w:hideMark/>
          </w:tcPr>
          <w:p w14:paraId="792EA790" w14:textId="05B11D4E" w:rsidR="00BD1356" w:rsidRPr="00BD1356" w:rsidDel="00521FAB" w:rsidRDefault="00BD1356" w:rsidP="00BD1356">
            <w:pPr>
              <w:jc w:val="center"/>
              <w:cnfStyle w:val="100000000000" w:firstRow="1" w:lastRow="0" w:firstColumn="0" w:lastColumn="0" w:oddVBand="0" w:evenVBand="0" w:oddHBand="0" w:evenHBand="0" w:firstRowFirstColumn="0" w:firstRowLastColumn="0" w:lastRowFirstColumn="0" w:lastRowLastColumn="0"/>
              <w:rPr>
                <w:del w:id="2277" w:author="Ume Sauda Ghanyani" w:date="2025-10-29T10:02:00Z" w16du:dateUtc="2025-10-29T05:02:00Z"/>
                <w:rFonts w:ascii="Aptos Narrow" w:eastAsia="Times New Roman" w:hAnsi="Aptos Narrow" w:cs="Times New Roman"/>
                <w:sz w:val="22"/>
                <w:szCs w:val="22"/>
              </w:rPr>
            </w:pPr>
            <w:del w:id="2278" w:author="Ume Sauda Ghanyani" w:date="2025-10-29T10:02:00Z" w16du:dateUtc="2025-10-29T05:02:00Z">
              <w:r w:rsidRPr="00BD1356" w:rsidDel="00521FAB">
                <w:rPr>
                  <w:rFonts w:ascii="Aptos Narrow" w:eastAsia="Times New Roman" w:hAnsi="Aptos Narrow" w:cs="Times New Roman"/>
                  <w:sz w:val="22"/>
                  <w:szCs w:val="22"/>
                </w:rPr>
                <w:delText>Tables / Entities Used</w:delText>
              </w:r>
            </w:del>
          </w:p>
        </w:tc>
        <w:tc>
          <w:tcPr>
            <w:tcW w:w="3140" w:type="dxa"/>
            <w:hideMark/>
          </w:tcPr>
          <w:p w14:paraId="0DDF35A1" w14:textId="6E21A585" w:rsidR="00BD1356" w:rsidRPr="00BD1356" w:rsidDel="00521FAB" w:rsidRDefault="00BD1356" w:rsidP="00BD1356">
            <w:pPr>
              <w:jc w:val="center"/>
              <w:cnfStyle w:val="100000000000" w:firstRow="1" w:lastRow="0" w:firstColumn="0" w:lastColumn="0" w:oddVBand="0" w:evenVBand="0" w:oddHBand="0" w:evenHBand="0" w:firstRowFirstColumn="0" w:firstRowLastColumn="0" w:lastRowFirstColumn="0" w:lastRowLastColumn="0"/>
              <w:rPr>
                <w:del w:id="2279" w:author="Ume Sauda Ghanyani" w:date="2025-10-29T10:02:00Z" w16du:dateUtc="2025-10-29T05:02:00Z"/>
                <w:rFonts w:ascii="Aptos Narrow" w:eastAsia="Times New Roman" w:hAnsi="Aptos Narrow" w:cs="Times New Roman"/>
                <w:sz w:val="22"/>
                <w:szCs w:val="22"/>
              </w:rPr>
            </w:pPr>
            <w:del w:id="2280" w:author="Ume Sauda Ghanyani" w:date="2025-10-29T10:02:00Z" w16du:dateUtc="2025-10-29T05:02:00Z">
              <w:r w:rsidRPr="00BD1356" w:rsidDel="00521FAB">
                <w:rPr>
                  <w:rFonts w:ascii="Aptos Narrow" w:eastAsia="Times New Roman" w:hAnsi="Aptos Narrow" w:cs="Times New Roman"/>
                  <w:sz w:val="22"/>
                  <w:szCs w:val="22"/>
                </w:rPr>
                <w:delText>Join / Relationship Key</w:delText>
              </w:r>
            </w:del>
          </w:p>
        </w:tc>
      </w:tr>
      <w:tr w:rsidR="00BD1356" w:rsidRPr="00BD1356" w:rsidDel="00521FAB" w14:paraId="094D09EE" w14:textId="752CFCF8" w:rsidTr="00BD1356">
        <w:trPr>
          <w:cnfStyle w:val="000000100000" w:firstRow="0" w:lastRow="0" w:firstColumn="0" w:lastColumn="0" w:oddVBand="0" w:evenVBand="0" w:oddHBand="1" w:evenHBand="0" w:firstRowFirstColumn="0" w:firstRowLastColumn="0" w:lastRowFirstColumn="0" w:lastRowLastColumn="0"/>
          <w:trHeight w:val="552"/>
          <w:del w:id="2281"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273225D2" w14:textId="7643B237" w:rsidR="00BD1356" w:rsidRPr="00BD1356" w:rsidDel="00521FAB" w:rsidRDefault="00BD1356" w:rsidP="00BD1356">
            <w:pPr>
              <w:jc w:val="left"/>
              <w:rPr>
                <w:del w:id="2282" w:author="Ume Sauda Ghanyani" w:date="2025-10-29T10:02:00Z" w16du:dateUtc="2025-10-29T05:02:00Z"/>
                <w:rFonts w:ascii="Aptos Narrow" w:eastAsia="Times New Roman" w:hAnsi="Aptos Narrow" w:cs="Times New Roman"/>
                <w:color w:val="000000"/>
                <w:sz w:val="22"/>
                <w:szCs w:val="22"/>
              </w:rPr>
            </w:pPr>
            <w:del w:id="2283" w:author="Ume Sauda Ghanyani" w:date="2025-10-29T10:02:00Z" w16du:dateUtc="2025-10-29T05:02:00Z">
              <w:r w:rsidRPr="00BD1356" w:rsidDel="00521FAB">
                <w:rPr>
                  <w:rFonts w:ascii="Aptos Narrow" w:eastAsia="Times New Roman" w:hAnsi="Aptos Narrow" w:cs="Times New Roman"/>
                  <w:color w:val="000000"/>
                  <w:sz w:val="22"/>
                  <w:szCs w:val="22"/>
                </w:rPr>
                <w:delText>Detection Output</w:delText>
              </w:r>
            </w:del>
          </w:p>
        </w:tc>
        <w:tc>
          <w:tcPr>
            <w:tcW w:w="3140" w:type="dxa"/>
            <w:hideMark/>
          </w:tcPr>
          <w:p w14:paraId="49E1A84E" w14:textId="3A120188" w:rsidR="00BD1356" w:rsidRPr="00BD1356" w:rsidDel="00521FAB" w:rsidRDefault="00BD1356" w:rsidP="00BD1356">
            <w:pPr>
              <w:jc w:val="left"/>
              <w:cnfStyle w:val="000000100000" w:firstRow="0" w:lastRow="0" w:firstColumn="0" w:lastColumn="0" w:oddVBand="0" w:evenVBand="0" w:oddHBand="1" w:evenHBand="0" w:firstRowFirstColumn="0" w:firstRowLastColumn="0" w:lastRowFirstColumn="0" w:lastRowLastColumn="0"/>
              <w:rPr>
                <w:del w:id="2284" w:author="Ume Sauda Ghanyani" w:date="2025-10-29T10:02:00Z" w16du:dateUtc="2025-10-29T05:02:00Z"/>
                <w:rFonts w:ascii="Arial Unicode MS" w:eastAsia="Times New Roman" w:hAnsi="Arial Unicode MS" w:cs="Times New Roman"/>
                <w:color w:val="000000"/>
              </w:rPr>
            </w:pPr>
            <w:del w:id="2285" w:author="Ume Sauda Ghanyani" w:date="2025-10-29T10:02:00Z" w16du:dateUtc="2025-10-29T05:02:00Z">
              <w:r w:rsidRPr="00BD1356" w:rsidDel="00521FAB">
                <w:rPr>
                  <w:rFonts w:ascii="Arial Unicode MS" w:eastAsia="Times New Roman" w:hAnsi="Arial Unicode MS" w:cs="Times New Roman"/>
                  <w:color w:val="000000"/>
                </w:rPr>
                <w:delText>EvaluationResults.transaction</w:delText>
              </w:r>
            </w:del>
          </w:p>
        </w:tc>
        <w:tc>
          <w:tcPr>
            <w:tcW w:w="3140" w:type="dxa"/>
            <w:hideMark/>
          </w:tcPr>
          <w:p w14:paraId="710288F5" w14:textId="039E90FD" w:rsidR="00BD1356" w:rsidRPr="00BD1356" w:rsidDel="00521FAB" w:rsidRDefault="00BD1356" w:rsidP="00BD1356">
            <w:pPr>
              <w:jc w:val="left"/>
              <w:cnfStyle w:val="000000100000" w:firstRow="0" w:lastRow="0" w:firstColumn="0" w:lastColumn="0" w:oddVBand="0" w:evenVBand="0" w:oddHBand="1" w:evenHBand="0" w:firstRowFirstColumn="0" w:firstRowLastColumn="0" w:lastRowFirstColumn="0" w:lastRowLastColumn="0"/>
              <w:rPr>
                <w:del w:id="2286" w:author="Ume Sauda Ghanyani" w:date="2025-10-29T10:02:00Z" w16du:dateUtc="2025-10-29T05:02:00Z"/>
                <w:rFonts w:ascii="Arial Unicode MS" w:eastAsia="Times New Roman" w:hAnsi="Arial Unicode MS" w:cs="Times New Roman"/>
                <w:color w:val="000000"/>
              </w:rPr>
            </w:pPr>
            <w:del w:id="2287" w:author="Ume Sauda Ghanyani" w:date="2025-10-29T10:02:00Z" w16du:dateUtc="2025-10-29T05:02:00Z">
              <w:r w:rsidRPr="00BD1356" w:rsidDel="00521FAB">
                <w:rPr>
                  <w:rFonts w:ascii="Arial Unicode MS" w:eastAsia="Times New Roman" w:hAnsi="Arial Unicode MS" w:cs="Times New Roman"/>
                  <w:color w:val="000000"/>
                </w:rPr>
                <w:delText>transactionID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ruleResults_id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typologyResult_id</w:delText>
              </w:r>
            </w:del>
          </w:p>
        </w:tc>
      </w:tr>
      <w:tr w:rsidR="00BD1356" w:rsidRPr="00BD1356" w:rsidDel="00521FAB" w14:paraId="61DC3F1D" w14:textId="53A29E2F" w:rsidTr="00BD1356">
        <w:trPr>
          <w:trHeight w:val="864"/>
          <w:del w:id="2288"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B82AABA" w14:textId="26701004" w:rsidR="00BD1356" w:rsidRPr="00BD1356" w:rsidDel="00521FAB" w:rsidRDefault="00BD1356" w:rsidP="00BD1356">
            <w:pPr>
              <w:jc w:val="left"/>
              <w:rPr>
                <w:del w:id="2289" w:author="Ume Sauda Ghanyani" w:date="2025-10-29T10:02:00Z" w16du:dateUtc="2025-10-29T05:02:00Z"/>
                <w:rFonts w:ascii="Aptos Narrow" w:eastAsia="Times New Roman" w:hAnsi="Aptos Narrow" w:cs="Times New Roman"/>
                <w:color w:val="000000"/>
                <w:sz w:val="22"/>
                <w:szCs w:val="22"/>
              </w:rPr>
            </w:pPr>
            <w:del w:id="2290" w:author="Ume Sauda Ghanyani" w:date="2025-10-29T10:02:00Z" w16du:dateUtc="2025-10-29T05:02:00Z">
              <w:r w:rsidRPr="00BD1356" w:rsidDel="00521FAB">
                <w:rPr>
                  <w:rFonts w:ascii="Aptos Narrow" w:eastAsia="Times New Roman" w:hAnsi="Aptos Narrow" w:cs="Times New Roman"/>
                  <w:color w:val="000000"/>
                  <w:sz w:val="22"/>
                  <w:szCs w:val="22"/>
                </w:rPr>
                <w:delText>Alerts</w:delText>
              </w:r>
            </w:del>
          </w:p>
        </w:tc>
        <w:tc>
          <w:tcPr>
            <w:tcW w:w="3140" w:type="dxa"/>
            <w:hideMark/>
          </w:tcPr>
          <w:p w14:paraId="0EDC956A" w14:textId="42A0C20E" w:rsidR="00BD1356" w:rsidRPr="00BD1356" w:rsidDel="00521FAB" w:rsidRDefault="00BD1356" w:rsidP="00BD1356">
            <w:pPr>
              <w:jc w:val="left"/>
              <w:cnfStyle w:val="000000000000" w:firstRow="0" w:lastRow="0" w:firstColumn="0" w:lastColumn="0" w:oddVBand="0" w:evenVBand="0" w:oddHBand="0" w:evenHBand="0" w:firstRowFirstColumn="0" w:firstRowLastColumn="0" w:lastRowFirstColumn="0" w:lastRowLastColumn="0"/>
              <w:rPr>
                <w:del w:id="2291" w:author="Ume Sauda Ghanyani" w:date="2025-10-29T10:02:00Z" w16du:dateUtc="2025-10-29T05:02:00Z"/>
                <w:rFonts w:ascii="Arial Unicode MS" w:eastAsia="Times New Roman" w:hAnsi="Arial Unicode MS" w:cs="Times New Roman"/>
                <w:color w:val="000000"/>
              </w:rPr>
            </w:pPr>
            <w:del w:id="2292" w:author="Ume Sauda Ghanyani" w:date="2025-10-29T10:02:00Z" w16du:dateUtc="2025-10-29T05:02:00Z">
              <w:r w:rsidRPr="00BD1356" w:rsidDel="00521FAB">
                <w:rPr>
                  <w:rFonts w:ascii="Arial Unicode MS" w:eastAsia="Times New Roman" w:hAnsi="Arial Unicode MS" w:cs="Times New Roman"/>
                  <w:color w:val="000000"/>
                </w:rPr>
                <w:delText>CMS.Alerts</w:delText>
              </w:r>
            </w:del>
          </w:p>
        </w:tc>
        <w:tc>
          <w:tcPr>
            <w:tcW w:w="3140" w:type="dxa"/>
            <w:hideMark/>
          </w:tcPr>
          <w:p w14:paraId="3F5CB017" w14:textId="133782D3" w:rsidR="00BD1356" w:rsidRPr="00BD1356" w:rsidDel="00521FAB" w:rsidRDefault="00BD1356" w:rsidP="00BD1356">
            <w:pPr>
              <w:jc w:val="left"/>
              <w:cnfStyle w:val="000000000000" w:firstRow="0" w:lastRow="0" w:firstColumn="0" w:lastColumn="0" w:oddVBand="0" w:evenVBand="0" w:oddHBand="0" w:evenHBand="0" w:firstRowFirstColumn="0" w:firstRowLastColumn="0" w:lastRowFirstColumn="0" w:lastRowLastColumn="0"/>
              <w:rPr>
                <w:del w:id="2293" w:author="Ume Sauda Ghanyani" w:date="2025-10-29T10:02:00Z" w16du:dateUtc="2025-10-29T05:02:00Z"/>
                <w:rFonts w:ascii="Arial Unicode MS" w:eastAsia="Times New Roman" w:hAnsi="Arial Unicode MS" w:cs="Times New Roman"/>
                <w:color w:val="000000"/>
              </w:rPr>
            </w:pPr>
            <w:del w:id="2294" w:author="Ume Sauda Ghanyani" w:date="2025-10-29T10:02:00Z" w16du:dateUtc="2025-10-29T05:02:00Z">
              <w:r w:rsidRPr="00BD1356" w:rsidDel="00521FAB">
                <w:rPr>
                  <w:rFonts w:ascii="Arial Unicode MS" w:eastAsia="Times New Roman" w:hAnsi="Arial Unicode MS" w:cs="Times New Roman"/>
                  <w:color w:val="000000"/>
                </w:rPr>
                <w:delText>alert_id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transaction_id</w:delText>
              </w:r>
              <w:r w:rsidRPr="00BD1356" w:rsidDel="00521FAB">
                <w:rPr>
                  <w:rFonts w:ascii="Aptos Narrow" w:eastAsia="Times New Roman" w:hAnsi="Aptos Narrow" w:cs="Times New Roman"/>
                  <w:color w:val="000000"/>
                  <w:sz w:val="22"/>
                  <w:szCs w:val="22"/>
                </w:rPr>
                <w:delText xml:space="preserve"> (JSONB ref to EvaluationResults.transactionID)</w:delText>
              </w:r>
            </w:del>
          </w:p>
        </w:tc>
      </w:tr>
      <w:tr w:rsidR="00BD1356" w:rsidRPr="00BD1356" w:rsidDel="00521FAB" w14:paraId="731A60FB" w14:textId="0C66F353" w:rsidTr="00BD1356">
        <w:trPr>
          <w:cnfStyle w:val="000000100000" w:firstRow="0" w:lastRow="0" w:firstColumn="0" w:lastColumn="0" w:oddVBand="0" w:evenVBand="0" w:oddHBand="1" w:evenHBand="0" w:firstRowFirstColumn="0" w:firstRowLastColumn="0" w:lastRowFirstColumn="0" w:lastRowLastColumn="0"/>
          <w:trHeight w:val="552"/>
          <w:del w:id="2295"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596E36CA" w14:textId="03D19F70" w:rsidR="00BD1356" w:rsidRPr="00BD1356" w:rsidDel="00521FAB" w:rsidRDefault="00BD1356" w:rsidP="00BD1356">
            <w:pPr>
              <w:jc w:val="left"/>
              <w:rPr>
                <w:del w:id="2296" w:author="Ume Sauda Ghanyani" w:date="2025-10-29T10:02:00Z" w16du:dateUtc="2025-10-29T05:02:00Z"/>
                <w:rFonts w:ascii="Aptos Narrow" w:eastAsia="Times New Roman" w:hAnsi="Aptos Narrow" w:cs="Times New Roman"/>
                <w:color w:val="000000"/>
                <w:sz w:val="22"/>
                <w:szCs w:val="22"/>
              </w:rPr>
            </w:pPr>
            <w:del w:id="2297" w:author="Ume Sauda Ghanyani" w:date="2025-10-29T10:02:00Z" w16du:dateUtc="2025-10-29T05:02:00Z">
              <w:r w:rsidRPr="00BD1356" w:rsidDel="00521FAB">
                <w:rPr>
                  <w:rFonts w:ascii="Aptos Narrow" w:eastAsia="Times New Roman" w:hAnsi="Aptos Narrow" w:cs="Times New Roman"/>
                  <w:color w:val="000000"/>
                  <w:sz w:val="22"/>
                  <w:szCs w:val="22"/>
                </w:rPr>
                <w:delText>Cases</w:delText>
              </w:r>
            </w:del>
          </w:p>
        </w:tc>
        <w:tc>
          <w:tcPr>
            <w:tcW w:w="3140" w:type="dxa"/>
            <w:hideMark/>
          </w:tcPr>
          <w:p w14:paraId="7438DBDD" w14:textId="3874BC91" w:rsidR="00BD1356" w:rsidRPr="00BD1356" w:rsidDel="00521FAB" w:rsidRDefault="00BD1356" w:rsidP="00BD1356">
            <w:pPr>
              <w:jc w:val="left"/>
              <w:cnfStyle w:val="000000100000" w:firstRow="0" w:lastRow="0" w:firstColumn="0" w:lastColumn="0" w:oddVBand="0" w:evenVBand="0" w:oddHBand="1" w:evenHBand="0" w:firstRowFirstColumn="0" w:firstRowLastColumn="0" w:lastRowFirstColumn="0" w:lastRowLastColumn="0"/>
              <w:rPr>
                <w:del w:id="2298" w:author="Ume Sauda Ghanyani" w:date="2025-10-29T10:02:00Z" w16du:dateUtc="2025-10-29T05:02:00Z"/>
                <w:rFonts w:ascii="Arial Unicode MS" w:eastAsia="Times New Roman" w:hAnsi="Arial Unicode MS" w:cs="Times New Roman"/>
                <w:color w:val="000000"/>
              </w:rPr>
            </w:pPr>
            <w:del w:id="2299" w:author="Ume Sauda Ghanyani" w:date="2025-10-29T10:02:00Z" w16du:dateUtc="2025-10-29T05:02:00Z">
              <w:r w:rsidRPr="00BD1356" w:rsidDel="00521FAB">
                <w:rPr>
                  <w:rFonts w:ascii="Arial Unicode MS" w:eastAsia="Times New Roman" w:hAnsi="Arial Unicode MS" w:cs="Times New Roman"/>
                  <w:color w:val="000000"/>
                </w:rPr>
                <w:delText>CMS.Cases</w:delText>
              </w:r>
            </w:del>
          </w:p>
        </w:tc>
        <w:tc>
          <w:tcPr>
            <w:tcW w:w="3140" w:type="dxa"/>
            <w:hideMark/>
          </w:tcPr>
          <w:p w14:paraId="4457B07C" w14:textId="2DD98242" w:rsidR="00BD1356" w:rsidRPr="00BD1356" w:rsidDel="00521FAB" w:rsidRDefault="00BD1356" w:rsidP="00BD1356">
            <w:pPr>
              <w:jc w:val="left"/>
              <w:cnfStyle w:val="000000100000" w:firstRow="0" w:lastRow="0" w:firstColumn="0" w:lastColumn="0" w:oddVBand="0" w:evenVBand="0" w:oddHBand="1" w:evenHBand="0" w:firstRowFirstColumn="0" w:firstRowLastColumn="0" w:lastRowFirstColumn="0" w:lastRowLastColumn="0"/>
              <w:rPr>
                <w:del w:id="2300" w:author="Ume Sauda Ghanyani" w:date="2025-10-29T10:02:00Z" w16du:dateUtc="2025-10-29T05:02:00Z"/>
                <w:rFonts w:ascii="Arial Unicode MS" w:eastAsia="Times New Roman" w:hAnsi="Arial Unicode MS" w:cs="Times New Roman"/>
                <w:color w:val="000000"/>
              </w:rPr>
            </w:pPr>
            <w:del w:id="2301" w:author="Ume Sauda Ghanyani" w:date="2025-10-29T10:02:00Z" w16du:dateUtc="2025-10-29T05:02:00Z">
              <w:r w:rsidRPr="00BD1356" w:rsidDel="00521FAB">
                <w:rPr>
                  <w:rFonts w:ascii="Arial Unicode MS" w:eastAsia="Times New Roman" w:hAnsi="Arial Unicode MS" w:cs="Times New Roman"/>
                  <w:color w:val="000000"/>
                </w:rPr>
                <w:delText>case_id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alert_id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case_status_enum</w:delText>
              </w:r>
            </w:del>
          </w:p>
        </w:tc>
      </w:tr>
      <w:tr w:rsidR="00BD1356" w:rsidRPr="00BD1356" w:rsidDel="00521FAB" w14:paraId="610D7D49" w14:textId="7AAE5753" w:rsidTr="00BD1356">
        <w:trPr>
          <w:trHeight w:val="552"/>
          <w:del w:id="2302"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56077884" w14:textId="39109B88" w:rsidR="00BD1356" w:rsidRPr="00BD1356" w:rsidDel="00521FAB" w:rsidRDefault="00BD1356" w:rsidP="00BD1356">
            <w:pPr>
              <w:jc w:val="left"/>
              <w:rPr>
                <w:del w:id="2303" w:author="Ume Sauda Ghanyani" w:date="2025-10-29T10:02:00Z" w16du:dateUtc="2025-10-29T05:02:00Z"/>
                <w:rFonts w:ascii="Aptos Narrow" w:eastAsia="Times New Roman" w:hAnsi="Aptos Narrow" w:cs="Times New Roman"/>
                <w:color w:val="000000"/>
                <w:sz w:val="22"/>
                <w:szCs w:val="22"/>
              </w:rPr>
            </w:pPr>
            <w:del w:id="2304" w:author="Ume Sauda Ghanyani" w:date="2025-10-29T10:02:00Z" w16du:dateUtc="2025-10-29T05:02:00Z">
              <w:r w:rsidRPr="00BD1356" w:rsidDel="00521FAB">
                <w:rPr>
                  <w:rFonts w:ascii="Aptos Narrow" w:eastAsia="Times New Roman" w:hAnsi="Aptos Narrow" w:cs="Times New Roman"/>
                  <w:color w:val="000000"/>
                  <w:sz w:val="22"/>
                  <w:szCs w:val="22"/>
                </w:rPr>
                <w:delText>Task &amp; Workflow</w:delText>
              </w:r>
            </w:del>
          </w:p>
        </w:tc>
        <w:tc>
          <w:tcPr>
            <w:tcW w:w="3140" w:type="dxa"/>
            <w:hideMark/>
          </w:tcPr>
          <w:p w14:paraId="77A73931" w14:textId="7DF30263" w:rsidR="00BD1356" w:rsidRPr="00BD1356" w:rsidDel="00521FAB" w:rsidRDefault="00BD1356" w:rsidP="00BD1356">
            <w:pPr>
              <w:jc w:val="left"/>
              <w:cnfStyle w:val="000000000000" w:firstRow="0" w:lastRow="0" w:firstColumn="0" w:lastColumn="0" w:oddVBand="0" w:evenVBand="0" w:oddHBand="0" w:evenHBand="0" w:firstRowFirstColumn="0" w:firstRowLastColumn="0" w:lastRowFirstColumn="0" w:lastRowLastColumn="0"/>
              <w:rPr>
                <w:del w:id="2305" w:author="Ume Sauda Ghanyani" w:date="2025-10-29T10:02:00Z" w16du:dateUtc="2025-10-29T05:02:00Z"/>
                <w:rFonts w:ascii="Arial Unicode MS" w:eastAsia="Times New Roman" w:hAnsi="Arial Unicode MS" w:cs="Times New Roman"/>
                <w:color w:val="000000"/>
              </w:rPr>
            </w:pPr>
            <w:del w:id="2306" w:author="Ume Sauda Ghanyani" w:date="2025-10-29T10:02:00Z" w16du:dateUtc="2025-10-29T05:02:00Z">
              <w:r w:rsidRPr="00BD1356" w:rsidDel="00521FAB">
                <w:rPr>
                  <w:rFonts w:ascii="Arial Unicode MS" w:eastAsia="Times New Roman" w:hAnsi="Arial Unicode MS" w:cs="Times New Roman"/>
                  <w:color w:val="000000"/>
                </w:rPr>
                <w:delText>CMS.Task</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CMS.Audit_Log</w:delText>
              </w:r>
            </w:del>
          </w:p>
        </w:tc>
        <w:tc>
          <w:tcPr>
            <w:tcW w:w="3140" w:type="dxa"/>
            <w:hideMark/>
          </w:tcPr>
          <w:p w14:paraId="6549F373" w14:textId="2BAF2F17" w:rsidR="00BD1356" w:rsidRPr="00BD1356" w:rsidDel="00521FAB" w:rsidRDefault="00BD1356" w:rsidP="00BD1356">
            <w:pPr>
              <w:jc w:val="left"/>
              <w:cnfStyle w:val="000000000000" w:firstRow="0" w:lastRow="0" w:firstColumn="0" w:lastColumn="0" w:oddVBand="0" w:evenVBand="0" w:oddHBand="0" w:evenHBand="0" w:firstRowFirstColumn="0" w:firstRowLastColumn="0" w:lastRowFirstColumn="0" w:lastRowLastColumn="0"/>
              <w:rPr>
                <w:del w:id="2307" w:author="Ume Sauda Ghanyani" w:date="2025-10-29T10:02:00Z" w16du:dateUtc="2025-10-29T05:02:00Z"/>
                <w:rFonts w:ascii="Arial Unicode MS" w:eastAsia="Times New Roman" w:hAnsi="Arial Unicode MS" w:cs="Times New Roman"/>
                <w:color w:val="000000"/>
              </w:rPr>
            </w:pPr>
            <w:del w:id="2308" w:author="Ume Sauda Ghanyani" w:date="2025-10-29T10:02:00Z" w16du:dateUtc="2025-10-29T05:02:00Z">
              <w:r w:rsidRPr="00BD1356" w:rsidDel="00521FAB">
                <w:rPr>
                  <w:rFonts w:ascii="Arial Unicode MS" w:eastAsia="Times New Roman" w:hAnsi="Arial Unicode MS" w:cs="Times New Roman"/>
                  <w:color w:val="000000"/>
                </w:rPr>
                <w:delText>alert_id</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performed_at</w:delText>
              </w:r>
              <w:r w:rsidRPr="00BD1356" w:rsidDel="00521FAB">
                <w:rPr>
                  <w:rFonts w:ascii="Aptos Narrow" w:eastAsia="Times New Roman" w:hAnsi="Aptos Narrow" w:cs="Times New Roman"/>
                  <w:color w:val="000000"/>
                  <w:sz w:val="22"/>
                  <w:szCs w:val="22"/>
                </w:rPr>
                <w:delText xml:space="preserve">, </w:delText>
              </w:r>
              <w:r w:rsidRPr="00BD1356" w:rsidDel="00521FAB">
                <w:rPr>
                  <w:rFonts w:ascii="Arial Unicode MS" w:eastAsia="Times New Roman" w:hAnsi="Arial Unicode MS" w:cs="Times New Roman"/>
                  <w:color w:val="000000"/>
                </w:rPr>
                <w:delText>task_status_enum</w:delText>
              </w:r>
            </w:del>
          </w:p>
        </w:tc>
      </w:tr>
    </w:tbl>
    <w:p w14:paraId="6A892948" w14:textId="0D59006B" w:rsidR="00D40537" w:rsidDel="00521FAB" w:rsidRDefault="00D40537" w:rsidP="1BEA6B41">
      <w:pPr>
        <w:rPr>
          <w:del w:id="2309" w:author="Ume Sauda Ghanyani" w:date="2025-10-29T10:02:00Z" w16du:dateUtc="2025-10-29T05:02:00Z"/>
        </w:rPr>
      </w:pPr>
    </w:p>
    <w:p w14:paraId="2FC731C3" w14:textId="7A82307E" w:rsidR="00BD1356" w:rsidDel="00521FAB" w:rsidRDefault="00BD1356" w:rsidP="00BD1356">
      <w:pPr>
        <w:pStyle w:val="Heading3"/>
        <w:numPr>
          <w:ilvl w:val="2"/>
          <w:numId w:val="2"/>
        </w:numPr>
        <w:rPr>
          <w:del w:id="2310" w:author="Ume Sauda Ghanyani" w:date="2025-10-29T10:02:00Z" w16du:dateUtc="2025-10-29T05:02:00Z"/>
        </w:rPr>
      </w:pPr>
      <w:bookmarkStart w:id="2311" w:name="_Toc213340898"/>
      <w:bookmarkStart w:id="2312" w:name="_Toc213341087"/>
      <w:del w:id="2313" w:author="Ume Sauda Ghanyani" w:date="2025-10-29T10:02:00Z" w16du:dateUtc="2025-10-29T05:02:00Z">
        <w:r w:rsidDel="00521FAB">
          <w:delText>Metrics</w:delText>
        </w:r>
        <w:r w:rsidRPr="00B119A8" w:rsidDel="00521FAB">
          <w:delText>:</w:delText>
        </w:r>
        <w:bookmarkEnd w:id="2311"/>
        <w:bookmarkEnd w:id="2312"/>
      </w:del>
    </w:p>
    <w:p w14:paraId="4EC1235F" w14:textId="50980130" w:rsidR="008470F4" w:rsidRPr="008470F4" w:rsidDel="00521FAB" w:rsidRDefault="008470F4" w:rsidP="008470F4">
      <w:pPr>
        <w:rPr>
          <w:del w:id="2314" w:author="Ume Sauda Ghanyani" w:date="2025-10-29T10:02:00Z" w16du:dateUtc="2025-10-29T05:02:00Z"/>
          <w:b/>
          <w:bCs/>
        </w:rPr>
      </w:pPr>
      <w:del w:id="2315" w:author="Ume Sauda Ghanyani" w:date="2025-10-29T10:02:00Z" w16du:dateUtc="2025-10-29T05:02:00Z">
        <w:r w:rsidRPr="008470F4" w:rsidDel="00521FAB">
          <w:rPr>
            <w:b/>
            <w:bCs/>
          </w:rPr>
          <w:delText>Metric 1 — False Positive Rate (FPR)</w:delText>
        </w:r>
      </w:del>
    </w:p>
    <w:p w14:paraId="6276E207" w14:textId="0D7F89B5" w:rsidR="008470F4" w:rsidRPr="008470F4" w:rsidDel="00521FAB" w:rsidRDefault="008470F4" w:rsidP="008470F4">
      <w:pPr>
        <w:rPr>
          <w:del w:id="2316" w:author="Ume Sauda Ghanyani" w:date="2025-10-29T10:02:00Z" w16du:dateUtc="2025-10-29T05:02:00Z"/>
        </w:rPr>
      </w:pPr>
      <w:del w:id="2317" w:author="Ume Sauda Ghanyani" w:date="2025-10-29T10:02:00Z" w16du:dateUtc="2025-10-29T05:02:00Z">
        <w:r w:rsidRPr="008470F4" w:rsidDel="00521FAB">
          <w:rPr>
            <w:b/>
            <w:bCs/>
          </w:rPr>
          <w:lastRenderedPageBreak/>
          <w:delText>Objective:</w:delText>
        </w:r>
        <w:r w:rsidRPr="008470F4" w:rsidDel="00521FAB">
          <w:br/>
          <w:delText>Calculate the percentage of alerts that were closed as non-fraudulent (false positives) compared to total alerts raised.</w:delText>
        </w:r>
      </w:del>
    </w:p>
    <w:p w14:paraId="05CA23AD" w14:textId="5D45FD27" w:rsidR="008470F4" w:rsidRPr="008470F4" w:rsidDel="00521FAB" w:rsidRDefault="008470F4" w:rsidP="008470F4">
      <w:pPr>
        <w:rPr>
          <w:del w:id="2318" w:author="Ume Sauda Ghanyani" w:date="2025-10-29T10:02:00Z" w16du:dateUtc="2025-10-29T05:02:00Z"/>
        </w:rPr>
      </w:pPr>
      <w:del w:id="2319" w:author="Ume Sauda Ghanyani" w:date="2025-10-29T10:02:00Z" w16du:dateUtc="2025-10-29T05:02:00Z">
        <w:r w:rsidRPr="008470F4" w:rsidDel="00521FAB">
          <w:rPr>
            <w:b/>
            <w:bCs/>
          </w:rPr>
          <w:delText>Fields Used:</w:delText>
        </w:r>
      </w:del>
    </w:p>
    <w:p w14:paraId="36C7645D" w14:textId="62B8651F" w:rsidR="008470F4" w:rsidRPr="008470F4" w:rsidDel="00521FAB" w:rsidRDefault="008470F4" w:rsidP="0082296D">
      <w:pPr>
        <w:numPr>
          <w:ilvl w:val="0"/>
          <w:numId w:val="79"/>
        </w:numPr>
        <w:rPr>
          <w:del w:id="2320" w:author="Ume Sauda Ghanyani" w:date="2025-10-29T10:02:00Z" w16du:dateUtc="2025-10-29T05:02:00Z"/>
        </w:rPr>
      </w:pPr>
      <w:del w:id="2321" w:author="Ume Sauda Ghanyani" w:date="2025-10-29T10:02:00Z" w16du:dateUtc="2025-10-29T05:02:00Z">
        <w:r w:rsidRPr="008470F4" w:rsidDel="00521FAB">
          <w:delText>CMS.Alerts.alert_status_enum</w:delText>
        </w:r>
      </w:del>
    </w:p>
    <w:p w14:paraId="1A620653" w14:textId="0A44DF9F" w:rsidR="008470F4" w:rsidRPr="008470F4" w:rsidDel="00521FAB" w:rsidRDefault="008470F4" w:rsidP="0082296D">
      <w:pPr>
        <w:numPr>
          <w:ilvl w:val="0"/>
          <w:numId w:val="79"/>
        </w:numPr>
        <w:rPr>
          <w:del w:id="2322" w:author="Ume Sauda Ghanyani" w:date="2025-10-29T10:02:00Z" w16du:dateUtc="2025-10-29T05:02:00Z"/>
        </w:rPr>
      </w:pPr>
      <w:del w:id="2323" w:author="Ume Sauda Ghanyani" w:date="2025-10-29T10:02:00Z" w16du:dateUtc="2025-10-29T05:02:00Z">
        <w:r w:rsidRPr="008470F4" w:rsidDel="00521FAB">
          <w:delText>CMS.Alerts.alert_id</w:delText>
        </w:r>
      </w:del>
    </w:p>
    <w:p w14:paraId="3D995D05" w14:textId="2BB6A7DF" w:rsidR="008470F4" w:rsidRPr="008470F4" w:rsidDel="00521FAB" w:rsidRDefault="008470F4" w:rsidP="0082296D">
      <w:pPr>
        <w:numPr>
          <w:ilvl w:val="0"/>
          <w:numId w:val="79"/>
        </w:numPr>
        <w:rPr>
          <w:del w:id="2324" w:author="Ume Sauda Ghanyani" w:date="2025-10-29T10:02:00Z" w16du:dateUtc="2025-10-29T05:02:00Z"/>
        </w:rPr>
      </w:pPr>
      <w:del w:id="2325" w:author="Ume Sauda Ghanyani" w:date="2025-10-29T10:02:00Z" w16du:dateUtc="2025-10-29T05:02:00Z">
        <w:r w:rsidRPr="008470F4" w:rsidDel="00521FAB">
          <w:delText>CMS.Alerts.created_at</w:delText>
        </w:r>
      </w:del>
    </w:p>
    <w:p w14:paraId="3F924B81" w14:textId="19CEBDA7" w:rsidR="008470F4" w:rsidRPr="008470F4" w:rsidDel="00521FAB" w:rsidRDefault="008470F4" w:rsidP="0082296D">
      <w:pPr>
        <w:numPr>
          <w:ilvl w:val="0"/>
          <w:numId w:val="79"/>
        </w:numPr>
        <w:rPr>
          <w:del w:id="2326" w:author="Ume Sauda Ghanyani" w:date="2025-10-29T10:02:00Z" w16du:dateUtc="2025-10-29T05:02:00Z"/>
        </w:rPr>
      </w:pPr>
      <w:del w:id="2327" w:author="Ume Sauda Ghanyani" w:date="2025-10-29T10:02:00Z" w16du:dateUtc="2025-10-29T05:02:00Z">
        <w:r w:rsidRPr="008470F4" w:rsidDel="00521FAB">
          <w:delText>CMS.Cases.case_status_enum (for validation)</w:delText>
        </w:r>
      </w:del>
    </w:p>
    <w:p w14:paraId="6A6760AA" w14:textId="79555313" w:rsidR="008470F4" w:rsidRPr="008470F4" w:rsidDel="00521FAB" w:rsidRDefault="008470F4" w:rsidP="008470F4">
      <w:pPr>
        <w:rPr>
          <w:del w:id="2328" w:author="Ume Sauda Ghanyani" w:date="2025-10-29T10:02:00Z" w16du:dateUtc="2025-10-29T05:02:00Z"/>
        </w:rPr>
      </w:pPr>
      <w:del w:id="2329" w:author="Ume Sauda Ghanyani" w:date="2025-10-29T10:02:00Z" w16du:dateUtc="2025-10-29T05:02:00Z">
        <w:r w:rsidRPr="008470F4" w:rsidDel="00521FAB">
          <w:rPr>
            <w:b/>
            <w:bCs/>
          </w:rPr>
          <w:delText>Transformation Logic:</w:delText>
        </w:r>
      </w:del>
    </w:p>
    <w:p w14:paraId="1AF43A91" w14:textId="7A0B9504" w:rsidR="008470F4" w:rsidRPr="008470F4" w:rsidDel="00521FAB" w:rsidRDefault="008470F4" w:rsidP="0082296D">
      <w:pPr>
        <w:numPr>
          <w:ilvl w:val="0"/>
          <w:numId w:val="80"/>
        </w:numPr>
        <w:rPr>
          <w:del w:id="2330" w:author="Ume Sauda Ghanyani" w:date="2025-10-29T10:02:00Z" w16du:dateUtc="2025-10-29T05:02:00Z"/>
        </w:rPr>
      </w:pPr>
      <w:del w:id="2331" w:author="Ume Sauda Ghanyani" w:date="2025-10-29T10:02:00Z" w16du:dateUtc="2025-10-29T05:02:00Z">
        <w:r w:rsidRPr="008470F4" w:rsidDel="00521FAB">
          <w:delText>Identify alerts closed with reason “False Positive” or equivalent case closure outcome (e.g., “No Issue Found”).</w:delText>
        </w:r>
      </w:del>
    </w:p>
    <w:p w14:paraId="26779A3A" w14:textId="7F5B6B66" w:rsidR="008470F4" w:rsidRPr="008470F4" w:rsidDel="00521FAB" w:rsidRDefault="008470F4" w:rsidP="0082296D">
      <w:pPr>
        <w:numPr>
          <w:ilvl w:val="0"/>
          <w:numId w:val="80"/>
        </w:numPr>
        <w:rPr>
          <w:del w:id="2332" w:author="Ume Sauda Ghanyani" w:date="2025-10-29T10:02:00Z" w16du:dateUtc="2025-10-29T05:02:00Z"/>
        </w:rPr>
      </w:pPr>
      <w:del w:id="2333" w:author="Ume Sauda Ghanyani" w:date="2025-10-29T10:02:00Z" w16du:dateUtc="2025-10-29T05:02:00Z">
        <w:r w:rsidRPr="008470F4" w:rsidDel="00521FAB">
          <w:delText>Count them relative to total alerts raised.</w:delText>
        </w:r>
      </w:del>
    </w:p>
    <w:p w14:paraId="0A404DA6" w14:textId="4C2E87CC" w:rsidR="008470F4" w:rsidRPr="008470F4" w:rsidDel="00521FAB" w:rsidRDefault="008470F4" w:rsidP="008470F4">
      <w:pPr>
        <w:rPr>
          <w:del w:id="2334" w:author="Ume Sauda Ghanyani" w:date="2025-10-29T10:02:00Z" w16du:dateUtc="2025-10-29T05:02:00Z"/>
        </w:rPr>
      </w:pPr>
      <w:del w:id="2335" w:author="Ume Sauda Ghanyani" w:date="2025-10-29T10:02:00Z" w16du:dateUtc="2025-10-29T05:02:00Z">
        <w:r w:rsidDel="00521FAB">
          <w:rPr>
            <w:b/>
            <w:bCs/>
          </w:rPr>
          <w:delText>Reasoning</w:delText>
        </w:r>
        <w:r w:rsidRPr="008470F4" w:rsidDel="00521FAB">
          <w:rPr>
            <w:b/>
            <w:bCs/>
          </w:rPr>
          <w:delText>:</w:delText>
        </w:r>
      </w:del>
    </w:p>
    <w:p w14:paraId="5FEF9C24" w14:textId="526A7327" w:rsidR="008470F4" w:rsidRPr="008470F4" w:rsidDel="00521FAB" w:rsidRDefault="008470F4" w:rsidP="0082296D">
      <w:pPr>
        <w:numPr>
          <w:ilvl w:val="0"/>
          <w:numId w:val="81"/>
        </w:numPr>
        <w:rPr>
          <w:del w:id="2336" w:author="Ume Sauda Ghanyani" w:date="2025-10-29T10:02:00Z" w16du:dateUtc="2025-10-29T05:02:00Z"/>
        </w:rPr>
      </w:pPr>
      <w:del w:id="2337" w:author="Ume Sauda Ghanyani" w:date="2025-10-29T10:02:00Z" w16du:dateUtc="2025-10-29T05:02:00Z">
        <w:r w:rsidRPr="008470F4" w:rsidDel="00521FAB">
          <w:delText>alert_status_enum captures the operational closure reason directly.</w:delText>
        </w:r>
      </w:del>
    </w:p>
    <w:p w14:paraId="0645EBD2" w14:textId="4F60632D" w:rsidR="008470F4" w:rsidRPr="008470F4" w:rsidDel="00521FAB" w:rsidRDefault="008470F4" w:rsidP="0082296D">
      <w:pPr>
        <w:numPr>
          <w:ilvl w:val="0"/>
          <w:numId w:val="81"/>
        </w:numPr>
        <w:rPr>
          <w:del w:id="2338" w:author="Ume Sauda Ghanyani" w:date="2025-10-29T10:02:00Z" w16du:dateUtc="2025-10-29T05:02:00Z"/>
        </w:rPr>
      </w:pPr>
      <w:del w:id="2339" w:author="Ume Sauda Ghanyani" w:date="2025-10-29T10:02:00Z" w16du:dateUtc="2025-10-29T05:02:00Z">
        <w:r w:rsidRPr="008470F4" w:rsidDel="00521FAB">
          <w:delText>case_status_enum from CMS.Cases provides an additional validation layer to confirm false closure (e.g., “Case Closed – No Fraud”).</w:delText>
        </w:r>
      </w:del>
    </w:p>
    <w:p w14:paraId="4374897E" w14:textId="3310EFE7" w:rsidR="008470F4" w:rsidRPr="008470F4" w:rsidDel="00521FAB" w:rsidRDefault="008470F4" w:rsidP="0082296D">
      <w:pPr>
        <w:numPr>
          <w:ilvl w:val="0"/>
          <w:numId w:val="81"/>
        </w:numPr>
        <w:rPr>
          <w:del w:id="2340" w:author="Ume Sauda Ghanyani" w:date="2025-10-29T10:02:00Z" w16du:dateUtc="2025-10-29T05:02:00Z"/>
        </w:rPr>
      </w:pPr>
      <w:del w:id="2341" w:author="Ume Sauda Ghanyani" w:date="2025-10-29T10:02:00Z" w16du:dateUtc="2025-10-29T05:02:00Z">
        <w:r w:rsidRPr="008470F4" w:rsidDel="00521FAB">
          <w:delText>Calculation time-bucketed by created_at enables trend visualization.</w:delText>
        </w:r>
      </w:del>
    </w:p>
    <w:p w14:paraId="2E3961CB" w14:textId="6FD99145" w:rsidR="008470F4" w:rsidRPr="008470F4" w:rsidDel="00521FAB" w:rsidRDefault="008470F4" w:rsidP="008470F4">
      <w:pPr>
        <w:rPr>
          <w:del w:id="2342" w:author="Ume Sauda Ghanyani" w:date="2025-10-29T10:02:00Z" w16du:dateUtc="2025-10-29T05:02:00Z"/>
          <w:b/>
          <w:bCs/>
        </w:rPr>
      </w:pPr>
      <w:del w:id="2343" w:author="Ume Sauda Ghanyani" w:date="2025-10-29T10:02:00Z" w16du:dateUtc="2025-10-29T05:02:00Z">
        <w:r w:rsidRPr="008470F4" w:rsidDel="00521FAB">
          <w:rPr>
            <w:b/>
            <w:bCs/>
          </w:rPr>
          <w:delText>Metric 2 — Total Alerts vs. Confirmed Cases</w:delText>
        </w:r>
      </w:del>
    </w:p>
    <w:p w14:paraId="6A696F07" w14:textId="62AFEB37" w:rsidR="008470F4" w:rsidRPr="008470F4" w:rsidDel="00521FAB" w:rsidRDefault="008470F4" w:rsidP="008470F4">
      <w:pPr>
        <w:rPr>
          <w:del w:id="2344" w:author="Ume Sauda Ghanyani" w:date="2025-10-29T10:02:00Z" w16du:dateUtc="2025-10-29T05:02:00Z"/>
        </w:rPr>
      </w:pPr>
      <w:del w:id="2345" w:author="Ume Sauda Ghanyani" w:date="2025-10-29T10:02:00Z" w16du:dateUtc="2025-10-29T05:02:00Z">
        <w:r w:rsidRPr="008470F4" w:rsidDel="00521FAB">
          <w:rPr>
            <w:b/>
            <w:bCs/>
          </w:rPr>
          <w:delText>Objective:</w:delText>
        </w:r>
        <w:r w:rsidRPr="008470F4" w:rsidDel="00521FAB">
          <w:br/>
          <w:delText>Visualize how many alerts generated actually led to confirmed fraud cases — showing overall model effectiveness.</w:delText>
        </w:r>
      </w:del>
    </w:p>
    <w:p w14:paraId="69D547EA" w14:textId="4905B81C" w:rsidR="008470F4" w:rsidRPr="008470F4" w:rsidDel="00521FAB" w:rsidRDefault="008470F4" w:rsidP="008470F4">
      <w:pPr>
        <w:rPr>
          <w:del w:id="2346" w:author="Ume Sauda Ghanyani" w:date="2025-10-29T10:02:00Z" w16du:dateUtc="2025-10-29T05:02:00Z"/>
        </w:rPr>
      </w:pPr>
      <w:del w:id="2347" w:author="Ume Sauda Ghanyani" w:date="2025-10-29T10:02:00Z" w16du:dateUtc="2025-10-29T05:02:00Z">
        <w:r w:rsidRPr="008470F4" w:rsidDel="00521FAB">
          <w:rPr>
            <w:b/>
            <w:bCs/>
          </w:rPr>
          <w:delText>Fields Used:</w:delText>
        </w:r>
      </w:del>
    </w:p>
    <w:p w14:paraId="3634DD2F" w14:textId="4FC088BA" w:rsidR="008470F4" w:rsidRPr="008470F4" w:rsidDel="00521FAB" w:rsidRDefault="008470F4" w:rsidP="0082296D">
      <w:pPr>
        <w:numPr>
          <w:ilvl w:val="0"/>
          <w:numId w:val="82"/>
        </w:numPr>
        <w:rPr>
          <w:del w:id="2348" w:author="Ume Sauda Ghanyani" w:date="2025-10-29T10:02:00Z" w16du:dateUtc="2025-10-29T05:02:00Z"/>
        </w:rPr>
      </w:pPr>
      <w:del w:id="2349" w:author="Ume Sauda Ghanyani" w:date="2025-10-29T10:02:00Z" w16du:dateUtc="2025-10-29T05:02:00Z">
        <w:r w:rsidRPr="008470F4" w:rsidDel="00521FAB">
          <w:delText>CMS.Alerts.alert_id</w:delText>
        </w:r>
      </w:del>
    </w:p>
    <w:p w14:paraId="2516339C" w14:textId="3D0DA08B" w:rsidR="008470F4" w:rsidRPr="008470F4" w:rsidDel="00521FAB" w:rsidRDefault="008470F4" w:rsidP="0082296D">
      <w:pPr>
        <w:numPr>
          <w:ilvl w:val="0"/>
          <w:numId w:val="82"/>
        </w:numPr>
        <w:rPr>
          <w:del w:id="2350" w:author="Ume Sauda Ghanyani" w:date="2025-10-29T10:02:00Z" w16du:dateUtc="2025-10-29T05:02:00Z"/>
        </w:rPr>
      </w:pPr>
      <w:del w:id="2351" w:author="Ume Sauda Ghanyani" w:date="2025-10-29T10:02:00Z" w16du:dateUtc="2025-10-29T05:02:00Z">
        <w:r w:rsidRPr="008470F4" w:rsidDel="00521FAB">
          <w:delText>CMS.Cases.case_id</w:delText>
        </w:r>
      </w:del>
    </w:p>
    <w:p w14:paraId="5FC6B1D9" w14:textId="55304896" w:rsidR="008470F4" w:rsidRPr="008470F4" w:rsidDel="00521FAB" w:rsidRDefault="008470F4" w:rsidP="0082296D">
      <w:pPr>
        <w:numPr>
          <w:ilvl w:val="0"/>
          <w:numId w:val="82"/>
        </w:numPr>
        <w:rPr>
          <w:del w:id="2352" w:author="Ume Sauda Ghanyani" w:date="2025-10-29T10:02:00Z" w16du:dateUtc="2025-10-29T05:02:00Z"/>
        </w:rPr>
      </w:pPr>
      <w:del w:id="2353" w:author="Ume Sauda Ghanyani" w:date="2025-10-29T10:02:00Z" w16du:dateUtc="2025-10-29T05:02:00Z">
        <w:r w:rsidRPr="008470F4" w:rsidDel="00521FAB">
          <w:delText>CMS.Cases.case_status_enum</w:delText>
        </w:r>
      </w:del>
    </w:p>
    <w:p w14:paraId="64A1CB4A" w14:textId="75C816ED" w:rsidR="008470F4" w:rsidRPr="008470F4" w:rsidDel="00521FAB" w:rsidRDefault="008470F4" w:rsidP="0082296D">
      <w:pPr>
        <w:numPr>
          <w:ilvl w:val="0"/>
          <w:numId w:val="82"/>
        </w:numPr>
        <w:rPr>
          <w:del w:id="2354" w:author="Ume Sauda Ghanyani" w:date="2025-10-29T10:02:00Z" w16du:dateUtc="2025-10-29T05:02:00Z"/>
        </w:rPr>
      </w:pPr>
      <w:del w:id="2355" w:author="Ume Sauda Ghanyani" w:date="2025-10-29T10:02:00Z" w16du:dateUtc="2025-10-29T05:02:00Z">
        <w:r w:rsidRPr="008470F4" w:rsidDel="00521FAB">
          <w:delText>CMS.Cases.created_at</w:delText>
        </w:r>
      </w:del>
    </w:p>
    <w:p w14:paraId="2E00C095" w14:textId="4B8AD703" w:rsidR="008470F4" w:rsidRPr="008470F4" w:rsidDel="00521FAB" w:rsidRDefault="008470F4" w:rsidP="008470F4">
      <w:pPr>
        <w:rPr>
          <w:del w:id="2356" w:author="Ume Sauda Ghanyani" w:date="2025-10-29T10:02:00Z" w16du:dateUtc="2025-10-29T05:02:00Z"/>
        </w:rPr>
      </w:pPr>
      <w:del w:id="2357" w:author="Ume Sauda Ghanyani" w:date="2025-10-29T10:02:00Z" w16du:dateUtc="2025-10-29T05:02:00Z">
        <w:r w:rsidRPr="008470F4" w:rsidDel="00521FAB">
          <w:rPr>
            <w:b/>
            <w:bCs/>
          </w:rPr>
          <w:delText>Transformation Logic:</w:delText>
        </w:r>
      </w:del>
    </w:p>
    <w:p w14:paraId="6DE8E0C7" w14:textId="237236F8" w:rsidR="008470F4" w:rsidRPr="008470F4" w:rsidDel="00521FAB" w:rsidRDefault="008470F4" w:rsidP="0082296D">
      <w:pPr>
        <w:numPr>
          <w:ilvl w:val="0"/>
          <w:numId w:val="83"/>
        </w:numPr>
        <w:rPr>
          <w:del w:id="2358" w:author="Ume Sauda Ghanyani" w:date="2025-10-29T10:02:00Z" w16du:dateUtc="2025-10-29T05:02:00Z"/>
        </w:rPr>
      </w:pPr>
      <w:del w:id="2359" w:author="Ume Sauda Ghanyani" w:date="2025-10-29T10:02:00Z" w16du:dateUtc="2025-10-29T05:02:00Z">
        <w:r w:rsidRPr="008470F4" w:rsidDel="00521FAB">
          <w:delText>Count all alerts raised.</w:delText>
        </w:r>
      </w:del>
    </w:p>
    <w:p w14:paraId="1A042B88" w14:textId="56D15C98" w:rsidR="008470F4" w:rsidRPr="008470F4" w:rsidDel="00521FAB" w:rsidRDefault="008470F4" w:rsidP="0082296D">
      <w:pPr>
        <w:numPr>
          <w:ilvl w:val="0"/>
          <w:numId w:val="83"/>
        </w:numPr>
        <w:rPr>
          <w:del w:id="2360" w:author="Ume Sauda Ghanyani" w:date="2025-10-29T10:02:00Z" w16du:dateUtc="2025-10-29T05:02:00Z"/>
        </w:rPr>
      </w:pPr>
      <w:del w:id="2361" w:author="Ume Sauda Ghanyani" w:date="2025-10-29T10:02:00Z" w16du:dateUtc="2025-10-29T05:02:00Z">
        <w:r w:rsidRPr="008470F4" w:rsidDel="00521FAB">
          <w:delText>Count all cases where status is confirmed or fraud-proven.</w:delText>
        </w:r>
      </w:del>
    </w:p>
    <w:p w14:paraId="2D06AFFD" w14:textId="211F7F85" w:rsidR="008470F4" w:rsidRPr="008470F4" w:rsidDel="00521FAB" w:rsidRDefault="008470F4" w:rsidP="0082296D">
      <w:pPr>
        <w:numPr>
          <w:ilvl w:val="0"/>
          <w:numId w:val="83"/>
        </w:numPr>
        <w:rPr>
          <w:del w:id="2362" w:author="Ume Sauda Ghanyani" w:date="2025-10-29T10:02:00Z" w16du:dateUtc="2025-10-29T05:02:00Z"/>
        </w:rPr>
      </w:pPr>
      <w:del w:id="2363" w:author="Ume Sauda Ghanyani" w:date="2025-10-29T10:02:00Z" w16du:dateUtc="2025-10-29T05:02:00Z">
        <w:r w:rsidRPr="008470F4" w:rsidDel="00521FAB">
          <w:delText>Compare via ratio and difference to understand efficiency.</w:delText>
        </w:r>
      </w:del>
    </w:p>
    <w:p w14:paraId="32DE6DF5" w14:textId="767EFD33" w:rsidR="009E06F4" w:rsidRPr="009E06F4" w:rsidDel="00521FAB" w:rsidRDefault="009E06F4" w:rsidP="009E06F4">
      <w:pPr>
        <w:rPr>
          <w:del w:id="2364" w:author="Ume Sauda Ghanyani" w:date="2025-10-29T10:02:00Z" w16du:dateUtc="2025-10-29T05:02:00Z"/>
        </w:rPr>
      </w:pPr>
      <w:del w:id="2365" w:author="Ume Sauda Ghanyani" w:date="2025-10-29T10:02:00Z" w16du:dateUtc="2025-10-29T05:02:00Z">
        <w:r w:rsidDel="00521FAB">
          <w:rPr>
            <w:b/>
            <w:bCs/>
          </w:rPr>
          <w:lastRenderedPageBreak/>
          <w:delText>Reasoning</w:delText>
        </w:r>
        <w:r w:rsidRPr="009E06F4" w:rsidDel="00521FAB">
          <w:rPr>
            <w:b/>
            <w:bCs/>
          </w:rPr>
          <w:delText>:</w:delText>
        </w:r>
      </w:del>
    </w:p>
    <w:p w14:paraId="1A2D232D" w14:textId="47604455" w:rsidR="009E06F4" w:rsidRPr="009E06F4" w:rsidDel="00521FAB" w:rsidRDefault="009E06F4" w:rsidP="0082296D">
      <w:pPr>
        <w:numPr>
          <w:ilvl w:val="0"/>
          <w:numId w:val="84"/>
        </w:numPr>
        <w:rPr>
          <w:del w:id="2366" w:author="Ume Sauda Ghanyani" w:date="2025-10-29T10:02:00Z" w16du:dateUtc="2025-10-29T05:02:00Z"/>
        </w:rPr>
      </w:pPr>
      <w:del w:id="2367" w:author="Ume Sauda Ghanyani" w:date="2025-10-29T10:02:00Z" w16du:dateUtc="2025-10-29T05:02:00Z">
        <w:r w:rsidRPr="009E06F4" w:rsidDel="00521FAB">
          <w:delText>The link between alert_id and case_id captures the triage funnel (alert → investigation → confirmed case).</w:delText>
        </w:r>
      </w:del>
    </w:p>
    <w:p w14:paraId="50AB40A6" w14:textId="03F1BB9C" w:rsidR="009E06F4" w:rsidRPr="009E06F4" w:rsidDel="00521FAB" w:rsidRDefault="009E06F4" w:rsidP="0082296D">
      <w:pPr>
        <w:numPr>
          <w:ilvl w:val="0"/>
          <w:numId w:val="84"/>
        </w:numPr>
        <w:rPr>
          <w:del w:id="2368" w:author="Ume Sauda Ghanyani" w:date="2025-10-29T10:02:00Z" w16du:dateUtc="2025-10-29T05:02:00Z"/>
        </w:rPr>
      </w:pPr>
      <w:del w:id="2369" w:author="Ume Sauda Ghanyani" w:date="2025-10-29T10:02:00Z" w16du:dateUtc="2025-10-29T05:02:00Z">
        <w:r w:rsidRPr="009E06F4" w:rsidDel="00521FAB">
          <w:delText xml:space="preserve">This metric is essential to measure </w:delText>
        </w:r>
        <w:r w:rsidRPr="009E06F4" w:rsidDel="00521FAB">
          <w:rPr>
            <w:b/>
            <w:bCs/>
          </w:rPr>
          <w:delText>precision</w:delText>
        </w:r>
        <w:r w:rsidRPr="009E06F4" w:rsidDel="00521FAB">
          <w:delText>: fewer alerts per confirmed case means better targeting.</w:delText>
        </w:r>
      </w:del>
    </w:p>
    <w:p w14:paraId="7E877AFD" w14:textId="6BB6FAE7" w:rsidR="009E06F4" w:rsidDel="00521FAB" w:rsidRDefault="009E06F4" w:rsidP="009E06F4">
      <w:pPr>
        <w:rPr>
          <w:del w:id="2370" w:author="Ume Sauda Ghanyani" w:date="2025-10-29T10:02:00Z" w16du:dateUtc="2025-10-29T05:02:00Z"/>
          <w:b/>
          <w:bCs/>
        </w:rPr>
      </w:pPr>
    </w:p>
    <w:p w14:paraId="35355536" w14:textId="3AF193BD" w:rsidR="009E06F4" w:rsidRPr="009E06F4" w:rsidDel="00521FAB" w:rsidRDefault="009E06F4" w:rsidP="009E06F4">
      <w:pPr>
        <w:rPr>
          <w:del w:id="2371" w:author="Ume Sauda Ghanyani" w:date="2025-10-29T10:02:00Z" w16du:dateUtc="2025-10-29T05:02:00Z"/>
          <w:b/>
          <w:bCs/>
        </w:rPr>
      </w:pPr>
      <w:del w:id="2372" w:author="Ume Sauda Ghanyani" w:date="2025-10-29T10:02:00Z" w16du:dateUtc="2025-10-29T05:02:00Z">
        <w:r w:rsidRPr="009E06F4" w:rsidDel="00521FAB">
          <w:rPr>
            <w:b/>
            <w:bCs/>
          </w:rPr>
          <w:delText>Metric 3 — Alerts per Typology / Rule / Model</w:delText>
        </w:r>
      </w:del>
    </w:p>
    <w:p w14:paraId="5A12BBE7" w14:textId="29FD077A" w:rsidR="009E06F4" w:rsidRPr="009E06F4" w:rsidDel="00521FAB" w:rsidRDefault="009E06F4" w:rsidP="009E06F4">
      <w:pPr>
        <w:rPr>
          <w:del w:id="2373" w:author="Ume Sauda Ghanyani" w:date="2025-10-29T10:02:00Z" w16du:dateUtc="2025-10-29T05:02:00Z"/>
        </w:rPr>
      </w:pPr>
      <w:del w:id="2374" w:author="Ume Sauda Ghanyani" w:date="2025-10-29T10:02:00Z" w16du:dateUtc="2025-10-29T05:02:00Z">
        <w:r w:rsidRPr="009E06F4" w:rsidDel="00521FAB">
          <w:rPr>
            <w:b/>
            <w:bCs/>
          </w:rPr>
          <w:delText>Objective:</w:delText>
        </w:r>
        <w:r w:rsidRPr="009E06F4" w:rsidDel="00521FAB">
          <w:br/>
          <w:delText>Identify which typologies or rules are producing excessive alerts, highlighting possible over-sensitivity or miscalibration.</w:delText>
        </w:r>
      </w:del>
    </w:p>
    <w:p w14:paraId="1BBF6B1B" w14:textId="122FDBFC" w:rsidR="009E06F4" w:rsidRPr="009E06F4" w:rsidDel="00521FAB" w:rsidRDefault="009E06F4" w:rsidP="009E06F4">
      <w:pPr>
        <w:rPr>
          <w:del w:id="2375" w:author="Ume Sauda Ghanyani" w:date="2025-10-29T10:02:00Z" w16du:dateUtc="2025-10-29T05:02:00Z"/>
        </w:rPr>
      </w:pPr>
      <w:del w:id="2376" w:author="Ume Sauda Ghanyani" w:date="2025-10-29T10:02:00Z" w16du:dateUtc="2025-10-29T05:02:00Z">
        <w:r w:rsidRPr="009E06F4" w:rsidDel="00521FAB">
          <w:rPr>
            <w:b/>
            <w:bCs/>
          </w:rPr>
          <w:delText>Fields Used:</w:delText>
        </w:r>
      </w:del>
    </w:p>
    <w:p w14:paraId="197CAAA6" w14:textId="7D0F51AC" w:rsidR="009E06F4" w:rsidRPr="009E06F4" w:rsidDel="00521FAB" w:rsidRDefault="009E06F4" w:rsidP="0082296D">
      <w:pPr>
        <w:numPr>
          <w:ilvl w:val="0"/>
          <w:numId w:val="85"/>
        </w:numPr>
        <w:rPr>
          <w:del w:id="2377" w:author="Ume Sauda Ghanyani" w:date="2025-10-29T10:02:00Z" w16du:dateUtc="2025-10-29T05:02:00Z"/>
        </w:rPr>
      </w:pPr>
      <w:del w:id="2378" w:author="Ume Sauda Ghanyani" w:date="2025-10-29T10:02:00Z" w16du:dateUtc="2025-10-29T05:02:00Z">
        <w:r w:rsidRPr="009E06F4" w:rsidDel="00521FAB">
          <w:delText>EvaluationResults.ruleResults_id</w:delText>
        </w:r>
      </w:del>
    </w:p>
    <w:p w14:paraId="5EAB72DA" w14:textId="29C7E96D" w:rsidR="009E06F4" w:rsidRPr="009E06F4" w:rsidDel="00521FAB" w:rsidRDefault="009E06F4" w:rsidP="0082296D">
      <w:pPr>
        <w:numPr>
          <w:ilvl w:val="0"/>
          <w:numId w:val="85"/>
        </w:numPr>
        <w:rPr>
          <w:del w:id="2379" w:author="Ume Sauda Ghanyani" w:date="2025-10-29T10:02:00Z" w16du:dateUtc="2025-10-29T05:02:00Z"/>
        </w:rPr>
      </w:pPr>
      <w:del w:id="2380" w:author="Ume Sauda Ghanyani" w:date="2025-10-29T10:02:00Z" w16du:dateUtc="2025-10-29T05:02:00Z">
        <w:r w:rsidRPr="009E06F4" w:rsidDel="00521FAB">
          <w:delText>EvaluationResults.ruleResults_cfg</w:delText>
        </w:r>
      </w:del>
    </w:p>
    <w:p w14:paraId="7261F926" w14:textId="02C41FDC" w:rsidR="009E06F4" w:rsidRPr="009E06F4" w:rsidDel="00521FAB" w:rsidRDefault="009E06F4" w:rsidP="0082296D">
      <w:pPr>
        <w:numPr>
          <w:ilvl w:val="0"/>
          <w:numId w:val="85"/>
        </w:numPr>
        <w:rPr>
          <w:del w:id="2381" w:author="Ume Sauda Ghanyani" w:date="2025-10-29T10:02:00Z" w16du:dateUtc="2025-10-29T05:02:00Z"/>
        </w:rPr>
      </w:pPr>
      <w:del w:id="2382" w:author="Ume Sauda Ghanyani" w:date="2025-10-29T10:02:00Z" w16du:dateUtc="2025-10-29T05:02:00Z">
        <w:r w:rsidRPr="009E06F4" w:rsidDel="00521FAB">
          <w:delText>EvaluationResults.typologyResult_id</w:delText>
        </w:r>
      </w:del>
    </w:p>
    <w:p w14:paraId="33A00C7C" w14:textId="58E09D25" w:rsidR="009E06F4" w:rsidRPr="009E06F4" w:rsidDel="00521FAB" w:rsidRDefault="009E06F4" w:rsidP="0082296D">
      <w:pPr>
        <w:numPr>
          <w:ilvl w:val="0"/>
          <w:numId w:val="85"/>
        </w:numPr>
        <w:rPr>
          <w:del w:id="2383" w:author="Ume Sauda Ghanyani" w:date="2025-10-29T10:02:00Z" w16du:dateUtc="2025-10-29T05:02:00Z"/>
        </w:rPr>
      </w:pPr>
      <w:del w:id="2384" w:author="Ume Sauda Ghanyani" w:date="2025-10-29T10:02:00Z" w16du:dateUtc="2025-10-29T05:02:00Z">
        <w:r w:rsidRPr="009E06F4" w:rsidDel="00521FAB">
          <w:delText>EvaluationResults.typologyResult_cfg</w:delText>
        </w:r>
      </w:del>
    </w:p>
    <w:p w14:paraId="1E0BB742" w14:textId="6A75F86C" w:rsidR="009E06F4" w:rsidRPr="009E06F4" w:rsidDel="00521FAB" w:rsidRDefault="009E06F4" w:rsidP="0082296D">
      <w:pPr>
        <w:numPr>
          <w:ilvl w:val="0"/>
          <w:numId w:val="85"/>
        </w:numPr>
        <w:rPr>
          <w:del w:id="2385" w:author="Ume Sauda Ghanyani" w:date="2025-10-29T10:02:00Z" w16du:dateUtc="2025-10-29T05:02:00Z"/>
        </w:rPr>
      </w:pPr>
      <w:del w:id="2386" w:author="Ume Sauda Ghanyani" w:date="2025-10-29T10:02:00Z" w16du:dateUtc="2025-10-29T05:02:00Z">
        <w:r w:rsidRPr="009E06F4" w:rsidDel="00521FAB">
          <w:delText>CMS.Alerts.alert_id</w:delText>
        </w:r>
      </w:del>
    </w:p>
    <w:p w14:paraId="42821A05" w14:textId="7D58A8A9" w:rsidR="009E06F4" w:rsidRPr="009E06F4" w:rsidDel="00521FAB" w:rsidRDefault="009E06F4" w:rsidP="009E06F4">
      <w:pPr>
        <w:rPr>
          <w:del w:id="2387" w:author="Ume Sauda Ghanyani" w:date="2025-10-29T10:02:00Z" w16du:dateUtc="2025-10-29T05:02:00Z"/>
        </w:rPr>
      </w:pPr>
      <w:del w:id="2388" w:author="Ume Sauda Ghanyani" w:date="2025-10-29T10:02:00Z" w16du:dateUtc="2025-10-29T05:02:00Z">
        <w:r w:rsidRPr="009E06F4" w:rsidDel="00521FAB">
          <w:rPr>
            <w:b/>
            <w:bCs/>
          </w:rPr>
          <w:delText>Transformation Logic:</w:delText>
        </w:r>
      </w:del>
    </w:p>
    <w:p w14:paraId="142D10C1" w14:textId="60D4996E" w:rsidR="009E06F4" w:rsidRPr="009E06F4" w:rsidDel="00521FAB" w:rsidRDefault="009E06F4" w:rsidP="0082296D">
      <w:pPr>
        <w:numPr>
          <w:ilvl w:val="0"/>
          <w:numId w:val="86"/>
        </w:numPr>
        <w:rPr>
          <w:del w:id="2389" w:author="Ume Sauda Ghanyani" w:date="2025-10-29T10:02:00Z" w16du:dateUtc="2025-10-29T05:02:00Z"/>
        </w:rPr>
      </w:pPr>
      <w:del w:id="2390" w:author="Ume Sauda Ghanyani" w:date="2025-10-29T10:02:00Z" w16du:dateUtc="2025-10-29T05:02:00Z">
        <w:r w:rsidRPr="009E06F4" w:rsidDel="00521FAB">
          <w:delText>Join alerts with evaluation results via transactionID.</w:delText>
        </w:r>
      </w:del>
    </w:p>
    <w:p w14:paraId="1FE874E9" w14:textId="764EFE3B" w:rsidR="009E06F4" w:rsidRPr="009E06F4" w:rsidDel="00521FAB" w:rsidRDefault="009E06F4" w:rsidP="0082296D">
      <w:pPr>
        <w:numPr>
          <w:ilvl w:val="0"/>
          <w:numId w:val="86"/>
        </w:numPr>
        <w:rPr>
          <w:del w:id="2391" w:author="Ume Sauda Ghanyani" w:date="2025-10-29T10:02:00Z" w16du:dateUtc="2025-10-29T05:02:00Z"/>
        </w:rPr>
      </w:pPr>
      <w:del w:id="2392" w:author="Ume Sauda Ghanyani" w:date="2025-10-29T10:02:00Z" w16du:dateUtc="2025-10-29T05:02:00Z">
        <w:r w:rsidRPr="009E06F4" w:rsidDel="00521FAB">
          <w:delText>Group by typology or rule configuration.</w:delText>
        </w:r>
      </w:del>
    </w:p>
    <w:p w14:paraId="33D9DC59" w14:textId="66B23196" w:rsidR="009E06F4" w:rsidRPr="009E06F4" w:rsidDel="00521FAB" w:rsidRDefault="009E06F4" w:rsidP="0082296D">
      <w:pPr>
        <w:numPr>
          <w:ilvl w:val="0"/>
          <w:numId w:val="86"/>
        </w:numPr>
        <w:rPr>
          <w:del w:id="2393" w:author="Ume Sauda Ghanyani" w:date="2025-10-29T10:02:00Z" w16du:dateUtc="2025-10-29T05:02:00Z"/>
        </w:rPr>
      </w:pPr>
      <w:del w:id="2394" w:author="Ume Sauda Ghanyani" w:date="2025-10-29T10:02:00Z" w16du:dateUtc="2025-10-29T05:02:00Z">
        <w:r w:rsidRPr="009E06F4" w:rsidDel="00521FAB">
          <w:delText>Count total alerts triggered by each and compute their false positive rate within that typology.</w:delText>
        </w:r>
      </w:del>
    </w:p>
    <w:p w14:paraId="4E0AFC85" w14:textId="5155FD19" w:rsidR="00FC772D" w:rsidRPr="00FC772D" w:rsidDel="00521FAB" w:rsidRDefault="00FC772D" w:rsidP="00FC772D">
      <w:pPr>
        <w:rPr>
          <w:del w:id="2395" w:author="Ume Sauda Ghanyani" w:date="2025-10-29T10:02:00Z" w16du:dateUtc="2025-10-29T05:02:00Z"/>
        </w:rPr>
      </w:pPr>
      <w:del w:id="2396" w:author="Ume Sauda Ghanyani" w:date="2025-10-29T10:02:00Z" w16du:dateUtc="2025-10-29T05:02:00Z">
        <w:r w:rsidDel="00521FAB">
          <w:rPr>
            <w:b/>
            <w:bCs/>
          </w:rPr>
          <w:delText>Reasoning</w:delText>
        </w:r>
        <w:r w:rsidRPr="00FC772D" w:rsidDel="00521FAB">
          <w:rPr>
            <w:b/>
            <w:bCs/>
          </w:rPr>
          <w:delText>:</w:delText>
        </w:r>
      </w:del>
    </w:p>
    <w:p w14:paraId="168660E5" w14:textId="01A11195" w:rsidR="00FC772D" w:rsidRPr="00FC772D" w:rsidDel="00521FAB" w:rsidRDefault="00FC772D" w:rsidP="0082296D">
      <w:pPr>
        <w:numPr>
          <w:ilvl w:val="0"/>
          <w:numId w:val="87"/>
        </w:numPr>
        <w:rPr>
          <w:del w:id="2397" w:author="Ume Sauda Ghanyani" w:date="2025-10-29T10:02:00Z" w16du:dateUtc="2025-10-29T05:02:00Z"/>
        </w:rPr>
      </w:pPr>
      <w:del w:id="2398" w:author="Ume Sauda Ghanyani" w:date="2025-10-29T10:02:00Z" w16du:dateUtc="2025-10-29T05:02:00Z">
        <w:r w:rsidRPr="00FC772D" w:rsidDel="00521FAB">
          <w:delText>typologyResult_cfg and ruleResults_cfg map directly to detection logic IDs — the exact dimension analysts use to evaluate rule aggressiveness.</w:delText>
        </w:r>
      </w:del>
    </w:p>
    <w:p w14:paraId="3C3FFE38" w14:textId="70BBF4C8" w:rsidR="00FC772D" w:rsidRPr="00FC772D" w:rsidDel="00521FAB" w:rsidRDefault="00FC772D" w:rsidP="0082296D">
      <w:pPr>
        <w:numPr>
          <w:ilvl w:val="0"/>
          <w:numId w:val="87"/>
        </w:numPr>
        <w:rPr>
          <w:del w:id="2399" w:author="Ume Sauda Ghanyani" w:date="2025-10-29T10:02:00Z" w16du:dateUtc="2025-10-29T05:02:00Z"/>
        </w:rPr>
      </w:pPr>
      <w:del w:id="2400" w:author="Ume Sauda Ghanyani" w:date="2025-10-29T10:02:00Z" w16du:dateUtc="2025-10-29T05:02:00Z">
        <w:r w:rsidRPr="00FC772D" w:rsidDel="00521FAB">
          <w:delText xml:space="preserve">This correlation allows ranking of </w:delText>
        </w:r>
        <w:r w:rsidRPr="00FC772D" w:rsidDel="00521FAB">
          <w:rPr>
            <w:b/>
            <w:bCs/>
          </w:rPr>
          <w:delText>which rules create most noise</w:delText>
        </w:r>
        <w:r w:rsidRPr="00FC772D" w:rsidDel="00521FAB">
          <w:delText>.</w:delText>
        </w:r>
      </w:del>
    </w:p>
    <w:p w14:paraId="398651D2" w14:textId="75AA9F07" w:rsidR="00FC772D" w:rsidDel="00521FAB" w:rsidRDefault="00FC772D" w:rsidP="00FC772D">
      <w:pPr>
        <w:rPr>
          <w:del w:id="2401" w:author="Ume Sauda Ghanyani" w:date="2025-10-29T10:02:00Z" w16du:dateUtc="2025-10-29T05:02:00Z"/>
          <w:b/>
          <w:bCs/>
        </w:rPr>
      </w:pPr>
    </w:p>
    <w:p w14:paraId="778A2960" w14:textId="00B62084" w:rsidR="00FC772D" w:rsidRPr="00FC772D" w:rsidDel="00521FAB" w:rsidRDefault="00FC772D" w:rsidP="00FC772D">
      <w:pPr>
        <w:rPr>
          <w:del w:id="2402" w:author="Ume Sauda Ghanyani" w:date="2025-10-29T10:02:00Z" w16du:dateUtc="2025-10-29T05:02:00Z"/>
          <w:b/>
          <w:bCs/>
        </w:rPr>
      </w:pPr>
      <w:del w:id="2403" w:author="Ume Sauda Ghanyani" w:date="2025-10-29T10:02:00Z" w16du:dateUtc="2025-10-29T05:02:00Z">
        <w:r w:rsidRPr="00FC772D" w:rsidDel="00521FAB">
          <w:rPr>
            <w:b/>
            <w:bCs/>
          </w:rPr>
          <w:delText>Metric 4 — Average Time Wasted on False Positives</w:delText>
        </w:r>
      </w:del>
    </w:p>
    <w:p w14:paraId="0A623EB7" w14:textId="47EAACA1" w:rsidR="00FC772D" w:rsidRPr="00FC772D" w:rsidDel="00521FAB" w:rsidRDefault="00FC772D" w:rsidP="00FC772D">
      <w:pPr>
        <w:rPr>
          <w:del w:id="2404" w:author="Ume Sauda Ghanyani" w:date="2025-10-29T10:02:00Z" w16du:dateUtc="2025-10-29T05:02:00Z"/>
        </w:rPr>
      </w:pPr>
      <w:del w:id="2405" w:author="Ume Sauda Ghanyani" w:date="2025-10-29T10:02:00Z" w16du:dateUtc="2025-10-29T05:02:00Z">
        <w:r w:rsidRPr="00FC772D" w:rsidDel="00521FAB">
          <w:rPr>
            <w:b/>
            <w:bCs/>
          </w:rPr>
          <w:delText>Objective:</w:delText>
        </w:r>
        <w:r w:rsidRPr="00FC772D" w:rsidDel="00521FAB">
          <w:br/>
          <w:delText>Estimate the operational overhead — i.e., how much analyst time is consumed on alerts that turn out to be non-fraudulent.</w:delText>
        </w:r>
      </w:del>
    </w:p>
    <w:p w14:paraId="760CA940" w14:textId="02991268" w:rsidR="00FC772D" w:rsidRPr="00FC772D" w:rsidDel="00521FAB" w:rsidRDefault="00FC772D" w:rsidP="00FC772D">
      <w:pPr>
        <w:rPr>
          <w:del w:id="2406" w:author="Ume Sauda Ghanyani" w:date="2025-10-29T10:02:00Z" w16du:dateUtc="2025-10-29T05:02:00Z"/>
        </w:rPr>
      </w:pPr>
      <w:del w:id="2407" w:author="Ume Sauda Ghanyani" w:date="2025-10-29T10:02:00Z" w16du:dateUtc="2025-10-29T05:02:00Z">
        <w:r w:rsidRPr="00FC772D" w:rsidDel="00521FAB">
          <w:rPr>
            <w:b/>
            <w:bCs/>
          </w:rPr>
          <w:delText>Fields Used:</w:delText>
        </w:r>
      </w:del>
    </w:p>
    <w:p w14:paraId="5EC5F3FC" w14:textId="1F1A1A45" w:rsidR="00FC772D" w:rsidRPr="00FC772D" w:rsidDel="00521FAB" w:rsidRDefault="00FC772D" w:rsidP="0082296D">
      <w:pPr>
        <w:numPr>
          <w:ilvl w:val="0"/>
          <w:numId w:val="88"/>
        </w:numPr>
        <w:rPr>
          <w:del w:id="2408" w:author="Ume Sauda Ghanyani" w:date="2025-10-29T10:02:00Z" w16du:dateUtc="2025-10-29T05:02:00Z"/>
        </w:rPr>
      </w:pPr>
      <w:del w:id="2409" w:author="Ume Sauda Ghanyani" w:date="2025-10-29T10:02:00Z" w16du:dateUtc="2025-10-29T05:02:00Z">
        <w:r w:rsidRPr="00FC772D" w:rsidDel="00521FAB">
          <w:lastRenderedPageBreak/>
          <w:delText>CMS.Audit_Log.performed_at</w:delText>
        </w:r>
      </w:del>
    </w:p>
    <w:p w14:paraId="6B2DEE93" w14:textId="75C0A5C0" w:rsidR="00FC772D" w:rsidRPr="00FC772D" w:rsidDel="00521FAB" w:rsidRDefault="00FC772D" w:rsidP="0082296D">
      <w:pPr>
        <w:numPr>
          <w:ilvl w:val="0"/>
          <w:numId w:val="88"/>
        </w:numPr>
        <w:rPr>
          <w:del w:id="2410" w:author="Ume Sauda Ghanyani" w:date="2025-10-29T10:02:00Z" w16du:dateUtc="2025-10-29T05:02:00Z"/>
        </w:rPr>
      </w:pPr>
      <w:del w:id="2411" w:author="Ume Sauda Ghanyani" w:date="2025-10-29T10:02:00Z" w16du:dateUtc="2025-10-29T05:02:00Z">
        <w:r w:rsidRPr="00FC772D" w:rsidDel="00521FAB">
          <w:delText>CMS.Task.task_status_enum</w:delText>
        </w:r>
      </w:del>
    </w:p>
    <w:p w14:paraId="5C266A0C" w14:textId="73D155DA" w:rsidR="00FC772D" w:rsidRPr="00FC772D" w:rsidDel="00521FAB" w:rsidRDefault="00FC772D" w:rsidP="0082296D">
      <w:pPr>
        <w:numPr>
          <w:ilvl w:val="0"/>
          <w:numId w:val="88"/>
        </w:numPr>
        <w:rPr>
          <w:del w:id="2412" w:author="Ume Sauda Ghanyani" w:date="2025-10-29T10:02:00Z" w16du:dateUtc="2025-10-29T05:02:00Z"/>
        </w:rPr>
      </w:pPr>
      <w:del w:id="2413" w:author="Ume Sauda Ghanyani" w:date="2025-10-29T10:02:00Z" w16du:dateUtc="2025-10-29T05:02:00Z">
        <w:r w:rsidRPr="00FC772D" w:rsidDel="00521FAB">
          <w:delText>CMS.Alerts.alert_status_enum</w:delText>
        </w:r>
      </w:del>
    </w:p>
    <w:p w14:paraId="48BF36E2" w14:textId="2837B68B" w:rsidR="00FC772D" w:rsidRPr="00FC772D" w:rsidDel="00521FAB" w:rsidRDefault="00FC772D" w:rsidP="0082296D">
      <w:pPr>
        <w:numPr>
          <w:ilvl w:val="0"/>
          <w:numId w:val="88"/>
        </w:numPr>
        <w:rPr>
          <w:del w:id="2414" w:author="Ume Sauda Ghanyani" w:date="2025-10-29T10:02:00Z" w16du:dateUtc="2025-10-29T05:02:00Z"/>
        </w:rPr>
      </w:pPr>
      <w:del w:id="2415" w:author="Ume Sauda Ghanyani" w:date="2025-10-29T10:02:00Z" w16du:dateUtc="2025-10-29T05:02:00Z">
        <w:r w:rsidRPr="00FC772D" w:rsidDel="00521FAB">
          <w:delText>CMS.Alerts.alert_id</w:delText>
        </w:r>
      </w:del>
    </w:p>
    <w:p w14:paraId="6AA964D9" w14:textId="7503B3E3" w:rsidR="00FC772D" w:rsidRPr="00FC772D" w:rsidDel="00521FAB" w:rsidRDefault="00FC772D" w:rsidP="00FC772D">
      <w:pPr>
        <w:rPr>
          <w:del w:id="2416" w:author="Ume Sauda Ghanyani" w:date="2025-10-29T10:02:00Z" w16du:dateUtc="2025-10-29T05:02:00Z"/>
        </w:rPr>
      </w:pPr>
      <w:del w:id="2417" w:author="Ume Sauda Ghanyani" w:date="2025-10-29T10:02:00Z" w16du:dateUtc="2025-10-29T05:02:00Z">
        <w:r w:rsidRPr="00FC772D" w:rsidDel="00521FAB">
          <w:rPr>
            <w:b/>
            <w:bCs/>
          </w:rPr>
          <w:delText>Transformation Logic:</w:delText>
        </w:r>
      </w:del>
    </w:p>
    <w:p w14:paraId="7F8ED67C" w14:textId="1AC81490" w:rsidR="00FC772D" w:rsidRPr="00FC772D" w:rsidDel="00521FAB" w:rsidRDefault="00FC772D" w:rsidP="0082296D">
      <w:pPr>
        <w:numPr>
          <w:ilvl w:val="0"/>
          <w:numId w:val="89"/>
        </w:numPr>
        <w:rPr>
          <w:del w:id="2418" w:author="Ume Sauda Ghanyani" w:date="2025-10-29T10:02:00Z" w16du:dateUtc="2025-10-29T05:02:00Z"/>
        </w:rPr>
      </w:pPr>
      <w:del w:id="2419" w:author="Ume Sauda Ghanyani" w:date="2025-10-29T10:02:00Z" w16du:dateUtc="2025-10-29T05:02:00Z">
        <w:r w:rsidRPr="00FC772D" w:rsidDel="00521FAB">
          <w:delText>Identify alerts that ended as “Closed - False Positive”.</w:delText>
        </w:r>
      </w:del>
    </w:p>
    <w:p w14:paraId="25C74457" w14:textId="3BB8FFDE" w:rsidR="00FC772D" w:rsidRPr="00FC772D" w:rsidDel="00521FAB" w:rsidRDefault="00FC772D" w:rsidP="0082296D">
      <w:pPr>
        <w:numPr>
          <w:ilvl w:val="0"/>
          <w:numId w:val="89"/>
        </w:numPr>
        <w:rPr>
          <w:del w:id="2420" w:author="Ume Sauda Ghanyani" w:date="2025-10-29T10:02:00Z" w16du:dateUtc="2025-10-29T05:02:00Z"/>
        </w:rPr>
      </w:pPr>
      <w:del w:id="2421" w:author="Ume Sauda Ghanyani" w:date="2025-10-29T10:02:00Z" w16du:dateUtc="2025-10-29T05:02:00Z">
        <w:r w:rsidRPr="00FC772D" w:rsidDel="00521FAB">
          <w:delText>Calculate time between task start (first Audit entry) and closure.</w:delText>
        </w:r>
      </w:del>
    </w:p>
    <w:p w14:paraId="689589A8" w14:textId="0CB80B82" w:rsidR="00FC772D" w:rsidRPr="00FC772D" w:rsidDel="00521FAB" w:rsidRDefault="00FC772D" w:rsidP="0082296D">
      <w:pPr>
        <w:numPr>
          <w:ilvl w:val="0"/>
          <w:numId w:val="89"/>
        </w:numPr>
        <w:rPr>
          <w:del w:id="2422" w:author="Ume Sauda Ghanyani" w:date="2025-10-29T10:02:00Z" w16du:dateUtc="2025-10-29T05:02:00Z"/>
        </w:rPr>
      </w:pPr>
      <w:del w:id="2423" w:author="Ume Sauda Ghanyani" w:date="2025-10-29T10:02:00Z" w16du:dateUtc="2025-10-29T05:02:00Z">
        <w:r w:rsidRPr="00FC772D" w:rsidDel="00521FAB">
          <w:delText>Average this across all false positives.</w:delText>
        </w:r>
      </w:del>
    </w:p>
    <w:p w14:paraId="7762A867" w14:textId="53FE4FB0" w:rsidR="00FC772D" w:rsidRPr="00FC772D" w:rsidDel="00521FAB" w:rsidRDefault="00FC772D" w:rsidP="00FC772D">
      <w:pPr>
        <w:rPr>
          <w:del w:id="2424" w:author="Ume Sauda Ghanyani" w:date="2025-10-29T10:02:00Z" w16du:dateUtc="2025-10-29T05:02:00Z"/>
        </w:rPr>
      </w:pPr>
      <w:del w:id="2425" w:author="Ume Sauda Ghanyani" w:date="2025-10-29T10:02:00Z" w16du:dateUtc="2025-10-29T05:02:00Z">
        <w:r w:rsidDel="00521FAB">
          <w:rPr>
            <w:b/>
            <w:bCs/>
          </w:rPr>
          <w:delText>Reasoning</w:delText>
        </w:r>
        <w:r w:rsidRPr="00FC772D" w:rsidDel="00521FAB">
          <w:rPr>
            <w:b/>
            <w:bCs/>
          </w:rPr>
          <w:delText>:</w:delText>
        </w:r>
      </w:del>
    </w:p>
    <w:p w14:paraId="1EE376E0" w14:textId="72043BC0" w:rsidR="00FC772D" w:rsidRPr="00FC772D" w:rsidDel="00521FAB" w:rsidRDefault="00FC772D" w:rsidP="0082296D">
      <w:pPr>
        <w:numPr>
          <w:ilvl w:val="0"/>
          <w:numId w:val="90"/>
        </w:numPr>
        <w:rPr>
          <w:del w:id="2426" w:author="Ume Sauda Ghanyani" w:date="2025-10-29T10:02:00Z" w16du:dateUtc="2025-10-29T05:02:00Z"/>
        </w:rPr>
      </w:pPr>
      <w:del w:id="2427" w:author="Ume Sauda Ghanyani" w:date="2025-10-29T10:02:00Z" w16du:dateUtc="2025-10-29T05:02:00Z">
        <w:r w:rsidRPr="00FC772D" w:rsidDel="00521FAB">
          <w:delText>Audit_Log provides actual analyst activity timestamps.</w:delText>
        </w:r>
      </w:del>
    </w:p>
    <w:p w14:paraId="175421CE" w14:textId="55F90C56" w:rsidR="00FC772D" w:rsidRPr="00FC772D" w:rsidDel="00521FAB" w:rsidRDefault="00FC772D" w:rsidP="0082296D">
      <w:pPr>
        <w:numPr>
          <w:ilvl w:val="0"/>
          <w:numId w:val="90"/>
        </w:numPr>
        <w:rPr>
          <w:del w:id="2428" w:author="Ume Sauda Ghanyani" w:date="2025-10-29T10:02:00Z" w16du:dateUtc="2025-10-29T05:02:00Z"/>
        </w:rPr>
      </w:pPr>
      <w:del w:id="2429" w:author="Ume Sauda Ghanyani" w:date="2025-10-29T10:02:00Z" w16du:dateUtc="2025-10-29T05:02:00Z">
        <w:r w:rsidRPr="00FC772D" w:rsidDel="00521FAB">
          <w:delText>This metric converts false positives into measurable operational cost (time).</w:delText>
        </w:r>
      </w:del>
    </w:p>
    <w:p w14:paraId="589AE051" w14:textId="427B6D1C" w:rsidR="00733A69" w:rsidDel="00521FAB" w:rsidRDefault="00733A69" w:rsidP="006154F6">
      <w:pPr>
        <w:pStyle w:val="Heading2"/>
        <w:numPr>
          <w:ilvl w:val="1"/>
          <w:numId w:val="2"/>
        </w:numPr>
        <w:rPr>
          <w:del w:id="2430" w:author="Ume Sauda Ghanyani" w:date="2025-10-29T10:02:00Z" w16du:dateUtc="2025-10-29T05:02:00Z"/>
        </w:rPr>
      </w:pPr>
      <w:bookmarkStart w:id="2431" w:name="_Toc213340899"/>
      <w:bookmarkStart w:id="2432" w:name="_Toc213341088"/>
      <w:del w:id="2433" w:author="Ume Sauda Ghanyani" w:date="2025-10-29T10:02:00Z" w16du:dateUtc="2025-10-29T05:02:00Z">
        <w:r w:rsidDel="00521FAB">
          <w:delText xml:space="preserve">False Negative </w:delText>
        </w:r>
        <w:r w:rsidR="00D37406" w:rsidDel="00521FAB">
          <w:delText>Tracking</w:delText>
        </w:r>
        <w:bookmarkEnd w:id="2431"/>
        <w:bookmarkEnd w:id="2432"/>
      </w:del>
    </w:p>
    <w:p w14:paraId="6191D242" w14:textId="1E289F18" w:rsidR="00D37406" w:rsidDel="00521FAB" w:rsidRDefault="00D37406" w:rsidP="00D37406">
      <w:pPr>
        <w:rPr>
          <w:del w:id="2434" w:author="Ume Sauda Ghanyani" w:date="2025-10-29T10:02:00Z" w16du:dateUtc="2025-10-29T05:02:00Z"/>
        </w:rPr>
      </w:pPr>
      <w:del w:id="2435" w:author="Ume Sauda Ghanyani" w:date="2025-10-29T10:02:00Z" w16du:dateUtc="2025-10-29T05:02:00Z">
        <w:r w:rsidRPr="00D37406" w:rsidDel="00521FAB">
          <w:delText>To track fraud incidents that bypassed the detection engine initially but were later confirmed through downstream review or customer reports, thereby exposing detection coverage gaps.</w:delText>
        </w:r>
      </w:del>
    </w:p>
    <w:p w14:paraId="2BB51FC2" w14:textId="0BD288F3" w:rsidR="00D37406" w:rsidDel="00521FAB" w:rsidRDefault="00D37406" w:rsidP="00D37406">
      <w:pPr>
        <w:pStyle w:val="Heading3"/>
        <w:numPr>
          <w:ilvl w:val="2"/>
          <w:numId w:val="2"/>
        </w:numPr>
        <w:rPr>
          <w:del w:id="2436" w:author="Ume Sauda Ghanyani" w:date="2025-10-29T10:02:00Z" w16du:dateUtc="2025-10-29T05:02:00Z"/>
        </w:rPr>
      </w:pPr>
      <w:bookmarkStart w:id="2437" w:name="_Toc213340900"/>
      <w:bookmarkStart w:id="2438" w:name="_Toc213341089"/>
      <w:del w:id="2439" w:author="Ume Sauda Ghanyani" w:date="2025-10-29T10:02:00Z" w16du:dateUtc="2025-10-29T05:02:00Z">
        <w:r w:rsidDel="00521FAB">
          <w:delText>Data Sources</w:delText>
        </w:r>
        <w:r w:rsidRPr="00B119A8" w:rsidDel="00521FAB">
          <w:delText>:</w:delText>
        </w:r>
        <w:bookmarkEnd w:id="2437"/>
        <w:bookmarkEnd w:id="2438"/>
      </w:del>
    </w:p>
    <w:tbl>
      <w:tblPr>
        <w:tblStyle w:val="GridTable4"/>
        <w:tblW w:w="9420" w:type="dxa"/>
        <w:tblLook w:val="04A0" w:firstRow="1" w:lastRow="0" w:firstColumn="1" w:lastColumn="0" w:noHBand="0" w:noVBand="1"/>
      </w:tblPr>
      <w:tblGrid>
        <w:gridCol w:w="3140"/>
        <w:gridCol w:w="3140"/>
        <w:gridCol w:w="3140"/>
      </w:tblGrid>
      <w:tr w:rsidR="00E77944" w:rsidRPr="00E77944" w:rsidDel="00521FAB" w14:paraId="3B0D2241" w14:textId="0FD82B08" w:rsidTr="00E77944">
        <w:trPr>
          <w:cnfStyle w:val="100000000000" w:firstRow="1" w:lastRow="0" w:firstColumn="0" w:lastColumn="0" w:oddVBand="0" w:evenVBand="0" w:oddHBand="0" w:evenHBand="0" w:firstRowFirstColumn="0" w:firstRowLastColumn="0" w:lastRowFirstColumn="0" w:lastRowLastColumn="0"/>
          <w:trHeight w:val="288"/>
          <w:del w:id="2440"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6067DCA" w14:textId="753AAC53" w:rsidR="00E77944" w:rsidRPr="00E77944" w:rsidDel="00521FAB" w:rsidRDefault="00E77944" w:rsidP="00E77944">
            <w:pPr>
              <w:jc w:val="center"/>
              <w:rPr>
                <w:del w:id="2441" w:author="Ume Sauda Ghanyani" w:date="2025-10-29T10:02:00Z" w16du:dateUtc="2025-10-29T05:02:00Z"/>
                <w:rFonts w:ascii="Aptos Narrow" w:eastAsia="Times New Roman" w:hAnsi="Aptos Narrow" w:cs="Times New Roman"/>
                <w:sz w:val="22"/>
                <w:szCs w:val="22"/>
              </w:rPr>
            </w:pPr>
            <w:del w:id="2442" w:author="Ume Sauda Ghanyani" w:date="2025-10-29T10:02:00Z" w16du:dateUtc="2025-10-29T05:02:00Z">
              <w:r w:rsidRPr="00E77944" w:rsidDel="00521FAB">
                <w:rPr>
                  <w:rFonts w:ascii="Aptos Narrow" w:eastAsia="Times New Roman" w:hAnsi="Aptos Narrow" w:cs="Times New Roman"/>
                  <w:sz w:val="22"/>
                  <w:szCs w:val="22"/>
                </w:rPr>
                <w:delText>Domain</w:delText>
              </w:r>
            </w:del>
          </w:p>
        </w:tc>
        <w:tc>
          <w:tcPr>
            <w:tcW w:w="3140" w:type="dxa"/>
            <w:hideMark/>
          </w:tcPr>
          <w:p w14:paraId="22148B39" w14:textId="69B79438" w:rsidR="00E77944" w:rsidRPr="00E77944" w:rsidDel="00521FAB" w:rsidRDefault="00E77944" w:rsidP="00E77944">
            <w:pPr>
              <w:jc w:val="center"/>
              <w:cnfStyle w:val="100000000000" w:firstRow="1" w:lastRow="0" w:firstColumn="0" w:lastColumn="0" w:oddVBand="0" w:evenVBand="0" w:oddHBand="0" w:evenHBand="0" w:firstRowFirstColumn="0" w:firstRowLastColumn="0" w:lastRowFirstColumn="0" w:lastRowLastColumn="0"/>
              <w:rPr>
                <w:del w:id="2443" w:author="Ume Sauda Ghanyani" w:date="2025-10-29T10:02:00Z" w16du:dateUtc="2025-10-29T05:02:00Z"/>
                <w:rFonts w:ascii="Aptos Narrow" w:eastAsia="Times New Roman" w:hAnsi="Aptos Narrow" w:cs="Times New Roman"/>
                <w:sz w:val="22"/>
                <w:szCs w:val="22"/>
              </w:rPr>
            </w:pPr>
            <w:del w:id="2444" w:author="Ume Sauda Ghanyani" w:date="2025-10-29T10:02:00Z" w16du:dateUtc="2025-10-29T05:02:00Z">
              <w:r w:rsidRPr="00E77944" w:rsidDel="00521FAB">
                <w:rPr>
                  <w:rFonts w:ascii="Aptos Narrow" w:eastAsia="Times New Roman" w:hAnsi="Aptos Narrow" w:cs="Times New Roman"/>
                  <w:sz w:val="22"/>
                  <w:szCs w:val="22"/>
                </w:rPr>
                <w:delText>Tables / Entities Used</w:delText>
              </w:r>
            </w:del>
          </w:p>
        </w:tc>
        <w:tc>
          <w:tcPr>
            <w:tcW w:w="3140" w:type="dxa"/>
            <w:hideMark/>
          </w:tcPr>
          <w:p w14:paraId="092DBF36" w14:textId="13827BE8" w:rsidR="00E77944" w:rsidRPr="00E77944" w:rsidDel="00521FAB" w:rsidRDefault="00E77944" w:rsidP="00E77944">
            <w:pPr>
              <w:jc w:val="center"/>
              <w:cnfStyle w:val="100000000000" w:firstRow="1" w:lastRow="0" w:firstColumn="0" w:lastColumn="0" w:oddVBand="0" w:evenVBand="0" w:oddHBand="0" w:evenHBand="0" w:firstRowFirstColumn="0" w:firstRowLastColumn="0" w:lastRowFirstColumn="0" w:lastRowLastColumn="0"/>
              <w:rPr>
                <w:del w:id="2445" w:author="Ume Sauda Ghanyani" w:date="2025-10-29T10:02:00Z" w16du:dateUtc="2025-10-29T05:02:00Z"/>
                <w:rFonts w:ascii="Aptos Narrow" w:eastAsia="Times New Roman" w:hAnsi="Aptos Narrow" w:cs="Times New Roman"/>
                <w:sz w:val="22"/>
                <w:szCs w:val="22"/>
              </w:rPr>
            </w:pPr>
            <w:del w:id="2446" w:author="Ume Sauda Ghanyani" w:date="2025-10-29T10:02:00Z" w16du:dateUtc="2025-10-29T05:02:00Z">
              <w:r w:rsidRPr="00E77944" w:rsidDel="00521FAB">
                <w:rPr>
                  <w:rFonts w:ascii="Aptos Narrow" w:eastAsia="Times New Roman" w:hAnsi="Aptos Narrow" w:cs="Times New Roman"/>
                  <w:sz w:val="22"/>
                  <w:szCs w:val="22"/>
                </w:rPr>
                <w:delText>Key Join Fields / Relationships</w:delText>
              </w:r>
            </w:del>
          </w:p>
        </w:tc>
      </w:tr>
      <w:tr w:rsidR="00E77944" w:rsidRPr="00E77944" w:rsidDel="00521FAB" w14:paraId="1B5DC2FF" w14:textId="0E59C83A" w:rsidTr="00E77944">
        <w:trPr>
          <w:cnfStyle w:val="000000100000" w:firstRow="0" w:lastRow="0" w:firstColumn="0" w:lastColumn="0" w:oddVBand="0" w:evenVBand="0" w:oddHBand="1" w:evenHBand="0" w:firstRowFirstColumn="0" w:firstRowLastColumn="0" w:lastRowFirstColumn="0" w:lastRowLastColumn="0"/>
          <w:trHeight w:val="552"/>
          <w:del w:id="2447"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01E7F4D4" w14:textId="1D93C8F7" w:rsidR="00E77944" w:rsidRPr="00E77944" w:rsidDel="00521FAB" w:rsidRDefault="00E77944" w:rsidP="00E77944">
            <w:pPr>
              <w:jc w:val="left"/>
              <w:rPr>
                <w:del w:id="2448" w:author="Ume Sauda Ghanyani" w:date="2025-10-29T10:02:00Z" w16du:dateUtc="2025-10-29T05:02:00Z"/>
                <w:rFonts w:ascii="Aptos Narrow" w:eastAsia="Times New Roman" w:hAnsi="Aptos Narrow" w:cs="Times New Roman"/>
                <w:color w:val="000000"/>
                <w:sz w:val="22"/>
                <w:szCs w:val="22"/>
              </w:rPr>
            </w:pPr>
            <w:del w:id="2449" w:author="Ume Sauda Ghanyani" w:date="2025-10-29T10:02:00Z" w16du:dateUtc="2025-10-29T05:02:00Z">
              <w:r w:rsidRPr="00E77944" w:rsidDel="00521FAB">
                <w:rPr>
                  <w:rFonts w:ascii="Aptos Narrow" w:eastAsia="Times New Roman" w:hAnsi="Aptos Narrow" w:cs="Times New Roman"/>
                  <w:color w:val="000000"/>
                  <w:sz w:val="22"/>
                  <w:szCs w:val="22"/>
                </w:rPr>
                <w:delText>Transaction History</w:delText>
              </w:r>
            </w:del>
          </w:p>
        </w:tc>
        <w:tc>
          <w:tcPr>
            <w:tcW w:w="3140" w:type="dxa"/>
            <w:hideMark/>
          </w:tcPr>
          <w:p w14:paraId="3AA81AFE" w14:textId="006DDA68" w:rsidR="00E77944" w:rsidRPr="00E77944" w:rsidDel="00521FAB" w:rsidRDefault="00E77944" w:rsidP="00E77944">
            <w:pPr>
              <w:jc w:val="left"/>
              <w:cnfStyle w:val="000000100000" w:firstRow="0" w:lastRow="0" w:firstColumn="0" w:lastColumn="0" w:oddVBand="0" w:evenVBand="0" w:oddHBand="1" w:evenHBand="0" w:firstRowFirstColumn="0" w:firstRowLastColumn="0" w:lastRowFirstColumn="0" w:lastRowLastColumn="0"/>
              <w:rPr>
                <w:del w:id="2450" w:author="Ume Sauda Ghanyani" w:date="2025-10-29T10:02:00Z" w16du:dateUtc="2025-10-29T05:02:00Z"/>
                <w:rFonts w:ascii="Arial Unicode MS" w:eastAsia="Times New Roman" w:hAnsi="Arial Unicode MS" w:cs="Times New Roman"/>
                <w:color w:val="000000"/>
              </w:rPr>
            </w:pPr>
            <w:del w:id="2451" w:author="Ume Sauda Ghanyani" w:date="2025-10-29T10:02:00Z" w16du:dateUtc="2025-10-29T05:02:00Z">
              <w:r w:rsidRPr="00E77944" w:rsidDel="00521FAB">
                <w:rPr>
                  <w:rFonts w:ascii="Arial Unicode MS" w:eastAsia="Times New Roman" w:hAnsi="Arial Unicode MS" w:cs="Times New Roman"/>
                  <w:color w:val="000000"/>
                </w:rPr>
                <w:delText>transactionHistoryPacs008</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transactionHistoryPacs002</w:delText>
              </w:r>
            </w:del>
          </w:p>
        </w:tc>
        <w:tc>
          <w:tcPr>
            <w:tcW w:w="3140" w:type="dxa"/>
            <w:hideMark/>
          </w:tcPr>
          <w:p w14:paraId="5E206208" w14:textId="0C8CBDCB" w:rsidR="00E77944" w:rsidRPr="00E77944" w:rsidDel="00521FAB" w:rsidRDefault="00E77944" w:rsidP="00E77944">
            <w:pPr>
              <w:jc w:val="left"/>
              <w:cnfStyle w:val="000000100000" w:firstRow="0" w:lastRow="0" w:firstColumn="0" w:lastColumn="0" w:oddVBand="0" w:evenVBand="0" w:oddHBand="1" w:evenHBand="0" w:firstRowFirstColumn="0" w:firstRowLastColumn="0" w:lastRowFirstColumn="0" w:lastRowLastColumn="0"/>
              <w:rPr>
                <w:del w:id="2452" w:author="Ume Sauda Ghanyani" w:date="2025-10-29T10:02:00Z" w16du:dateUtc="2025-10-29T05:02:00Z"/>
                <w:rFonts w:ascii="Arial Unicode MS" w:eastAsia="Times New Roman" w:hAnsi="Arial Unicode MS" w:cs="Times New Roman"/>
                <w:color w:val="000000"/>
              </w:rPr>
            </w:pPr>
            <w:del w:id="2453" w:author="Ume Sauda Ghanyani" w:date="2025-10-29T10:02:00Z" w16du:dateUtc="2025-10-29T05:02:00Z">
              <w:r w:rsidRPr="00E77944" w:rsidDel="00521FAB">
                <w:rPr>
                  <w:rFonts w:ascii="Arial Unicode MS" w:eastAsia="Times New Roman" w:hAnsi="Arial Unicode MS" w:cs="Times New Roman"/>
                  <w:color w:val="000000"/>
                </w:rPr>
                <w:delText>GrpHdr_MsgId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EndToEndId</w:delText>
              </w:r>
            </w:del>
          </w:p>
        </w:tc>
      </w:tr>
      <w:tr w:rsidR="00E77944" w:rsidRPr="00E77944" w:rsidDel="00521FAB" w14:paraId="08233390" w14:textId="57831221" w:rsidTr="00E77944">
        <w:trPr>
          <w:trHeight w:val="552"/>
          <w:del w:id="2454"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70E6E4D" w14:textId="62ABD6A0" w:rsidR="00E77944" w:rsidRPr="00E77944" w:rsidDel="00521FAB" w:rsidRDefault="00E77944" w:rsidP="00E77944">
            <w:pPr>
              <w:jc w:val="left"/>
              <w:rPr>
                <w:del w:id="2455" w:author="Ume Sauda Ghanyani" w:date="2025-10-29T10:02:00Z" w16du:dateUtc="2025-10-29T05:02:00Z"/>
                <w:rFonts w:ascii="Aptos Narrow" w:eastAsia="Times New Roman" w:hAnsi="Aptos Narrow" w:cs="Times New Roman"/>
                <w:color w:val="000000"/>
                <w:sz w:val="22"/>
                <w:szCs w:val="22"/>
              </w:rPr>
            </w:pPr>
            <w:del w:id="2456" w:author="Ume Sauda Ghanyani" w:date="2025-10-29T10:02:00Z" w16du:dateUtc="2025-10-29T05:02:00Z">
              <w:r w:rsidRPr="00E77944" w:rsidDel="00521FAB">
                <w:rPr>
                  <w:rFonts w:ascii="Aptos Narrow" w:eastAsia="Times New Roman" w:hAnsi="Aptos Narrow" w:cs="Times New Roman"/>
                  <w:color w:val="000000"/>
                  <w:sz w:val="22"/>
                  <w:szCs w:val="22"/>
                </w:rPr>
                <w:delText>Detection Engine</w:delText>
              </w:r>
            </w:del>
          </w:p>
        </w:tc>
        <w:tc>
          <w:tcPr>
            <w:tcW w:w="3140" w:type="dxa"/>
            <w:hideMark/>
          </w:tcPr>
          <w:p w14:paraId="7FAA6C9D" w14:textId="72CFB43B" w:rsidR="00E77944" w:rsidRPr="00E77944" w:rsidDel="00521FAB" w:rsidRDefault="00E77944" w:rsidP="00E77944">
            <w:pPr>
              <w:jc w:val="left"/>
              <w:cnfStyle w:val="000000000000" w:firstRow="0" w:lastRow="0" w:firstColumn="0" w:lastColumn="0" w:oddVBand="0" w:evenVBand="0" w:oddHBand="0" w:evenHBand="0" w:firstRowFirstColumn="0" w:firstRowLastColumn="0" w:lastRowFirstColumn="0" w:lastRowLastColumn="0"/>
              <w:rPr>
                <w:del w:id="2457" w:author="Ume Sauda Ghanyani" w:date="2025-10-29T10:02:00Z" w16du:dateUtc="2025-10-29T05:02:00Z"/>
                <w:rFonts w:ascii="Arial Unicode MS" w:eastAsia="Times New Roman" w:hAnsi="Arial Unicode MS" w:cs="Times New Roman"/>
                <w:color w:val="000000"/>
              </w:rPr>
            </w:pPr>
            <w:del w:id="2458" w:author="Ume Sauda Ghanyani" w:date="2025-10-29T10:02:00Z" w16du:dateUtc="2025-10-29T05:02:00Z">
              <w:r w:rsidRPr="00E77944" w:rsidDel="00521FAB">
                <w:rPr>
                  <w:rFonts w:ascii="Arial Unicode MS" w:eastAsia="Times New Roman" w:hAnsi="Arial Unicode MS" w:cs="Times New Roman"/>
                  <w:color w:val="000000"/>
                </w:rPr>
                <w:delText>EvaluationResults.transaction</w:delText>
              </w:r>
            </w:del>
          </w:p>
        </w:tc>
        <w:tc>
          <w:tcPr>
            <w:tcW w:w="3140" w:type="dxa"/>
            <w:hideMark/>
          </w:tcPr>
          <w:p w14:paraId="4815D1EC" w14:textId="44F07346" w:rsidR="00E77944" w:rsidRPr="00E77944" w:rsidDel="00521FAB" w:rsidRDefault="00E77944" w:rsidP="00E77944">
            <w:pPr>
              <w:jc w:val="left"/>
              <w:cnfStyle w:val="000000000000" w:firstRow="0" w:lastRow="0" w:firstColumn="0" w:lastColumn="0" w:oddVBand="0" w:evenVBand="0" w:oddHBand="0" w:evenHBand="0" w:firstRowFirstColumn="0" w:firstRowLastColumn="0" w:lastRowFirstColumn="0" w:lastRowLastColumn="0"/>
              <w:rPr>
                <w:del w:id="2459" w:author="Ume Sauda Ghanyani" w:date="2025-10-29T10:02:00Z" w16du:dateUtc="2025-10-29T05:02:00Z"/>
                <w:rFonts w:ascii="Arial Unicode MS" w:eastAsia="Times New Roman" w:hAnsi="Arial Unicode MS" w:cs="Times New Roman"/>
                <w:color w:val="000000"/>
              </w:rPr>
            </w:pPr>
            <w:del w:id="2460" w:author="Ume Sauda Ghanyani" w:date="2025-10-29T10:02:00Z" w16du:dateUtc="2025-10-29T05:02:00Z">
              <w:r w:rsidRPr="00E77944" w:rsidDel="00521FAB">
                <w:rPr>
                  <w:rFonts w:ascii="Arial Unicode MS" w:eastAsia="Times New Roman" w:hAnsi="Arial Unicode MS" w:cs="Times New Roman"/>
                  <w:color w:val="000000"/>
                </w:rPr>
                <w:delText>transactionID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report_status</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typologyResult_id</w:delText>
              </w:r>
            </w:del>
          </w:p>
        </w:tc>
      </w:tr>
      <w:tr w:rsidR="00E77944" w:rsidRPr="00E77944" w:rsidDel="00521FAB" w14:paraId="3A449182" w14:textId="3BC0C278" w:rsidTr="00E77944">
        <w:trPr>
          <w:cnfStyle w:val="000000100000" w:firstRow="0" w:lastRow="0" w:firstColumn="0" w:lastColumn="0" w:oddVBand="0" w:evenVBand="0" w:oddHBand="1" w:evenHBand="0" w:firstRowFirstColumn="0" w:firstRowLastColumn="0" w:lastRowFirstColumn="0" w:lastRowLastColumn="0"/>
          <w:trHeight w:val="288"/>
          <w:del w:id="2461"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497DD335" w14:textId="7F0C3FC2" w:rsidR="00E77944" w:rsidRPr="00E77944" w:rsidDel="00521FAB" w:rsidRDefault="00E77944" w:rsidP="00E77944">
            <w:pPr>
              <w:jc w:val="left"/>
              <w:rPr>
                <w:del w:id="2462" w:author="Ume Sauda Ghanyani" w:date="2025-10-29T10:02:00Z" w16du:dateUtc="2025-10-29T05:02:00Z"/>
                <w:rFonts w:ascii="Aptos Narrow" w:eastAsia="Times New Roman" w:hAnsi="Aptos Narrow" w:cs="Times New Roman"/>
                <w:color w:val="000000"/>
                <w:sz w:val="22"/>
                <w:szCs w:val="22"/>
              </w:rPr>
            </w:pPr>
            <w:del w:id="2463" w:author="Ume Sauda Ghanyani" w:date="2025-10-29T10:02:00Z" w16du:dateUtc="2025-10-29T05:02:00Z">
              <w:r w:rsidRPr="00E77944" w:rsidDel="00521FAB">
                <w:rPr>
                  <w:rFonts w:ascii="Aptos Narrow" w:eastAsia="Times New Roman" w:hAnsi="Aptos Narrow" w:cs="Times New Roman"/>
                  <w:color w:val="000000"/>
                  <w:sz w:val="22"/>
                  <w:szCs w:val="22"/>
                </w:rPr>
                <w:delText>Case Management</w:delText>
              </w:r>
            </w:del>
          </w:p>
        </w:tc>
        <w:tc>
          <w:tcPr>
            <w:tcW w:w="3140" w:type="dxa"/>
            <w:hideMark/>
          </w:tcPr>
          <w:p w14:paraId="7B1C856C" w14:textId="6F7D47BE" w:rsidR="00E77944" w:rsidRPr="00E77944" w:rsidDel="00521FAB" w:rsidRDefault="00E77944" w:rsidP="00E77944">
            <w:pPr>
              <w:jc w:val="left"/>
              <w:cnfStyle w:val="000000100000" w:firstRow="0" w:lastRow="0" w:firstColumn="0" w:lastColumn="0" w:oddVBand="0" w:evenVBand="0" w:oddHBand="1" w:evenHBand="0" w:firstRowFirstColumn="0" w:firstRowLastColumn="0" w:lastRowFirstColumn="0" w:lastRowLastColumn="0"/>
              <w:rPr>
                <w:del w:id="2464" w:author="Ume Sauda Ghanyani" w:date="2025-10-29T10:02:00Z" w16du:dateUtc="2025-10-29T05:02:00Z"/>
                <w:rFonts w:ascii="Arial Unicode MS" w:eastAsia="Times New Roman" w:hAnsi="Arial Unicode MS" w:cs="Times New Roman"/>
                <w:color w:val="000000"/>
              </w:rPr>
            </w:pPr>
            <w:del w:id="2465" w:author="Ume Sauda Ghanyani" w:date="2025-10-29T10:02:00Z" w16du:dateUtc="2025-10-29T05:02:00Z">
              <w:r w:rsidRPr="00E77944" w:rsidDel="00521FAB">
                <w:rPr>
                  <w:rFonts w:ascii="Arial Unicode MS" w:eastAsia="Times New Roman" w:hAnsi="Arial Unicode MS" w:cs="Times New Roman"/>
                  <w:color w:val="000000"/>
                </w:rPr>
                <w:delText>CMS.Cases</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CMS.Alerts</w:delText>
              </w:r>
            </w:del>
          </w:p>
        </w:tc>
        <w:tc>
          <w:tcPr>
            <w:tcW w:w="3140" w:type="dxa"/>
            <w:hideMark/>
          </w:tcPr>
          <w:p w14:paraId="10377307" w14:textId="61F9806D" w:rsidR="00E77944" w:rsidRPr="00E77944" w:rsidDel="00521FAB" w:rsidRDefault="00E77944" w:rsidP="00E77944">
            <w:pPr>
              <w:jc w:val="left"/>
              <w:cnfStyle w:val="000000100000" w:firstRow="0" w:lastRow="0" w:firstColumn="0" w:lastColumn="0" w:oddVBand="0" w:evenVBand="0" w:oddHBand="1" w:evenHBand="0" w:firstRowFirstColumn="0" w:firstRowLastColumn="0" w:lastRowFirstColumn="0" w:lastRowLastColumn="0"/>
              <w:rPr>
                <w:del w:id="2466" w:author="Ume Sauda Ghanyani" w:date="2025-10-29T10:02:00Z" w16du:dateUtc="2025-10-29T05:02:00Z"/>
                <w:rFonts w:ascii="Arial Unicode MS" w:eastAsia="Times New Roman" w:hAnsi="Arial Unicode MS" w:cs="Times New Roman"/>
                <w:color w:val="000000"/>
              </w:rPr>
            </w:pPr>
            <w:del w:id="2467" w:author="Ume Sauda Ghanyani" w:date="2025-10-29T10:02:00Z" w16du:dateUtc="2025-10-29T05:02:00Z">
              <w:r w:rsidRPr="00E77944" w:rsidDel="00521FAB">
                <w:rPr>
                  <w:rFonts w:ascii="Arial Unicode MS" w:eastAsia="Times New Roman" w:hAnsi="Arial Unicode MS" w:cs="Times New Roman"/>
                  <w:color w:val="000000"/>
                </w:rPr>
                <w:delText>case_id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alert_id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transaction_ref</w:delText>
              </w:r>
            </w:del>
          </w:p>
        </w:tc>
      </w:tr>
      <w:tr w:rsidR="00E77944" w:rsidRPr="00E77944" w:rsidDel="00521FAB" w14:paraId="3FB2344F" w14:textId="4D5EE7EC" w:rsidTr="00E77944">
        <w:trPr>
          <w:trHeight w:val="576"/>
          <w:del w:id="2468"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38F0A61" w14:textId="00110C0B" w:rsidR="00E77944" w:rsidRPr="00E77944" w:rsidDel="00521FAB" w:rsidRDefault="00E77944" w:rsidP="00E77944">
            <w:pPr>
              <w:jc w:val="left"/>
              <w:rPr>
                <w:del w:id="2469" w:author="Ume Sauda Ghanyani" w:date="2025-10-29T10:02:00Z" w16du:dateUtc="2025-10-29T05:02:00Z"/>
                <w:rFonts w:ascii="Aptos Narrow" w:eastAsia="Times New Roman" w:hAnsi="Aptos Narrow" w:cs="Times New Roman"/>
                <w:color w:val="000000"/>
                <w:sz w:val="22"/>
                <w:szCs w:val="22"/>
              </w:rPr>
            </w:pPr>
            <w:del w:id="2470" w:author="Ume Sauda Ghanyani" w:date="2025-10-29T10:02:00Z" w16du:dateUtc="2025-10-29T05:02:00Z">
              <w:r w:rsidRPr="00E77944" w:rsidDel="00521FAB">
                <w:rPr>
                  <w:rFonts w:ascii="Aptos Narrow" w:eastAsia="Times New Roman" w:hAnsi="Aptos Narrow" w:cs="Times New Roman"/>
                  <w:color w:val="000000"/>
                  <w:sz w:val="22"/>
                  <w:szCs w:val="22"/>
                </w:rPr>
                <w:delText>Audit and External Reports</w:delText>
              </w:r>
            </w:del>
          </w:p>
        </w:tc>
        <w:tc>
          <w:tcPr>
            <w:tcW w:w="3140" w:type="dxa"/>
            <w:hideMark/>
          </w:tcPr>
          <w:p w14:paraId="518E297E" w14:textId="451FD388" w:rsidR="00E77944" w:rsidRPr="00E77944" w:rsidDel="00521FAB" w:rsidRDefault="00E77944" w:rsidP="00E77944">
            <w:pPr>
              <w:jc w:val="left"/>
              <w:cnfStyle w:val="000000000000" w:firstRow="0" w:lastRow="0" w:firstColumn="0" w:lastColumn="0" w:oddVBand="0" w:evenVBand="0" w:oddHBand="0" w:evenHBand="0" w:firstRowFirstColumn="0" w:firstRowLastColumn="0" w:lastRowFirstColumn="0" w:lastRowLastColumn="0"/>
              <w:rPr>
                <w:del w:id="2471" w:author="Ume Sauda Ghanyani" w:date="2025-10-29T10:02:00Z" w16du:dateUtc="2025-10-29T05:02:00Z"/>
                <w:rFonts w:ascii="Arial Unicode MS" w:eastAsia="Times New Roman" w:hAnsi="Arial Unicode MS" w:cs="Times New Roman"/>
                <w:color w:val="000000"/>
              </w:rPr>
            </w:pPr>
            <w:del w:id="2472" w:author="Ume Sauda Ghanyani" w:date="2025-10-29T10:02:00Z" w16du:dateUtc="2025-10-29T05:02:00Z">
              <w:r w:rsidRPr="00E77944" w:rsidDel="00521FAB">
                <w:rPr>
                  <w:rFonts w:ascii="Arial Unicode MS" w:eastAsia="Times New Roman" w:hAnsi="Arial Unicode MS" w:cs="Times New Roman"/>
                  <w:color w:val="000000"/>
                </w:rPr>
                <w:delText>CMS.Audit_Log</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CMS.External_Report</w:delText>
              </w:r>
              <w:r w:rsidRPr="00E77944" w:rsidDel="00521FAB">
                <w:rPr>
                  <w:rFonts w:ascii="Aptos Narrow" w:eastAsia="Times New Roman" w:hAnsi="Aptos Narrow" w:cs="Times New Roman"/>
                  <w:color w:val="000000"/>
                  <w:sz w:val="22"/>
                  <w:szCs w:val="22"/>
                </w:rPr>
                <w:delText xml:space="preserve"> (if available)</w:delText>
              </w:r>
            </w:del>
          </w:p>
        </w:tc>
        <w:tc>
          <w:tcPr>
            <w:tcW w:w="3140" w:type="dxa"/>
            <w:hideMark/>
          </w:tcPr>
          <w:p w14:paraId="55DAA329" w14:textId="2CB24071" w:rsidR="00E77944" w:rsidRPr="00E77944" w:rsidDel="00521FAB" w:rsidRDefault="00E77944" w:rsidP="00E77944">
            <w:pPr>
              <w:jc w:val="left"/>
              <w:cnfStyle w:val="000000000000" w:firstRow="0" w:lastRow="0" w:firstColumn="0" w:lastColumn="0" w:oddVBand="0" w:evenVBand="0" w:oddHBand="0" w:evenHBand="0" w:firstRowFirstColumn="0" w:firstRowLastColumn="0" w:lastRowFirstColumn="0" w:lastRowLastColumn="0"/>
              <w:rPr>
                <w:del w:id="2473" w:author="Ume Sauda Ghanyani" w:date="2025-10-29T10:02:00Z" w16du:dateUtc="2025-10-29T05:02:00Z"/>
                <w:rFonts w:ascii="Arial Unicode MS" w:eastAsia="Times New Roman" w:hAnsi="Arial Unicode MS" w:cs="Times New Roman"/>
                <w:color w:val="000000"/>
              </w:rPr>
            </w:pPr>
            <w:del w:id="2474" w:author="Ume Sauda Ghanyani" w:date="2025-10-29T10:02:00Z" w16du:dateUtc="2025-10-29T05:02:00Z">
              <w:r w:rsidRPr="00E77944" w:rsidDel="00521FAB">
                <w:rPr>
                  <w:rFonts w:ascii="Arial Unicode MS" w:eastAsia="Times New Roman" w:hAnsi="Arial Unicode MS" w:cs="Times New Roman"/>
                  <w:color w:val="000000"/>
                </w:rPr>
                <w:delText>entity_id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action_performed</w:delText>
              </w:r>
              <w:r w:rsidRPr="00E77944" w:rsidDel="00521FAB">
                <w:rPr>
                  <w:rFonts w:ascii="Aptos Narrow" w:eastAsia="Times New Roman" w:hAnsi="Aptos Narrow" w:cs="Times New Roman"/>
                  <w:color w:val="000000"/>
                  <w:sz w:val="22"/>
                  <w:szCs w:val="22"/>
                </w:rPr>
                <w:delText xml:space="preserve">, </w:delText>
              </w:r>
              <w:r w:rsidRPr="00E77944" w:rsidDel="00521FAB">
                <w:rPr>
                  <w:rFonts w:ascii="Arial Unicode MS" w:eastAsia="Times New Roman" w:hAnsi="Arial Unicode MS" w:cs="Times New Roman"/>
                  <w:color w:val="000000"/>
                </w:rPr>
                <w:delText>performed_at</w:delText>
              </w:r>
            </w:del>
          </w:p>
        </w:tc>
      </w:tr>
    </w:tbl>
    <w:p w14:paraId="332479E6" w14:textId="4CF41D67" w:rsidR="00D37406" w:rsidDel="00521FAB" w:rsidRDefault="00D37406" w:rsidP="00D37406">
      <w:pPr>
        <w:rPr>
          <w:del w:id="2475" w:author="Ume Sauda Ghanyani" w:date="2025-10-29T10:02:00Z" w16du:dateUtc="2025-10-29T05:02:00Z"/>
        </w:rPr>
      </w:pPr>
    </w:p>
    <w:p w14:paraId="18EB0850" w14:textId="7993A48E" w:rsidR="00E77944" w:rsidDel="00521FAB" w:rsidRDefault="00E77944" w:rsidP="00E77944">
      <w:pPr>
        <w:pStyle w:val="Heading3"/>
        <w:numPr>
          <w:ilvl w:val="2"/>
          <w:numId w:val="2"/>
        </w:numPr>
        <w:rPr>
          <w:del w:id="2476" w:author="Ume Sauda Ghanyani" w:date="2025-10-29T10:02:00Z" w16du:dateUtc="2025-10-29T05:02:00Z"/>
        </w:rPr>
      </w:pPr>
      <w:bookmarkStart w:id="2477" w:name="_Toc213340901"/>
      <w:bookmarkStart w:id="2478" w:name="_Toc213341090"/>
      <w:del w:id="2479" w:author="Ume Sauda Ghanyani" w:date="2025-10-29T10:02:00Z" w16du:dateUtc="2025-10-29T05:02:00Z">
        <w:r w:rsidDel="00521FAB">
          <w:delText>Metrics</w:delText>
        </w:r>
        <w:r w:rsidRPr="00B119A8" w:rsidDel="00521FAB">
          <w:delText>:</w:delText>
        </w:r>
        <w:bookmarkEnd w:id="2477"/>
        <w:bookmarkEnd w:id="2478"/>
      </w:del>
    </w:p>
    <w:p w14:paraId="20875C64" w14:textId="5AB90DB4" w:rsidR="00C95612" w:rsidRPr="00C95612" w:rsidDel="00521FAB" w:rsidRDefault="00C95612" w:rsidP="00C95612">
      <w:pPr>
        <w:rPr>
          <w:del w:id="2480" w:author="Ume Sauda Ghanyani" w:date="2025-10-29T10:02:00Z" w16du:dateUtc="2025-10-29T05:02:00Z"/>
          <w:b/>
          <w:bCs/>
        </w:rPr>
      </w:pPr>
      <w:del w:id="2481" w:author="Ume Sauda Ghanyani" w:date="2025-10-29T10:02:00Z" w16du:dateUtc="2025-10-29T05:02:00Z">
        <w:r w:rsidRPr="00C95612" w:rsidDel="00521FAB">
          <w:rPr>
            <w:b/>
            <w:bCs/>
          </w:rPr>
          <w:delText>Metric 1 — False Negative Rate (FNR)</w:delText>
        </w:r>
      </w:del>
    </w:p>
    <w:p w14:paraId="03F03ECD" w14:textId="432CA529" w:rsidR="00C95612" w:rsidRPr="00C95612" w:rsidDel="00521FAB" w:rsidRDefault="00C95612" w:rsidP="00C95612">
      <w:pPr>
        <w:rPr>
          <w:del w:id="2482" w:author="Ume Sauda Ghanyani" w:date="2025-10-29T10:02:00Z" w16du:dateUtc="2025-10-29T05:02:00Z"/>
        </w:rPr>
      </w:pPr>
      <w:del w:id="2483" w:author="Ume Sauda Ghanyani" w:date="2025-10-29T10:02:00Z" w16du:dateUtc="2025-10-29T05:02:00Z">
        <w:r w:rsidRPr="00C95612" w:rsidDel="00521FAB">
          <w:rPr>
            <w:b/>
            <w:bCs/>
          </w:rPr>
          <w:delText>Objective:</w:delText>
        </w:r>
        <w:r w:rsidRPr="00C95612" w:rsidDel="00521FAB">
          <w:br/>
          <w:delText>Determine the percentage of confirmed fraud cases that were not detected (no alert generated) at transaction time.</w:delText>
        </w:r>
      </w:del>
    </w:p>
    <w:p w14:paraId="32A5E31D" w14:textId="12066C72" w:rsidR="00C95612" w:rsidRPr="00C95612" w:rsidDel="00521FAB" w:rsidRDefault="00C95612" w:rsidP="00C95612">
      <w:pPr>
        <w:rPr>
          <w:del w:id="2484" w:author="Ume Sauda Ghanyani" w:date="2025-10-29T10:02:00Z" w16du:dateUtc="2025-10-29T05:02:00Z"/>
        </w:rPr>
      </w:pPr>
      <w:del w:id="2485" w:author="Ume Sauda Ghanyani" w:date="2025-10-29T10:02:00Z" w16du:dateUtc="2025-10-29T05:02:00Z">
        <w:r w:rsidRPr="00C95612" w:rsidDel="00521FAB">
          <w:rPr>
            <w:b/>
            <w:bCs/>
          </w:rPr>
          <w:delText>Fields Used:</w:delText>
        </w:r>
      </w:del>
    </w:p>
    <w:p w14:paraId="2106A28F" w14:textId="5AC7C15E" w:rsidR="00C95612" w:rsidRPr="00C95612" w:rsidDel="00521FAB" w:rsidRDefault="00C95612" w:rsidP="0082296D">
      <w:pPr>
        <w:numPr>
          <w:ilvl w:val="0"/>
          <w:numId w:val="91"/>
        </w:numPr>
        <w:rPr>
          <w:del w:id="2486" w:author="Ume Sauda Ghanyani" w:date="2025-10-29T10:02:00Z" w16du:dateUtc="2025-10-29T05:02:00Z"/>
        </w:rPr>
      </w:pPr>
      <w:del w:id="2487" w:author="Ume Sauda Ghanyani" w:date="2025-10-29T10:02:00Z" w16du:dateUtc="2025-10-29T05:02:00Z">
        <w:r w:rsidRPr="00C95612" w:rsidDel="00521FAB">
          <w:delText>CMS.Cases.case_id</w:delText>
        </w:r>
      </w:del>
    </w:p>
    <w:p w14:paraId="16970551" w14:textId="35331BC7" w:rsidR="00C95612" w:rsidRPr="00C95612" w:rsidDel="00521FAB" w:rsidRDefault="00C95612" w:rsidP="0082296D">
      <w:pPr>
        <w:numPr>
          <w:ilvl w:val="0"/>
          <w:numId w:val="91"/>
        </w:numPr>
        <w:rPr>
          <w:del w:id="2488" w:author="Ume Sauda Ghanyani" w:date="2025-10-29T10:02:00Z" w16du:dateUtc="2025-10-29T05:02:00Z"/>
        </w:rPr>
      </w:pPr>
      <w:del w:id="2489" w:author="Ume Sauda Ghanyani" w:date="2025-10-29T10:02:00Z" w16du:dateUtc="2025-10-29T05:02:00Z">
        <w:r w:rsidRPr="00C95612" w:rsidDel="00521FAB">
          <w:delText>CMS.Cases.case_status_enum</w:delText>
        </w:r>
      </w:del>
    </w:p>
    <w:p w14:paraId="3AB3C533" w14:textId="738B8022" w:rsidR="00C95612" w:rsidRPr="00C95612" w:rsidDel="00521FAB" w:rsidRDefault="00C95612" w:rsidP="0082296D">
      <w:pPr>
        <w:numPr>
          <w:ilvl w:val="0"/>
          <w:numId w:val="91"/>
        </w:numPr>
        <w:rPr>
          <w:del w:id="2490" w:author="Ume Sauda Ghanyani" w:date="2025-10-29T10:02:00Z" w16du:dateUtc="2025-10-29T05:02:00Z"/>
        </w:rPr>
      </w:pPr>
      <w:del w:id="2491" w:author="Ume Sauda Ghanyani" w:date="2025-10-29T10:02:00Z" w16du:dateUtc="2025-10-29T05:02:00Z">
        <w:r w:rsidRPr="00C95612" w:rsidDel="00521FAB">
          <w:lastRenderedPageBreak/>
          <w:delText>CMS.Alerts.alert_id</w:delText>
        </w:r>
      </w:del>
    </w:p>
    <w:p w14:paraId="1DA10807" w14:textId="55B3F843" w:rsidR="00C95612" w:rsidRPr="00C95612" w:rsidDel="00521FAB" w:rsidRDefault="00C95612" w:rsidP="0082296D">
      <w:pPr>
        <w:numPr>
          <w:ilvl w:val="0"/>
          <w:numId w:val="91"/>
        </w:numPr>
        <w:rPr>
          <w:del w:id="2492" w:author="Ume Sauda Ghanyani" w:date="2025-10-29T10:02:00Z" w16du:dateUtc="2025-10-29T05:02:00Z"/>
        </w:rPr>
      </w:pPr>
      <w:del w:id="2493" w:author="Ume Sauda Ghanyani" w:date="2025-10-29T10:02:00Z" w16du:dateUtc="2025-10-29T05:02:00Z">
        <w:r w:rsidRPr="00C95612" w:rsidDel="00521FAB">
          <w:delText>EvaluationResults.transactionID</w:delText>
        </w:r>
      </w:del>
    </w:p>
    <w:p w14:paraId="45BDA77F" w14:textId="08E45F69" w:rsidR="00C95612" w:rsidRPr="00C95612" w:rsidDel="00521FAB" w:rsidRDefault="00C95612" w:rsidP="00C95612">
      <w:pPr>
        <w:rPr>
          <w:del w:id="2494" w:author="Ume Sauda Ghanyani" w:date="2025-10-29T10:02:00Z" w16du:dateUtc="2025-10-29T05:02:00Z"/>
        </w:rPr>
      </w:pPr>
      <w:del w:id="2495" w:author="Ume Sauda Ghanyani" w:date="2025-10-29T10:02:00Z" w16du:dateUtc="2025-10-29T05:02:00Z">
        <w:r w:rsidRPr="00C95612" w:rsidDel="00521FAB">
          <w:rPr>
            <w:b/>
            <w:bCs/>
          </w:rPr>
          <w:delText>Transformation Logic:</w:delText>
        </w:r>
      </w:del>
    </w:p>
    <w:p w14:paraId="17CF7A65" w14:textId="26612D09" w:rsidR="00C95612" w:rsidRPr="00C95612" w:rsidDel="00521FAB" w:rsidRDefault="00C95612" w:rsidP="0082296D">
      <w:pPr>
        <w:numPr>
          <w:ilvl w:val="0"/>
          <w:numId w:val="92"/>
        </w:numPr>
        <w:rPr>
          <w:del w:id="2496" w:author="Ume Sauda Ghanyani" w:date="2025-10-29T10:02:00Z" w16du:dateUtc="2025-10-29T05:02:00Z"/>
        </w:rPr>
      </w:pPr>
      <w:del w:id="2497" w:author="Ume Sauda Ghanyani" w:date="2025-10-29T10:02:00Z" w16du:dateUtc="2025-10-29T05:02:00Z">
        <w:r w:rsidRPr="00C95612" w:rsidDel="00521FAB">
          <w:delText>Identify confirmed fraud cases (case_status_enum = 'Closed - Confirmed Fraud').</w:delText>
        </w:r>
      </w:del>
    </w:p>
    <w:p w14:paraId="0D974492" w14:textId="7AF286A3" w:rsidR="00C95612" w:rsidRPr="00C95612" w:rsidDel="00521FAB" w:rsidRDefault="00C95612" w:rsidP="0082296D">
      <w:pPr>
        <w:numPr>
          <w:ilvl w:val="0"/>
          <w:numId w:val="92"/>
        </w:numPr>
        <w:rPr>
          <w:del w:id="2498" w:author="Ume Sauda Ghanyani" w:date="2025-10-29T10:02:00Z" w16du:dateUtc="2025-10-29T05:02:00Z"/>
        </w:rPr>
      </w:pPr>
      <w:del w:id="2499" w:author="Ume Sauda Ghanyani" w:date="2025-10-29T10:02:00Z" w16du:dateUtc="2025-10-29T05:02:00Z">
        <w:r w:rsidRPr="00C95612" w:rsidDel="00521FAB">
          <w:delText>Determine which of those cases have no linked alert or detection record.</w:delText>
        </w:r>
      </w:del>
    </w:p>
    <w:p w14:paraId="7F2E3A46" w14:textId="167E9B23" w:rsidR="00C95612" w:rsidRPr="00C95612" w:rsidDel="00521FAB" w:rsidRDefault="00C95612" w:rsidP="0082296D">
      <w:pPr>
        <w:numPr>
          <w:ilvl w:val="0"/>
          <w:numId w:val="92"/>
        </w:numPr>
        <w:rPr>
          <w:del w:id="2500" w:author="Ume Sauda Ghanyani" w:date="2025-10-29T10:02:00Z" w16du:dateUtc="2025-10-29T05:02:00Z"/>
        </w:rPr>
      </w:pPr>
      <w:del w:id="2501" w:author="Ume Sauda Ghanyani" w:date="2025-10-29T10:02:00Z" w16du:dateUtc="2025-10-29T05:02:00Z">
        <w:r w:rsidRPr="00C95612" w:rsidDel="00521FAB">
          <w:delText>Divide the number of such missed cases by total confirmed fraud cases.</w:delText>
        </w:r>
      </w:del>
    </w:p>
    <w:p w14:paraId="4BDD1DD2" w14:textId="2E614796" w:rsidR="00C95612" w:rsidRPr="00C95612" w:rsidDel="00521FAB" w:rsidRDefault="00C95612" w:rsidP="00C95612">
      <w:pPr>
        <w:rPr>
          <w:del w:id="2502" w:author="Ume Sauda Ghanyani" w:date="2025-10-29T10:02:00Z" w16du:dateUtc="2025-10-29T05:02:00Z"/>
        </w:rPr>
      </w:pPr>
      <w:del w:id="2503" w:author="Ume Sauda Ghanyani" w:date="2025-10-29T10:02:00Z" w16du:dateUtc="2025-10-29T05:02:00Z">
        <w:r w:rsidDel="00521FAB">
          <w:rPr>
            <w:b/>
            <w:bCs/>
          </w:rPr>
          <w:delText>Reasoning</w:delText>
        </w:r>
        <w:r w:rsidRPr="00C95612" w:rsidDel="00521FAB">
          <w:rPr>
            <w:b/>
            <w:bCs/>
          </w:rPr>
          <w:delText>:</w:delText>
        </w:r>
      </w:del>
    </w:p>
    <w:p w14:paraId="7CCDD0DC" w14:textId="51C980FF" w:rsidR="00C95612" w:rsidRPr="00C95612" w:rsidDel="00521FAB" w:rsidRDefault="00C95612" w:rsidP="0082296D">
      <w:pPr>
        <w:numPr>
          <w:ilvl w:val="0"/>
          <w:numId w:val="93"/>
        </w:numPr>
        <w:rPr>
          <w:del w:id="2504" w:author="Ume Sauda Ghanyani" w:date="2025-10-29T10:02:00Z" w16du:dateUtc="2025-10-29T05:02:00Z"/>
        </w:rPr>
      </w:pPr>
      <w:del w:id="2505" w:author="Ume Sauda Ghanyani" w:date="2025-10-29T10:02:00Z" w16du:dateUtc="2025-10-29T05:02:00Z">
        <w:r w:rsidRPr="00C95612" w:rsidDel="00521FAB">
          <w:delText xml:space="preserve">alert_id IS NULL directly identifies cases with </w:delText>
        </w:r>
        <w:r w:rsidRPr="00C95612" w:rsidDel="00521FAB">
          <w:rPr>
            <w:b/>
            <w:bCs/>
          </w:rPr>
          <w:delText>no prior system alert</w:delText>
        </w:r>
        <w:r w:rsidRPr="00C95612" w:rsidDel="00521FAB">
          <w:delText>.</w:delText>
        </w:r>
      </w:del>
    </w:p>
    <w:p w14:paraId="7ED28460" w14:textId="0D53D7E4" w:rsidR="00C95612" w:rsidRPr="00C95612" w:rsidDel="00521FAB" w:rsidRDefault="00C95612" w:rsidP="0082296D">
      <w:pPr>
        <w:numPr>
          <w:ilvl w:val="0"/>
          <w:numId w:val="93"/>
        </w:numPr>
        <w:rPr>
          <w:del w:id="2506" w:author="Ume Sauda Ghanyani" w:date="2025-10-29T10:02:00Z" w16du:dateUtc="2025-10-29T05:02:00Z"/>
        </w:rPr>
      </w:pPr>
      <w:del w:id="2507" w:author="Ume Sauda Ghanyani" w:date="2025-10-29T10:02:00Z" w16du:dateUtc="2025-10-29T05:02:00Z">
        <w:r w:rsidRPr="00C95612" w:rsidDel="00521FAB">
          <w:delText>Restricting confirmed fraud ensures accuracy (only validated misses).</w:delText>
        </w:r>
      </w:del>
    </w:p>
    <w:p w14:paraId="0B527790" w14:textId="35573A5F" w:rsidR="00967A59" w:rsidRPr="00967A59" w:rsidDel="00521FAB" w:rsidRDefault="00967A59" w:rsidP="00967A59">
      <w:pPr>
        <w:rPr>
          <w:del w:id="2508" w:author="Ume Sauda Ghanyani" w:date="2025-10-29T10:02:00Z" w16du:dateUtc="2025-10-29T05:02:00Z"/>
          <w:b/>
          <w:bCs/>
        </w:rPr>
      </w:pPr>
      <w:del w:id="2509" w:author="Ume Sauda Ghanyani" w:date="2025-10-29T10:02:00Z" w16du:dateUtc="2025-10-29T05:02:00Z">
        <w:r w:rsidRPr="00967A59" w:rsidDel="00521FAB">
          <w:rPr>
            <w:b/>
            <w:bCs/>
          </w:rPr>
          <w:delText>Metric 2 — Missed Fraud Cases (Absolute Count)</w:delText>
        </w:r>
      </w:del>
    </w:p>
    <w:p w14:paraId="75C18E40" w14:textId="4BF559EF" w:rsidR="00967A59" w:rsidRPr="00967A59" w:rsidDel="00521FAB" w:rsidRDefault="00967A59" w:rsidP="00967A59">
      <w:pPr>
        <w:rPr>
          <w:del w:id="2510" w:author="Ume Sauda Ghanyani" w:date="2025-10-29T10:02:00Z" w16du:dateUtc="2025-10-29T05:02:00Z"/>
        </w:rPr>
      </w:pPr>
      <w:del w:id="2511" w:author="Ume Sauda Ghanyani" w:date="2025-10-29T10:02:00Z" w16du:dateUtc="2025-10-29T05:02:00Z">
        <w:r w:rsidRPr="00967A59" w:rsidDel="00521FAB">
          <w:rPr>
            <w:b/>
            <w:bCs/>
          </w:rPr>
          <w:delText>Objective:</w:delText>
        </w:r>
        <w:r w:rsidRPr="00967A59" w:rsidDel="00521FAB">
          <w:br/>
          <w:delText>Quantify the total number of confirmed fraud cases the system failed to flag.</w:delText>
        </w:r>
      </w:del>
    </w:p>
    <w:p w14:paraId="1D7B1D45" w14:textId="623710A0" w:rsidR="00967A59" w:rsidRPr="00967A59" w:rsidDel="00521FAB" w:rsidRDefault="00967A59" w:rsidP="00967A59">
      <w:pPr>
        <w:rPr>
          <w:del w:id="2512" w:author="Ume Sauda Ghanyani" w:date="2025-10-29T10:02:00Z" w16du:dateUtc="2025-10-29T05:02:00Z"/>
        </w:rPr>
      </w:pPr>
      <w:del w:id="2513" w:author="Ume Sauda Ghanyani" w:date="2025-10-29T10:02:00Z" w16du:dateUtc="2025-10-29T05:02:00Z">
        <w:r w:rsidRPr="00967A59" w:rsidDel="00521FAB">
          <w:rPr>
            <w:b/>
            <w:bCs/>
          </w:rPr>
          <w:delText>Fields Used:</w:delText>
        </w:r>
      </w:del>
    </w:p>
    <w:p w14:paraId="171EA8D3" w14:textId="279EB67A" w:rsidR="00967A59" w:rsidRPr="00967A59" w:rsidDel="00521FAB" w:rsidRDefault="00967A59" w:rsidP="0082296D">
      <w:pPr>
        <w:numPr>
          <w:ilvl w:val="0"/>
          <w:numId w:val="94"/>
        </w:numPr>
        <w:rPr>
          <w:del w:id="2514" w:author="Ume Sauda Ghanyani" w:date="2025-10-29T10:02:00Z" w16du:dateUtc="2025-10-29T05:02:00Z"/>
        </w:rPr>
      </w:pPr>
      <w:del w:id="2515" w:author="Ume Sauda Ghanyani" w:date="2025-10-29T10:02:00Z" w16du:dateUtc="2025-10-29T05:02:00Z">
        <w:r w:rsidRPr="00967A59" w:rsidDel="00521FAB">
          <w:delText>CMS.Cases.case_id</w:delText>
        </w:r>
      </w:del>
    </w:p>
    <w:p w14:paraId="0E3F6871" w14:textId="21C8EBDA" w:rsidR="00967A59" w:rsidRPr="00967A59" w:rsidDel="00521FAB" w:rsidRDefault="00967A59" w:rsidP="0082296D">
      <w:pPr>
        <w:numPr>
          <w:ilvl w:val="0"/>
          <w:numId w:val="94"/>
        </w:numPr>
        <w:rPr>
          <w:del w:id="2516" w:author="Ume Sauda Ghanyani" w:date="2025-10-29T10:02:00Z" w16du:dateUtc="2025-10-29T05:02:00Z"/>
        </w:rPr>
      </w:pPr>
      <w:del w:id="2517" w:author="Ume Sauda Ghanyani" w:date="2025-10-29T10:02:00Z" w16du:dateUtc="2025-10-29T05:02:00Z">
        <w:r w:rsidRPr="00967A59" w:rsidDel="00521FAB">
          <w:delText>CMS.Alerts.alert_id</w:delText>
        </w:r>
      </w:del>
    </w:p>
    <w:p w14:paraId="31967CF6" w14:textId="693F70DC" w:rsidR="00967A59" w:rsidRPr="00967A59" w:rsidDel="00521FAB" w:rsidRDefault="00967A59" w:rsidP="0082296D">
      <w:pPr>
        <w:numPr>
          <w:ilvl w:val="0"/>
          <w:numId w:val="94"/>
        </w:numPr>
        <w:rPr>
          <w:del w:id="2518" w:author="Ume Sauda Ghanyani" w:date="2025-10-29T10:02:00Z" w16du:dateUtc="2025-10-29T05:02:00Z"/>
        </w:rPr>
      </w:pPr>
      <w:del w:id="2519" w:author="Ume Sauda Ghanyani" w:date="2025-10-29T10:02:00Z" w16du:dateUtc="2025-10-29T05:02:00Z">
        <w:r w:rsidRPr="00967A59" w:rsidDel="00521FAB">
          <w:delText>CMS.Cases.case_status_enum</w:delText>
        </w:r>
      </w:del>
    </w:p>
    <w:p w14:paraId="7544AEE6" w14:textId="52EEC982" w:rsidR="00967A59" w:rsidRPr="00967A59" w:rsidDel="00521FAB" w:rsidRDefault="00967A59" w:rsidP="0082296D">
      <w:pPr>
        <w:numPr>
          <w:ilvl w:val="0"/>
          <w:numId w:val="94"/>
        </w:numPr>
        <w:rPr>
          <w:del w:id="2520" w:author="Ume Sauda Ghanyani" w:date="2025-10-29T10:02:00Z" w16du:dateUtc="2025-10-29T05:02:00Z"/>
        </w:rPr>
      </w:pPr>
      <w:del w:id="2521" w:author="Ume Sauda Ghanyani" w:date="2025-10-29T10:02:00Z" w16du:dateUtc="2025-10-29T05:02:00Z">
        <w:r w:rsidRPr="00967A59" w:rsidDel="00521FAB">
          <w:delText>CMS.Cases.created_at</w:delText>
        </w:r>
      </w:del>
    </w:p>
    <w:p w14:paraId="66F69CF9" w14:textId="21AECB74" w:rsidR="00967A59" w:rsidRPr="00967A59" w:rsidDel="00521FAB" w:rsidRDefault="00967A59" w:rsidP="00967A59">
      <w:pPr>
        <w:rPr>
          <w:del w:id="2522" w:author="Ume Sauda Ghanyani" w:date="2025-10-29T10:02:00Z" w16du:dateUtc="2025-10-29T05:02:00Z"/>
        </w:rPr>
      </w:pPr>
      <w:del w:id="2523" w:author="Ume Sauda Ghanyani" w:date="2025-10-29T10:02:00Z" w16du:dateUtc="2025-10-29T05:02:00Z">
        <w:r w:rsidRPr="00967A59" w:rsidDel="00521FAB">
          <w:rPr>
            <w:b/>
            <w:bCs/>
          </w:rPr>
          <w:delText>Transformation Logic:</w:delText>
        </w:r>
      </w:del>
    </w:p>
    <w:p w14:paraId="1DF0DA32" w14:textId="613AECD3" w:rsidR="00967A59" w:rsidRPr="00967A59" w:rsidDel="00521FAB" w:rsidRDefault="00967A59" w:rsidP="0082296D">
      <w:pPr>
        <w:numPr>
          <w:ilvl w:val="0"/>
          <w:numId w:val="95"/>
        </w:numPr>
        <w:rPr>
          <w:del w:id="2524" w:author="Ume Sauda Ghanyani" w:date="2025-10-29T10:02:00Z" w16du:dateUtc="2025-10-29T05:02:00Z"/>
        </w:rPr>
      </w:pPr>
      <w:del w:id="2525" w:author="Ume Sauda Ghanyani" w:date="2025-10-29T10:02:00Z" w16du:dateUtc="2025-10-29T05:02:00Z">
        <w:r w:rsidRPr="00967A59" w:rsidDel="00521FAB">
          <w:delText>Count all confirmed fraud cases with no corresponding alert.</w:delText>
        </w:r>
      </w:del>
    </w:p>
    <w:p w14:paraId="3BEF6C8F" w14:textId="0287B591" w:rsidR="00967A59" w:rsidRPr="00967A59" w:rsidDel="00521FAB" w:rsidRDefault="00967A59" w:rsidP="0082296D">
      <w:pPr>
        <w:numPr>
          <w:ilvl w:val="0"/>
          <w:numId w:val="95"/>
        </w:numPr>
        <w:rPr>
          <w:del w:id="2526" w:author="Ume Sauda Ghanyani" w:date="2025-10-29T10:02:00Z" w16du:dateUtc="2025-10-29T05:02:00Z"/>
        </w:rPr>
      </w:pPr>
      <w:del w:id="2527" w:author="Ume Sauda Ghanyani" w:date="2025-10-29T10:02:00Z" w16du:dateUtc="2025-10-29T05:02:00Z">
        <w:r w:rsidRPr="00967A59" w:rsidDel="00521FAB">
          <w:delText>Group by month/quarter for trend analysis.</w:delText>
        </w:r>
      </w:del>
    </w:p>
    <w:p w14:paraId="58383EC3" w14:textId="4C565D3F" w:rsidR="00967A59" w:rsidRPr="00967A59" w:rsidDel="00521FAB" w:rsidRDefault="00967A59" w:rsidP="00967A59">
      <w:pPr>
        <w:rPr>
          <w:del w:id="2528" w:author="Ume Sauda Ghanyani" w:date="2025-10-29T10:02:00Z" w16du:dateUtc="2025-10-29T05:02:00Z"/>
        </w:rPr>
      </w:pPr>
      <w:del w:id="2529" w:author="Ume Sauda Ghanyani" w:date="2025-10-29T10:02:00Z" w16du:dateUtc="2025-10-29T05:02:00Z">
        <w:r w:rsidDel="00521FAB">
          <w:rPr>
            <w:b/>
            <w:bCs/>
          </w:rPr>
          <w:delText>Reasoning</w:delText>
        </w:r>
        <w:r w:rsidRPr="00967A59" w:rsidDel="00521FAB">
          <w:rPr>
            <w:b/>
            <w:bCs/>
          </w:rPr>
          <w:delText>:</w:delText>
        </w:r>
      </w:del>
    </w:p>
    <w:p w14:paraId="00CCA486" w14:textId="2C558CFB" w:rsidR="00967A59" w:rsidRPr="00967A59" w:rsidDel="00521FAB" w:rsidRDefault="65586CE3" w:rsidP="0082296D">
      <w:pPr>
        <w:numPr>
          <w:ilvl w:val="0"/>
          <w:numId w:val="96"/>
        </w:numPr>
        <w:rPr>
          <w:del w:id="2530" w:author="Ume Sauda Ghanyani" w:date="2025-10-29T10:02:00Z" w16du:dateUtc="2025-10-29T05:02:00Z"/>
        </w:rPr>
      </w:pPr>
      <w:del w:id="2531" w:author="Ume Sauda Ghanyani" w:date="2025-10-29T10:02:00Z" w16du:dateUtc="2025-10-29T05:02:00Z">
        <w:r w:rsidDel="00521FAB">
          <w:delText>Combines case confirmation with absence of detection, giving a</w:delText>
        </w:r>
        <w:commentRangeStart w:id="2532"/>
        <w:r w:rsidDel="00521FAB">
          <w:delText xml:space="preserve"> tangible count of misses</w:delText>
        </w:r>
        <w:commentRangeEnd w:id="2532"/>
        <w:r w:rsidR="00967A59" w:rsidDel="00521FAB">
          <w:rPr>
            <w:rStyle w:val="CommentReference"/>
          </w:rPr>
          <w:commentReference w:id="2532"/>
        </w:r>
        <w:r w:rsidDel="00521FAB">
          <w:delText>.</w:delText>
        </w:r>
      </w:del>
    </w:p>
    <w:p w14:paraId="45D04873" w14:textId="63C7F38B" w:rsidR="00967A59" w:rsidRPr="00967A59" w:rsidDel="00521FAB" w:rsidRDefault="00967A59" w:rsidP="0082296D">
      <w:pPr>
        <w:numPr>
          <w:ilvl w:val="0"/>
          <w:numId w:val="96"/>
        </w:numPr>
        <w:rPr>
          <w:del w:id="2533" w:author="Ume Sauda Ghanyani" w:date="2025-10-29T10:02:00Z" w16du:dateUtc="2025-10-29T05:02:00Z"/>
        </w:rPr>
      </w:pPr>
      <w:del w:id="2534" w:author="Ume Sauda Ghanyani" w:date="2025-10-29T10:02:00Z" w16du:dateUtc="2025-10-29T05:02:00Z">
        <w:r w:rsidRPr="00967A59" w:rsidDel="00521FAB">
          <w:delText>Time-based grouping helps analyze coverage improvement over time.</w:delText>
        </w:r>
      </w:del>
    </w:p>
    <w:p w14:paraId="4B9C4E7F" w14:textId="08D6FC15" w:rsidR="00967A59" w:rsidDel="00521FAB" w:rsidRDefault="00967A59" w:rsidP="00967A59">
      <w:pPr>
        <w:rPr>
          <w:del w:id="2535" w:author="Ume Sauda Ghanyani" w:date="2025-10-29T10:02:00Z" w16du:dateUtc="2025-10-29T05:02:00Z"/>
          <w:b/>
          <w:bCs/>
        </w:rPr>
      </w:pPr>
    </w:p>
    <w:p w14:paraId="6D9196D6" w14:textId="77A6E58E" w:rsidR="00967A59" w:rsidRPr="00967A59" w:rsidDel="00521FAB" w:rsidRDefault="00967A59" w:rsidP="00967A59">
      <w:pPr>
        <w:rPr>
          <w:del w:id="2536" w:author="Ume Sauda Ghanyani" w:date="2025-10-29T10:02:00Z" w16du:dateUtc="2025-10-29T05:02:00Z"/>
          <w:b/>
          <w:bCs/>
        </w:rPr>
      </w:pPr>
      <w:del w:id="2537" w:author="Ume Sauda Ghanyani" w:date="2025-10-29T10:02:00Z" w16du:dateUtc="2025-10-29T05:02:00Z">
        <w:r w:rsidRPr="00967A59" w:rsidDel="00521FAB">
          <w:rPr>
            <w:b/>
            <w:bCs/>
          </w:rPr>
          <w:delText>Metric 3 — Detection Coverage Ratio</w:delText>
        </w:r>
      </w:del>
    </w:p>
    <w:p w14:paraId="055487A2" w14:textId="2F0EF7ED" w:rsidR="00967A59" w:rsidRPr="00967A59" w:rsidDel="00521FAB" w:rsidRDefault="00967A59" w:rsidP="00967A59">
      <w:pPr>
        <w:rPr>
          <w:del w:id="2538" w:author="Ume Sauda Ghanyani" w:date="2025-10-29T10:02:00Z" w16du:dateUtc="2025-10-29T05:02:00Z"/>
        </w:rPr>
      </w:pPr>
      <w:del w:id="2539" w:author="Ume Sauda Ghanyani" w:date="2025-10-29T10:02:00Z" w16du:dateUtc="2025-10-29T05:02:00Z">
        <w:r w:rsidRPr="00967A59" w:rsidDel="00521FAB">
          <w:rPr>
            <w:b/>
            <w:bCs/>
          </w:rPr>
          <w:delText>Objective:</w:delText>
        </w:r>
        <w:r w:rsidRPr="00967A59" w:rsidDel="00521FAB">
          <w:br/>
          <w:delText xml:space="preserve">Measure the overall detection coverage — the proportion of confirmed fraud cases that </w:delText>
        </w:r>
        <w:r w:rsidRPr="00967A59" w:rsidDel="00521FAB">
          <w:rPr>
            <w:i/>
            <w:iCs/>
          </w:rPr>
          <w:delText>were</w:delText>
        </w:r>
        <w:r w:rsidRPr="00967A59" w:rsidDel="00521FAB">
          <w:delText xml:space="preserve"> caught by the system before confirmation.</w:delText>
        </w:r>
      </w:del>
    </w:p>
    <w:p w14:paraId="16E3F6F2" w14:textId="6E41A82C" w:rsidR="00967A59" w:rsidRPr="00967A59" w:rsidDel="00521FAB" w:rsidRDefault="00967A59" w:rsidP="00967A59">
      <w:pPr>
        <w:rPr>
          <w:del w:id="2540" w:author="Ume Sauda Ghanyani" w:date="2025-10-29T10:02:00Z" w16du:dateUtc="2025-10-29T05:02:00Z"/>
        </w:rPr>
      </w:pPr>
      <w:del w:id="2541" w:author="Ume Sauda Ghanyani" w:date="2025-10-29T10:02:00Z" w16du:dateUtc="2025-10-29T05:02:00Z">
        <w:r w:rsidRPr="00967A59" w:rsidDel="00521FAB">
          <w:rPr>
            <w:b/>
            <w:bCs/>
          </w:rPr>
          <w:delText>Fields Used:</w:delText>
        </w:r>
      </w:del>
    </w:p>
    <w:p w14:paraId="42855205" w14:textId="3A51BA77" w:rsidR="00967A59" w:rsidRPr="00967A59" w:rsidDel="00521FAB" w:rsidRDefault="00967A59" w:rsidP="0082296D">
      <w:pPr>
        <w:numPr>
          <w:ilvl w:val="0"/>
          <w:numId w:val="97"/>
        </w:numPr>
        <w:rPr>
          <w:del w:id="2542" w:author="Ume Sauda Ghanyani" w:date="2025-10-29T10:02:00Z" w16du:dateUtc="2025-10-29T05:02:00Z"/>
        </w:rPr>
      </w:pPr>
      <w:del w:id="2543" w:author="Ume Sauda Ghanyani" w:date="2025-10-29T10:02:00Z" w16du:dateUtc="2025-10-29T05:02:00Z">
        <w:r w:rsidRPr="00967A59" w:rsidDel="00521FAB">
          <w:lastRenderedPageBreak/>
          <w:delText>CMS.Cases.case_id</w:delText>
        </w:r>
      </w:del>
    </w:p>
    <w:p w14:paraId="0FA854D3" w14:textId="66D4E1EE" w:rsidR="00967A59" w:rsidRPr="00967A59" w:rsidDel="00521FAB" w:rsidRDefault="00967A59" w:rsidP="0082296D">
      <w:pPr>
        <w:numPr>
          <w:ilvl w:val="0"/>
          <w:numId w:val="97"/>
        </w:numPr>
        <w:rPr>
          <w:del w:id="2544" w:author="Ume Sauda Ghanyani" w:date="2025-10-29T10:02:00Z" w16du:dateUtc="2025-10-29T05:02:00Z"/>
        </w:rPr>
      </w:pPr>
      <w:del w:id="2545" w:author="Ume Sauda Ghanyani" w:date="2025-10-29T10:02:00Z" w16du:dateUtc="2025-10-29T05:02:00Z">
        <w:r w:rsidRPr="00967A59" w:rsidDel="00521FAB">
          <w:delText>CMS.Alerts.alert_id</w:delText>
        </w:r>
      </w:del>
    </w:p>
    <w:p w14:paraId="47CACF4F" w14:textId="76892D85" w:rsidR="00967A59" w:rsidRPr="00967A59" w:rsidDel="00521FAB" w:rsidRDefault="00967A59" w:rsidP="0082296D">
      <w:pPr>
        <w:numPr>
          <w:ilvl w:val="0"/>
          <w:numId w:val="97"/>
        </w:numPr>
        <w:rPr>
          <w:del w:id="2546" w:author="Ume Sauda Ghanyani" w:date="2025-10-29T10:02:00Z" w16du:dateUtc="2025-10-29T05:02:00Z"/>
        </w:rPr>
      </w:pPr>
      <w:del w:id="2547" w:author="Ume Sauda Ghanyani" w:date="2025-10-29T10:02:00Z" w16du:dateUtc="2025-10-29T05:02:00Z">
        <w:r w:rsidRPr="00967A59" w:rsidDel="00521FAB">
          <w:delText>CMS.Cases.case_status_enum</w:delText>
        </w:r>
      </w:del>
    </w:p>
    <w:p w14:paraId="4A7FED6E" w14:textId="42E89B9E" w:rsidR="00967A59" w:rsidRPr="00967A59" w:rsidDel="00521FAB" w:rsidRDefault="00967A59" w:rsidP="00967A59">
      <w:pPr>
        <w:rPr>
          <w:del w:id="2548" w:author="Ume Sauda Ghanyani" w:date="2025-10-29T10:02:00Z" w16du:dateUtc="2025-10-29T05:02:00Z"/>
        </w:rPr>
      </w:pPr>
      <w:del w:id="2549" w:author="Ume Sauda Ghanyani" w:date="2025-10-29T10:02:00Z" w16du:dateUtc="2025-10-29T05:02:00Z">
        <w:r w:rsidRPr="00967A59" w:rsidDel="00521FAB">
          <w:rPr>
            <w:b/>
            <w:bCs/>
          </w:rPr>
          <w:delText>Transformation Logic:</w:delText>
        </w:r>
      </w:del>
    </w:p>
    <w:p w14:paraId="28C465BC" w14:textId="4AFFD922" w:rsidR="00967A59" w:rsidRPr="00967A59" w:rsidDel="00521FAB" w:rsidRDefault="00967A59" w:rsidP="0082296D">
      <w:pPr>
        <w:numPr>
          <w:ilvl w:val="0"/>
          <w:numId w:val="98"/>
        </w:numPr>
        <w:rPr>
          <w:del w:id="2550" w:author="Ume Sauda Ghanyani" w:date="2025-10-29T10:02:00Z" w16du:dateUtc="2025-10-29T05:02:00Z"/>
        </w:rPr>
      </w:pPr>
      <w:del w:id="2551" w:author="Ume Sauda Ghanyani" w:date="2025-10-29T10:02:00Z" w16du:dateUtc="2025-10-29T05:02:00Z">
        <w:r w:rsidRPr="00967A59" w:rsidDel="00521FAB">
          <w:delText>Among all confirmed fraud cases, calculate ratio of those with linked alerts.</w:delText>
        </w:r>
      </w:del>
    </w:p>
    <w:p w14:paraId="117FAFCC" w14:textId="49E01A59" w:rsidR="00967A59" w:rsidRPr="00967A59" w:rsidDel="00521FAB" w:rsidRDefault="00967A59" w:rsidP="0082296D">
      <w:pPr>
        <w:numPr>
          <w:ilvl w:val="0"/>
          <w:numId w:val="98"/>
        </w:numPr>
        <w:rPr>
          <w:del w:id="2552" w:author="Ume Sauda Ghanyani" w:date="2025-10-29T10:02:00Z" w16du:dateUtc="2025-10-29T05:02:00Z"/>
        </w:rPr>
      </w:pPr>
      <w:del w:id="2553" w:author="Ume Sauda Ghanyani" w:date="2025-10-29T10:02:00Z" w16du:dateUtc="2025-10-29T05:02:00Z">
        <w:r w:rsidRPr="00967A59" w:rsidDel="00521FAB">
          <w:delText>Complement of False Negative Rate.</w:delText>
        </w:r>
      </w:del>
    </w:p>
    <w:p w14:paraId="285FB311" w14:textId="742E953C" w:rsidR="008F4E42" w:rsidRPr="008F4E42" w:rsidDel="00521FAB" w:rsidRDefault="008F4E42" w:rsidP="008F4E42">
      <w:pPr>
        <w:rPr>
          <w:del w:id="2554" w:author="Ume Sauda Ghanyani" w:date="2025-10-29T10:02:00Z" w16du:dateUtc="2025-10-29T05:02:00Z"/>
        </w:rPr>
      </w:pPr>
      <w:del w:id="2555" w:author="Ume Sauda Ghanyani" w:date="2025-10-29T10:02:00Z" w16du:dateUtc="2025-10-29T05:02:00Z">
        <w:r w:rsidDel="00521FAB">
          <w:rPr>
            <w:b/>
            <w:bCs/>
          </w:rPr>
          <w:delText>Reasoning</w:delText>
        </w:r>
        <w:r w:rsidRPr="008F4E42" w:rsidDel="00521FAB">
          <w:rPr>
            <w:b/>
            <w:bCs/>
          </w:rPr>
          <w:delText>:</w:delText>
        </w:r>
      </w:del>
    </w:p>
    <w:p w14:paraId="7A656272" w14:textId="7E23EB3A" w:rsidR="008F4E42" w:rsidRPr="008F4E42" w:rsidDel="00521FAB" w:rsidRDefault="008F4E42" w:rsidP="0082296D">
      <w:pPr>
        <w:numPr>
          <w:ilvl w:val="0"/>
          <w:numId w:val="99"/>
        </w:numPr>
        <w:rPr>
          <w:del w:id="2556" w:author="Ume Sauda Ghanyani" w:date="2025-10-29T10:02:00Z" w16du:dateUtc="2025-10-29T05:02:00Z"/>
        </w:rPr>
      </w:pPr>
      <w:del w:id="2557" w:author="Ume Sauda Ghanyani" w:date="2025-10-29T10:02:00Z" w16du:dateUtc="2025-10-29T05:02:00Z">
        <w:r w:rsidRPr="008F4E42" w:rsidDel="00521FAB">
          <w:delText>alert_id linkage confirms system-detected cases.</w:delText>
        </w:r>
      </w:del>
    </w:p>
    <w:p w14:paraId="1E7EB65D" w14:textId="0EC8B58E" w:rsidR="008F4E42" w:rsidRPr="008F4E42" w:rsidDel="00521FAB" w:rsidRDefault="008F4E42" w:rsidP="0082296D">
      <w:pPr>
        <w:numPr>
          <w:ilvl w:val="0"/>
          <w:numId w:val="99"/>
        </w:numPr>
        <w:rPr>
          <w:del w:id="2558" w:author="Ume Sauda Ghanyani" w:date="2025-10-29T10:02:00Z" w16du:dateUtc="2025-10-29T05:02:00Z"/>
        </w:rPr>
      </w:pPr>
      <w:del w:id="2559" w:author="Ume Sauda Ghanyani" w:date="2025-10-29T10:02:00Z" w16du:dateUtc="2025-10-29T05:02:00Z">
        <w:r w:rsidRPr="008F4E42" w:rsidDel="00521FAB">
          <w:delText>Coverage ratio + false negative rate = 100%, providing balanced model evaluation.</w:delText>
        </w:r>
      </w:del>
    </w:p>
    <w:p w14:paraId="6F45392A" w14:textId="44E9C760" w:rsidR="00DD0FC4" w:rsidDel="00521FAB" w:rsidRDefault="00DD0FC4" w:rsidP="00DD0FC4">
      <w:pPr>
        <w:rPr>
          <w:del w:id="2560" w:author="Ume Sauda Ghanyani" w:date="2025-10-29T10:02:00Z" w16du:dateUtc="2025-10-29T05:02:00Z"/>
          <w:b/>
          <w:bCs/>
        </w:rPr>
      </w:pPr>
    </w:p>
    <w:p w14:paraId="4A02AB08" w14:textId="57928FF4" w:rsidR="00DD0FC4" w:rsidDel="00521FAB" w:rsidRDefault="00DD0FC4" w:rsidP="00DD0FC4">
      <w:pPr>
        <w:rPr>
          <w:del w:id="2561" w:author="Ume Sauda Ghanyani" w:date="2025-10-29T10:02:00Z" w16du:dateUtc="2025-10-29T05:02:00Z"/>
          <w:b/>
          <w:bCs/>
        </w:rPr>
      </w:pPr>
    </w:p>
    <w:p w14:paraId="30B6154A" w14:textId="2CA97AEE" w:rsidR="00DD0FC4" w:rsidDel="00521FAB" w:rsidRDefault="00DD0FC4" w:rsidP="00DD0FC4">
      <w:pPr>
        <w:rPr>
          <w:del w:id="2562" w:author="Ume Sauda Ghanyani" w:date="2025-10-29T10:02:00Z" w16du:dateUtc="2025-10-29T05:02:00Z"/>
          <w:b/>
          <w:bCs/>
        </w:rPr>
      </w:pPr>
    </w:p>
    <w:p w14:paraId="5685284D" w14:textId="7CDDB687" w:rsidR="00DD0FC4" w:rsidDel="00521FAB" w:rsidRDefault="00DD0FC4" w:rsidP="00DD0FC4">
      <w:pPr>
        <w:rPr>
          <w:del w:id="2563" w:author="Ume Sauda Ghanyani" w:date="2025-10-29T10:02:00Z" w16du:dateUtc="2025-10-29T05:02:00Z"/>
          <w:b/>
          <w:bCs/>
        </w:rPr>
      </w:pPr>
    </w:p>
    <w:p w14:paraId="2A6ED277" w14:textId="60B0507A" w:rsidR="00DD0FC4" w:rsidDel="00521FAB" w:rsidRDefault="00DD0FC4" w:rsidP="00DD0FC4">
      <w:pPr>
        <w:rPr>
          <w:del w:id="2564" w:author="Ume Sauda Ghanyani" w:date="2025-10-29T10:02:00Z" w16du:dateUtc="2025-10-29T05:02:00Z"/>
          <w:b/>
          <w:bCs/>
        </w:rPr>
      </w:pPr>
    </w:p>
    <w:p w14:paraId="6FC28567" w14:textId="5D067CDF" w:rsidR="00DD0FC4" w:rsidRPr="00DD0FC4" w:rsidDel="00521FAB" w:rsidRDefault="00DD0FC4" w:rsidP="00DD0FC4">
      <w:pPr>
        <w:rPr>
          <w:del w:id="2565" w:author="Ume Sauda Ghanyani" w:date="2025-10-29T10:02:00Z" w16du:dateUtc="2025-10-29T05:02:00Z"/>
          <w:b/>
          <w:bCs/>
        </w:rPr>
      </w:pPr>
      <w:del w:id="2566" w:author="Ume Sauda Ghanyani" w:date="2025-10-29T10:02:00Z" w16du:dateUtc="2025-10-29T05:02:00Z">
        <w:r w:rsidRPr="00DD0FC4" w:rsidDel="00521FAB">
          <w:rPr>
            <w:b/>
            <w:bCs/>
          </w:rPr>
          <w:delText>Metric 4 — Time from Transaction to Discovery</w:delText>
        </w:r>
      </w:del>
    </w:p>
    <w:p w14:paraId="1484C2B9" w14:textId="007FF304" w:rsidR="00DD0FC4" w:rsidRPr="00DD0FC4" w:rsidDel="00521FAB" w:rsidRDefault="00DD0FC4" w:rsidP="00DD0FC4">
      <w:pPr>
        <w:rPr>
          <w:del w:id="2567" w:author="Ume Sauda Ghanyani" w:date="2025-10-29T10:02:00Z" w16du:dateUtc="2025-10-29T05:02:00Z"/>
        </w:rPr>
      </w:pPr>
      <w:del w:id="2568" w:author="Ume Sauda Ghanyani" w:date="2025-10-29T10:02:00Z" w16du:dateUtc="2025-10-29T05:02:00Z">
        <w:r w:rsidRPr="00DD0FC4" w:rsidDel="00521FAB">
          <w:rPr>
            <w:b/>
            <w:bCs/>
          </w:rPr>
          <w:delText>Objective:</w:delText>
        </w:r>
        <w:r w:rsidRPr="00DD0FC4" w:rsidDel="00521FAB">
          <w:br/>
          <w:delText>Evaluate lag between when a missed transaction occurred and when it was eventually discovered as fraud.</w:delText>
        </w:r>
      </w:del>
    </w:p>
    <w:p w14:paraId="442EE1E3" w14:textId="127168E2" w:rsidR="00DD0FC4" w:rsidRPr="00DD0FC4" w:rsidDel="00521FAB" w:rsidRDefault="00DD0FC4" w:rsidP="00DD0FC4">
      <w:pPr>
        <w:rPr>
          <w:del w:id="2569" w:author="Ume Sauda Ghanyani" w:date="2025-10-29T10:02:00Z" w16du:dateUtc="2025-10-29T05:02:00Z"/>
        </w:rPr>
      </w:pPr>
      <w:del w:id="2570" w:author="Ume Sauda Ghanyani" w:date="2025-10-29T10:02:00Z" w16du:dateUtc="2025-10-29T05:02:00Z">
        <w:r w:rsidRPr="00DD0FC4" w:rsidDel="00521FAB">
          <w:rPr>
            <w:b/>
            <w:bCs/>
          </w:rPr>
          <w:delText>Fields Used:</w:delText>
        </w:r>
      </w:del>
    </w:p>
    <w:p w14:paraId="559CA186" w14:textId="342974A0" w:rsidR="00DD0FC4" w:rsidRPr="00DD0FC4" w:rsidDel="00521FAB" w:rsidRDefault="00DD0FC4" w:rsidP="0082296D">
      <w:pPr>
        <w:numPr>
          <w:ilvl w:val="0"/>
          <w:numId w:val="100"/>
        </w:numPr>
        <w:rPr>
          <w:del w:id="2571" w:author="Ume Sauda Ghanyani" w:date="2025-10-29T10:02:00Z" w16du:dateUtc="2025-10-29T05:02:00Z"/>
        </w:rPr>
      </w:pPr>
      <w:del w:id="2572" w:author="Ume Sauda Ghanyani" w:date="2025-10-29T10:02:00Z" w16du:dateUtc="2025-10-29T05:02:00Z">
        <w:r w:rsidRPr="00DD0FC4" w:rsidDel="00521FAB">
          <w:delText>transactionHistoryPacs008.GrpHdr_CreDtTm (original transaction time)</w:delText>
        </w:r>
      </w:del>
    </w:p>
    <w:p w14:paraId="74ED6645" w14:textId="0790AD60" w:rsidR="00DD0FC4" w:rsidRPr="00DD0FC4" w:rsidDel="00521FAB" w:rsidRDefault="00DD0FC4" w:rsidP="0082296D">
      <w:pPr>
        <w:numPr>
          <w:ilvl w:val="0"/>
          <w:numId w:val="100"/>
        </w:numPr>
        <w:rPr>
          <w:del w:id="2573" w:author="Ume Sauda Ghanyani" w:date="2025-10-29T10:02:00Z" w16du:dateUtc="2025-10-29T05:02:00Z"/>
        </w:rPr>
      </w:pPr>
      <w:del w:id="2574" w:author="Ume Sauda Ghanyani" w:date="2025-10-29T10:02:00Z" w16du:dateUtc="2025-10-29T05:02:00Z">
        <w:r w:rsidRPr="00DD0FC4" w:rsidDel="00521FAB">
          <w:delText>CMS.Cases.created_at (case creation time)</w:delText>
        </w:r>
      </w:del>
    </w:p>
    <w:p w14:paraId="5279680A" w14:textId="4CD0DE01" w:rsidR="00DD0FC4" w:rsidRPr="00DD0FC4" w:rsidDel="00521FAB" w:rsidRDefault="00DD0FC4" w:rsidP="0082296D">
      <w:pPr>
        <w:numPr>
          <w:ilvl w:val="0"/>
          <w:numId w:val="100"/>
        </w:numPr>
        <w:rPr>
          <w:del w:id="2575" w:author="Ume Sauda Ghanyani" w:date="2025-10-29T10:02:00Z" w16du:dateUtc="2025-10-29T05:02:00Z"/>
        </w:rPr>
      </w:pPr>
      <w:del w:id="2576" w:author="Ume Sauda Ghanyani" w:date="2025-10-29T10:02:00Z" w16du:dateUtc="2025-10-29T05:02:00Z">
        <w:r w:rsidRPr="00DD0FC4" w:rsidDel="00521FAB">
          <w:delText>CMS.Cases.case_status_enum</w:delText>
        </w:r>
      </w:del>
    </w:p>
    <w:p w14:paraId="169934F5" w14:textId="03D15DA2" w:rsidR="00DD0FC4" w:rsidRPr="00DD0FC4" w:rsidDel="00521FAB" w:rsidRDefault="00DD0FC4" w:rsidP="0082296D">
      <w:pPr>
        <w:numPr>
          <w:ilvl w:val="0"/>
          <w:numId w:val="100"/>
        </w:numPr>
        <w:rPr>
          <w:del w:id="2577" w:author="Ume Sauda Ghanyani" w:date="2025-10-29T10:02:00Z" w16du:dateUtc="2025-10-29T05:02:00Z"/>
        </w:rPr>
      </w:pPr>
      <w:del w:id="2578" w:author="Ume Sauda Ghanyani" w:date="2025-10-29T10:02:00Z" w16du:dateUtc="2025-10-29T05:02:00Z">
        <w:r w:rsidRPr="00DD0FC4" w:rsidDel="00521FAB">
          <w:delText>CMS.Audit_Log.performed_at (optional for first detection action)</w:delText>
        </w:r>
      </w:del>
    </w:p>
    <w:p w14:paraId="0E914F02" w14:textId="6A196EE4" w:rsidR="00DD0FC4" w:rsidRPr="00DD0FC4" w:rsidDel="00521FAB" w:rsidRDefault="00DD0FC4" w:rsidP="00DD0FC4">
      <w:pPr>
        <w:rPr>
          <w:del w:id="2579" w:author="Ume Sauda Ghanyani" w:date="2025-10-29T10:02:00Z" w16du:dateUtc="2025-10-29T05:02:00Z"/>
        </w:rPr>
      </w:pPr>
      <w:del w:id="2580" w:author="Ume Sauda Ghanyani" w:date="2025-10-29T10:02:00Z" w16du:dateUtc="2025-10-29T05:02:00Z">
        <w:r w:rsidRPr="00DD0FC4" w:rsidDel="00521FAB">
          <w:rPr>
            <w:b/>
            <w:bCs/>
          </w:rPr>
          <w:delText>Transformation Logic:</w:delText>
        </w:r>
      </w:del>
    </w:p>
    <w:p w14:paraId="7790B572" w14:textId="1E9B25CB" w:rsidR="00DD0FC4" w:rsidRPr="00DD0FC4" w:rsidDel="00521FAB" w:rsidRDefault="00DD0FC4" w:rsidP="0082296D">
      <w:pPr>
        <w:numPr>
          <w:ilvl w:val="0"/>
          <w:numId w:val="101"/>
        </w:numPr>
        <w:rPr>
          <w:del w:id="2581" w:author="Ume Sauda Ghanyani" w:date="2025-10-29T10:02:00Z" w16du:dateUtc="2025-10-29T05:02:00Z"/>
        </w:rPr>
      </w:pPr>
      <w:del w:id="2582" w:author="Ume Sauda Ghanyani" w:date="2025-10-29T10:02:00Z" w16du:dateUtc="2025-10-29T05:02:00Z">
        <w:r w:rsidRPr="00DD0FC4" w:rsidDel="00521FAB">
          <w:delText>Identify missed fraud transactions (confirmed but undetected).</w:delText>
        </w:r>
      </w:del>
    </w:p>
    <w:p w14:paraId="058DDFB0" w14:textId="0DE227BA" w:rsidR="00DD0FC4" w:rsidRPr="00DD0FC4" w:rsidDel="00521FAB" w:rsidRDefault="00DD0FC4" w:rsidP="0082296D">
      <w:pPr>
        <w:numPr>
          <w:ilvl w:val="0"/>
          <w:numId w:val="101"/>
        </w:numPr>
        <w:rPr>
          <w:del w:id="2583" w:author="Ume Sauda Ghanyani" w:date="2025-10-29T10:02:00Z" w16du:dateUtc="2025-10-29T05:02:00Z"/>
        </w:rPr>
      </w:pPr>
      <w:del w:id="2584" w:author="Ume Sauda Ghanyani" w:date="2025-10-29T10:02:00Z" w16du:dateUtc="2025-10-29T05:02:00Z">
        <w:r w:rsidRPr="00DD0FC4" w:rsidDel="00521FAB">
          <w:delText>Calculate time delta between transaction creation and case discovery.</w:delText>
        </w:r>
      </w:del>
    </w:p>
    <w:p w14:paraId="2ECB0D6C" w14:textId="75ABDC03" w:rsidR="00DD0FC4" w:rsidRPr="00DD0FC4" w:rsidDel="00521FAB" w:rsidRDefault="00DD0FC4" w:rsidP="0082296D">
      <w:pPr>
        <w:numPr>
          <w:ilvl w:val="0"/>
          <w:numId w:val="101"/>
        </w:numPr>
        <w:rPr>
          <w:del w:id="2585" w:author="Ume Sauda Ghanyani" w:date="2025-10-29T10:02:00Z" w16du:dateUtc="2025-10-29T05:02:00Z"/>
        </w:rPr>
      </w:pPr>
      <w:del w:id="2586" w:author="Ume Sauda Ghanyani" w:date="2025-10-29T10:02:00Z" w16du:dateUtc="2025-10-29T05:02:00Z">
        <w:r w:rsidRPr="00DD0FC4" w:rsidDel="00521FAB">
          <w:delText>Average across population.</w:delText>
        </w:r>
      </w:del>
    </w:p>
    <w:p w14:paraId="1F7E61BE" w14:textId="3317533F" w:rsidR="004A3B6E" w:rsidRPr="004A3B6E" w:rsidDel="00521FAB" w:rsidRDefault="004A3B6E" w:rsidP="004A3B6E">
      <w:pPr>
        <w:rPr>
          <w:del w:id="2587" w:author="Ume Sauda Ghanyani" w:date="2025-10-29T10:02:00Z" w16du:dateUtc="2025-10-29T05:02:00Z"/>
        </w:rPr>
      </w:pPr>
      <w:del w:id="2588" w:author="Ume Sauda Ghanyani" w:date="2025-10-29T10:02:00Z" w16du:dateUtc="2025-10-29T05:02:00Z">
        <w:r w:rsidDel="00521FAB">
          <w:rPr>
            <w:b/>
            <w:bCs/>
          </w:rPr>
          <w:delText>Reasoning</w:delText>
        </w:r>
        <w:r w:rsidRPr="004A3B6E" w:rsidDel="00521FAB">
          <w:rPr>
            <w:b/>
            <w:bCs/>
          </w:rPr>
          <w:delText>:</w:delText>
        </w:r>
      </w:del>
    </w:p>
    <w:p w14:paraId="4E786EAB" w14:textId="7F683131" w:rsidR="004A3B6E" w:rsidRPr="004A3B6E" w:rsidDel="00521FAB" w:rsidRDefault="004A3B6E" w:rsidP="0082296D">
      <w:pPr>
        <w:numPr>
          <w:ilvl w:val="0"/>
          <w:numId w:val="102"/>
        </w:numPr>
        <w:rPr>
          <w:del w:id="2589" w:author="Ume Sauda Ghanyani" w:date="2025-10-29T10:02:00Z" w16du:dateUtc="2025-10-29T05:02:00Z"/>
        </w:rPr>
      </w:pPr>
      <w:del w:id="2590" w:author="Ume Sauda Ghanyani" w:date="2025-10-29T10:02:00Z" w16du:dateUtc="2025-10-29T05:02:00Z">
        <w:r w:rsidRPr="004A3B6E" w:rsidDel="00521FAB">
          <w:delText>GrpHdr_CreDtTm marks actual transaction occurrence.</w:delText>
        </w:r>
      </w:del>
    </w:p>
    <w:p w14:paraId="7D3A7C3F" w14:textId="7C48546A" w:rsidR="004A3B6E" w:rsidRPr="004A3B6E" w:rsidDel="00521FAB" w:rsidRDefault="004A3B6E" w:rsidP="0082296D">
      <w:pPr>
        <w:numPr>
          <w:ilvl w:val="0"/>
          <w:numId w:val="102"/>
        </w:numPr>
        <w:rPr>
          <w:del w:id="2591" w:author="Ume Sauda Ghanyani" w:date="2025-10-29T10:02:00Z" w16du:dateUtc="2025-10-29T05:02:00Z"/>
        </w:rPr>
      </w:pPr>
      <w:del w:id="2592" w:author="Ume Sauda Ghanyani" w:date="2025-10-29T10:02:00Z" w16du:dateUtc="2025-10-29T05:02:00Z">
        <w:r w:rsidRPr="004A3B6E" w:rsidDel="00521FAB">
          <w:lastRenderedPageBreak/>
          <w:delText>created_at in CMS.Cases provides first institutional recognition of fraud.</w:delText>
        </w:r>
      </w:del>
    </w:p>
    <w:p w14:paraId="47BD6CD4" w14:textId="22974EFC" w:rsidR="004A3B6E" w:rsidRPr="004A3B6E" w:rsidDel="00521FAB" w:rsidRDefault="004A3B6E" w:rsidP="0082296D">
      <w:pPr>
        <w:numPr>
          <w:ilvl w:val="0"/>
          <w:numId w:val="102"/>
        </w:numPr>
        <w:rPr>
          <w:del w:id="2593" w:author="Ume Sauda Ghanyani" w:date="2025-10-29T10:02:00Z" w16du:dateUtc="2025-10-29T05:02:00Z"/>
        </w:rPr>
      </w:pPr>
      <w:del w:id="2594" w:author="Ume Sauda Ghanyani" w:date="2025-10-29T10:02:00Z" w16du:dateUtc="2025-10-29T05:02:00Z">
        <w:r w:rsidRPr="004A3B6E" w:rsidDel="00521FAB">
          <w:delText xml:space="preserve">The difference represents </w:delText>
        </w:r>
        <w:r w:rsidRPr="004A3B6E" w:rsidDel="00521FAB">
          <w:rPr>
            <w:i/>
            <w:iCs/>
          </w:rPr>
          <w:delText>coverage latency</w:delText>
        </w:r>
        <w:r w:rsidRPr="004A3B6E" w:rsidDel="00521FAB">
          <w:delText xml:space="preserve"> — a key governance metric.</w:delText>
        </w:r>
      </w:del>
    </w:p>
    <w:p w14:paraId="5C50767F" w14:textId="75888A22" w:rsidR="004A3B6E" w:rsidDel="00521FAB" w:rsidRDefault="00162262" w:rsidP="006154F6">
      <w:pPr>
        <w:pStyle w:val="Heading2"/>
        <w:numPr>
          <w:ilvl w:val="1"/>
          <w:numId w:val="2"/>
        </w:numPr>
        <w:rPr>
          <w:del w:id="2595" w:author="Ume Sauda Ghanyani" w:date="2025-10-29T10:02:00Z" w16du:dateUtc="2025-10-29T05:02:00Z"/>
        </w:rPr>
      </w:pPr>
      <w:bookmarkStart w:id="2596" w:name="_Toc213340902"/>
      <w:bookmarkStart w:id="2597" w:name="_Toc213341091"/>
      <w:del w:id="2598" w:author="Ume Sauda Ghanyani" w:date="2025-10-29T10:02:00Z" w16du:dateUtc="2025-10-29T05:02:00Z">
        <w:r w:rsidDel="00521FAB">
          <w:delText>Precision and Recall Performance</w:delText>
        </w:r>
        <w:bookmarkEnd w:id="2596"/>
        <w:bookmarkEnd w:id="2597"/>
      </w:del>
    </w:p>
    <w:p w14:paraId="385E68E6" w14:textId="28225BF6" w:rsidR="00E77944" w:rsidDel="00521FAB" w:rsidRDefault="00162262" w:rsidP="00D37406">
      <w:pPr>
        <w:rPr>
          <w:del w:id="2599" w:author="Ume Sauda Ghanyani" w:date="2025-10-29T10:02:00Z" w16du:dateUtc="2025-10-29T05:02:00Z"/>
        </w:rPr>
      </w:pPr>
      <w:del w:id="2600" w:author="Ume Sauda Ghanyani" w:date="2025-10-29T10:02:00Z" w16du:dateUtc="2025-10-29T05:02:00Z">
        <w:r w:rsidRPr="00162262" w:rsidDel="00521FAB">
          <w:delText>To evaluate the detection accuracy and coverage of Tazama’s typologies, rules, and AI models using precision, recall, and F1 metrics — enabling quantitative calibration of rule thresholds and model cutoffs.</w:delText>
        </w:r>
      </w:del>
    </w:p>
    <w:p w14:paraId="58DB137B" w14:textId="5579423F" w:rsidR="00DA0C7E" w:rsidDel="00521FAB" w:rsidRDefault="006154F6" w:rsidP="00DA0C7E">
      <w:pPr>
        <w:pStyle w:val="Heading3"/>
        <w:numPr>
          <w:ilvl w:val="2"/>
          <w:numId w:val="2"/>
        </w:numPr>
        <w:rPr>
          <w:del w:id="2601" w:author="Ume Sauda Ghanyani" w:date="2025-10-29T10:02:00Z" w16du:dateUtc="2025-10-29T05:02:00Z"/>
        </w:rPr>
      </w:pPr>
      <w:bookmarkStart w:id="2602" w:name="_Toc213340903"/>
      <w:bookmarkStart w:id="2603" w:name="_Toc213341092"/>
      <w:del w:id="2604" w:author="Ume Sauda Ghanyani" w:date="2025-10-29T10:02:00Z" w16du:dateUtc="2025-10-29T05:02:00Z">
        <w:r w:rsidDel="00521FAB">
          <w:delText>Data Sources</w:delText>
        </w:r>
        <w:r w:rsidR="00DA0C7E" w:rsidRPr="00B119A8" w:rsidDel="00521FAB">
          <w:delText>:</w:delText>
        </w:r>
        <w:bookmarkEnd w:id="2602"/>
        <w:bookmarkEnd w:id="2603"/>
      </w:del>
    </w:p>
    <w:tbl>
      <w:tblPr>
        <w:tblStyle w:val="GridTable4"/>
        <w:tblW w:w="9420" w:type="dxa"/>
        <w:tblLook w:val="04A0" w:firstRow="1" w:lastRow="0" w:firstColumn="1" w:lastColumn="0" w:noHBand="0" w:noVBand="1"/>
      </w:tblPr>
      <w:tblGrid>
        <w:gridCol w:w="2760"/>
        <w:gridCol w:w="3795"/>
        <w:gridCol w:w="2865"/>
      </w:tblGrid>
      <w:tr w:rsidR="006154F6" w:rsidRPr="006154F6" w:rsidDel="00521FAB" w14:paraId="5F257391" w14:textId="0039C1C9" w:rsidTr="006154F6">
        <w:trPr>
          <w:cnfStyle w:val="100000000000" w:firstRow="1" w:lastRow="0" w:firstColumn="0" w:lastColumn="0" w:oddVBand="0" w:evenVBand="0" w:oddHBand="0" w:evenHBand="0" w:firstRowFirstColumn="0" w:firstRowLastColumn="0" w:lastRowFirstColumn="0" w:lastRowLastColumn="0"/>
          <w:trHeight w:val="288"/>
          <w:del w:id="2605" w:author="Ume Sauda Ghanyani" w:date="2025-10-29T10:02:00Z"/>
        </w:trPr>
        <w:tc>
          <w:tcPr>
            <w:cnfStyle w:val="001000000000" w:firstRow="0" w:lastRow="0" w:firstColumn="1" w:lastColumn="0" w:oddVBand="0" w:evenVBand="0" w:oddHBand="0" w:evenHBand="0" w:firstRowFirstColumn="0" w:firstRowLastColumn="0" w:lastRowFirstColumn="0" w:lastRowLastColumn="0"/>
            <w:tcW w:w="2869" w:type="dxa"/>
            <w:hideMark/>
          </w:tcPr>
          <w:p w14:paraId="3AB9F5DA" w14:textId="23BEA7A1" w:rsidR="006154F6" w:rsidRPr="006154F6" w:rsidDel="00521FAB" w:rsidRDefault="006154F6" w:rsidP="006154F6">
            <w:pPr>
              <w:jc w:val="center"/>
              <w:rPr>
                <w:del w:id="2606" w:author="Ume Sauda Ghanyani" w:date="2025-10-29T10:02:00Z" w16du:dateUtc="2025-10-29T05:02:00Z"/>
                <w:rFonts w:ascii="Aptos Narrow" w:eastAsia="Times New Roman" w:hAnsi="Aptos Narrow" w:cs="Times New Roman"/>
                <w:sz w:val="22"/>
                <w:szCs w:val="22"/>
              </w:rPr>
            </w:pPr>
            <w:del w:id="2607" w:author="Ume Sauda Ghanyani" w:date="2025-10-29T10:02:00Z" w16du:dateUtc="2025-10-29T05:02:00Z">
              <w:r w:rsidRPr="006154F6" w:rsidDel="00521FAB">
                <w:rPr>
                  <w:rFonts w:ascii="Aptos Narrow" w:eastAsia="Times New Roman" w:hAnsi="Aptos Narrow" w:cs="Times New Roman"/>
                  <w:sz w:val="22"/>
                  <w:szCs w:val="22"/>
                </w:rPr>
                <w:delText>Domain</w:delText>
              </w:r>
            </w:del>
          </w:p>
        </w:tc>
        <w:tc>
          <w:tcPr>
            <w:tcW w:w="3609" w:type="dxa"/>
            <w:hideMark/>
          </w:tcPr>
          <w:p w14:paraId="0B198DD5" w14:textId="5C1CA1AA" w:rsidR="006154F6" w:rsidRPr="006154F6" w:rsidDel="00521FAB" w:rsidRDefault="006154F6" w:rsidP="006154F6">
            <w:pPr>
              <w:jc w:val="center"/>
              <w:cnfStyle w:val="100000000000" w:firstRow="1" w:lastRow="0" w:firstColumn="0" w:lastColumn="0" w:oddVBand="0" w:evenVBand="0" w:oddHBand="0" w:evenHBand="0" w:firstRowFirstColumn="0" w:firstRowLastColumn="0" w:lastRowFirstColumn="0" w:lastRowLastColumn="0"/>
              <w:rPr>
                <w:del w:id="2608" w:author="Ume Sauda Ghanyani" w:date="2025-10-29T10:02:00Z" w16du:dateUtc="2025-10-29T05:02:00Z"/>
                <w:rFonts w:ascii="Aptos Narrow" w:eastAsia="Times New Roman" w:hAnsi="Aptos Narrow" w:cs="Times New Roman"/>
                <w:sz w:val="22"/>
                <w:szCs w:val="22"/>
              </w:rPr>
            </w:pPr>
            <w:del w:id="2609" w:author="Ume Sauda Ghanyani" w:date="2025-10-29T10:02:00Z" w16du:dateUtc="2025-10-29T05:02:00Z">
              <w:r w:rsidRPr="006154F6" w:rsidDel="00521FAB">
                <w:rPr>
                  <w:rFonts w:ascii="Aptos Narrow" w:eastAsia="Times New Roman" w:hAnsi="Aptos Narrow" w:cs="Times New Roman"/>
                  <w:sz w:val="22"/>
                  <w:szCs w:val="22"/>
                </w:rPr>
                <w:delText>Tables / Entities Used</w:delText>
              </w:r>
            </w:del>
          </w:p>
        </w:tc>
        <w:tc>
          <w:tcPr>
            <w:tcW w:w="2942" w:type="dxa"/>
            <w:hideMark/>
          </w:tcPr>
          <w:p w14:paraId="6E62CB7D" w14:textId="403D06C6" w:rsidR="006154F6" w:rsidRPr="006154F6" w:rsidDel="00521FAB" w:rsidRDefault="006154F6" w:rsidP="006154F6">
            <w:pPr>
              <w:jc w:val="center"/>
              <w:cnfStyle w:val="100000000000" w:firstRow="1" w:lastRow="0" w:firstColumn="0" w:lastColumn="0" w:oddVBand="0" w:evenVBand="0" w:oddHBand="0" w:evenHBand="0" w:firstRowFirstColumn="0" w:firstRowLastColumn="0" w:lastRowFirstColumn="0" w:lastRowLastColumn="0"/>
              <w:rPr>
                <w:del w:id="2610" w:author="Ume Sauda Ghanyani" w:date="2025-10-29T10:02:00Z" w16du:dateUtc="2025-10-29T05:02:00Z"/>
                <w:rFonts w:ascii="Aptos Narrow" w:eastAsia="Times New Roman" w:hAnsi="Aptos Narrow" w:cs="Times New Roman"/>
                <w:sz w:val="22"/>
                <w:szCs w:val="22"/>
              </w:rPr>
            </w:pPr>
            <w:del w:id="2611" w:author="Ume Sauda Ghanyani" w:date="2025-10-29T10:02:00Z" w16du:dateUtc="2025-10-29T05:02:00Z">
              <w:r w:rsidRPr="006154F6" w:rsidDel="00521FAB">
                <w:rPr>
                  <w:rFonts w:ascii="Aptos Narrow" w:eastAsia="Times New Roman" w:hAnsi="Aptos Narrow" w:cs="Times New Roman"/>
                  <w:sz w:val="22"/>
                  <w:szCs w:val="22"/>
                </w:rPr>
                <w:delText>Relationship Key(s)</w:delText>
              </w:r>
            </w:del>
          </w:p>
        </w:tc>
      </w:tr>
      <w:tr w:rsidR="006154F6" w:rsidRPr="006154F6" w:rsidDel="00521FAB" w14:paraId="509FCF64" w14:textId="4D6C9D56" w:rsidTr="006154F6">
        <w:trPr>
          <w:cnfStyle w:val="000000100000" w:firstRow="0" w:lastRow="0" w:firstColumn="0" w:lastColumn="0" w:oddVBand="0" w:evenVBand="0" w:oddHBand="1" w:evenHBand="0" w:firstRowFirstColumn="0" w:firstRowLastColumn="0" w:lastRowFirstColumn="0" w:lastRowLastColumn="0"/>
          <w:trHeight w:val="552"/>
          <w:del w:id="2612" w:author="Ume Sauda Ghanyani" w:date="2025-10-29T10:02:00Z"/>
        </w:trPr>
        <w:tc>
          <w:tcPr>
            <w:cnfStyle w:val="001000000000" w:firstRow="0" w:lastRow="0" w:firstColumn="1" w:lastColumn="0" w:oddVBand="0" w:evenVBand="0" w:oddHBand="0" w:evenHBand="0" w:firstRowFirstColumn="0" w:firstRowLastColumn="0" w:lastRowFirstColumn="0" w:lastRowLastColumn="0"/>
            <w:tcW w:w="2869" w:type="dxa"/>
            <w:hideMark/>
          </w:tcPr>
          <w:p w14:paraId="3ACF76F0" w14:textId="23457D1B" w:rsidR="006154F6" w:rsidRPr="006154F6" w:rsidDel="00521FAB" w:rsidRDefault="006154F6" w:rsidP="006154F6">
            <w:pPr>
              <w:jc w:val="left"/>
              <w:rPr>
                <w:del w:id="2613" w:author="Ume Sauda Ghanyani" w:date="2025-10-29T10:02:00Z" w16du:dateUtc="2025-10-29T05:02:00Z"/>
                <w:rFonts w:ascii="Aptos Narrow" w:eastAsia="Times New Roman" w:hAnsi="Aptos Narrow" w:cs="Times New Roman"/>
                <w:color w:val="000000"/>
                <w:sz w:val="22"/>
                <w:szCs w:val="22"/>
              </w:rPr>
            </w:pPr>
            <w:del w:id="2614" w:author="Ume Sauda Ghanyani" w:date="2025-10-29T10:02:00Z" w16du:dateUtc="2025-10-29T05:02:00Z">
              <w:r w:rsidRPr="006154F6" w:rsidDel="00521FAB">
                <w:rPr>
                  <w:rFonts w:ascii="Aptos Narrow" w:eastAsia="Times New Roman" w:hAnsi="Aptos Narrow" w:cs="Times New Roman"/>
                  <w:color w:val="000000"/>
                  <w:sz w:val="22"/>
                  <w:szCs w:val="22"/>
                </w:rPr>
                <w:delText>Detection Output</w:delText>
              </w:r>
            </w:del>
          </w:p>
        </w:tc>
        <w:tc>
          <w:tcPr>
            <w:tcW w:w="3609" w:type="dxa"/>
            <w:hideMark/>
          </w:tcPr>
          <w:p w14:paraId="4412B94B" w14:textId="33898EB4" w:rsidR="006154F6" w:rsidRPr="006154F6" w:rsidDel="00521FAB" w:rsidRDefault="006154F6" w:rsidP="006154F6">
            <w:pPr>
              <w:jc w:val="left"/>
              <w:cnfStyle w:val="000000100000" w:firstRow="0" w:lastRow="0" w:firstColumn="0" w:lastColumn="0" w:oddVBand="0" w:evenVBand="0" w:oddHBand="1" w:evenHBand="0" w:firstRowFirstColumn="0" w:firstRowLastColumn="0" w:lastRowFirstColumn="0" w:lastRowLastColumn="0"/>
              <w:rPr>
                <w:del w:id="2615" w:author="Ume Sauda Ghanyani" w:date="2025-10-29T10:02:00Z" w16du:dateUtc="2025-10-29T05:02:00Z"/>
                <w:rFonts w:ascii="Arial Unicode MS" w:eastAsia="Times New Roman" w:hAnsi="Arial Unicode MS" w:cs="Times New Roman"/>
                <w:color w:val="000000"/>
              </w:rPr>
            </w:pPr>
            <w:del w:id="2616" w:author="Ume Sauda Ghanyani" w:date="2025-10-29T10:02:00Z" w16du:dateUtc="2025-10-29T05:02:00Z">
              <w:r w:rsidRPr="006154F6" w:rsidDel="00521FAB">
                <w:rPr>
                  <w:rFonts w:ascii="Arial Unicode MS" w:eastAsia="Times New Roman" w:hAnsi="Arial Unicode MS" w:cs="Times New Roman"/>
                  <w:color w:val="000000"/>
                </w:rPr>
                <w:delText>EvaluationResults.transaction</w:delText>
              </w:r>
            </w:del>
          </w:p>
        </w:tc>
        <w:tc>
          <w:tcPr>
            <w:tcW w:w="2942" w:type="dxa"/>
            <w:hideMark/>
          </w:tcPr>
          <w:p w14:paraId="1D5B3F80" w14:textId="382DBB06" w:rsidR="006154F6" w:rsidRPr="006154F6" w:rsidDel="00521FAB" w:rsidRDefault="006154F6" w:rsidP="006154F6">
            <w:pPr>
              <w:jc w:val="left"/>
              <w:cnfStyle w:val="000000100000" w:firstRow="0" w:lastRow="0" w:firstColumn="0" w:lastColumn="0" w:oddVBand="0" w:evenVBand="0" w:oddHBand="1" w:evenHBand="0" w:firstRowFirstColumn="0" w:firstRowLastColumn="0" w:lastRowFirstColumn="0" w:lastRowLastColumn="0"/>
              <w:rPr>
                <w:del w:id="2617" w:author="Ume Sauda Ghanyani" w:date="2025-10-29T10:02:00Z" w16du:dateUtc="2025-10-29T05:02:00Z"/>
                <w:rFonts w:ascii="Arial Unicode MS" w:eastAsia="Times New Roman" w:hAnsi="Arial Unicode MS" w:cs="Times New Roman"/>
                <w:color w:val="000000"/>
              </w:rPr>
            </w:pPr>
            <w:del w:id="2618" w:author="Ume Sauda Ghanyani" w:date="2025-10-29T10:02:00Z" w16du:dateUtc="2025-10-29T05:02:00Z">
              <w:r w:rsidRPr="006154F6" w:rsidDel="00521FAB">
                <w:rPr>
                  <w:rFonts w:ascii="Arial Unicode MS" w:eastAsia="Times New Roman" w:hAnsi="Arial Unicode MS" w:cs="Times New Roman"/>
                  <w:color w:val="000000"/>
                </w:rPr>
                <w:delText>transactionID</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typologyResult_id</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ruleResults_id</w:delText>
              </w:r>
            </w:del>
          </w:p>
        </w:tc>
      </w:tr>
      <w:tr w:rsidR="006154F6" w:rsidRPr="006154F6" w:rsidDel="00521FAB" w14:paraId="6099A517" w14:textId="09753734" w:rsidTr="006154F6">
        <w:trPr>
          <w:trHeight w:val="552"/>
          <w:del w:id="2619" w:author="Ume Sauda Ghanyani" w:date="2025-10-29T10:02:00Z"/>
        </w:trPr>
        <w:tc>
          <w:tcPr>
            <w:cnfStyle w:val="001000000000" w:firstRow="0" w:lastRow="0" w:firstColumn="1" w:lastColumn="0" w:oddVBand="0" w:evenVBand="0" w:oddHBand="0" w:evenHBand="0" w:firstRowFirstColumn="0" w:firstRowLastColumn="0" w:lastRowFirstColumn="0" w:lastRowLastColumn="0"/>
            <w:tcW w:w="2869" w:type="dxa"/>
            <w:hideMark/>
          </w:tcPr>
          <w:p w14:paraId="1DE40A85" w14:textId="62320A9A" w:rsidR="006154F6" w:rsidRPr="006154F6" w:rsidDel="00521FAB" w:rsidRDefault="006154F6" w:rsidP="006154F6">
            <w:pPr>
              <w:jc w:val="left"/>
              <w:rPr>
                <w:del w:id="2620" w:author="Ume Sauda Ghanyani" w:date="2025-10-29T10:02:00Z" w16du:dateUtc="2025-10-29T05:02:00Z"/>
                <w:rFonts w:ascii="Aptos Narrow" w:eastAsia="Times New Roman" w:hAnsi="Aptos Narrow" w:cs="Times New Roman"/>
                <w:color w:val="000000"/>
                <w:sz w:val="22"/>
                <w:szCs w:val="22"/>
              </w:rPr>
            </w:pPr>
            <w:del w:id="2621" w:author="Ume Sauda Ghanyani" w:date="2025-10-29T10:02:00Z" w16du:dateUtc="2025-10-29T05:02:00Z">
              <w:r w:rsidRPr="006154F6" w:rsidDel="00521FAB">
                <w:rPr>
                  <w:rFonts w:ascii="Aptos Narrow" w:eastAsia="Times New Roman" w:hAnsi="Aptos Narrow" w:cs="Times New Roman"/>
                  <w:color w:val="000000"/>
                  <w:sz w:val="22"/>
                  <w:szCs w:val="22"/>
                </w:rPr>
                <w:delText>Operational Alerts</w:delText>
              </w:r>
            </w:del>
          </w:p>
        </w:tc>
        <w:tc>
          <w:tcPr>
            <w:tcW w:w="3609" w:type="dxa"/>
            <w:hideMark/>
          </w:tcPr>
          <w:p w14:paraId="507445F7" w14:textId="4F53A9B2" w:rsidR="006154F6" w:rsidRPr="006154F6" w:rsidDel="00521FAB" w:rsidRDefault="006154F6" w:rsidP="006154F6">
            <w:pPr>
              <w:jc w:val="left"/>
              <w:cnfStyle w:val="000000000000" w:firstRow="0" w:lastRow="0" w:firstColumn="0" w:lastColumn="0" w:oddVBand="0" w:evenVBand="0" w:oddHBand="0" w:evenHBand="0" w:firstRowFirstColumn="0" w:firstRowLastColumn="0" w:lastRowFirstColumn="0" w:lastRowLastColumn="0"/>
              <w:rPr>
                <w:del w:id="2622" w:author="Ume Sauda Ghanyani" w:date="2025-10-29T10:02:00Z" w16du:dateUtc="2025-10-29T05:02:00Z"/>
                <w:rFonts w:ascii="Arial Unicode MS" w:eastAsia="Times New Roman" w:hAnsi="Arial Unicode MS" w:cs="Times New Roman"/>
                <w:color w:val="000000"/>
              </w:rPr>
            </w:pPr>
            <w:del w:id="2623" w:author="Ume Sauda Ghanyani" w:date="2025-10-29T10:02:00Z" w16du:dateUtc="2025-10-29T05:02:00Z">
              <w:r w:rsidRPr="006154F6" w:rsidDel="00521FAB">
                <w:rPr>
                  <w:rFonts w:ascii="Arial Unicode MS" w:eastAsia="Times New Roman" w:hAnsi="Arial Unicode MS" w:cs="Times New Roman"/>
                  <w:color w:val="000000"/>
                </w:rPr>
                <w:delText>CMS.Alerts</w:delText>
              </w:r>
            </w:del>
          </w:p>
        </w:tc>
        <w:tc>
          <w:tcPr>
            <w:tcW w:w="2942" w:type="dxa"/>
            <w:hideMark/>
          </w:tcPr>
          <w:p w14:paraId="17ACF0AC" w14:textId="22FAC571" w:rsidR="006154F6" w:rsidRPr="006154F6" w:rsidDel="00521FAB" w:rsidRDefault="006154F6" w:rsidP="006154F6">
            <w:pPr>
              <w:jc w:val="left"/>
              <w:cnfStyle w:val="000000000000" w:firstRow="0" w:lastRow="0" w:firstColumn="0" w:lastColumn="0" w:oddVBand="0" w:evenVBand="0" w:oddHBand="0" w:evenHBand="0" w:firstRowFirstColumn="0" w:firstRowLastColumn="0" w:lastRowFirstColumn="0" w:lastRowLastColumn="0"/>
              <w:rPr>
                <w:del w:id="2624" w:author="Ume Sauda Ghanyani" w:date="2025-10-29T10:02:00Z" w16du:dateUtc="2025-10-29T05:02:00Z"/>
                <w:rFonts w:ascii="Arial Unicode MS" w:eastAsia="Times New Roman" w:hAnsi="Arial Unicode MS" w:cs="Times New Roman"/>
                <w:color w:val="000000"/>
              </w:rPr>
            </w:pPr>
            <w:del w:id="2625" w:author="Ume Sauda Ghanyani" w:date="2025-10-29T10:02:00Z" w16du:dateUtc="2025-10-29T05:02:00Z">
              <w:r w:rsidRPr="006154F6" w:rsidDel="00521FAB">
                <w:rPr>
                  <w:rFonts w:ascii="Arial Unicode MS" w:eastAsia="Times New Roman" w:hAnsi="Arial Unicode MS" w:cs="Times New Roman"/>
                  <w:color w:val="000000"/>
                </w:rPr>
                <w:delText>alert_id</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transaction_ref</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typology_ref</w:delText>
              </w:r>
            </w:del>
          </w:p>
        </w:tc>
      </w:tr>
      <w:tr w:rsidR="006154F6" w:rsidRPr="006154F6" w:rsidDel="00521FAB" w14:paraId="6C136703" w14:textId="1D1623EE" w:rsidTr="006154F6">
        <w:trPr>
          <w:cnfStyle w:val="000000100000" w:firstRow="0" w:lastRow="0" w:firstColumn="0" w:lastColumn="0" w:oddVBand="0" w:evenVBand="0" w:oddHBand="1" w:evenHBand="0" w:firstRowFirstColumn="0" w:firstRowLastColumn="0" w:lastRowFirstColumn="0" w:lastRowLastColumn="0"/>
          <w:trHeight w:val="552"/>
          <w:del w:id="2626" w:author="Ume Sauda Ghanyani" w:date="2025-10-29T10:02:00Z"/>
        </w:trPr>
        <w:tc>
          <w:tcPr>
            <w:cnfStyle w:val="001000000000" w:firstRow="0" w:lastRow="0" w:firstColumn="1" w:lastColumn="0" w:oddVBand="0" w:evenVBand="0" w:oddHBand="0" w:evenHBand="0" w:firstRowFirstColumn="0" w:firstRowLastColumn="0" w:lastRowFirstColumn="0" w:lastRowLastColumn="0"/>
            <w:tcW w:w="2869" w:type="dxa"/>
            <w:hideMark/>
          </w:tcPr>
          <w:p w14:paraId="015F3C73" w14:textId="7A17F182" w:rsidR="006154F6" w:rsidRPr="006154F6" w:rsidDel="00521FAB" w:rsidRDefault="006154F6" w:rsidP="006154F6">
            <w:pPr>
              <w:jc w:val="left"/>
              <w:rPr>
                <w:del w:id="2627" w:author="Ume Sauda Ghanyani" w:date="2025-10-29T10:02:00Z" w16du:dateUtc="2025-10-29T05:02:00Z"/>
                <w:rFonts w:ascii="Aptos Narrow" w:eastAsia="Times New Roman" w:hAnsi="Aptos Narrow" w:cs="Times New Roman"/>
                <w:color w:val="000000"/>
                <w:sz w:val="22"/>
                <w:szCs w:val="22"/>
              </w:rPr>
            </w:pPr>
            <w:del w:id="2628" w:author="Ume Sauda Ghanyani" w:date="2025-10-29T10:02:00Z" w16du:dateUtc="2025-10-29T05:02:00Z">
              <w:r w:rsidRPr="006154F6" w:rsidDel="00521FAB">
                <w:rPr>
                  <w:rFonts w:ascii="Aptos Narrow" w:eastAsia="Times New Roman" w:hAnsi="Aptos Narrow" w:cs="Times New Roman"/>
                  <w:color w:val="000000"/>
                  <w:sz w:val="22"/>
                  <w:szCs w:val="22"/>
                </w:rPr>
                <w:delText>Case Management</w:delText>
              </w:r>
            </w:del>
          </w:p>
        </w:tc>
        <w:tc>
          <w:tcPr>
            <w:tcW w:w="3609" w:type="dxa"/>
            <w:hideMark/>
          </w:tcPr>
          <w:p w14:paraId="3D9EBA21" w14:textId="21EDA9D0" w:rsidR="006154F6" w:rsidRPr="006154F6" w:rsidDel="00521FAB" w:rsidRDefault="006154F6" w:rsidP="006154F6">
            <w:pPr>
              <w:jc w:val="left"/>
              <w:cnfStyle w:val="000000100000" w:firstRow="0" w:lastRow="0" w:firstColumn="0" w:lastColumn="0" w:oddVBand="0" w:evenVBand="0" w:oddHBand="1" w:evenHBand="0" w:firstRowFirstColumn="0" w:firstRowLastColumn="0" w:lastRowFirstColumn="0" w:lastRowLastColumn="0"/>
              <w:rPr>
                <w:del w:id="2629" w:author="Ume Sauda Ghanyani" w:date="2025-10-29T10:02:00Z" w16du:dateUtc="2025-10-29T05:02:00Z"/>
                <w:rFonts w:ascii="Arial Unicode MS" w:eastAsia="Times New Roman" w:hAnsi="Arial Unicode MS" w:cs="Times New Roman"/>
                <w:color w:val="000000"/>
              </w:rPr>
            </w:pPr>
            <w:del w:id="2630" w:author="Ume Sauda Ghanyani" w:date="2025-10-29T10:02:00Z" w16du:dateUtc="2025-10-29T05:02:00Z">
              <w:r w:rsidRPr="006154F6" w:rsidDel="00521FAB">
                <w:rPr>
                  <w:rFonts w:ascii="Arial Unicode MS" w:eastAsia="Times New Roman" w:hAnsi="Arial Unicode MS" w:cs="Times New Roman"/>
                  <w:color w:val="000000"/>
                </w:rPr>
                <w:delText>CMS.Cases</w:delText>
              </w:r>
            </w:del>
          </w:p>
        </w:tc>
        <w:tc>
          <w:tcPr>
            <w:tcW w:w="2942" w:type="dxa"/>
            <w:hideMark/>
          </w:tcPr>
          <w:p w14:paraId="0D57603B" w14:textId="28CEB583" w:rsidR="006154F6" w:rsidRPr="006154F6" w:rsidDel="00521FAB" w:rsidRDefault="006154F6" w:rsidP="006154F6">
            <w:pPr>
              <w:jc w:val="left"/>
              <w:cnfStyle w:val="000000100000" w:firstRow="0" w:lastRow="0" w:firstColumn="0" w:lastColumn="0" w:oddVBand="0" w:evenVBand="0" w:oddHBand="1" w:evenHBand="0" w:firstRowFirstColumn="0" w:firstRowLastColumn="0" w:lastRowFirstColumn="0" w:lastRowLastColumn="0"/>
              <w:rPr>
                <w:del w:id="2631" w:author="Ume Sauda Ghanyani" w:date="2025-10-29T10:02:00Z" w16du:dateUtc="2025-10-29T05:02:00Z"/>
                <w:rFonts w:ascii="Arial Unicode MS" w:eastAsia="Times New Roman" w:hAnsi="Arial Unicode MS" w:cs="Times New Roman"/>
                <w:color w:val="000000"/>
              </w:rPr>
            </w:pPr>
            <w:del w:id="2632" w:author="Ume Sauda Ghanyani" w:date="2025-10-29T10:02:00Z" w16du:dateUtc="2025-10-29T05:02:00Z">
              <w:r w:rsidRPr="006154F6" w:rsidDel="00521FAB">
                <w:rPr>
                  <w:rFonts w:ascii="Arial Unicode MS" w:eastAsia="Times New Roman" w:hAnsi="Arial Unicode MS" w:cs="Times New Roman"/>
                  <w:color w:val="000000"/>
                </w:rPr>
                <w:delText>case_id</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alert_id</w:delText>
              </w:r>
              <w:r w:rsidRPr="006154F6" w:rsidDel="00521FAB">
                <w:rPr>
                  <w:rFonts w:ascii="Aptos Narrow" w:eastAsia="Times New Roman" w:hAnsi="Aptos Narrow" w:cs="Times New Roman"/>
                  <w:color w:val="000000"/>
                  <w:sz w:val="22"/>
                  <w:szCs w:val="22"/>
                </w:rPr>
                <w:delText xml:space="preserve">, </w:delText>
              </w:r>
              <w:r w:rsidRPr="006154F6" w:rsidDel="00521FAB">
                <w:rPr>
                  <w:rFonts w:ascii="Arial Unicode MS" w:eastAsia="Times New Roman" w:hAnsi="Arial Unicode MS" w:cs="Times New Roman"/>
                  <w:color w:val="000000"/>
                </w:rPr>
                <w:delText>case_status_enum</w:delText>
              </w:r>
            </w:del>
          </w:p>
        </w:tc>
      </w:tr>
      <w:tr w:rsidR="006154F6" w:rsidRPr="006154F6" w:rsidDel="00521FAB" w14:paraId="59B36AAA" w14:textId="79EDD2D8" w:rsidTr="006154F6">
        <w:trPr>
          <w:trHeight w:val="816"/>
          <w:del w:id="2633" w:author="Ume Sauda Ghanyani" w:date="2025-10-29T10:02:00Z"/>
        </w:trPr>
        <w:tc>
          <w:tcPr>
            <w:cnfStyle w:val="001000000000" w:firstRow="0" w:lastRow="0" w:firstColumn="1" w:lastColumn="0" w:oddVBand="0" w:evenVBand="0" w:oddHBand="0" w:evenHBand="0" w:firstRowFirstColumn="0" w:firstRowLastColumn="0" w:lastRowFirstColumn="0" w:lastRowLastColumn="0"/>
            <w:tcW w:w="2869" w:type="dxa"/>
            <w:hideMark/>
          </w:tcPr>
          <w:p w14:paraId="3F63C50B" w14:textId="7707F2FE" w:rsidR="006154F6" w:rsidRPr="006154F6" w:rsidDel="00521FAB" w:rsidRDefault="006154F6" w:rsidP="006154F6">
            <w:pPr>
              <w:jc w:val="left"/>
              <w:rPr>
                <w:del w:id="2634" w:author="Ume Sauda Ghanyani" w:date="2025-10-29T10:02:00Z" w16du:dateUtc="2025-10-29T05:02:00Z"/>
                <w:rFonts w:ascii="Aptos Narrow" w:eastAsia="Times New Roman" w:hAnsi="Aptos Narrow" w:cs="Times New Roman"/>
                <w:color w:val="000000"/>
                <w:sz w:val="22"/>
                <w:szCs w:val="22"/>
              </w:rPr>
            </w:pPr>
            <w:del w:id="2635" w:author="Ume Sauda Ghanyani" w:date="2025-10-29T10:02:00Z" w16du:dateUtc="2025-10-29T05:02:00Z">
              <w:r w:rsidRPr="006154F6" w:rsidDel="00521FAB">
                <w:rPr>
                  <w:rFonts w:ascii="Aptos Narrow" w:eastAsia="Times New Roman" w:hAnsi="Aptos Narrow" w:cs="Times New Roman"/>
                  <w:color w:val="000000"/>
                  <w:sz w:val="22"/>
                  <w:szCs w:val="22"/>
                </w:rPr>
                <w:delText>Ground Truth (Fraud Labels)</w:delText>
              </w:r>
            </w:del>
          </w:p>
        </w:tc>
        <w:tc>
          <w:tcPr>
            <w:tcW w:w="3609" w:type="dxa"/>
            <w:hideMark/>
          </w:tcPr>
          <w:p w14:paraId="718B00A6" w14:textId="5E9BE6ED" w:rsidR="006154F6" w:rsidRPr="006154F6" w:rsidDel="00521FAB" w:rsidRDefault="006154F6" w:rsidP="006154F6">
            <w:pPr>
              <w:jc w:val="left"/>
              <w:cnfStyle w:val="000000000000" w:firstRow="0" w:lastRow="0" w:firstColumn="0" w:lastColumn="0" w:oddVBand="0" w:evenVBand="0" w:oddHBand="0" w:evenHBand="0" w:firstRowFirstColumn="0" w:firstRowLastColumn="0" w:lastRowFirstColumn="0" w:lastRowLastColumn="0"/>
              <w:rPr>
                <w:del w:id="2636" w:author="Ume Sauda Ghanyani" w:date="2025-10-29T10:02:00Z" w16du:dateUtc="2025-10-29T05:02:00Z"/>
                <w:rFonts w:ascii="Aptos Narrow" w:eastAsia="Times New Roman" w:hAnsi="Aptos Narrow" w:cs="Times New Roman"/>
                <w:color w:val="000000"/>
                <w:sz w:val="22"/>
                <w:szCs w:val="22"/>
              </w:rPr>
            </w:pPr>
            <w:del w:id="2637" w:author="Ume Sauda Ghanyani" w:date="2025-10-29T10:02:00Z" w16du:dateUtc="2025-10-29T05:02:00Z">
              <w:r w:rsidRPr="006154F6" w:rsidDel="00521FAB">
                <w:rPr>
                  <w:rFonts w:ascii="Aptos Narrow" w:eastAsia="Times New Roman" w:hAnsi="Aptos Narrow" w:cs="Times New Roman"/>
                  <w:color w:val="000000"/>
                  <w:sz w:val="22"/>
                  <w:szCs w:val="22"/>
                </w:rPr>
                <w:delText xml:space="preserve">Derived from </w:delText>
              </w:r>
              <w:r w:rsidRPr="006154F6" w:rsidDel="00521FAB">
                <w:rPr>
                  <w:rFonts w:ascii="Arial Unicode MS" w:eastAsia="Times New Roman" w:hAnsi="Arial Unicode MS" w:cs="Times New Roman"/>
                  <w:color w:val="000000"/>
                </w:rPr>
                <w:delText>CMS.Cases.case_status_enum='Closed - Confirmed Fraud'</w:delText>
              </w:r>
            </w:del>
          </w:p>
        </w:tc>
        <w:tc>
          <w:tcPr>
            <w:tcW w:w="2942" w:type="dxa"/>
            <w:hideMark/>
          </w:tcPr>
          <w:p w14:paraId="7CA4CF58" w14:textId="259255AF" w:rsidR="006154F6" w:rsidRPr="006154F6" w:rsidDel="00521FAB" w:rsidRDefault="006154F6" w:rsidP="006154F6">
            <w:pPr>
              <w:jc w:val="left"/>
              <w:cnfStyle w:val="000000000000" w:firstRow="0" w:lastRow="0" w:firstColumn="0" w:lastColumn="0" w:oddVBand="0" w:evenVBand="0" w:oddHBand="0" w:evenHBand="0" w:firstRowFirstColumn="0" w:firstRowLastColumn="0" w:lastRowFirstColumn="0" w:lastRowLastColumn="0"/>
              <w:rPr>
                <w:del w:id="2638" w:author="Ume Sauda Ghanyani" w:date="2025-10-29T10:02:00Z" w16du:dateUtc="2025-10-29T05:02:00Z"/>
                <w:rFonts w:ascii="Aptos Narrow" w:eastAsia="Times New Roman" w:hAnsi="Aptos Narrow" w:cs="Times New Roman"/>
                <w:color w:val="000000"/>
                <w:sz w:val="22"/>
                <w:szCs w:val="22"/>
              </w:rPr>
            </w:pPr>
            <w:del w:id="2639" w:author="Ume Sauda Ghanyani" w:date="2025-10-29T10:02:00Z" w16du:dateUtc="2025-10-29T05:02:00Z">
              <w:r w:rsidRPr="006154F6" w:rsidDel="00521FAB">
                <w:rPr>
                  <w:rFonts w:ascii="Aptos Narrow" w:eastAsia="Times New Roman" w:hAnsi="Aptos Narrow" w:cs="Times New Roman"/>
                  <w:color w:val="000000"/>
                  <w:sz w:val="22"/>
                  <w:szCs w:val="22"/>
                </w:rPr>
                <w:delText>Used to identify actual positives</w:delText>
              </w:r>
            </w:del>
          </w:p>
        </w:tc>
      </w:tr>
    </w:tbl>
    <w:p w14:paraId="6F4A10B6" w14:textId="33BE921E" w:rsidR="00E77944" w:rsidDel="00521FAB" w:rsidRDefault="00E77944" w:rsidP="00D37406">
      <w:pPr>
        <w:rPr>
          <w:del w:id="2640" w:author="Ume Sauda Ghanyani" w:date="2025-10-29T10:02:00Z" w16du:dateUtc="2025-10-29T05:02:00Z"/>
        </w:rPr>
      </w:pPr>
    </w:p>
    <w:p w14:paraId="07B384AE" w14:textId="3A0B3128" w:rsidR="006154F6" w:rsidDel="00521FAB" w:rsidRDefault="00FC3CE9" w:rsidP="006154F6">
      <w:pPr>
        <w:pStyle w:val="Heading3"/>
        <w:numPr>
          <w:ilvl w:val="2"/>
          <w:numId w:val="2"/>
        </w:numPr>
        <w:rPr>
          <w:del w:id="2641" w:author="Ume Sauda Ghanyani" w:date="2025-10-29T10:02:00Z" w16du:dateUtc="2025-10-29T05:02:00Z"/>
        </w:rPr>
      </w:pPr>
      <w:bookmarkStart w:id="2642" w:name="_Toc213340904"/>
      <w:bookmarkStart w:id="2643" w:name="_Toc213341093"/>
      <w:del w:id="2644" w:author="Ume Sauda Ghanyani" w:date="2025-10-29T10:02:00Z" w16du:dateUtc="2025-10-29T05:02:00Z">
        <w:r w:rsidDel="00521FAB">
          <w:delText>Metrics</w:delText>
        </w:r>
        <w:r w:rsidR="006154F6" w:rsidRPr="00B119A8" w:rsidDel="00521FAB">
          <w:delText>:</w:delText>
        </w:r>
        <w:bookmarkEnd w:id="2642"/>
        <w:bookmarkEnd w:id="2643"/>
      </w:del>
    </w:p>
    <w:p w14:paraId="12E8EB6A" w14:textId="237E0DBA" w:rsidR="00FC3CE9" w:rsidRPr="00FC3CE9" w:rsidDel="00521FAB" w:rsidRDefault="00FC3CE9" w:rsidP="00FC3CE9">
      <w:pPr>
        <w:rPr>
          <w:del w:id="2645" w:author="Ume Sauda Ghanyani" w:date="2025-10-29T10:02:00Z" w16du:dateUtc="2025-10-29T05:02:00Z"/>
          <w:b/>
          <w:bCs/>
        </w:rPr>
      </w:pPr>
      <w:del w:id="2646" w:author="Ume Sauda Ghanyani" w:date="2025-10-29T10:02:00Z" w16du:dateUtc="2025-10-29T05:02:00Z">
        <w:r w:rsidRPr="00FC3CE9" w:rsidDel="00521FAB">
          <w:rPr>
            <w:b/>
            <w:bCs/>
          </w:rPr>
          <w:delText>Metric 1 — Precision (% of alerts that were actual fraud)</w:delText>
        </w:r>
      </w:del>
    </w:p>
    <w:p w14:paraId="0C9C010D" w14:textId="5CCDB360" w:rsidR="00FC3CE9" w:rsidRPr="00FC3CE9" w:rsidDel="00521FAB" w:rsidRDefault="00FC3CE9" w:rsidP="00FC3CE9">
      <w:pPr>
        <w:rPr>
          <w:del w:id="2647" w:author="Ume Sauda Ghanyani" w:date="2025-10-29T10:02:00Z" w16du:dateUtc="2025-10-29T05:02:00Z"/>
        </w:rPr>
      </w:pPr>
      <w:del w:id="2648" w:author="Ume Sauda Ghanyani" w:date="2025-10-29T10:02:00Z" w16du:dateUtc="2025-10-29T05:02:00Z">
        <w:r w:rsidRPr="00FC3CE9" w:rsidDel="00521FAB">
          <w:rPr>
            <w:b/>
            <w:bCs/>
          </w:rPr>
          <w:delText>Objective:</w:delText>
        </w:r>
        <w:r w:rsidRPr="00FC3CE9" w:rsidDel="00521FAB">
          <w:br/>
          <w:delText xml:space="preserve">Quantify the </w:delText>
        </w:r>
        <w:r w:rsidRPr="00FC3CE9" w:rsidDel="00521FAB">
          <w:rPr>
            <w:i/>
            <w:iCs/>
          </w:rPr>
          <w:delText>accuracy</w:delText>
        </w:r>
        <w:r w:rsidRPr="00FC3CE9" w:rsidDel="00521FAB">
          <w:delText xml:space="preserve"> of alerts: out of all alerts generated, what fraction were confirmed as fraud.</w:delText>
        </w:r>
      </w:del>
    </w:p>
    <w:p w14:paraId="57E10465" w14:textId="46081BE1" w:rsidR="00FC3CE9" w:rsidRPr="00FC3CE9" w:rsidDel="00521FAB" w:rsidRDefault="00FC3CE9" w:rsidP="00FC3CE9">
      <w:pPr>
        <w:rPr>
          <w:del w:id="2649" w:author="Ume Sauda Ghanyani" w:date="2025-10-29T10:02:00Z" w16du:dateUtc="2025-10-29T05:02:00Z"/>
        </w:rPr>
      </w:pPr>
      <w:del w:id="2650" w:author="Ume Sauda Ghanyani" w:date="2025-10-29T10:02:00Z" w16du:dateUtc="2025-10-29T05:02:00Z">
        <w:r w:rsidRPr="00FC3CE9" w:rsidDel="00521FAB">
          <w:rPr>
            <w:b/>
            <w:bCs/>
          </w:rPr>
          <w:delText>Fields Used:</w:delText>
        </w:r>
      </w:del>
    </w:p>
    <w:p w14:paraId="6E728B21" w14:textId="7F6D3BA1" w:rsidR="00FC3CE9" w:rsidRPr="00FC3CE9" w:rsidDel="00521FAB" w:rsidRDefault="00FC3CE9" w:rsidP="0082296D">
      <w:pPr>
        <w:numPr>
          <w:ilvl w:val="0"/>
          <w:numId w:val="103"/>
        </w:numPr>
        <w:rPr>
          <w:del w:id="2651" w:author="Ume Sauda Ghanyani" w:date="2025-10-29T10:02:00Z" w16du:dateUtc="2025-10-29T05:02:00Z"/>
        </w:rPr>
      </w:pPr>
      <w:del w:id="2652" w:author="Ume Sauda Ghanyani" w:date="2025-10-29T10:02:00Z" w16du:dateUtc="2025-10-29T05:02:00Z">
        <w:r w:rsidRPr="00FC3CE9" w:rsidDel="00521FAB">
          <w:delText>CMS.Alerts.alert_id</w:delText>
        </w:r>
      </w:del>
    </w:p>
    <w:p w14:paraId="3B50552B" w14:textId="2D4C725D" w:rsidR="00FC3CE9" w:rsidRPr="00FC3CE9" w:rsidDel="00521FAB" w:rsidRDefault="00FC3CE9" w:rsidP="0082296D">
      <w:pPr>
        <w:numPr>
          <w:ilvl w:val="0"/>
          <w:numId w:val="103"/>
        </w:numPr>
        <w:rPr>
          <w:del w:id="2653" w:author="Ume Sauda Ghanyani" w:date="2025-10-29T10:02:00Z" w16du:dateUtc="2025-10-29T05:02:00Z"/>
        </w:rPr>
      </w:pPr>
      <w:del w:id="2654" w:author="Ume Sauda Ghanyani" w:date="2025-10-29T10:02:00Z" w16du:dateUtc="2025-10-29T05:02:00Z">
        <w:r w:rsidRPr="00FC3CE9" w:rsidDel="00521FAB">
          <w:delText>CMS.Alerts.alert_status_enum</w:delText>
        </w:r>
      </w:del>
    </w:p>
    <w:p w14:paraId="13E026EB" w14:textId="7BE57E4E" w:rsidR="00FC3CE9" w:rsidRPr="00FC3CE9" w:rsidDel="00521FAB" w:rsidRDefault="00FC3CE9" w:rsidP="0082296D">
      <w:pPr>
        <w:numPr>
          <w:ilvl w:val="0"/>
          <w:numId w:val="103"/>
        </w:numPr>
        <w:rPr>
          <w:del w:id="2655" w:author="Ume Sauda Ghanyani" w:date="2025-10-29T10:02:00Z" w16du:dateUtc="2025-10-29T05:02:00Z"/>
        </w:rPr>
      </w:pPr>
      <w:del w:id="2656" w:author="Ume Sauda Ghanyani" w:date="2025-10-29T10:02:00Z" w16du:dateUtc="2025-10-29T05:02:00Z">
        <w:r w:rsidRPr="00FC3CE9" w:rsidDel="00521FAB">
          <w:delText>CMS.Cases.case_id</w:delText>
        </w:r>
      </w:del>
    </w:p>
    <w:p w14:paraId="1941C61D" w14:textId="51D75BAE" w:rsidR="00FC3CE9" w:rsidRPr="00FC3CE9" w:rsidDel="00521FAB" w:rsidRDefault="00FC3CE9" w:rsidP="0082296D">
      <w:pPr>
        <w:numPr>
          <w:ilvl w:val="0"/>
          <w:numId w:val="103"/>
        </w:numPr>
        <w:rPr>
          <w:del w:id="2657" w:author="Ume Sauda Ghanyani" w:date="2025-10-29T10:02:00Z" w16du:dateUtc="2025-10-29T05:02:00Z"/>
        </w:rPr>
      </w:pPr>
      <w:del w:id="2658" w:author="Ume Sauda Ghanyani" w:date="2025-10-29T10:02:00Z" w16du:dateUtc="2025-10-29T05:02:00Z">
        <w:r w:rsidRPr="00FC3CE9" w:rsidDel="00521FAB">
          <w:delText>CMS.Cases.case_status_enum</w:delText>
        </w:r>
      </w:del>
    </w:p>
    <w:p w14:paraId="0B59F79E" w14:textId="6383FD74" w:rsidR="00FC3CE9" w:rsidRPr="00FC3CE9" w:rsidDel="00521FAB" w:rsidRDefault="00FC3CE9" w:rsidP="00FC3CE9">
      <w:pPr>
        <w:rPr>
          <w:del w:id="2659" w:author="Ume Sauda Ghanyani" w:date="2025-10-29T10:02:00Z" w16du:dateUtc="2025-10-29T05:02:00Z"/>
        </w:rPr>
      </w:pPr>
      <w:del w:id="2660" w:author="Ume Sauda Ghanyani" w:date="2025-10-29T10:02:00Z" w16du:dateUtc="2025-10-29T05:02:00Z">
        <w:r w:rsidRPr="00FC3CE9" w:rsidDel="00521FAB">
          <w:rPr>
            <w:b/>
            <w:bCs/>
          </w:rPr>
          <w:delText>Transformation Logic:</w:delText>
        </w:r>
      </w:del>
    </w:p>
    <w:p w14:paraId="157D1AE7" w14:textId="4E2BAB60" w:rsidR="00FC3CE9" w:rsidRPr="00FC3CE9" w:rsidDel="00521FAB" w:rsidRDefault="00FC3CE9" w:rsidP="0082296D">
      <w:pPr>
        <w:numPr>
          <w:ilvl w:val="0"/>
          <w:numId w:val="104"/>
        </w:numPr>
        <w:rPr>
          <w:del w:id="2661" w:author="Ume Sauda Ghanyani" w:date="2025-10-29T10:02:00Z" w16du:dateUtc="2025-10-29T05:02:00Z"/>
        </w:rPr>
      </w:pPr>
      <w:del w:id="2662" w:author="Ume Sauda Ghanyani" w:date="2025-10-29T10:02:00Z" w16du:dateUtc="2025-10-29T05:02:00Z">
        <w:r w:rsidRPr="00FC3CE9" w:rsidDel="00521FAB">
          <w:delText>Define True Positives (TP): alerts linked to confirmed fraud cases.</w:delText>
        </w:r>
      </w:del>
    </w:p>
    <w:p w14:paraId="7B7DD3BA" w14:textId="30F0737E" w:rsidR="00FC3CE9" w:rsidRPr="00FC3CE9" w:rsidDel="00521FAB" w:rsidRDefault="00FC3CE9" w:rsidP="0082296D">
      <w:pPr>
        <w:numPr>
          <w:ilvl w:val="0"/>
          <w:numId w:val="104"/>
        </w:numPr>
        <w:rPr>
          <w:del w:id="2663" w:author="Ume Sauda Ghanyani" w:date="2025-10-29T10:02:00Z" w16du:dateUtc="2025-10-29T05:02:00Z"/>
        </w:rPr>
      </w:pPr>
      <w:del w:id="2664" w:author="Ume Sauda Ghanyani" w:date="2025-10-29T10:02:00Z" w16du:dateUtc="2025-10-29T05:02:00Z">
        <w:r w:rsidRPr="00FC3CE9" w:rsidDel="00521FAB">
          <w:delText>Define False Positives (FP): alerts linked to cases closed as “False Positive” or “No Issue Found”.</w:delText>
        </w:r>
      </w:del>
    </w:p>
    <w:p w14:paraId="25306F2C" w14:textId="65D4841C" w:rsidR="00FC3CE9" w:rsidRPr="00FC3CE9" w:rsidDel="00521FAB" w:rsidRDefault="00FC3CE9" w:rsidP="0082296D">
      <w:pPr>
        <w:numPr>
          <w:ilvl w:val="0"/>
          <w:numId w:val="104"/>
        </w:numPr>
        <w:rPr>
          <w:del w:id="2665" w:author="Ume Sauda Ghanyani" w:date="2025-10-29T10:02:00Z" w16du:dateUtc="2025-10-29T05:02:00Z"/>
        </w:rPr>
      </w:pPr>
      <w:del w:id="2666" w:author="Ume Sauda Ghanyani" w:date="2025-10-29T10:02:00Z" w16du:dateUtc="2025-10-29T05:02:00Z">
        <w:r w:rsidRPr="00FC3CE9" w:rsidDel="00521FAB">
          <w:delText>Precision = TP / (TP + FP).</w:delText>
        </w:r>
      </w:del>
    </w:p>
    <w:p w14:paraId="1A6B315B" w14:textId="2CE5BCEB" w:rsidR="00F336EE" w:rsidRPr="00F336EE" w:rsidDel="00521FAB" w:rsidRDefault="00F336EE" w:rsidP="00F336EE">
      <w:pPr>
        <w:rPr>
          <w:del w:id="2667" w:author="Ume Sauda Ghanyani" w:date="2025-10-29T10:02:00Z" w16du:dateUtc="2025-10-29T05:02:00Z"/>
        </w:rPr>
      </w:pPr>
      <w:del w:id="2668" w:author="Ume Sauda Ghanyani" w:date="2025-10-29T10:02:00Z" w16du:dateUtc="2025-10-29T05:02:00Z">
        <w:r w:rsidDel="00521FAB">
          <w:rPr>
            <w:b/>
            <w:bCs/>
          </w:rPr>
          <w:delText>Reasoning</w:delText>
        </w:r>
        <w:r w:rsidRPr="00F336EE" w:rsidDel="00521FAB">
          <w:rPr>
            <w:b/>
            <w:bCs/>
          </w:rPr>
          <w:delText>:</w:delText>
        </w:r>
      </w:del>
    </w:p>
    <w:p w14:paraId="1D5124A9" w14:textId="3D2C9E93" w:rsidR="00F336EE" w:rsidRPr="00F336EE" w:rsidDel="00521FAB" w:rsidRDefault="00F336EE" w:rsidP="0082296D">
      <w:pPr>
        <w:numPr>
          <w:ilvl w:val="0"/>
          <w:numId w:val="105"/>
        </w:numPr>
        <w:rPr>
          <w:del w:id="2669" w:author="Ume Sauda Ghanyani" w:date="2025-10-29T10:02:00Z" w16du:dateUtc="2025-10-29T05:02:00Z"/>
        </w:rPr>
      </w:pPr>
      <w:del w:id="2670" w:author="Ume Sauda Ghanyani" w:date="2025-10-29T10:02:00Z" w16du:dateUtc="2025-10-29T05:02:00Z">
        <w:r w:rsidRPr="00F336EE" w:rsidDel="00521FAB">
          <w:delText>case_status_enum provides verified fraud outcome.</w:delText>
        </w:r>
      </w:del>
    </w:p>
    <w:p w14:paraId="4CF82E80" w14:textId="7FF27A63" w:rsidR="00F336EE" w:rsidRPr="00F336EE" w:rsidDel="00521FAB" w:rsidRDefault="00F336EE" w:rsidP="0082296D">
      <w:pPr>
        <w:numPr>
          <w:ilvl w:val="0"/>
          <w:numId w:val="105"/>
        </w:numPr>
        <w:rPr>
          <w:del w:id="2671" w:author="Ume Sauda Ghanyani" w:date="2025-10-29T10:02:00Z" w16du:dateUtc="2025-10-29T05:02:00Z"/>
        </w:rPr>
      </w:pPr>
      <w:del w:id="2672" w:author="Ume Sauda Ghanyani" w:date="2025-10-29T10:02:00Z" w16du:dateUtc="2025-10-29T05:02:00Z">
        <w:r w:rsidRPr="00F336EE" w:rsidDel="00521FAB">
          <w:delText>alert_id serves as the detection event identifier.</w:delText>
        </w:r>
      </w:del>
    </w:p>
    <w:p w14:paraId="681CCCCC" w14:textId="1772F3D5" w:rsidR="00F336EE" w:rsidRPr="00F336EE" w:rsidDel="00521FAB" w:rsidRDefault="00F336EE" w:rsidP="0082296D">
      <w:pPr>
        <w:numPr>
          <w:ilvl w:val="0"/>
          <w:numId w:val="105"/>
        </w:numPr>
        <w:rPr>
          <w:del w:id="2673" w:author="Ume Sauda Ghanyani" w:date="2025-10-29T10:02:00Z" w16du:dateUtc="2025-10-29T05:02:00Z"/>
        </w:rPr>
      </w:pPr>
      <w:del w:id="2674" w:author="Ume Sauda Ghanyani" w:date="2025-10-29T10:02:00Z" w16du:dateUtc="2025-10-29T05:02:00Z">
        <w:r w:rsidRPr="00F336EE" w:rsidDel="00521FAB">
          <w:lastRenderedPageBreak/>
          <w:delText>Enables accurate measurement of model selectivity.</w:delText>
        </w:r>
      </w:del>
    </w:p>
    <w:p w14:paraId="4B0B67B4" w14:textId="310E0B3C" w:rsidR="00F336EE" w:rsidRPr="00F336EE" w:rsidDel="00521FAB" w:rsidRDefault="00F336EE" w:rsidP="00F336EE">
      <w:pPr>
        <w:rPr>
          <w:del w:id="2675" w:author="Ume Sauda Ghanyani" w:date="2025-10-29T10:02:00Z" w16du:dateUtc="2025-10-29T05:02:00Z"/>
          <w:b/>
          <w:bCs/>
        </w:rPr>
      </w:pPr>
      <w:del w:id="2676" w:author="Ume Sauda Ghanyani" w:date="2025-10-29T10:02:00Z" w16du:dateUtc="2025-10-29T05:02:00Z">
        <w:r w:rsidRPr="00F336EE" w:rsidDel="00521FAB">
          <w:rPr>
            <w:b/>
            <w:bCs/>
          </w:rPr>
          <w:delText>Metric 2 — Recall (% of actual fraud that was detected)</w:delText>
        </w:r>
      </w:del>
    </w:p>
    <w:p w14:paraId="0F963E4F" w14:textId="7196D3E4" w:rsidR="00F336EE" w:rsidRPr="00F336EE" w:rsidDel="00521FAB" w:rsidRDefault="00F336EE" w:rsidP="00F336EE">
      <w:pPr>
        <w:rPr>
          <w:del w:id="2677" w:author="Ume Sauda Ghanyani" w:date="2025-10-29T10:02:00Z" w16du:dateUtc="2025-10-29T05:02:00Z"/>
        </w:rPr>
      </w:pPr>
      <w:del w:id="2678" w:author="Ume Sauda Ghanyani" w:date="2025-10-29T10:02:00Z" w16du:dateUtc="2025-10-29T05:02:00Z">
        <w:r w:rsidRPr="00F336EE" w:rsidDel="00521FAB">
          <w:rPr>
            <w:b/>
            <w:bCs/>
          </w:rPr>
          <w:delText>Objective:</w:delText>
        </w:r>
        <w:r w:rsidRPr="00F336EE" w:rsidDel="00521FAB">
          <w:br/>
          <w:delText xml:space="preserve">Quantify </w:delText>
        </w:r>
        <w:r w:rsidRPr="00F336EE" w:rsidDel="00521FAB">
          <w:rPr>
            <w:i/>
            <w:iCs/>
          </w:rPr>
          <w:delText>coverage</w:delText>
        </w:r>
        <w:r w:rsidRPr="00F336EE" w:rsidDel="00521FAB">
          <w:delText>: out of all confirmed fraud incidents, what proportion were successfully detected by the system.</w:delText>
        </w:r>
      </w:del>
    </w:p>
    <w:p w14:paraId="11E10EFB" w14:textId="6E3EB742" w:rsidR="00F336EE" w:rsidRPr="00F336EE" w:rsidDel="00521FAB" w:rsidRDefault="00F336EE" w:rsidP="00F336EE">
      <w:pPr>
        <w:rPr>
          <w:del w:id="2679" w:author="Ume Sauda Ghanyani" w:date="2025-10-29T10:02:00Z" w16du:dateUtc="2025-10-29T05:02:00Z"/>
        </w:rPr>
      </w:pPr>
      <w:del w:id="2680" w:author="Ume Sauda Ghanyani" w:date="2025-10-29T10:02:00Z" w16du:dateUtc="2025-10-29T05:02:00Z">
        <w:r w:rsidRPr="00F336EE" w:rsidDel="00521FAB">
          <w:rPr>
            <w:b/>
            <w:bCs/>
          </w:rPr>
          <w:delText>Fields Used:</w:delText>
        </w:r>
      </w:del>
    </w:p>
    <w:p w14:paraId="02086218" w14:textId="3D029FFB" w:rsidR="00F336EE" w:rsidRPr="00F336EE" w:rsidDel="00521FAB" w:rsidRDefault="00F336EE" w:rsidP="0082296D">
      <w:pPr>
        <w:numPr>
          <w:ilvl w:val="0"/>
          <w:numId w:val="106"/>
        </w:numPr>
        <w:rPr>
          <w:del w:id="2681" w:author="Ume Sauda Ghanyani" w:date="2025-10-29T10:02:00Z" w16du:dateUtc="2025-10-29T05:02:00Z"/>
        </w:rPr>
      </w:pPr>
      <w:del w:id="2682" w:author="Ume Sauda Ghanyani" w:date="2025-10-29T10:02:00Z" w16du:dateUtc="2025-10-29T05:02:00Z">
        <w:r w:rsidRPr="00F336EE" w:rsidDel="00521FAB">
          <w:delText>CMS.Cases.case_id</w:delText>
        </w:r>
      </w:del>
    </w:p>
    <w:p w14:paraId="16A7DAF5" w14:textId="6E70ED07" w:rsidR="00F336EE" w:rsidRPr="00F336EE" w:rsidDel="00521FAB" w:rsidRDefault="00F336EE" w:rsidP="0082296D">
      <w:pPr>
        <w:numPr>
          <w:ilvl w:val="0"/>
          <w:numId w:val="106"/>
        </w:numPr>
        <w:rPr>
          <w:del w:id="2683" w:author="Ume Sauda Ghanyani" w:date="2025-10-29T10:02:00Z" w16du:dateUtc="2025-10-29T05:02:00Z"/>
        </w:rPr>
      </w:pPr>
      <w:del w:id="2684" w:author="Ume Sauda Ghanyani" w:date="2025-10-29T10:02:00Z" w16du:dateUtc="2025-10-29T05:02:00Z">
        <w:r w:rsidRPr="00F336EE" w:rsidDel="00521FAB">
          <w:delText>CMS.Cases.case_status_enum</w:delText>
        </w:r>
      </w:del>
    </w:p>
    <w:p w14:paraId="4087B13D" w14:textId="691FD6A3" w:rsidR="00F336EE" w:rsidRPr="00F336EE" w:rsidDel="00521FAB" w:rsidRDefault="00F336EE" w:rsidP="0082296D">
      <w:pPr>
        <w:numPr>
          <w:ilvl w:val="0"/>
          <w:numId w:val="106"/>
        </w:numPr>
        <w:rPr>
          <w:del w:id="2685" w:author="Ume Sauda Ghanyani" w:date="2025-10-29T10:02:00Z" w16du:dateUtc="2025-10-29T05:02:00Z"/>
        </w:rPr>
      </w:pPr>
      <w:del w:id="2686" w:author="Ume Sauda Ghanyani" w:date="2025-10-29T10:02:00Z" w16du:dateUtc="2025-10-29T05:02:00Z">
        <w:r w:rsidRPr="00F336EE" w:rsidDel="00521FAB">
          <w:delText>CMS.Alerts.alert_id</w:delText>
        </w:r>
      </w:del>
    </w:p>
    <w:p w14:paraId="30A73F89" w14:textId="39A447C5" w:rsidR="00F336EE" w:rsidRPr="00F336EE" w:rsidDel="00521FAB" w:rsidRDefault="00F336EE" w:rsidP="00F336EE">
      <w:pPr>
        <w:rPr>
          <w:del w:id="2687" w:author="Ume Sauda Ghanyani" w:date="2025-10-29T10:02:00Z" w16du:dateUtc="2025-10-29T05:02:00Z"/>
        </w:rPr>
      </w:pPr>
      <w:del w:id="2688" w:author="Ume Sauda Ghanyani" w:date="2025-10-29T10:02:00Z" w16du:dateUtc="2025-10-29T05:02:00Z">
        <w:r w:rsidRPr="00F336EE" w:rsidDel="00521FAB">
          <w:rPr>
            <w:b/>
            <w:bCs/>
          </w:rPr>
          <w:delText>Transformation Logic:</w:delText>
        </w:r>
      </w:del>
    </w:p>
    <w:p w14:paraId="1B3D4476" w14:textId="3927BB19" w:rsidR="00F336EE" w:rsidRPr="00F336EE" w:rsidDel="00521FAB" w:rsidRDefault="00F336EE" w:rsidP="0082296D">
      <w:pPr>
        <w:numPr>
          <w:ilvl w:val="0"/>
          <w:numId w:val="107"/>
        </w:numPr>
        <w:rPr>
          <w:del w:id="2689" w:author="Ume Sauda Ghanyani" w:date="2025-10-29T10:02:00Z" w16du:dateUtc="2025-10-29T05:02:00Z"/>
        </w:rPr>
      </w:pPr>
      <w:del w:id="2690" w:author="Ume Sauda Ghanyani" w:date="2025-10-29T10:02:00Z" w16du:dateUtc="2025-10-29T05:02:00Z">
        <w:r w:rsidRPr="00F336EE" w:rsidDel="00521FAB">
          <w:delText xml:space="preserve">Define </w:delText>
        </w:r>
        <w:r w:rsidRPr="00F336EE" w:rsidDel="00521FAB">
          <w:rPr>
            <w:b/>
            <w:bCs/>
          </w:rPr>
          <w:delText>True Positives (TP):</w:delText>
        </w:r>
        <w:r w:rsidRPr="00F336EE" w:rsidDel="00521FAB">
          <w:delText xml:space="preserve"> confirmed fraud with alerts.</w:delText>
        </w:r>
      </w:del>
    </w:p>
    <w:p w14:paraId="1878269B" w14:textId="4DC0B970" w:rsidR="00F336EE" w:rsidRPr="00F336EE" w:rsidDel="00521FAB" w:rsidRDefault="00F336EE" w:rsidP="0082296D">
      <w:pPr>
        <w:numPr>
          <w:ilvl w:val="0"/>
          <w:numId w:val="107"/>
        </w:numPr>
        <w:rPr>
          <w:del w:id="2691" w:author="Ume Sauda Ghanyani" w:date="2025-10-29T10:02:00Z" w16du:dateUtc="2025-10-29T05:02:00Z"/>
        </w:rPr>
      </w:pPr>
      <w:del w:id="2692" w:author="Ume Sauda Ghanyani" w:date="2025-10-29T10:02:00Z" w16du:dateUtc="2025-10-29T05:02:00Z">
        <w:r w:rsidRPr="00F336EE" w:rsidDel="00521FAB">
          <w:delText xml:space="preserve">Define </w:delText>
        </w:r>
        <w:r w:rsidRPr="00F336EE" w:rsidDel="00521FAB">
          <w:rPr>
            <w:b/>
            <w:bCs/>
          </w:rPr>
          <w:delText>False Negatives (FN):</w:delText>
        </w:r>
        <w:r w:rsidRPr="00F336EE" w:rsidDel="00521FAB">
          <w:delText xml:space="preserve"> confirmed fraud without alerts (from False Negative dashboard logic).</w:delText>
        </w:r>
      </w:del>
    </w:p>
    <w:p w14:paraId="546DC393" w14:textId="39F643C3" w:rsidR="00F336EE" w:rsidRPr="00F336EE" w:rsidDel="00521FAB" w:rsidRDefault="00F336EE" w:rsidP="0082296D">
      <w:pPr>
        <w:numPr>
          <w:ilvl w:val="0"/>
          <w:numId w:val="107"/>
        </w:numPr>
        <w:rPr>
          <w:del w:id="2693" w:author="Ume Sauda Ghanyani" w:date="2025-10-29T10:02:00Z" w16du:dateUtc="2025-10-29T05:02:00Z"/>
        </w:rPr>
      </w:pPr>
      <w:del w:id="2694" w:author="Ume Sauda Ghanyani" w:date="2025-10-29T10:02:00Z" w16du:dateUtc="2025-10-29T05:02:00Z">
        <w:r w:rsidRPr="00F336EE" w:rsidDel="00521FAB">
          <w:delText>Recall = TP / (TP + FN).</w:delText>
        </w:r>
      </w:del>
    </w:p>
    <w:p w14:paraId="2A1642B5" w14:textId="603B757E" w:rsidR="007B0B7E" w:rsidRPr="007B0B7E" w:rsidDel="00521FAB" w:rsidRDefault="007B0B7E" w:rsidP="007B0B7E">
      <w:pPr>
        <w:rPr>
          <w:del w:id="2695" w:author="Ume Sauda Ghanyani" w:date="2025-10-29T10:02:00Z" w16du:dateUtc="2025-10-29T05:02:00Z"/>
        </w:rPr>
      </w:pPr>
      <w:del w:id="2696" w:author="Ume Sauda Ghanyani" w:date="2025-10-29T10:02:00Z" w16du:dateUtc="2025-10-29T05:02:00Z">
        <w:r w:rsidDel="00521FAB">
          <w:rPr>
            <w:b/>
            <w:bCs/>
          </w:rPr>
          <w:delText>Reasoning</w:delText>
        </w:r>
        <w:r w:rsidRPr="007B0B7E" w:rsidDel="00521FAB">
          <w:rPr>
            <w:b/>
            <w:bCs/>
          </w:rPr>
          <w:delText>:</w:delText>
        </w:r>
      </w:del>
    </w:p>
    <w:p w14:paraId="3309E74E" w14:textId="6C576F5E" w:rsidR="007B0B7E" w:rsidRPr="007B0B7E" w:rsidDel="00521FAB" w:rsidRDefault="007B0B7E" w:rsidP="0082296D">
      <w:pPr>
        <w:numPr>
          <w:ilvl w:val="0"/>
          <w:numId w:val="108"/>
        </w:numPr>
        <w:rPr>
          <w:del w:id="2697" w:author="Ume Sauda Ghanyani" w:date="2025-10-29T10:02:00Z" w16du:dateUtc="2025-10-29T05:02:00Z"/>
        </w:rPr>
      </w:pPr>
      <w:del w:id="2698" w:author="Ume Sauda Ghanyani" w:date="2025-10-29T10:02:00Z" w16du:dateUtc="2025-10-29T05:02:00Z">
        <w:r w:rsidRPr="007B0B7E" w:rsidDel="00521FAB">
          <w:delText>Ties directly to governance metric “Detection Coverage Ratio.”</w:delText>
        </w:r>
      </w:del>
    </w:p>
    <w:p w14:paraId="1DFB751A" w14:textId="6392C445" w:rsidR="007B0B7E" w:rsidDel="00521FAB" w:rsidRDefault="007B0B7E" w:rsidP="0082296D">
      <w:pPr>
        <w:numPr>
          <w:ilvl w:val="0"/>
          <w:numId w:val="108"/>
        </w:numPr>
        <w:rPr>
          <w:del w:id="2699" w:author="Ume Sauda Ghanyani" w:date="2025-10-29T10:02:00Z" w16du:dateUtc="2025-10-29T05:02:00Z"/>
        </w:rPr>
      </w:pPr>
      <w:del w:id="2700" w:author="Ume Sauda Ghanyani" w:date="2025-10-29T10:02:00Z" w16du:dateUtc="2025-10-29T05:02:00Z">
        <w:r w:rsidRPr="007B0B7E" w:rsidDel="00521FAB">
          <w:delText>Provides longitudinal validation of model reach.</w:delText>
        </w:r>
      </w:del>
    </w:p>
    <w:p w14:paraId="25C639FA" w14:textId="2D913192" w:rsidR="00000189" w:rsidRPr="00000189" w:rsidDel="00521FAB" w:rsidRDefault="00000189" w:rsidP="00000189">
      <w:pPr>
        <w:rPr>
          <w:del w:id="2701" w:author="Ume Sauda Ghanyani" w:date="2025-10-29T10:02:00Z" w16du:dateUtc="2025-10-29T05:02:00Z"/>
          <w:rFonts w:ascii="Times New Roman" w:eastAsia="Times New Roman" w:hAnsi="Times New Roman" w:cs="Times New Roman"/>
        </w:rPr>
      </w:pPr>
      <w:del w:id="2702" w:author="Ume Sauda Ghanyani" w:date="2025-10-29T10:02:00Z" w16du:dateUtc="2025-10-29T05:02:00Z">
        <w:r w:rsidRPr="00000189" w:rsidDel="00521FAB">
          <w:rPr>
            <w:rStyle w:val="Strong"/>
          </w:rPr>
          <w:delText>Metric 3 — F1 Score (Harmonic Mean of Precision and Recall)</w:delText>
        </w:r>
      </w:del>
    </w:p>
    <w:p w14:paraId="40AAF39A" w14:textId="5CAED4FC" w:rsidR="00000189" w:rsidRPr="00000189" w:rsidDel="00521FAB" w:rsidRDefault="00000189" w:rsidP="00000189">
      <w:pPr>
        <w:pStyle w:val="NormalWeb"/>
        <w:rPr>
          <w:del w:id="2703" w:author="Ume Sauda Ghanyani" w:date="2025-10-29T10:02:00Z" w16du:dateUtc="2025-10-29T05:02:00Z"/>
          <w:rFonts w:ascii="Microsoft GothicNeo" w:eastAsia="Microsoft GothicNeo" w:hAnsi="Microsoft GothicNeo" w:cs="Microsoft GothicNeo"/>
          <w:sz w:val="20"/>
          <w:szCs w:val="20"/>
        </w:rPr>
      </w:pPr>
      <w:del w:id="2704" w:author="Ume Sauda Ghanyani" w:date="2025-10-29T10:02:00Z" w16du:dateUtc="2025-10-29T05:02:00Z">
        <w:r w:rsidRPr="00000189" w:rsidDel="00521FAB">
          <w:rPr>
            <w:rStyle w:val="Strong"/>
            <w:rFonts w:ascii="Microsoft GothicNeo" w:eastAsia="Microsoft GothicNeo" w:hAnsi="Microsoft GothicNeo" w:cs="Microsoft GothicNeo"/>
            <w:sz w:val="20"/>
            <w:szCs w:val="20"/>
          </w:rPr>
          <w:delText>Objective:</w:delText>
        </w:r>
        <w:r w:rsidRPr="00000189" w:rsidDel="00521FAB">
          <w:rPr>
            <w:rFonts w:ascii="Microsoft GothicNeo" w:eastAsia="Microsoft GothicNeo" w:hAnsi="Microsoft GothicNeo" w:cs="Microsoft GothicNeo"/>
            <w:sz w:val="20"/>
            <w:szCs w:val="20"/>
          </w:rPr>
          <w:br/>
          <w:delText>Measure the balanced accuracy of a typology or model — combining both precision and recall.</w:delText>
        </w:r>
      </w:del>
    </w:p>
    <w:p w14:paraId="795040BB" w14:textId="25E39F36" w:rsidR="00000189" w:rsidRPr="00000189" w:rsidDel="00521FAB" w:rsidRDefault="00000189" w:rsidP="00000189">
      <w:pPr>
        <w:pStyle w:val="NormalWeb"/>
        <w:rPr>
          <w:del w:id="2705" w:author="Ume Sauda Ghanyani" w:date="2025-10-29T10:02:00Z" w16du:dateUtc="2025-10-29T05:02:00Z"/>
          <w:rFonts w:ascii="Microsoft GothicNeo" w:eastAsia="Microsoft GothicNeo" w:hAnsi="Microsoft GothicNeo" w:cs="Microsoft GothicNeo"/>
          <w:sz w:val="20"/>
          <w:szCs w:val="20"/>
        </w:rPr>
      </w:pPr>
      <w:del w:id="2706" w:author="Ume Sauda Ghanyani" w:date="2025-10-29T10:02:00Z" w16du:dateUtc="2025-10-29T05:02:00Z">
        <w:r w:rsidRPr="00000189" w:rsidDel="00521FAB">
          <w:rPr>
            <w:rStyle w:val="Strong"/>
            <w:rFonts w:ascii="Microsoft GothicNeo" w:eastAsia="Microsoft GothicNeo" w:hAnsi="Microsoft GothicNeo" w:cs="Microsoft GothicNeo"/>
            <w:sz w:val="20"/>
            <w:szCs w:val="20"/>
          </w:rPr>
          <w:delText>Fields Used:</w:delText>
        </w:r>
        <w:r w:rsidRPr="00000189" w:rsidDel="00521FAB">
          <w:rPr>
            <w:rFonts w:ascii="Microsoft GothicNeo" w:eastAsia="Microsoft GothicNeo" w:hAnsi="Microsoft GothicNeo" w:cs="Microsoft GothicNeo"/>
            <w:sz w:val="20"/>
            <w:szCs w:val="20"/>
          </w:rPr>
          <w:br/>
          <w:delText>Derived from prior two metrics (</w:delText>
        </w:r>
        <w:r w:rsidRPr="00000189" w:rsidDel="00521FAB">
          <w:rPr>
            <w:rStyle w:val="HTMLCode"/>
            <w:rFonts w:ascii="Microsoft GothicNeo" w:eastAsia="Microsoft GothicNeo" w:hAnsi="Microsoft GothicNeo" w:cs="Microsoft GothicNeo"/>
          </w:rPr>
          <w:delText>vw_precision_by_typology</w:delText>
        </w:r>
        <w:r w:rsidRPr="00000189" w:rsidDel="00521FAB">
          <w:rPr>
            <w:rFonts w:ascii="Microsoft GothicNeo" w:eastAsia="Microsoft GothicNeo" w:hAnsi="Microsoft GothicNeo" w:cs="Microsoft GothicNeo"/>
            <w:sz w:val="20"/>
            <w:szCs w:val="20"/>
          </w:rPr>
          <w:delText xml:space="preserve">, </w:delText>
        </w:r>
        <w:r w:rsidRPr="00000189" w:rsidDel="00521FAB">
          <w:rPr>
            <w:rStyle w:val="HTMLCode"/>
            <w:rFonts w:ascii="Microsoft GothicNeo" w:eastAsia="Microsoft GothicNeo" w:hAnsi="Microsoft GothicNeo" w:cs="Microsoft GothicNeo"/>
          </w:rPr>
          <w:delText>vw_recall_by_typology</w:delText>
        </w:r>
        <w:r w:rsidRPr="00000189" w:rsidDel="00521FAB">
          <w:rPr>
            <w:rFonts w:ascii="Microsoft GothicNeo" w:eastAsia="Microsoft GothicNeo" w:hAnsi="Microsoft GothicNeo" w:cs="Microsoft GothicNeo"/>
            <w:sz w:val="20"/>
            <w:szCs w:val="20"/>
          </w:rPr>
          <w:delText>).</w:delText>
        </w:r>
      </w:del>
    </w:p>
    <w:p w14:paraId="16D0501B" w14:textId="1D7E9DBD" w:rsidR="00000189" w:rsidRPr="00000189" w:rsidDel="00521FAB" w:rsidRDefault="00000189" w:rsidP="00000189">
      <w:pPr>
        <w:pStyle w:val="NormalWeb"/>
        <w:rPr>
          <w:del w:id="2707" w:author="Ume Sauda Ghanyani" w:date="2025-10-29T10:02:00Z" w16du:dateUtc="2025-10-29T05:02:00Z"/>
          <w:rFonts w:ascii="Microsoft GothicNeo" w:eastAsia="Microsoft GothicNeo" w:hAnsi="Microsoft GothicNeo" w:cs="Microsoft GothicNeo"/>
          <w:sz w:val="20"/>
          <w:szCs w:val="20"/>
        </w:rPr>
      </w:pPr>
      <w:del w:id="2708" w:author="Ume Sauda Ghanyani" w:date="2025-10-29T10:02:00Z" w16du:dateUtc="2025-10-29T05:02:00Z">
        <w:r w:rsidRPr="00000189" w:rsidDel="00521FAB">
          <w:rPr>
            <w:rStyle w:val="Strong"/>
            <w:rFonts w:ascii="Microsoft GothicNeo" w:eastAsia="Microsoft GothicNeo" w:hAnsi="Microsoft GothicNeo" w:cs="Microsoft GothicNeo"/>
            <w:sz w:val="20"/>
            <w:szCs w:val="20"/>
          </w:rPr>
          <w:delText>Transformation Logic:</w:delText>
        </w:r>
        <w:r w:rsidRPr="00000189" w:rsidDel="00521FAB">
          <w:rPr>
            <w:rFonts w:ascii="Microsoft GothicNeo" w:eastAsia="Microsoft GothicNeo" w:hAnsi="Microsoft GothicNeo" w:cs="Microsoft GothicNeo"/>
            <w:sz w:val="20"/>
            <w:szCs w:val="20"/>
          </w:rPr>
          <w:br/>
          <w:delText>F1 = 2 × (Precision × Recall) / (Precision + Recall).</w:delText>
        </w:r>
      </w:del>
    </w:p>
    <w:p w14:paraId="17AF17C3" w14:textId="51485B36" w:rsidR="00EA49FA" w:rsidRPr="00EA49FA" w:rsidDel="00521FAB" w:rsidRDefault="00EA49FA" w:rsidP="00EA49FA">
      <w:pPr>
        <w:rPr>
          <w:del w:id="2709" w:author="Ume Sauda Ghanyani" w:date="2025-10-29T10:02:00Z" w16du:dateUtc="2025-10-29T05:02:00Z"/>
        </w:rPr>
      </w:pPr>
      <w:del w:id="2710" w:author="Ume Sauda Ghanyani" w:date="2025-10-29T10:02:00Z" w16du:dateUtc="2025-10-29T05:02:00Z">
        <w:r w:rsidDel="00521FAB">
          <w:rPr>
            <w:b/>
            <w:bCs/>
          </w:rPr>
          <w:delText>Reasoning</w:delText>
        </w:r>
        <w:r w:rsidRPr="00EA49FA" w:rsidDel="00521FAB">
          <w:rPr>
            <w:b/>
            <w:bCs/>
          </w:rPr>
          <w:delText>:</w:delText>
        </w:r>
      </w:del>
    </w:p>
    <w:p w14:paraId="332F63CA" w14:textId="309AED60" w:rsidR="00EA49FA" w:rsidRPr="00EA49FA" w:rsidDel="00521FAB" w:rsidRDefault="00EA49FA" w:rsidP="0082296D">
      <w:pPr>
        <w:numPr>
          <w:ilvl w:val="0"/>
          <w:numId w:val="109"/>
        </w:numPr>
        <w:rPr>
          <w:del w:id="2711" w:author="Ume Sauda Ghanyani" w:date="2025-10-29T10:02:00Z" w16du:dateUtc="2025-10-29T05:02:00Z"/>
        </w:rPr>
      </w:pPr>
      <w:del w:id="2712" w:author="Ume Sauda Ghanyani" w:date="2025-10-29T10:02:00Z" w16du:dateUtc="2025-10-29T05:02:00Z">
        <w:r w:rsidRPr="00EA49FA" w:rsidDel="00521FAB">
          <w:delText>Consolidates selectivity (precision) and coverage (recall).</w:delText>
        </w:r>
      </w:del>
    </w:p>
    <w:p w14:paraId="3C140EF4" w14:textId="58DAA9F5" w:rsidR="00EA49FA" w:rsidRPr="00EA49FA" w:rsidDel="00521FAB" w:rsidRDefault="00EA49FA" w:rsidP="0082296D">
      <w:pPr>
        <w:numPr>
          <w:ilvl w:val="0"/>
          <w:numId w:val="109"/>
        </w:numPr>
        <w:rPr>
          <w:del w:id="2713" w:author="Ume Sauda Ghanyani" w:date="2025-10-29T10:02:00Z" w16du:dateUtc="2025-10-29T05:02:00Z"/>
        </w:rPr>
      </w:pPr>
      <w:del w:id="2714" w:author="Ume Sauda Ghanyani" w:date="2025-10-29T10:02:00Z" w16du:dateUtc="2025-10-29T05:02:00Z">
        <w:r w:rsidRPr="00EA49FA" w:rsidDel="00521FAB">
          <w:delText>The harmonic means penalizes extremes (high recall but poor precision, or vice versa).</w:delText>
        </w:r>
      </w:del>
    </w:p>
    <w:p w14:paraId="60AC4160" w14:textId="24242D10" w:rsidR="00EA49FA" w:rsidRPr="00EA49FA" w:rsidDel="00521FAB" w:rsidRDefault="00EA49FA" w:rsidP="00EA49FA">
      <w:pPr>
        <w:rPr>
          <w:del w:id="2715" w:author="Ume Sauda Ghanyani" w:date="2025-10-29T10:02:00Z" w16du:dateUtc="2025-10-29T05:02:00Z"/>
          <w:b/>
          <w:bCs/>
        </w:rPr>
      </w:pPr>
      <w:del w:id="2716" w:author="Ume Sauda Ghanyani" w:date="2025-10-29T10:02:00Z" w16du:dateUtc="2025-10-29T05:02:00Z">
        <w:r w:rsidRPr="00EA49FA" w:rsidDel="00521FAB">
          <w:rPr>
            <w:b/>
            <w:bCs/>
          </w:rPr>
          <w:delText>Metric 4 — Typology-wise Model Performance</w:delText>
        </w:r>
      </w:del>
    </w:p>
    <w:p w14:paraId="4B54FC08" w14:textId="79E7A3FD" w:rsidR="00EA49FA" w:rsidRPr="00EA49FA" w:rsidDel="00521FAB" w:rsidRDefault="00EA49FA" w:rsidP="00EA49FA">
      <w:pPr>
        <w:rPr>
          <w:del w:id="2717" w:author="Ume Sauda Ghanyani" w:date="2025-10-29T10:02:00Z" w16du:dateUtc="2025-10-29T05:02:00Z"/>
        </w:rPr>
      </w:pPr>
      <w:del w:id="2718" w:author="Ume Sauda Ghanyani" w:date="2025-10-29T10:02:00Z" w16du:dateUtc="2025-10-29T05:02:00Z">
        <w:r w:rsidRPr="00EA49FA" w:rsidDel="00521FAB">
          <w:rPr>
            <w:b/>
            <w:bCs/>
          </w:rPr>
          <w:delText>Objective:</w:delText>
        </w:r>
        <w:r w:rsidRPr="00EA49FA" w:rsidDel="00521FAB">
          <w:br/>
          <w:delText>Measure precision, recall, and F1 score for each typology or rule individually, allowing model calibration and prioritization.</w:delText>
        </w:r>
      </w:del>
    </w:p>
    <w:p w14:paraId="165597ED" w14:textId="6145F582" w:rsidR="00EA49FA" w:rsidRPr="00EA49FA" w:rsidDel="00521FAB" w:rsidRDefault="00EA49FA" w:rsidP="00EA49FA">
      <w:pPr>
        <w:rPr>
          <w:del w:id="2719" w:author="Ume Sauda Ghanyani" w:date="2025-10-29T10:02:00Z" w16du:dateUtc="2025-10-29T05:02:00Z"/>
        </w:rPr>
      </w:pPr>
      <w:del w:id="2720" w:author="Ume Sauda Ghanyani" w:date="2025-10-29T10:02:00Z" w16du:dateUtc="2025-10-29T05:02:00Z">
        <w:r w:rsidRPr="00EA49FA" w:rsidDel="00521FAB">
          <w:rPr>
            <w:b/>
            <w:bCs/>
          </w:rPr>
          <w:lastRenderedPageBreak/>
          <w:delText>Fields Used:</w:delText>
        </w:r>
      </w:del>
    </w:p>
    <w:p w14:paraId="6CB20A7B" w14:textId="13267CC2" w:rsidR="00EA49FA" w:rsidRPr="00EA49FA" w:rsidDel="00521FAB" w:rsidRDefault="00EA49FA" w:rsidP="0082296D">
      <w:pPr>
        <w:numPr>
          <w:ilvl w:val="0"/>
          <w:numId w:val="110"/>
        </w:numPr>
        <w:rPr>
          <w:del w:id="2721" w:author="Ume Sauda Ghanyani" w:date="2025-10-29T10:02:00Z" w16du:dateUtc="2025-10-29T05:02:00Z"/>
        </w:rPr>
      </w:pPr>
      <w:del w:id="2722" w:author="Ume Sauda Ghanyani" w:date="2025-10-29T10:02:00Z" w16du:dateUtc="2025-10-29T05:02:00Z">
        <w:r w:rsidRPr="00EA49FA" w:rsidDel="00521FAB">
          <w:delText>EvaluationResults.typologyResult_cfg</w:delText>
        </w:r>
      </w:del>
    </w:p>
    <w:p w14:paraId="0548F10C" w14:textId="21E10084" w:rsidR="00EA49FA" w:rsidRPr="00EA49FA" w:rsidDel="00521FAB" w:rsidRDefault="00EA49FA" w:rsidP="0082296D">
      <w:pPr>
        <w:numPr>
          <w:ilvl w:val="0"/>
          <w:numId w:val="110"/>
        </w:numPr>
        <w:rPr>
          <w:del w:id="2723" w:author="Ume Sauda Ghanyani" w:date="2025-10-29T10:02:00Z" w16du:dateUtc="2025-10-29T05:02:00Z"/>
        </w:rPr>
      </w:pPr>
      <w:del w:id="2724" w:author="Ume Sauda Ghanyani" w:date="2025-10-29T10:02:00Z" w16du:dateUtc="2025-10-29T05:02:00Z">
        <w:r w:rsidRPr="00EA49FA" w:rsidDel="00521FAB">
          <w:delText>EvaluationResults.ruleResults_cfg</w:delText>
        </w:r>
      </w:del>
    </w:p>
    <w:p w14:paraId="5A53FD40" w14:textId="006A4A67" w:rsidR="00EA49FA" w:rsidRPr="00EA49FA" w:rsidDel="00521FAB" w:rsidRDefault="00EA49FA" w:rsidP="0082296D">
      <w:pPr>
        <w:numPr>
          <w:ilvl w:val="0"/>
          <w:numId w:val="110"/>
        </w:numPr>
        <w:rPr>
          <w:del w:id="2725" w:author="Ume Sauda Ghanyani" w:date="2025-10-29T10:02:00Z" w16du:dateUtc="2025-10-29T05:02:00Z"/>
        </w:rPr>
      </w:pPr>
      <w:del w:id="2726" w:author="Ume Sauda Ghanyani" w:date="2025-10-29T10:02:00Z" w16du:dateUtc="2025-10-29T05:02:00Z">
        <w:r w:rsidRPr="00EA49FA" w:rsidDel="00521FAB">
          <w:delText>CMS.Alerts.alert_id</w:delText>
        </w:r>
      </w:del>
    </w:p>
    <w:p w14:paraId="63275A50" w14:textId="22A0C158" w:rsidR="00EA49FA" w:rsidRPr="00EA49FA" w:rsidDel="00521FAB" w:rsidRDefault="00EA49FA" w:rsidP="0082296D">
      <w:pPr>
        <w:numPr>
          <w:ilvl w:val="0"/>
          <w:numId w:val="110"/>
        </w:numPr>
        <w:rPr>
          <w:del w:id="2727" w:author="Ume Sauda Ghanyani" w:date="2025-10-29T10:02:00Z" w16du:dateUtc="2025-10-29T05:02:00Z"/>
        </w:rPr>
      </w:pPr>
      <w:del w:id="2728" w:author="Ume Sauda Ghanyani" w:date="2025-10-29T10:02:00Z" w16du:dateUtc="2025-10-29T05:02:00Z">
        <w:r w:rsidRPr="00EA49FA" w:rsidDel="00521FAB">
          <w:delText>CMS.Cases.case_status_enum</w:delText>
        </w:r>
      </w:del>
    </w:p>
    <w:p w14:paraId="77C095A3" w14:textId="28DC17CD" w:rsidR="00EA49FA" w:rsidRPr="00EA49FA" w:rsidDel="00521FAB" w:rsidRDefault="00EA49FA" w:rsidP="00EA49FA">
      <w:pPr>
        <w:rPr>
          <w:del w:id="2729" w:author="Ume Sauda Ghanyani" w:date="2025-10-29T10:02:00Z" w16du:dateUtc="2025-10-29T05:02:00Z"/>
        </w:rPr>
      </w:pPr>
      <w:del w:id="2730" w:author="Ume Sauda Ghanyani" w:date="2025-10-29T10:02:00Z" w16du:dateUtc="2025-10-29T05:02:00Z">
        <w:r w:rsidRPr="00EA49FA" w:rsidDel="00521FAB">
          <w:rPr>
            <w:b/>
            <w:bCs/>
          </w:rPr>
          <w:delText>Transformation Logic:</w:delText>
        </w:r>
      </w:del>
    </w:p>
    <w:p w14:paraId="3239819B" w14:textId="271694B7" w:rsidR="00EA49FA" w:rsidRPr="00EA49FA" w:rsidDel="00521FAB" w:rsidRDefault="00EA49FA" w:rsidP="0082296D">
      <w:pPr>
        <w:numPr>
          <w:ilvl w:val="0"/>
          <w:numId w:val="111"/>
        </w:numPr>
        <w:rPr>
          <w:del w:id="2731" w:author="Ume Sauda Ghanyani" w:date="2025-10-29T10:02:00Z" w16du:dateUtc="2025-10-29T05:02:00Z"/>
        </w:rPr>
      </w:pPr>
      <w:del w:id="2732" w:author="Ume Sauda Ghanyani" w:date="2025-10-29T10:02:00Z" w16du:dateUtc="2025-10-29T05:02:00Z">
        <w:r w:rsidRPr="00EA49FA" w:rsidDel="00521FAB">
          <w:delText>Link alerts to their originating typology/rule via transactionID.</w:delText>
        </w:r>
      </w:del>
    </w:p>
    <w:p w14:paraId="632DE6A8" w14:textId="3627A68F" w:rsidR="00EA49FA" w:rsidRPr="00EA49FA" w:rsidDel="00521FAB" w:rsidRDefault="00EA49FA" w:rsidP="0082296D">
      <w:pPr>
        <w:numPr>
          <w:ilvl w:val="0"/>
          <w:numId w:val="111"/>
        </w:numPr>
        <w:rPr>
          <w:del w:id="2733" w:author="Ume Sauda Ghanyani" w:date="2025-10-29T10:02:00Z" w16du:dateUtc="2025-10-29T05:02:00Z"/>
        </w:rPr>
      </w:pPr>
      <w:del w:id="2734" w:author="Ume Sauda Ghanyani" w:date="2025-10-29T10:02:00Z" w16du:dateUtc="2025-10-29T05:02:00Z">
        <w:r w:rsidRPr="00EA49FA" w:rsidDel="00521FAB">
          <w:delText>For each typology/rule:</w:delText>
        </w:r>
      </w:del>
    </w:p>
    <w:p w14:paraId="72F6A294" w14:textId="315B2DA5" w:rsidR="00EA49FA" w:rsidRPr="00EA49FA" w:rsidDel="00521FAB" w:rsidRDefault="00EA49FA" w:rsidP="0082296D">
      <w:pPr>
        <w:numPr>
          <w:ilvl w:val="1"/>
          <w:numId w:val="111"/>
        </w:numPr>
        <w:rPr>
          <w:del w:id="2735" w:author="Ume Sauda Ghanyani" w:date="2025-10-29T10:02:00Z" w16du:dateUtc="2025-10-29T05:02:00Z"/>
        </w:rPr>
      </w:pPr>
      <w:del w:id="2736" w:author="Ume Sauda Ghanyani" w:date="2025-10-29T10:02:00Z" w16du:dateUtc="2025-10-29T05:02:00Z">
        <w:r w:rsidRPr="00EA49FA" w:rsidDel="00521FAB">
          <w:delText>Count alerts (total detections)</w:delText>
        </w:r>
      </w:del>
    </w:p>
    <w:p w14:paraId="7AC80903" w14:textId="2CFA22C8" w:rsidR="00EA49FA" w:rsidRPr="00EA49FA" w:rsidDel="00521FAB" w:rsidRDefault="00EA49FA" w:rsidP="0082296D">
      <w:pPr>
        <w:numPr>
          <w:ilvl w:val="1"/>
          <w:numId w:val="111"/>
        </w:numPr>
        <w:rPr>
          <w:del w:id="2737" w:author="Ume Sauda Ghanyani" w:date="2025-10-29T10:02:00Z" w16du:dateUtc="2025-10-29T05:02:00Z"/>
        </w:rPr>
      </w:pPr>
      <w:del w:id="2738" w:author="Ume Sauda Ghanyani" w:date="2025-10-29T10:02:00Z" w16du:dateUtc="2025-10-29T05:02:00Z">
        <w:r w:rsidRPr="00EA49FA" w:rsidDel="00521FAB">
          <w:delText>Count confirmed fraud (TP)</w:delText>
        </w:r>
      </w:del>
    </w:p>
    <w:p w14:paraId="670EC507" w14:textId="2C2B2EE6" w:rsidR="00EA49FA" w:rsidRPr="00EA49FA" w:rsidDel="00521FAB" w:rsidRDefault="00EA49FA" w:rsidP="0082296D">
      <w:pPr>
        <w:numPr>
          <w:ilvl w:val="1"/>
          <w:numId w:val="111"/>
        </w:numPr>
        <w:rPr>
          <w:del w:id="2739" w:author="Ume Sauda Ghanyani" w:date="2025-10-29T10:02:00Z" w16du:dateUtc="2025-10-29T05:02:00Z"/>
        </w:rPr>
      </w:pPr>
      <w:del w:id="2740" w:author="Ume Sauda Ghanyani" w:date="2025-10-29T10:02:00Z" w16du:dateUtc="2025-10-29T05:02:00Z">
        <w:r w:rsidRPr="00EA49FA" w:rsidDel="00521FAB">
          <w:delText>Count false positives (FP)</w:delText>
        </w:r>
      </w:del>
    </w:p>
    <w:p w14:paraId="3CA99102" w14:textId="61328ABE" w:rsidR="00EA49FA" w:rsidRPr="00EA49FA" w:rsidDel="00521FAB" w:rsidRDefault="00EA49FA" w:rsidP="0082296D">
      <w:pPr>
        <w:numPr>
          <w:ilvl w:val="1"/>
          <w:numId w:val="111"/>
        </w:numPr>
        <w:rPr>
          <w:del w:id="2741" w:author="Ume Sauda Ghanyani" w:date="2025-10-29T10:02:00Z" w16du:dateUtc="2025-10-29T05:02:00Z"/>
        </w:rPr>
      </w:pPr>
      <w:del w:id="2742" w:author="Ume Sauda Ghanyani" w:date="2025-10-29T10:02:00Z" w16du:dateUtc="2025-10-29T05:02:00Z">
        <w:r w:rsidRPr="00EA49FA" w:rsidDel="00521FAB">
          <w:delText>Count undetected confirmed fraud (FN)</w:delText>
        </w:r>
      </w:del>
    </w:p>
    <w:p w14:paraId="502CD00B" w14:textId="3476B6BB" w:rsidR="00EA49FA" w:rsidRPr="00EA49FA" w:rsidDel="00521FAB" w:rsidRDefault="00EA49FA" w:rsidP="0082296D">
      <w:pPr>
        <w:numPr>
          <w:ilvl w:val="0"/>
          <w:numId w:val="111"/>
        </w:numPr>
        <w:rPr>
          <w:del w:id="2743" w:author="Ume Sauda Ghanyani" w:date="2025-10-29T10:02:00Z" w16du:dateUtc="2025-10-29T05:02:00Z"/>
        </w:rPr>
      </w:pPr>
      <w:del w:id="2744" w:author="Ume Sauda Ghanyani" w:date="2025-10-29T10:02:00Z" w16du:dateUtc="2025-10-29T05:02:00Z">
        <w:r w:rsidRPr="00EA49FA" w:rsidDel="00521FAB">
          <w:delText>Compute precision, recall, and F1 score for each.</w:delText>
        </w:r>
      </w:del>
    </w:p>
    <w:p w14:paraId="0DE9AB95" w14:textId="2EA7C385" w:rsidR="00CF0037" w:rsidRPr="00CF0037" w:rsidDel="00521FAB" w:rsidRDefault="00CF0037" w:rsidP="00CF0037">
      <w:pPr>
        <w:rPr>
          <w:del w:id="2745" w:author="Ume Sauda Ghanyani" w:date="2025-10-29T10:02:00Z" w16du:dateUtc="2025-10-29T05:02:00Z"/>
        </w:rPr>
      </w:pPr>
      <w:del w:id="2746" w:author="Ume Sauda Ghanyani" w:date="2025-10-29T10:02:00Z" w16du:dateUtc="2025-10-29T05:02:00Z">
        <w:r w:rsidDel="00521FAB">
          <w:rPr>
            <w:b/>
            <w:bCs/>
          </w:rPr>
          <w:delText>Reasoning</w:delText>
        </w:r>
        <w:r w:rsidRPr="00CF0037" w:rsidDel="00521FAB">
          <w:rPr>
            <w:b/>
            <w:bCs/>
          </w:rPr>
          <w:delText>:</w:delText>
        </w:r>
      </w:del>
    </w:p>
    <w:p w14:paraId="58683930" w14:textId="2B759F3C" w:rsidR="00CF0037" w:rsidRPr="00CF0037" w:rsidDel="00521FAB" w:rsidRDefault="00CF0037" w:rsidP="0082296D">
      <w:pPr>
        <w:numPr>
          <w:ilvl w:val="0"/>
          <w:numId w:val="112"/>
        </w:numPr>
        <w:rPr>
          <w:del w:id="2747" w:author="Ume Sauda Ghanyani" w:date="2025-10-29T10:02:00Z" w16du:dateUtc="2025-10-29T05:02:00Z"/>
        </w:rPr>
      </w:pPr>
      <w:del w:id="2748" w:author="Ume Sauda Ghanyani" w:date="2025-10-29T10:02:00Z" w16du:dateUtc="2025-10-29T05:02:00Z">
        <w:r w:rsidRPr="00CF0037" w:rsidDel="00521FAB">
          <w:delText>typologyResult_cfg identifies which ML typology produced the alert.</w:delText>
        </w:r>
      </w:del>
    </w:p>
    <w:p w14:paraId="3166B9E9" w14:textId="41C789EB" w:rsidR="00CF0037" w:rsidRPr="00CF0037" w:rsidDel="00521FAB" w:rsidRDefault="00CF0037" w:rsidP="0082296D">
      <w:pPr>
        <w:numPr>
          <w:ilvl w:val="0"/>
          <w:numId w:val="112"/>
        </w:numPr>
        <w:rPr>
          <w:del w:id="2749" w:author="Ume Sauda Ghanyani" w:date="2025-10-29T10:02:00Z" w16du:dateUtc="2025-10-29T05:02:00Z"/>
        </w:rPr>
      </w:pPr>
      <w:del w:id="2750" w:author="Ume Sauda Ghanyani" w:date="2025-10-29T10:02:00Z" w16du:dateUtc="2025-10-29T05:02:00Z">
        <w:r w:rsidRPr="00CF0037" w:rsidDel="00521FAB">
          <w:delText>ruleResults_cfg specifies sub-rule or threshold configuration.</w:delText>
        </w:r>
      </w:del>
    </w:p>
    <w:p w14:paraId="4CF6E075" w14:textId="4CF46F5D" w:rsidR="00CF0037" w:rsidRPr="00CF0037" w:rsidDel="00521FAB" w:rsidRDefault="00CF0037" w:rsidP="0082296D">
      <w:pPr>
        <w:numPr>
          <w:ilvl w:val="0"/>
          <w:numId w:val="112"/>
        </w:numPr>
        <w:rPr>
          <w:del w:id="2751" w:author="Ume Sauda Ghanyani" w:date="2025-10-29T10:02:00Z" w16du:dateUtc="2025-10-29T05:02:00Z"/>
        </w:rPr>
      </w:pPr>
      <w:del w:id="2752" w:author="Ume Sauda Ghanyani" w:date="2025-10-29T10:02:00Z" w16du:dateUtc="2025-10-29T05:02:00Z">
        <w:r w:rsidRPr="00CF0037" w:rsidDel="00521FAB">
          <w:delText>Enables governance teams to isolate high-performing and underperforming models.</w:delText>
        </w:r>
      </w:del>
    </w:p>
    <w:p w14:paraId="3D7DAE4A" w14:textId="4E59C0FE" w:rsidR="00CF0037" w:rsidDel="00521FAB" w:rsidRDefault="0075696F" w:rsidP="00CF0037">
      <w:pPr>
        <w:pStyle w:val="Heading2"/>
        <w:numPr>
          <w:ilvl w:val="1"/>
          <w:numId w:val="2"/>
        </w:numPr>
        <w:rPr>
          <w:del w:id="2753" w:author="Ume Sauda Ghanyani" w:date="2025-10-29T10:02:00Z" w16du:dateUtc="2025-10-29T05:02:00Z"/>
        </w:rPr>
      </w:pPr>
      <w:bookmarkStart w:id="2754" w:name="_Toc213340905"/>
      <w:bookmarkStart w:id="2755" w:name="_Toc213341094"/>
      <w:del w:id="2756" w:author="Ume Sauda Ghanyani" w:date="2025-10-29T10:02:00Z" w16du:dateUtc="2025-10-29T05:02:00Z">
        <w:r w:rsidDel="00521FAB">
          <w:delText>Rule/ Model Effectiveness</w:delText>
        </w:r>
        <w:bookmarkEnd w:id="2754"/>
        <w:bookmarkEnd w:id="2755"/>
        <w:r w:rsidDel="00521FAB">
          <w:delText xml:space="preserve"> </w:delText>
        </w:r>
      </w:del>
    </w:p>
    <w:p w14:paraId="24397661" w14:textId="15134EB9" w:rsidR="007B0B7E" w:rsidRPr="007B0B7E" w:rsidDel="00521FAB" w:rsidRDefault="0075696F" w:rsidP="00000189">
      <w:pPr>
        <w:rPr>
          <w:del w:id="2757" w:author="Ume Sauda Ghanyani" w:date="2025-10-29T10:02:00Z" w16du:dateUtc="2025-10-29T05:02:00Z"/>
        </w:rPr>
      </w:pPr>
      <w:del w:id="2758" w:author="Ume Sauda Ghanyani" w:date="2025-10-29T10:02:00Z" w16du:dateUtc="2025-10-29T05:02:00Z">
        <w:r w:rsidRPr="0075696F" w:rsidDel="00521FAB">
          <w:delText>To quantify and compare the real-world performance of detection rules and models, using operational metrics such as accuracy, conversion rate, and fraud contribution — enabling evidence-based decision-making on activation and tuning.</w:delText>
        </w:r>
      </w:del>
    </w:p>
    <w:p w14:paraId="6B0C3E38" w14:textId="2751200A" w:rsidR="009C06EF" w:rsidDel="00521FAB" w:rsidRDefault="009C06EF" w:rsidP="009C06EF">
      <w:pPr>
        <w:pStyle w:val="Heading3"/>
        <w:numPr>
          <w:ilvl w:val="2"/>
          <w:numId w:val="2"/>
        </w:numPr>
        <w:rPr>
          <w:del w:id="2759" w:author="Ume Sauda Ghanyani" w:date="2025-10-29T10:02:00Z" w16du:dateUtc="2025-10-29T05:02:00Z"/>
        </w:rPr>
      </w:pPr>
      <w:bookmarkStart w:id="2760" w:name="_Toc213340906"/>
      <w:bookmarkStart w:id="2761" w:name="_Toc213341095"/>
      <w:del w:id="2762" w:author="Ume Sauda Ghanyani" w:date="2025-10-29T10:02:00Z" w16du:dateUtc="2025-10-29T05:02:00Z">
        <w:r w:rsidDel="00521FAB">
          <w:delText>Data Sources</w:delText>
        </w:r>
        <w:r w:rsidRPr="00B119A8" w:rsidDel="00521FAB">
          <w:delText>:</w:delText>
        </w:r>
        <w:bookmarkEnd w:id="2760"/>
        <w:bookmarkEnd w:id="2761"/>
      </w:del>
    </w:p>
    <w:tbl>
      <w:tblPr>
        <w:tblStyle w:val="GridTable4"/>
        <w:tblW w:w="9420" w:type="dxa"/>
        <w:tblLook w:val="04A0" w:firstRow="1" w:lastRow="0" w:firstColumn="1" w:lastColumn="0" w:noHBand="0" w:noVBand="1"/>
      </w:tblPr>
      <w:tblGrid>
        <w:gridCol w:w="3140"/>
        <w:gridCol w:w="3140"/>
        <w:gridCol w:w="3140"/>
      </w:tblGrid>
      <w:tr w:rsidR="002151B7" w:rsidRPr="002151B7" w:rsidDel="00521FAB" w14:paraId="38A3667C" w14:textId="53DC1B6C" w:rsidTr="002151B7">
        <w:trPr>
          <w:cnfStyle w:val="100000000000" w:firstRow="1" w:lastRow="0" w:firstColumn="0" w:lastColumn="0" w:oddVBand="0" w:evenVBand="0" w:oddHBand="0" w:evenHBand="0" w:firstRowFirstColumn="0" w:firstRowLastColumn="0" w:lastRowFirstColumn="0" w:lastRowLastColumn="0"/>
          <w:trHeight w:val="288"/>
          <w:del w:id="2763"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213E3B35" w14:textId="32003E19" w:rsidR="002151B7" w:rsidRPr="002151B7" w:rsidDel="00521FAB" w:rsidRDefault="002151B7" w:rsidP="002151B7">
            <w:pPr>
              <w:jc w:val="center"/>
              <w:rPr>
                <w:del w:id="2764" w:author="Ume Sauda Ghanyani" w:date="2025-10-29T10:02:00Z" w16du:dateUtc="2025-10-29T05:02:00Z"/>
                <w:rFonts w:ascii="Aptos Narrow" w:eastAsia="Times New Roman" w:hAnsi="Aptos Narrow" w:cs="Times New Roman"/>
                <w:sz w:val="22"/>
                <w:szCs w:val="22"/>
              </w:rPr>
            </w:pPr>
            <w:del w:id="2765" w:author="Ume Sauda Ghanyani" w:date="2025-10-29T10:02:00Z" w16du:dateUtc="2025-10-29T05:02:00Z">
              <w:r w:rsidRPr="002151B7" w:rsidDel="00521FAB">
                <w:rPr>
                  <w:rFonts w:ascii="Aptos Narrow" w:eastAsia="Times New Roman" w:hAnsi="Aptos Narrow" w:cs="Times New Roman"/>
                  <w:sz w:val="22"/>
                  <w:szCs w:val="22"/>
                </w:rPr>
                <w:delText>Domain</w:delText>
              </w:r>
            </w:del>
          </w:p>
        </w:tc>
        <w:tc>
          <w:tcPr>
            <w:tcW w:w="3140" w:type="dxa"/>
            <w:hideMark/>
          </w:tcPr>
          <w:p w14:paraId="6B7218AC" w14:textId="17B5A14F" w:rsidR="002151B7" w:rsidRPr="002151B7" w:rsidDel="00521FAB" w:rsidRDefault="002151B7" w:rsidP="002151B7">
            <w:pPr>
              <w:jc w:val="center"/>
              <w:cnfStyle w:val="100000000000" w:firstRow="1" w:lastRow="0" w:firstColumn="0" w:lastColumn="0" w:oddVBand="0" w:evenVBand="0" w:oddHBand="0" w:evenHBand="0" w:firstRowFirstColumn="0" w:firstRowLastColumn="0" w:lastRowFirstColumn="0" w:lastRowLastColumn="0"/>
              <w:rPr>
                <w:del w:id="2766" w:author="Ume Sauda Ghanyani" w:date="2025-10-29T10:02:00Z" w16du:dateUtc="2025-10-29T05:02:00Z"/>
                <w:rFonts w:ascii="Aptos Narrow" w:eastAsia="Times New Roman" w:hAnsi="Aptos Narrow" w:cs="Times New Roman"/>
                <w:sz w:val="22"/>
                <w:szCs w:val="22"/>
              </w:rPr>
            </w:pPr>
            <w:del w:id="2767" w:author="Ume Sauda Ghanyani" w:date="2025-10-29T10:02:00Z" w16du:dateUtc="2025-10-29T05:02:00Z">
              <w:r w:rsidRPr="002151B7" w:rsidDel="00521FAB">
                <w:rPr>
                  <w:rFonts w:ascii="Aptos Narrow" w:eastAsia="Times New Roman" w:hAnsi="Aptos Narrow" w:cs="Times New Roman"/>
                  <w:sz w:val="22"/>
                  <w:szCs w:val="22"/>
                </w:rPr>
                <w:delText>Tables / Entities Used</w:delText>
              </w:r>
            </w:del>
          </w:p>
        </w:tc>
        <w:tc>
          <w:tcPr>
            <w:tcW w:w="3140" w:type="dxa"/>
            <w:hideMark/>
          </w:tcPr>
          <w:p w14:paraId="13297613" w14:textId="6B34638D" w:rsidR="002151B7" w:rsidRPr="002151B7" w:rsidDel="00521FAB" w:rsidRDefault="002151B7" w:rsidP="002151B7">
            <w:pPr>
              <w:jc w:val="center"/>
              <w:cnfStyle w:val="100000000000" w:firstRow="1" w:lastRow="0" w:firstColumn="0" w:lastColumn="0" w:oddVBand="0" w:evenVBand="0" w:oddHBand="0" w:evenHBand="0" w:firstRowFirstColumn="0" w:firstRowLastColumn="0" w:lastRowFirstColumn="0" w:lastRowLastColumn="0"/>
              <w:rPr>
                <w:del w:id="2768" w:author="Ume Sauda Ghanyani" w:date="2025-10-29T10:02:00Z" w16du:dateUtc="2025-10-29T05:02:00Z"/>
                <w:rFonts w:ascii="Aptos Narrow" w:eastAsia="Times New Roman" w:hAnsi="Aptos Narrow" w:cs="Times New Roman"/>
                <w:sz w:val="22"/>
                <w:szCs w:val="22"/>
              </w:rPr>
            </w:pPr>
            <w:del w:id="2769" w:author="Ume Sauda Ghanyani" w:date="2025-10-29T10:02:00Z" w16du:dateUtc="2025-10-29T05:02:00Z">
              <w:r w:rsidRPr="002151B7" w:rsidDel="00521FAB">
                <w:rPr>
                  <w:rFonts w:ascii="Aptos Narrow" w:eastAsia="Times New Roman" w:hAnsi="Aptos Narrow" w:cs="Times New Roman"/>
                  <w:sz w:val="22"/>
                  <w:szCs w:val="22"/>
                </w:rPr>
                <w:delText>Relationship Key(s)</w:delText>
              </w:r>
            </w:del>
          </w:p>
        </w:tc>
      </w:tr>
      <w:tr w:rsidR="002151B7" w:rsidRPr="002151B7" w:rsidDel="00521FAB" w14:paraId="59824F92" w14:textId="462FAFCD" w:rsidTr="002151B7">
        <w:trPr>
          <w:cnfStyle w:val="000000100000" w:firstRow="0" w:lastRow="0" w:firstColumn="0" w:lastColumn="0" w:oddVBand="0" w:evenVBand="0" w:oddHBand="1" w:evenHBand="0" w:firstRowFirstColumn="0" w:firstRowLastColumn="0" w:lastRowFirstColumn="0" w:lastRowLastColumn="0"/>
          <w:trHeight w:val="552"/>
          <w:del w:id="2770"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6F9F63A2" w14:textId="41029EF4" w:rsidR="002151B7" w:rsidRPr="002151B7" w:rsidDel="00521FAB" w:rsidRDefault="002151B7" w:rsidP="002151B7">
            <w:pPr>
              <w:jc w:val="left"/>
              <w:rPr>
                <w:del w:id="2771" w:author="Ume Sauda Ghanyani" w:date="2025-10-29T10:02:00Z" w16du:dateUtc="2025-10-29T05:02:00Z"/>
                <w:rFonts w:ascii="Aptos Narrow" w:eastAsia="Times New Roman" w:hAnsi="Aptos Narrow" w:cs="Times New Roman"/>
                <w:color w:val="000000"/>
                <w:sz w:val="22"/>
                <w:szCs w:val="22"/>
              </w:rPr>
            </w:pPr>
            <w:del w:id="2772" w:author="Ume Sauda Ghanyani" w:date="2025-10-29T10:02:00Z" w16du:dateUtc="2025-10-29T05:02:00Z">
              <w:r w:rsidRPr="002151B7" w:rsidDel="00521FAB">
                <w:rPr>
                  <w:rFonts w:ascii="Aptos Narrow" w:eastAsia="Times New Roman" w:hAnsi="Aptos Narrow" w:cs="Times New Roman"/>
                  <w:color w:val="000000"/>
                  <w:sz w:val="22"/>
                  <w:szCs w:val="22"/>
                </w:rPr>
                <w:delText>Detection Output</w:delText>
              </w:r>
            </w:del>
          </w:p>
        </w:tc>
        <w:tc>
          <w:tcPr>
            <w:tcW w:w="3140" w:type="dxa"/>
            <w:hideMark/>
          </w:tcPr>
          <w:p w14:paraId="50BE2DB8" w14:textId="2D6611A6" w:rsidR="002151B7" w:rsidRPr="002151B7" w:rsidDel="00521FAB" w:rsidRDefault="002151B7" w:rsidP="002151B7">
            <w:pPr>
              <w:jc w:val="left"/>
              <w:cnfStyle w:val="000000100000" w:firstRow="0" w:lastRow="0" w:firstColumn="0" w:lastColumn="0" w:oddVBand="0" w:evenVBand="0" w:oddHBand="1" w:evenHBand="0" w:firstRowFirstColumn="0" w:firstRowLastColumn="0" w:lastRowFirstColumn="0" w:lastRowLastColumn="0"/>
              <w:rPr>
                <w:del w:id="2773" w:author="Ume Sauda Ghanyani" w:date="2025-10-29T10:02:00Z" w16du:dateUtc="2025-10-29T05:02:00Z"/>
                <w:rFonts w:ascii="Arial Unicode MS" w:eastAsia="Times New Roman" w:hAnsi="Arial Unicode MS" w:cs="Times New Roman"/>
                <w:color w:val="000000"/>
              </w:rPr>
            </w:pPr>
            <w:del w:id="2774" w:author="Ume Sauda Ghanyani" w:date="2025-10-29T10:02:00Z" w16du:dateUtc="2025-10-29T05:02:00Z">
              <w:r w:rsidRPr="002151B7" w:rsidDel="00521FAB">
                <w:rPr>
                  <w:rFonts w:ascii="Arial Unicode MS" w:eastAsia="Times New Roman" w:hAnsi="Arial Unicode MS" w:cs="Times New Roman"/>
                  <w:color w:val="000000"/>
                </w:rPr>
                <w:delText>EvaluationResults.transaction</w:delText>
              </w:r>
            </w:del>
          </w:p>
        </w:tc>
        <w:tc>
          <w:tcPr>
            <w:tcW w:w="3140" w:type="dxa"/>
            <w:hideMark/>
          </w:tcPr>
          <w:p w14:paraId="2AECCD07" w14:textId="5CB27B43" w:rsidR="002151B7" w:rsidRPr="002151B7" w:rsidDel="00521FAB" w:rsidRDefault="002151B7" w:rsidP="002151B7">
            <w:pPr>
              <w:jc w:val="left"/>
              <w:cnfStyle w:val="000000100000" w:firstRow="0" w:lastRow="0" w:firstColumn="0" w:lastColumn="0" w:oddVBand="0" w:evenVBand="0" w:oddHBand="1" w:evenHBand="0" w:firstRowFirstColumn="0" w:firstRowLastColumn="0" w:lastRowFirstColumn="0" w:lastRowLastColumn="0"/>
              <w:rPr>
                <w:del w:id="2775" w:author="Ume Sauda Ghanyani" w:date="2025-10-29T10:02:00Z" w16du:dateUtc="2025-10-29T05:02:00Z"/>
                <w:rFonts w:ascii="Arial Unicode MS" w:eastAsia="Times New Roman" w:hAnsi="Arial Unicode MS" w:cs="Times New Roman"/>
                <w:color w:val="000000"/>
              </w:rPr>
            </w:pPr>
            <w:del w:id="2776" w:author="Ume Sauda Ghanyani" w:date="2025-10-29T10:02:00Z" w16du:dateUtc="2025-10-29T05:02:00Z">
              <w:r w:rsidRPr="002151B7" w:rsidDel="00521FAB">
                <w:rPr>
                  <w:rFonts w:ascii="Arial Unicode MS" w:eastAsia="Times New Roman" w:hAnsi="Arial Unicode MS" w:cs="Times New Roman"/>
                  <w:color w:val="000000"/>
                </w:rPr>
                <w:delText>transactionID</w:delText>
              </w:r>
              <w:r w:rsidRPr="002151B7" w:rsidDel="00521FAB">
                <w:rPr>
                  <w:rFonts w:ascii="Aptos Narrow" w:eastAsia="Times New Roman" w:hAnsi="Aptos Narrow" w:cs="Times New Roman"/>
                  <w:color w:val="000000"/>
                  <w:sz w:val="22"/>
                  <w:szCs w:val="22"/>
                </w:rPr>
                <w:delText xml:space="preserve">, </w:delText>
              </w:r>
              <w:r w:rsidRPr="002151B7" w:rsidDel="00521FAB">
                <w:rPr>
                  <w:rFonts w:ascii="Arial Unicode MS" w:eastAsia="Times New Roman" w:hAnsi="Arial Unicode MS" w:cs="Times New Roman"/>
                  <w:color w:val="000000"/>
                </w:rPr>
                <w:delText>typologyResult_cfg</w:delText>
              </w:r>
              <w:r w:rsidRPr="002151B7" w:rsidDel="00521FAB">
                <w:rPr>
                  <w:rFonts w:ascii="Aptos Narrow" w:eastAsia="Times New Roman" w:hAnsi="Aptos Narrow" w:cs="Times New Roman"/>
                  <w:color w:val="000000"/>
                  <w:sz w:val="22"/>
                  <w:szCs w:val="22"/>
                </w:rPr>
                <w:delText xml:space="preserve">, </w:delText>
              </w:r>
              <w:r w:rsidRPr="002151B7" w:rsidDel="00521FAB">
                <w:rPr>
                  <w:rFonts w:ascii="Arial Unicode MS" w:eastAsia="Times New Roman" w:hAnsi="Arial Unicode MS" w:cs="Times New Roman"/>
                  <w:color w:val="000000"/>
                </w:rPr>
                <w:delText>ruleResults_cfg</w:delText>
              </w:r>
            </w:del>
          </w:p>
        </w:tc>
      </w:tr>
      <w:tr w:rsidR="002151B7" w:rsidRPr="002151B7" w:rsidDel="00521FAB" w14:paraId="7ED8D896" w14:textId="28375F7D" w:rsidTr="002151B7">
        <w:trPr>
          <w:trHeight w:val="288"/>
          <w:del w:id="2777"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77337F8F" w14:textId="533C1439" w:rsidR="002151B7" w:rsidRPr="002151B7" w:rsidDel="00521FAB" w:rsidRDefault="002151B7" w:rsidP="002151B7">
            <w:pPr>
              <w:jc w:val="left"/>
              <w:rPr>
                <w:del w:id="2778" w:author="Ume Sauda Ghanyani" w:date="2025-10-29T10:02:00Z" w16du:dateUtc="2025-10-29T05:02:00Z"/>
                <w:rFonts w:ascii="Aptos Narrow" w:eastAsia="Times New Roman" w:hAnsi="Aptos Narrow" w:cs="Times New Roman"/>
                <w:color w:val="000000"/>
                <w:sz w:val="22"/>
                <w:szCs w:val="22"/>
              </w:rPr>
            </w:pPr>
            <w:del w:id="2779" w:author="Ume Sauda Ghanyani" w:date="2025-10-29T10:02:00Z" w16du:dateUtc="2025-10-29T05:02:00Z">
              <w:r w:rsidRPr="002151B7" w:rsidDel="00521FAB">
                <w:rPr>
                  <w:rFonts w:ascii="Aptos Narrow" w:eastAsia="Times New Roman" w:hAnsi="Aptos Narrow" w:cs="Times New Roman"/>
                  <w:color w:val="000000"/>
                  <w:sz w:val="22"/>
                  <w:szCs w:val="22"/>
                </w:rPr>
                <w:delText>Alerts</w:delText>
              </w:r>
            </w:del>
          </w:p>
        </w:tc>
        <w:tc>
          <w:tcPr>
            <w:tcW w:w="3140" w:type="dxa"/>
            <w:hideMark/>
          </w:tcPr>
          <w:p w14:paraId="0DB183E5" w14:textId="42245836" w:rsidR="002151B7" w:rsidRPr="002151B7" w:rsidDel="00521FAB" w:rsidRDefault="002151B7" w:rsidP="002151B7">
            <w:pPr>
              <w:jc w:val="left"/>
              <w:cnfStyle w:val="000000000000" w:firstRow="0" w:lastRow="0" w:firstColumn="0" w:lastColumn="0" w:oddVBand="0" w:evenVBand="0" w:oddHBand="0" w:evenHBand="0" w:firstRowFirstColumn="0" w:firstRowLastColumn="0" w:lastRowFirstColumn="0" w:lastRowLastColumn="0"/>
              <w:rPr>
                <w:del w:id="2780" w:author="Ume Sauda Ghanyani" w:date="2025-10-29T10:02:00Z" w16du:dateUtc="2025-10-29T05:02:00Z"/>
                <w:rFonts w:ascii="Arial Unicode MS" w:eastAsia="Times New Roman" w:hAnsi="Arial Unicode MS" w:cs="Times New Roman"/>
                <w:color w:val="000000"/>
              </w:rPr>
            </w:pPr>
            <w:del w:id="2781" w:author="Ume Sauda Ghanyani" w:date="2025-10-29T10:02:00Z" w16du:dateUtc="2025-10-29T05:02:00Z">
              <w:r w:rsidRPr="002151B7" w:rsidDel="00521FAB">
                <w:rPr>
                  <w:rFonts w:ascii="Arial Unicode MS" w:eastAsia="Times New Roman" w:hAnsi="Arial Unicode MS" w:cs="Times New Roman"/>
                  <w:color w:val="000000"/>
                </w:rPr>
                <w:delText>CMS.Alerts</w:delText>
              </w:r>
            </w:del>
          </w:p>
        </w:tc>
        <w:tc>
          <w:tcPr>
            <w:tcW w:w="3140" w:type="dxa"/>
            <w:hideMark/>
          </w:tcPr>
          <w:p w14:paraId="6E1D8DE1" w14:textId="4DC20B46" w:rsidR="002151B7" w:rsidRPr="002151B7" w:rsidDel="00521FAB" w:rsidRDefault="002151B7" w:rsidP="002151B7">
            <w:pPr>
              <w:jc w:val="left"/>
              <w:cnfStyle w:val="000000000000" w:firstRow="0" w:lastRow="0" w:firstColumn="0" w:lastColumn="0" w:oddVBand="0" w:evenVBand="0" w:oddHBand="0" w:evenHBand="0" w:firstRowFirstColumn="0" w:firstRowLastColumn="0" w:lastRowFirstColumn="0" w:lastRowLastColumn="0"/>
              <w:rPr>
                <w:del w:id="2782" w:author="Ume Sauda Ghanyani" w:date="2025-10-29T10:02:00Z" w16du:dateUtc="2025-10-29T05:02:00Z"/>
                <w:rFonts w:ascii="Arial Unicode MS" w:eastAsia="Times New Roman" w:hAnsi="Arial Unicode MS" w:cs="Times New Roman"/>
                <w:color w:val="000000"/>
              </w:rPr>
            </w:pPr>
            <w:del w:id="2783" w:author="Ume Sauda Ghanyani" w:date="2025-10-29T10:02:00Z" w16du:dateUtc="2025-10-29T05:02:00Z">
              <w:r w:rsidRPr="002151B7" w:rsidDel="00521FAB">
                <w:rPr>
                  <w:rFonts w:ascii="Arial Unicode MS" w:eastAsia="Times New Roman" w:hAnsi="Arial Unicode MS" w:cs="Times New Roman"/>
                  <w:color w:val="000000"/>
                </w:rPr>
                <w:delText>alert_id</w:delText>
              </w:r>
              <w:r w:rsidRPr="002151B7" w:rsidDel="00521FAB">
                <w:rPr>
                  <w:rFonts w:ascii="Aptos Narrow" w:eastAsia="Times New Roman" w:hAnsi="Aptos Narrow" w:cs="Times New Roman"/>
                  <w:color w:val="000000"/>
                  <w:sz w:val="22"/>
                  <w:szCs w:val="22"/>
                </w:rPr>
                <w:delText xml:space="preserve">, </w:delText>
              </w:r>
              <w:r w:rsidRPr="002151B7" w:rsidDel="00521FAB">
                <w:rPr>
                  <w:rFonts w:ascii="Arial Unicode MS" w:eastAsia="Times New Roman" w:hAnsi="Arial Unicode MS" w:cs="Times New Roman"/>
                  <w:color w:val="000000"/>
                </w:rPr>
                <w:delText>transaction_ref</w:delText>
              </w:r>
            </w:del>
          </w:p>
        </w:tc>
      </w:tr>
      <w:tr w:rsidR="002151B7" w:rsidRPr="002151B7" w:rsidDel="00521FAB" w14:paraId="31AF99D3" w14:textId="4744E31B" w:rsidTr="002151B7">
        <w:trPr>
          <w:cnfStyle w:val="000000100000" w:firstRow="0" w:lastRow="0" w:firstColumn="0" w:lastColumn="0" w:oddVBand="0" w:evenVBand="0" w:oddHBand="1" w:evenHBand="0" w:firstRowFirstColumn="0" w:firstRowLastColumn="0" w:lastRowFirstColumn="0" w:lastRowLastColumn="0"/>
          <w:trHeight w:val="552"/>
          <w:del w:id="2784"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5FF9E967" w14:textId="76481A99" w:rsidR="002151B7" w:rsidRPr="002151B7" w:rsidDel="00521FAB" w:rsidRDefault="002151B7" w:rsidP="002151B7">
            <w:pPr>
              <w:jc w:val="left"/>
              <w:rPr>
                <w:del w:id="2785" w:author="Ume Sauda Ghanyani" w:date="2025-10-29T10:02:00Z" w16du:dateUtc="2025-10-29T05:02:00Z"/>
                <w:rFonts w:ascii="Aptos Narrow" w:eastAsia="Times New Roman" w:hAnsi="Aptos Narrow" w:cs="Times New Roman"/>
                <w:color w:val="000000"/>
                <w:sz w:val="22"/>
                <w:szCs w:val="22"/>
              </w:rPr>
            </w:pPr>
            <w:del w:id="2786" w:author="Ume Sauda Ghanyani" w:date="2025-10-29T10:02:00Z" w16du:dateUtc="2025-10-29T05:02:00Z">
              <w:r w:rsidRPr="002151B7" w:rsidDel="00521FAB">
                <w:rPr>
                  <w:rFonts w:ascii="Aptos Narrow" w:eastAsia="Times New Roman" w:hAnsi="Aptos Narrow" w:cs="Times New Roman"/>
                  <w:color w:val="000000"/>
                  <w:sz w:val="22"/>
                  <w:szCs w:val="22"/>
                </w:rPr>
                <w:delText>Cases</w:delText>
              </w:r>
            </w:del>
          </w:p>
        </w:tc>
        <w:tc>
          <w:tcPr>
            <w:tcW w:w="3140" w:type="dxa"/>
            <w:hideMark/>
          </w:tcPr>
          <w:p w14:paraId="117BF873" w14:textId="4B9EFA7E" w:rsidR="002151B7" w:rsidRPr="002151B7" w:rsidDel="00521FAB" w:rsidRDefault="002151B7" w:rsidP="002151B7">
            <w:pPr>
              <w:jc w:val="left"/>
              <w:cnfStyle w:val="000000100000" w:firstRow="0" w:lastRow="0" w:firstColumn="0" w:lastColumn="0" w:oddVBand="0" w:evenVBand="0" w:oddHBand="1" w:evenHBand="0" w:firstRowFirstColumn="0" w:firstRowLastColumn="0" w:lastRowFirstColumn="0" w:lastRowLastColumn="0"/>
              <w:rPr>
                <w:del w:id="2787" w:author="Ume Sauda Ghanyani" w:date="2025-10-29T10:02:00Z" w16du:dateUtc="2025-10-29T05:02:00Z"/>
                <w:rFonts w:ascii="Arial Unicode MS" w:eastAsia="Times New Roman" w:hAnsi="Arial Unicode MS" w:cs="Times New Roman"/>
                <w:color w:val="000000"/>
              </w:rPr>
            </w:pPr>
            <w:del w:id="2788" w:author="Ume Sauda Ghanyani" w:date="2025-10-29T10:02:00Z" w16du:dateUtc="2025-10-29T05:02:00Z">
              <w:r w:rsidRPr="002151B7" w:rsidDel="00521FAB">
                <w:rPr>
                  <w:rFonts w:ascii="Arial Unicode MS" w:eastAsia="Times New Roman" w:hAnsi="Arial Unicode MS" w:cs="Times New Roman"/>
                  <w:color w:val="000000"/>
                </w:rPr>
                <w:delText>CMS.Cases</w:delText>
              </w:r>
            </w:del>
          </w:p>
        </w:tc>
        <w:tc>
          <w:tcPr>
            <w:tcW w:w="3140" w:type="dxa"/>
            <w:hideMark/>
          </w:tcPr>
          <w:p w14:paraId="5BF71A0F" w14:textId="3EF48FFE" w:rsidR="002151B7" w:rsidRPr="002151B7" w:rsidDel="00521FAB" w:rsidRDefault="002151B7" w:rsidP="002151B7">
            <w:pPr>
              <w:jc w:val="left"/>
              <w:cnfStyle w:val="000000100000" w:firstRow="0" w:lastRow="0" w:firstColumn="0" w:lastColumn="0" w:oddVBand="0" w:evenVBand="0" w:oddHBand="1" w:evenHBand="0" w:firstRowFirstColumn="0" w:firstRowLastColumn="0" w:lastRowFirstColumn="0" w:lastRowLastColumn="0"/>
              <w:rPr>
                <w:del w:id="2789" w:author="Ume Sauda Ghanyani" w:date="2025-10-29T10:02:00Z" w16du:dateUtc="2025-10-29T05:02:00Z"/>
                <w:rFonts w:ascii="Arial Unicode MS" w:eastAsia="Times New Roman" w:hAnsi="Arial Unicode MS" w:cs="Times New Roman"/>
                <w:color w:val="000000"/>
              </w:rPr>
            </w:pPr>
            <w:del w:id="2790" w:author="Ume Sauda Ghanyani" w:date="2025-10-29T10:02:00Z" w16du:dateUtc="2025-10-29T05:02:00Z">
              <w:r w:rsidRPr="002151B7" w:rsidDel="00521FAB">
                <w:rPr>
                  <w:rFonts w:ascii="Arial Unicode MS" w:eastAsia="Times New Roman" w:hAnsi="Arial Unicode MS" w:cs="Times New Roman"/>
                  <w:color w:val="000000"/>
                </w:rPr>
                <w:delText>case_id</w:delText>
              </w:r>
              <w:r w:rsidRPr="002151B7" w:rsidDel="00521FAB">
                <w:rPr>
                  <w:rFonts w:ascii="Aptos Narrow" w:eastAsia="Times New Roman" w:hAnsi="Aptos Narrow" w:cs="Times New Roman"/>
                  <w:color w:val="000000"/>
                  <w:sz w:val="22"/>
                  <w:szCs w:val="22"/>
                </w:rPr>
                <w:delText xml:space="preserve">, </w:delText>
              </w:r>
              <w:r w:rsidRPr="002151B7" w:rsidDel="00521FAB">
                <w:rPr>
                  <w:rFonts w:ascii="Arial Unicode MS" w:eastAsia="Times New Roman" w:hAnsi="Arial Unicode MS" w:cs="Times New Roman"/>
                  <w:color w:val="000000"/>
                </w:rPr>
                <w:delText>alert_id</w:delText>
              </w:r>
              <w:r w:rsidRPr="002151B7" w:rsidDel="00521FAB">
                <w:rPr>
                  <w:rFonts w:ascii="Aptos Narrow" w:eastAsia="Times New Roman" w:hAnsi="Aptos Narrow" w:cs="Times New Roman"/>
                  <w:color w:val="000000"/>
                  <w:sz w:val="22"/>
                  <w:szCs w:val="22"/>
                </w:rPr>
                <w:delText xml:space="preserve">, </w:delText>
              </w:r>
              <w:r w:rsidRPr="002151B7" w:rsidDel="00521FAB">
                <w:rPr>
                  <w:rFonts w:ascii="Arial Unicode MS" w:eastAsia="Times New Roman" w:hAnsi="Arial Unicode MS" w:cs="Times New Roman"/>
                  <w:color w:val="000000"/>
                </w:rPr>
                <w:delText>case_status_enum</w:delText>
              </w:r>
            </w:del>
          </w:p>
        </w:tc>
      </w:tr>
      <w:tr w:rsidR="002151B7" w:rsidRPr="002151B7" w:rsidDel="00521FAB" w14:paraId="55D301B2" w14:textId="1B385923" w:rsidTr="002151B7">
        <w:trPr>
          <w:trHeight w:val="576"/>
          <w:del w:id="2791" w:author="Ume Sauda Ghanyani" w:date="2025-10-29T10:02:00Z"/>
        </w:trPr>
        <w:tc>
          <w:tcPr>
            <w:cnfStyle w:val="001000000000" w:firstRow="0" w:lastRow="0" w:firstColumn="1" w:lastColumn="0" w:oddVBand="0" w:evenVBand="0" w:oddHBand="0" w:evenHBand="0" w:firstRowFirstColumn="0" w:firstRowLastColumn="0" w:lastRowFirstColumn="0" w:lastRowLastColumn="0"/>
            <w:tcW w:w="3140" w:type="dxa"/>
            <w:hideMark/>
          </w:tcPr>
          <w:p w14:paraId="38AD0E77" w14:textId="21C8A8E6" w:rsidR="002151B7" w:rsidRPr="002151B7" w:rsidDel="00521FAB" w:rsidRDefault="002151B7" w:rsidP="002151B7">
            <w:pPr>
              <w:jc w:val="left"/>
              <w:rPr>
                <w:del w:id="2792" w:author="Ume Sauda Ghanyani" w:date="2025-10-29T10:02:00Z" w16du:dateUtc="2025-10-29T05:02:00Z"/>
                <w:rFonts w:ascii="Aptos Narrow" w:eastAsia="Times New Roman" w:hAnsi="Aptos Narrow" w:cs="Times New Roman"/>
                <w:color w:val="000000"/>
                <w:sz w:val="22"/>
                <w:szCs w:val="22"/>
              </w:rPr>
            </w:pPr>
            <w:del w:id="2793" w:author="Ume Sauda Ghanyani" w:date="2025-10-29T10:02:00Z" w16du:dateUtc="2025-10-29T05:02:00Z">
              <w:r w:rsidRPr="002151B7" w:rsidDel="00521FAB">
                <w:rPr>
                  <w:rFonts w:ascii="Aptos Narrow" w:eastAsia="Times New Roman" w:hAnsi="Aptos Narrow" w:cs="Times New Roman"/>
                  <w:color w:val="000000"/>
                  <w:sz w:val="22"/>
                  <w:szCs w:val="22"/>
                </w:rPr>
                <w:delText>Reference</w:delText>
              </w:r>
            </w:del>
          </w:p>
        </w:tc>
        <w:tc>
          <w:tcPr>
            <w:tcW w:w="3140" w:type="dxa"/>
            <w:hideMark/>
          </w:tcPr>
          <w:p w14:paraId="6210CAC3" w14:textId="00E6CBE6" w:rsidR="002151B7" w:rsidRPr="002151B7" w:rsidDel="00521FAB" w:rsidRDefault="002151B7" w:rsidP="002151B7">
            <w:pPr>
              <w:jc w:val="left"/>
              <w:cnfStyle w:val="000000000000" w:firstRow="0" w:lastRow="0" w:firstColumn="0" w:lastColumn="0" w:oddVBand="0" w:evenVBand="0" w:oddHBand="0" w:evenHBand="0" w:firstRowFirstColumn="0" w:firstRowLastColumn="0" w:lastRowFirstColumn="0" w:lastRowLastColumn="0"/>
              <w:rPr>
                <w:del w:id="2794" w:author="Ume Sauda Ghanyani" w:date="2025-10-29T10:02:00Z" w16du:dateUtc="2025-10-29T05:02:00Z"/>
                <w:rFonts w:ascii="Arial Unicode MS" w:eastAsia="Times New Roman" w:hAnsi="Arial Unicode MS" w:cs="Times New Roman"/>
                <w:color w:val="000000"/>
              </w:rPr>
            </w:pPr>
            <w:del w:id="2795" w:author="Ume Sauda Ghanyani" w:date="2025-10-29T10:02:00Z" w16du:dateUtc="2025-10-29T05:02:00Z">
              <w:r w:rsidRPr="002151B7" w:rsidDel="00521FAB">
                <w:rPr>
                  <w:rFonts w:ascii="Arial Unicode MS" w:eastAsia="Times New Roman" w:hAnsi="Arial Unicode MS" w:cs="Times New Roman"/>
                  <w:color w:val="000000"/>
                </w:rPr>
                <w:delText>Pseudonyms.entities</w:delText>
              </w:r>
            </w:del>
          </w:p>
        </w:tc>
        <w:tc>
          <w:tcPr>
            <w:tcW w:w="3140" w:type="dxa"/>
            <w:hideMark/>
          </w:tcPr>
          <w:p w14:paraId="393F8B62" w14:textId="07C13C70" w:rsidR="002151B7" w:rsidRPr="002151B7" w:rsidDel="00521FAB" w:rsidRDefault="002151B7" w:rsidP="002151B7">
            <w:pPr>
              <w:jc w:val="left"/>
              <w:cnfStyle w:val="000000000000" w:firstRow="0" w:lastRow="0" w:firstColumn="0" w:lastColumn="0" w:oddVBand="0" w:evenVBand="0" w:oddHBand="0" w:evenHBand="0" w:firstRowFirstColumn="0" w:firstRowLastColumn="0" w:lastRowFirstColumn="0" w:lastRowLastColumn="0"/>
              <w:rPr>
                <w:del w:id="2796" w:author="Ume Sauda Ghanyani" w:date="2025-10-29T10:02:00Z" w16du:dateUtc="2025-10-29T05:02:00Z"/>
                <w:rFonts w:ascii="Aptos Narrow" w:eastAsia="Times New Roman" w:hAnsi="Aptos Narrow" w:cs="Times New Roman"/>
                <w:color w:val="000000"/>
                <w:sz w:val="22"/>
                <w:szCs w:val="22"/>
              </w:rPr>
            </w:pPr>
            <w:del w:id="2797" w:author="Ume Sauda Ghanyani" w:date="2025-10-29T10:02:00Z" w16du:dateUtc="2025-10-29T05:02:00Z">
              <w:r w:rsidRPr="002151B7" w:rsidDel="00521FAB">
                <w:rPr>
                  <w:rFonts w:ascii="Aptos Narrow" w:eastAsia="Times New Roman" w:hAnsi="Aptos Narrow" w:cs="Times New Roman"/>
                  <w:color w:val="000000"/>
                  <w:sz w:val="22"/>
                  <w:szCs w:val="22"/>
                </w:rPr>
                <w:delText>(optional, for institution-level aggregation)</w:delText>
              </w:r>
            </w:del>
          </w:p>
        </w:tc>
      </w:tr>
    </w:tbl>
    <w:p w14:paraId="473CEF42" w14:textId="5BC057A3" w:rsidR="006154F6" w:rsidRPr="00D37406" w:rsidDel="00521FAB" w:rsidRDefault="006154F6" w:rsidP="00D37406">
      <w:pPr>
        <w:rPr>
          <w:del w:id="2798" w:author="Ume Sauda Ghanyani" w:date="2025-10-29T10:02:00Z" w16du:dateUtc="2025-10-29T05:02:00Z"/>
        </w:rPr>
      </w:pPr>
    </w:p>
    <w:p w14:paraId="1D38E895" w14:textId="6A8E0ECD" w:rsidR="002151B7" w:rsidDel="00521FAB" w:rsidRDefault="002151B7" w:rsidP="002151B7">
      <w:pPr>
        <w:pStyle w:val="Heading3"/>
        <w:numPr>
          <w:ilvl w:val="2"/>
          <w:numId w:val="2"/>
        </w:numPr>
        <w:rPr>
          <w:del w:id="2799" w:author="Ume Sauda Ghanyani" w:date="2025-10-29T10:02:00Z" w16du:dateUtc="2025-10-29T05:02:00Z"/>
        </w:rPr>
      </w:pPr>
      <w:bookmarkStart w:id="2800" w:name="_Toc213340907"/>
      <w:bookmarkStart w:id="2801" w:name="_Toc213341096"/>
      <w:del w:id="2802" w:author="Ume Sauda Ghanyani" w:date="2025-10-29T10:02:00Z" w16du:dateUtc="2025-10-29T05:02:00Z">
        <w:r w:rsidDel="00521FAB">
          <w:lastRenderedPageBreak/>
          <w:delText>Metrics</w:delText>
        </w:r>
        <w:r w:rsidRPr="00B119A8" w:rsidDel="00521FAB">
          <w:delText>:</w:delText>
        </w:r>
        <w:bookmarkEnd w:id="2800"/>
        <w:bookmarkEnd w:id="2801"/>
      </w:del>
    </w:p>
    <w:p w14:paraId="0D965822" w14:textId="73151612" w:rsidR="002151B7" w:rsidRPr="002151B7" w:rsidDel="00521FAB" w:rsidRDefault="002151B7" w:rsidP="002151B7">
      <w:pPr>
        <w:rPr>
          <w:del w:id="2803" w:author="Ume Sauda Ghanyani" w:date="2025-10-29T10:02:00Z" w16du:dateUtc="2025-10-29T05:02:00Z"/>
          <w:b/>
          <w:bCs/>
        </w:rPr>
      </w:pPr>
      <w:del w:id="2804" w:author="Ume Sauda Ghanyani" w:date="2025-10-29T10:02:00Z" w16du:dateUtc="2025-10-29T05:02:00Z">
        <w:r w:rsidRPr="002151B7" w:rsidDel="00521FAB">
          <w:rPr>
            <w:b/>
            <w:bCs/>
          </w:rPr>
          <w:delText>Metric 1 — Detection Accuracy per Rule / Model</w:delText>
        </w:r>
      </w:del>
    </w:p>
    <w:p w14:paraId="5BBFBFA1" w14:textId="35C59E2E" w:rsidR="002151B7" w:rsidRPr="002151B7" w:rsidDel="00521FAB" w:rsidRDefault="002151B7" w:rsidP="002151B7">
      <w:pPr>
        <w:rPr>
          <w:del w:id="2805" w:author="Ume Sauda Ghanyani" w:date="2025-10-29T10:02:00Z" w16du:dateUtc="2025-10-29T05:02:00Z"/>
        </w:rPr>
      </w:pPr>
      <w:del w:id="2806" w:author="Ume Sauda Ghanyani" w:date="2025-10-29T10:02:00Z" w16du:dateUtc="2025-10-29T05:02:00Z">
        <w:r w:rsidRPr="002151B7" w:rsidDel="00521FAB">
          <w:rPr>
            <w:b/>
            <w:bCs/>
          </w:rPr>
          <w:delText>Objective:</w:delText>
        </w:r>
        <w:r w:rsidRPr="002151B7" w:rsidDel="00521FAB">
          <w:br/>
          <w:delText>Assess how accurately each rule or model identifies true frauds out of the alerts it generated.</w:delText>
        </w:r>
      </w:del>
    </w:p>
    <w:p w14:paraId="662774ED" w14:textId="5D0F40E3" w:rsidR="002151B7" w:rsidRPr="002151B7" w:rsidDel="00521FAB" w:rsidRDefault="002151B7" w:rsidP="002151B7">
      <w:pPr>
        <w:rPr>
          <w:del w:id="2807" w:author="Ume Sauda Ghanyani" w:date="2025-10-29T10:02:00Z" w16du:dateUtc="2025-10-29T05:02:00Z"/>
        </w:rPr>
      </w:pPr>
      <w:del w:id="2808" w:author="Ume Sauda Ghanyani" w:date="2025-10-29T10:02:00Z" w16du:dateUtc="2025-10-29T05:02:00Z">
        <w:r w:rsidRPr="002151B7" w:rsidDel="00521FAB">
          <w:rPr>
            <w:b/>
            <w:bCs/>
          </w:rPr>
          <w:delText>Fields Used:</w:delText>
        </w:r>
      </w:del>
    </w:p>
    <w:p w14:paraId="12BDA874" w14:textId="06A50179" w:rsidR="002151B7" w:rsidRPr="002151B7" w:rsidDel="00521FAB" w:rsidRDefault="002151B7" w:rsidP="0082296D">
      <w:pPr>
        <w:numPr>
          <w:ilvl w:val="0"/>
          <w:numId w:val="113"/>
        </w:numPr>
        <w:rPr>
          <w:del w:id="2809" w:author="Ume Sauda Ghanyani" w:date="2025-10-29T10:02:00Z" w16du:dateUtc="2025-10-29T05:02:00Z"/>
        </w:rPr>
      </w:pPr>
      <w:del w:id="2810" w:author="Ume Sauda Ghanyani" w:date="2025-10-29T10:02:00Z" w16du:dateUtc="2025-10-29T05:02:00Z">
        <w:r w:rsidRPr="002151B7" w:rsidDel="00521FAB">
          <w:delText>EvaluationResults.ruleResults_cfg</w:delText>
        </w:r>
      </w:del>
    </w:p>
    <w:p w14:paraId="10F42364" w14:textId="51171F8C" w:rsidR="002151B7" w:rsidRPr="002151B7" w:rsidDel="00521FAB" w:rsidRDefault="002151B7" w:rsidP="0082296D">
      <w:pPr>
        <w:numPr>
          <w:ilvl w:val="0"/>
          <w:numId w:val="113"/>
        </w:numPr>
        <w:rPr>
          <w:del w:id="2811" w:author="Ume Sauda Ghanyani" w:date="2025-10-29T10:02:00Z" w16du:dateUtc="2025-10-29T05:02:00Z"/>
        </w:rPr>
      </w:pPr>
      <w:del w:id="2812" w:author="Ume Sauda Ghanyani" w:date="2025-10-29T10:02:00Z" w16du:dateUtc="2025-10-29T05:02:00Z">
        <w:r w:rsidRPr="002151B7" w:rsidDel="00521FAB">
          <w:delText>EvaluationResults.typologyResult_cfg</w:delText>
        </w:r>
      </w:del>
    </w:p>
    <w:p w14:paraId="00FE5E1E" w14:textId="5B8C4456" w:rsidR="002151B7" w:rsidRPr="002151B7" w:rsidDel="00521FAB" w:rsidRDefault="002151B7" w:rsidP="0082296D">
      <w:pPr>
        <w:numPr>
          <w:ilvl w:val="0"/>
          <w:numId w:val="113"/>
        </w:numPr>
        <w:rPr>
          <w:del w:id="2813" w:author="Ume Sauda Ghanyani" w:date="2025-10-29T10:02:00Z" w16du:dateUtc="2025-10-29T05:02:00Z"/>
        </w:rPr>
      </w:pPr>
      <w:del w:id="2814" w:author="Ume Sauda Ghanyani" w:date="2025-10-29T10:02:00Z" w16du:dateUtc="2025-10-29T05:02:00Z">
        <w:r w:rsidRPr="002151B7" w:rsidDel="00521FAB">
          <w:delText>CMS.Cases.case_status_enum</w:delText>
        </w:r>
      </w:del>
    </w:p>
    <w:p w14:paraId="396D4D83" w14:textId="73ACE331" w:rsidR="002151B7" w:rsidRPr="002151B7" w:rsidDel="00521FAB" w:rsidRDefault="002151B7" w:rsidP="0082296D">
      <w:pPr>
        <w:numPr>
          <w:ilvl w:val="0"/>
          <w:numId w:val="113"/>
        </w:numPr>
        <w:rPr>
          <w:del w:id="2815" w:author="Ume Sauda Ghanyani" w:date="2025-10-29T10:02:00Z" w16du:dateUtc="2025-10-29T05:02:00Z"/>
        </w:rPr>
      </w:pPr>
      <w:del w:id="2816" w:author="Ume Sauda Ghanyani" w:date="2025-10-29T10:02:00Z" w16du:dateUtc="2025-10-29T05:02:00Z">
        <w:r w:rsidRPr="002151B7" w:rsidDel="00521FAB">
          <w:delText>CMS.Alerts.alert_id</w:delText>
        </w:r>
      </w:del>
    </w:p>
    <w:p w14:paraId="31435F4D" w14:textId="46E50CFE" w:rsidR="002151B7" w:rsidRPr="002151B7" w:rsidDel="00521FAB" w:rsidRDefault="002151B7" w:rsidP="002151B7">
      <w:pPr>
        <w:rPr>
          <w:del w:id="2817" w:author="Ume Sauda Ghanyani" w:date="2025-10-29T10:02:00Z" w16du:dateUtc="2025-10-29T05:02:00Z"/>
        </w:rPr>
      </w:pPr>
      <w:del w:id="2818" w:author="Ume Sauda Ghanyani" w:date="2025-10-29T10:02:00Z" w16du:dateUtc="2025-10-29T05:02:00Z">
        <w:r w:rsidRPr="002151B7" w:rsidDel="00521FAB">
          <w:rPr>
            <w:b/>
            <w:bCs/>
          </w:rPr>
          <w:delText>Transformation Logic:</w:delText>
        </w:r>
      </w:del>
    </w:p>
    <w:p w14:paraId="00ABE192" w14:textId="44CD6363" w:rsidR="002151B7" w:rsidRPr="002151B7" w:rsidDel="00521FAB" w:rsidRDefault="002151B7" w:rsidP="0082296D">
      <w:pPr>
        <w:numPr>
          <w:ilvl w:val="0"/>
          <w:numId w:val="114"/>
        </w:numPr>
        <w:rPr>
          <w:del w:id="2819" w:author="Ume Sauda Ghanyani" w:date="2025-10-29T10:02:00Z" w16du:dateUtc="2025-10-29T05:02:00Z"/>
        </w:rPr>
      </w:pPr>
      <w:del w:id="2820" w:author="Ume Sauda Ghanyani" w:date="2025-10-29T10:02:00Z" w16du:dateUtc="2025-10-29T05:02:00Z">
        <w:r w:rsidRPr="002151B7" w:rsidDel="00521FAB">
          <w:delText>Identify all alerts raised by each rule/model (via transaction linkage).</w:delText>
        </w:r>
      </w:del>
    </w:p>
    <w:p w14:paraId="5CF95449" w14:textId="12CAB2D1" w:rsidR="002151B7" w:rsidRPr="002151B7" w:rsidDel="00521FAB" w:rsidRDefault="002151B7" w:rsidP="0082296D">
      <w:pPr>
        <w:numPr>
          <w:ilvl w:val="0"/>
          <w:numId w:val="114"/>
        </w:numPr>
        <w:rPr>
          <w:del w:id="2821" w:author="Ume Sauda Ghanyani" w:date="2025-10-29T10:02:00Z" w16du:dateUtc="2025-10-29T05:02:00Z"/>
        </w:rPr>
      </w:pPr>
      <w:del w:id="2822" w:author="Ume Sauda Ghanyani" w:date="2025-10-29T10:02:00Z" w16du:dateUtc="2025-10-29T05:02:00Z">
        <w:r w:rsidRPr="002151B7" w:rsidDel="00521FAB">
          <w:delText>Among these, count how many were confirmed fraud (TP) vs false positives (FP).</w:delText>
        </w:r>
      </w:del>
    </w:p>
    <w:p w14:paraId="642361D7" w14:textId="36903DCA" w:rsidR="002151B7" w:rsidRPr="002151B7" w:rsidDel="00521FAB" w:rsidRDefault="002151B7" w:rsidP="0082296D">
      <w:pPr>
        <w:numPr>
          <w:ilvl w:val="0"/>
          <w:numId w:val="114"/>
        </w:numPr>
        <w:rPr>
          <w:del w:id="2823" w:author="Ume Sauda Ghanyani" w:date="2025-10-29T10:02:00Z" w16du:dateUtc="2025-10-29T05:02:00Z"/>
        </w:rPr>
      </w:pPr>
      <w:del w:id="2824" w:author="Ume Sauda Ghanyani" w:date="2025-10-29T10:02:00Z" w16du:dateUtc="2025-10-29T05:02:00Z">
        <w:r w:rsidRPr="002151B7" w:rsidDel="00521FAB">
          <w:delText>Detection Accuracy = TP / (TP + FP).</w:delText>
        </w:r>
      </w:del>
    </w:p>
    <w:p w14:paraId="60254619" w14:textId="569F49F2" w:rsidR="001A18C7" w:rsidDel="00521FAB" w:rsidRDefault="001A18C7" w:rsidP="001A18C7">
      <w:pPr>
        <w:rPr>
          <w:del w:id="2825" w:author="Ume Sauda Ghanyani" w:date="2025-10-29T10:02:00Z" w16du:dateUtc="2025-10-29T05:02:00Z"/>
          <w:b/>
          <w:bCs/>
        </w:rPr>
      </w:pPr>
    </w:p>
    <w:p w14:paraId="1390C83A" w14:textId="768C6160" w:rsidR="001A18C7" w:rsidRPr="001A18C7" w:rsidDel="00521FAB" w:rsidRDefault="001A18C7" w:rsidP="001A18C7">
      <w:pPr>
        <w:rPr>
          <w:del w:id="2826" w:author="Ume Sauda Ghanyani" w:date="2025-10-29T10:02:00Z" w16du:dateUtc="2025-10-29T05:02:00Z"/>
        </w:rPr>
      </w:pPr>
      <w:del w:id="2827" w:author="Ume Sauda Ghanyani" w:date="2025-10-29T10:02:00Z" w16du:dateUtc="2025-10-29T05:02:00Z">
        <w:r w:rsidDel="00521FAB">
          <w:rPr>
            <w:b/>
            <w:bCs/>
          </w:rPr>
          <w:delText>Reasoning</w:delText>
        </w:r>
        <w:r w:rsidRPr="001A18C7" w:rsidDel="00521FAB">
          <w:rPr>
            <w:b/>
            <w:bCs/>
          </w:rPr>
          <w:delText>:</w:delText>
        </w:r>
      </w:del>
    </w:p>
    <w:p w14:paraId="345E01D5" w14:textId="18C9B0C6" w:rsidR="001A18C7" w:rsidRPr="001A18C7" w:rsidDel="00521FAB" w:rsidRDefault="001A18C7" w:rsidP="0082296D">
      <w:pPr>
        <w:numPr>
          <w:ilvl w:val="0"/>
          <w:numId w:val="115"/>
        </w:numPr>
        <w:rPr>
          <w:del w:id="2828" w:author="Ume Sauda Ghanyani" w:date="2025-10-29T10:02:00Z" w16du:dateUtc="2025-10-29T05:02:00Z"/>
        </w:rPr>
      </w:pPr>
      <w:del w:id="2829" w:author="Ume Sauda Ghanyani" w:date="2025-10-29T10:02:00Z" w16du:dateUtc="2025-10-29T05:02:00Z">
        <w:r w:rsidRPr="001A18C7" w:rsidDel="00521FAB">
          <w:delText>Links operational outcomes (from CMS.Cases) with model-generated detections (from EvaluationResults).</w:delText>
        </w:r>
      </w:del>
    </w:p>
    <w:p w14:paraId="15791B07" w14:textId="74C02518" w:rsidR="001A18C7" w:rsidRPr="001A18C7" w:rsidDel="00521FAB" w:rsidRDefault="001A18C7" w:rsidP="0082296D">
      <w:pPr>
        <w:numPr>
          <w:ilvl w:val="0"/>
          <w:numId w:val="115"/>
        </w:numPr>
        <w:rPr>
          <w:del w:id="2830" w:author="Ume Sauda Ghanyani" w:date="2025-10-29T10:02:00Z" w16du:dateUtc="2025-10-29T05:02:00Z"/>
        </w:rPr>
      </w:pPr>
      <w:del w:id="2831" w:author="Ume Sauda Ghanyani" w:date="2025-10-29T10:02:00Z" w16du:dateUtc="2025-10-29T05:02:00Z">
        <w:r w:rsidRPr="001A18C7" w:rsidDel="00521FAB">
          <w:delText>ruleResults_cfg provides fine-grained rule-level visibility.</w:delText>
        </w:r>
      </w:del>
    </w:p>
    <w:p w14:paraId="670088EE" w14:textId="076B7AB1" w:rsidR="001A18C7" w:rsidRPr="001A18C7" w:rsidDel="00521FAB" w:rsidRDefault="001A18C7" w:rsidP="001A18C7">
      <w:pPr>
        <w:rPr>
          <w:del w:id="2832" w:author="Ume Sauda Ghanyani" w:date="2025-10-29T10:02:00Z" w16du:dateUtc="2025-10-29T05:02:00Z"/>
          <w:b/>
          <w:bCs/>
        </w:rPr>
      </w:pPr>
      <w:del w:id="2833" w:author="Ume Sauda Ghanyani" w:date="2025-10-29T10:02:00Z" w16du:dateUtc="2025-10-29T05:02:00Z">
        <w:r w:rsidRPr="001A18C7" w:rsidDel="00521FAB">
          <w:rPr>
            <w:b/>
            <w:bCs/>
          </w:rPr>
          <w:delText>Metric 2 — Alert-to-Case Conversion Rate</w:delText>
        </w:r>
      </w:del>
    </w:p>
    <w:p w14:paraId="1A91F9F1" w14:textId="361A4ADD" w:rsidR="001A18C7" w:rsidRPr="001A18C7" w:rsidDel="00521FAB" w:rsidRDefault="001A18C7" w:rsidP="001A18C7">
      <w:pPr>
        <w:rPr>
          <w:del w:id="2834" w:author="Ume Sauda Ghanyani" w:date="2025-10-29T10:02:00Z" w16du:dateUtc="2025-10-29T05:02:00Z"/>
        </w:rPr>
      </w:pPr>
      <w:del w:id="2835" w:author="Ume Sauda Ghanyani" w:date="2025-10-29T10:02:00Z" w16du:dateUtc="2025-10-29T05:02:00Z">
        <w:r w:rsidRPr="001A18C7" w:rsidDel="00521FAB">
          <w:rPr>
            <w:b/>
            <w:bCs/>
          </w:rPr>
          <w:delText>Objective:</w:delText>
        </w:r>
        <w:r w:rsidRPr="001A18C7" w:rsidDel="00521FAB">
          <w:br/>
          <w:delText>Measure how many alerts raised by each rule/model were actually escalated into cases, indicating operational relevance and rule precision.</w:delText>
        </w:r>
      </w:del>
    </w:p>
    <w:p w14:paraId="6D2E401B" w14:textId="62FDFBC8" w:rsidR="001A18C7" w:rsidRPr="001A18C7" w:rsidDel="00521FAB" w:rsidRDefault="001A18C7" w:rsidP="001A18C7">
      <w:pPr>
        <w:rPr>
          <w:del w:id="2836" w:author="Ume Sauda Ghanyani" w:date="2025-10-29T10:02:00Z" w16du:dateUtc="2025-10-29T05:02:00Z"/>
        </w:rPr>
      </w:pPr>
      <w:del w:id="2837" w:author="Ume Sauda Ghanyani" w:date="2025-10-29T10:02:00Z" w16du:dateUtc="2025-10-29T05:02:00Z">
        <w:r w:rsidRPr="001A18C7" w:rsidDel="00521FAB">
          <w:rPr>
            <w:b/>
            <w:bCs/>
          </w:rPr>
          <w:delText>Fields Used:</w:delText>
        </w:r>
      </w:del>
    </w:p>
    <w:p w14:paraId="225E366F" w14:textId="5AFCB879" w:rsidR="001A18C7" w:rsidRPr="001A18C7" w:rsidDel="00521FAB" w:rsidRDefault="001A18C7" w:rsidP="0082296D">
      <w:pPr>
        <w:numPr>
          <w:ilvl w:val="0"/>
          <w:numId w:val="116"/>
        </w:numPr>
        <w:rPr>
          <w:del w:id="2838" w:author="Ume Sauda Ghanyani" w:date="2025-10-29T10:02:00Z" w16du:dateUtc="2025-10-29T05:02:00Z"/>
        </w:rPr>
      </w:pPr>
      <w:del w:id="2839" w:author="Ume Sauda Ghanyani" w:date="2025-10-29T10:02:00Z" w16du:dateUtc="2025-10-29T05:02:00Z">
        <w:r w:rsidRPr="001A18C7" w:rsidDel="00521FAB">
          <w:delText>CMS.Alerts.alert_id</w:delText>
        </w:r>
      </w:del>
    </w:p>
    <w:p w14:paraId="135B0616" w14:textId="5C297CD0" w:rsidR="001A18C7" w:rsidRPr="001A18C7" w:rsidDel="00521FAB" w:rsidRDefault="001A18C7" w:rsidP="0082296D">
      <w:pPr>
        <w:numPr>
          <w:ilvl w:val="0"/>
          <w:numId w:val="116"/>
        </w:numPr>
        <w:rPr>
          <w:del w:id="2840" w:author="Ume Sauda Ghanyani" w:date="2025-10-29T10:02:00Z" w16du:dateUtc="2025-10-29T05:02:00Z"/>
        </w:rPr>
      </w:pPr>
      <w:del w:id="2841" w:author="Ume Sauda Ghanyani" w:date="2025-10-29T10:02:00Z" w16du:dateUtc="2025-10-29T05:02:00Z">
        <w:r w:rsidRPr="001A18C7" w:rsidDel="00521FAB">
          <w:delText>CMS.Cases.case_id</w:delText>
        </w:r>
      </w:del>
    </w:p>
    <w:p w14:paraId="26053197" w14:textId="062F947D" w:rsidR="001A18C7" w:rsidRPr="001A18C7" w:rsidDel="00521FAB" w:rsidRDefault="001A18C7" w:rsidP="0082296D">
      <w:pPr>
        <w:numPr>
          <w:ilvl w:val="0"/>
          <w:numId w:val="116"/>
        </w:numPr>
        <w:rPr>
          <w:del w:id="2842" w:author="Ume Sauda Ghanyani" w:date="2025-10-29T10:02:00Z" w16du:dateUtc="2025-10-29T05:02:00Z"/>
        </w:rPr>
      </w:pPr>
      <w:del w:id="2843" w:author="Ume Sauda Ghanyani" w:date="2025-10-29T10:02:00Z" w16du:dateUtc="2025-10-29T05:02:00Z">
        <w:r w:rsidRPr="001A18C7" w:rsidDel="00521FAB">
          <w:delText>CMS.Cases.case_status_enum</w:delText>
        </w:r>
      </w:del>
    </w:p>
    <w:p w14:paraId="304C3F27" w14:textId="05EF12C3" w:rsidR="001A18C7" w:rsidRPr="001A18C7" w:rsidDel="00521FAB" w:rsidRDefault="001A18C7" w:rsidP="0082296D">
      <w:pPr>
        <w:numPr>
          <w:ilvl w:val="0"/>
          <w:numId w:val="116"/>
        </w:numPr>
        <w:rPr>
          <w:del w:id="2844" w:author="Ume Sauda Ghanyani" w:date="2025-10-29T10:02:00Z" w16du:dateUtc="2025-10-29T05:02:00Z"/>
        </w:rPr>
      </w:pPr>
      <w:del w:id="2845" w:author="Ume Sauda Ghanyani" w:date="2025-10-29T10:02:00Z" w16du:dateUtc="2025-10-29T05:02:00Z">
        <w:r w:rsidRPr="001A18C7" w:rsidDel="00521FAB">
          <w:delText>EvaluationResults.ruleResults_cfg</w:delText>
        </w:r>
      </w:del>
    </w:p>
    <w:p w14:paraId="781F9813" w14:textId="4BFB74D6" w:rsidR="001A18C7" w:rsidRPr="001A18C7" w:rsidDel="00521FAB" w:rsidRDefault="001A18C7" w:rsidP="001A18C7">
      <w:pPr>
        <w:rPr>
          <w:del w:id="2846" w:author="Ume Sauda Ghanyani" w:date="2025-10-29T10:02:00Z" w16du:dateUtc="2025-10-29T05:02:00Z"/>
        </w:rPr>
      </w:pPr>
      <w:del w:id="2847" w:author="Ume Sauda Ghanyani" w:date="2025-10-29T10:02:00Z" w16du:dateUtc="2025-10-29T05:02:00Z">
        <w:r w:rsidRPr="001A18C7" w:rsidDel="00521FAB">
          <w:rPr>
            <w:b/>
            <w:bCs/>
          </w:rPr>
          <w:delText>Transformation Logic:</w:delText>
        </w:r>
      </w:del>
    </w:p>
    <w:p w14:paraId="6F1A1A18" w14:textId="7D8E22A0" w:rsidR="001A18C7" w:rsidRPr="001A18C7" w:rsidDel="00521FAB" w:rsidRDefault="001A18C7" w:rsidP="0082296D">
      <w:pPr>
        <w:numPr>
          <w:ilvl w:val="0"/>
          <w:numId w:val="117"/>
        </w:numPr>
        <w:rPr>
          <w:del w:id="2848" w:author="Ume Sauda Ghanyani" w:date="2025-10-29T10:02:00Z" w16du:dateUtc="2025-10-29T05:02:00Z"/>
        </w:rPr>
      </w:pPr>
      <w:del w:id="2849" w:author="Ume Sauda Ghanyani" w:date="2025-10-29T10:02:00Z" w16du:dateUtc="2025-10-29T05:02:00Z">
        <w:r w:rsidRPr="001A18C7" w:rsidDel="00521FAB">
          <w:delText>Count total alerts per rule/model.</w:delText>
        </w:r>
      </w:del>
    </w:p>
    <w:p w14:paraId="5767FB09" w14:textId="5737222D" w:rsidR="001A18C7" w:rsidRPr="001A18C7" w:rsidDel="00521FAB" w:rsidRDefault="001A18C7" w:rsidP="0082296D">
      <w:pPr>
        <w:numPr>
          <w:ilvl w:val="0"/>
          <w:numId w:val="117"/>
        </w:numPr>
        <w:rPr>
          <w:del w:id="2850" w:author="Ume Sauda Ghanyani" w:date="2025-10-29T10:02:00Z" w16du:dateUtc="2025-10-29T05:02:00Z"/>
        </w:rPr>
      </w:pPr>
      <w:del w:id="2851" w:author="Ume Sauda Ghanyani" w:date="2025-10-29T10:02:00Z" w16du:dateUtc="2025-10-29T05:02:00Z">
        <w:r w:rsidRPr="001A18C7" w:rsidDel="00521FAB">
          <w:delText>Count how many of those alerts resulted in confirmed or investigated cases.</w:delText>
        </w:r>
      </w:del>
    </w:p>
    <w:p w14:paraId="4B166CE6" w14:textId="64F25AF2" w:rsidR="001A18C7" w:rsidRPr="001A18C7" w:rsidDel="00521FAB" w:rsidRDefault="001A18C7" w:rsidP="0082296D">
      <w:pPr>
        <w:numPr>
          <w:ilvl w:val="0"/>
          <w:numId w:val="117"/>
        </w:numPr>
        <w:rPr>
          <w:del w:id="2852" w:author="Ume Sauda Ghanyani" w:date="2025-10-29T10:02:00Z" w16du:dateUtc="2025-10-29T05:02:00Z"/>
        </w:rPr>
      </w:pPr>
      <w:del w:id="2853" w:author="Ume Sauda Ghanyani" w:date="2025-10-29T10:02:00Z" w16du:dateUtc="2025-10-29T05:02:00Z">
        <w:r w:rsidRPr="001A18C7" w:rsidDel="00521FAB">
          <w:lastRenderedPageBreak/>
          <w:delText>Compute conversion rate = Cases ÷ Alerts.</w:delText>
        </w:r>
      </w:del>
    </w:p>
    <w:p w14:paraId="2C8429AB" w14:textId="3B9DBD4B" w:rsidR="00840DF5" w:rsidRPr="00840DF5" w:rsidDel="00521FAB" w:rsidRDefault="00840DF5" w:rsidP="00840DF5">
      <w:pPr>
        <w:rPr>
          <w:del w:id="2854" w:author="Ume Sauda Ghanyani" w:date="2025-10-29T10:02:00Z" w16du:dateUtc="2025-10-29T05:02:00Z"/>
        </w:rPr>
      </w:pPr>
      <w:del w:id="2855" w:author="Ume Sauda Ghanyani" w:date="2025-10-29T10:02:00Z" w16du:dateUtc="2025-10-29T05:02:00Z">
        <w:r w:rsidDel="00521FAB">
          <w:rPr>
            <w:b/>
            <w:bCs/>
          </w:rPr>
          <w:delText>Reasoning</w:delText>
        </w:r>
        <w:r w:rsidRPr="00840DF5" w:rsidDel="00521FAB">
          <w:rPr>
            <w:b/>
            <w:bCs/>
          </w:rPr>
          <w:delText>:</w:delText>
        </w:r>
      </w:del>
    </w:p>
    <w:p w14:paraId="653F53DE" w14:textId="57E9C289" w:rsidR="00840DF5" w:rsidRPr="00840DF5" w:rsidDel="00521FAB" w:rsidRDefault="00840DF5" w:rsidP="0082296D">
      <w:pPr>
        <w:numPr>
          <w:ilvl w:val="0"/>
          <w:numId w:val="118"/>
        </w:numPr>
        <w:rPr>
          <w:del w:id="2856" w:author="Ume Sauda Ghanyani" w:date="2025-10-29T10:02:00Z" w16du:dateUtc="2025-10-29T05:02:00Z"/>
        </w:rPr>
      </w:pPr>
      <w:del w:id="2857" w:author="Ume Sauda Ghanyani" w:date="2025-10-29T10:02:00Z" w16du:dateUtc="2025-10-29T05:02:00Z">
        <w:r w:rsidRPr="00840DF5" w:rsidDel="00521FAB">
          <w:delText xml:space="preserve">Indicates whether alerts generated by a rule are </w:delText>
        </w:r>
        <w:r w:rsidRPr="00840DF5" w:rsidDel="00521FAB">
          <w:rPr>
            <w:b/>
            <w:bCs/>
          </w:rPr>
          <w:delText>actionable</w:delText>
        </w:r>
        <w:r w:rsidRPr="00840DF5" w:rsidDel="00521FAB">
          <w:delText xml:space="preserve"> or </w:delText>
        </w:r>
        <w:r w:rsidRPr="00840DF5" w:rsidDel="00521FAB">
          <w:rPr>
            <w:b/>
            <w:bCs/>
          </w:rPr>
          <w:delText>noisy</w:delText>
        </w:r>
        <w:r w:rsidRPr="00840DF5" w:rsidDel="00521FAB">
          <w:delText>.</w:delText>
        </w:r>
      </w:del>
    </w:p>
    <w:p w14:paraId="4981682E" w14:textId="43BE4C1C" w:rsidR="00840DF5" w:rsidRPr="00840DF5" w:rsidDel="00521FAB" w:rsidRDefault="00840DF5" w:rsidP="0082296D">
      <w:pPr>
        <w:numPr>
          <w:ilvl w:val="0"/>
          <w:numId w:val="118"/>
        </w:numPr>
        <w:rPr>
          <w:del w:id="2858" w:author="Ume Sauda Ghanyani" w:date="2025-10-29T10:02:00Z" w16du:dateUtc="2025-10-29T05:02:00Z"/>
        </w:rPr>
      </w:pPr>
      <w:del w:id="2859" w:author="Ume Sauda Ghanyani" w:date="2025-10-29T10:02:00Z" w16du:dateUtc="2025-10-29T05:02:00Z">
        <w:r w:rsidRPr="00840DF5" w:rsidDel="00521FAB">
          <w:delText>Conversion rate complements accuracy, providing a workload-efficiency lens.</w:delText>
        </w:r>
      </w:del>
    </w:p>
    <w:p w14:paraId="3370652B" w14:textId="59B79655" w:rsidR="00840DF5" w:rsidRPr="00840DF5" w:rsidDel="00521FAB" w:rsidRDefault="00840DF5" w:rsidP="0082296D">
      <w:pPr>
        <w:numPr>
          <w:ilvl w:val="0"/>
          <w:numId w:val="5"/>
        </w:numPr>
        <w:tabs>
          <w:tab w:val="num" w:pos="360"/>
        </w:tabs>
        <w:rPr>
          <w:del w:id="2860" w:author="Ume Sauda Ghanyani" w:date="2025-10-29T10:02:00Z" w16du:dateUtc="2025-10-29T05:02:00Z"/>
          <w:b/>
          <w:bCs/>
        </w:rPr>
      </w:pPr>
      <w:del w:id="2861" w:author="Ume Sauda Ghanyani" w:date="2025-10-29T10:02:00Z" w16du:dateUtc="2025-10-29T05:02:00Z">
        <w:r w:rsidRPr="00840DF5" w:rsidDel="00521FAB">
          <w:rPr>
            <w:b/>
            <w:bCs/>
          </w:rPr>
          <w:delText>Metric 3 — Rule / Model Contribution to Fraud Detections</w:delText>
        </w:r>
      </w:del>
    </w:p>
    <w:p w14:paraId="79E5EE25" w14:textId="13726CFF" w:rsidR="00840DF5" w:rsidRPr="00840DF5" w:rsidDel="00521FAB" w:rsidRDefault="00840DF5" w:rsidP="00840DF5">
      <w:pPr>
        <w:rPr>
          <w:del w:id="2862" w:author="Ume Sauda Ghanyani" w:date="2025-10-29T10:02:00Z" w16du:dateUtc="2025-10-29T05:02:00Z"/>
        </w:rPr>
      </w:pPr>
      <w:del w:id="2863" w:author="Ume Sauda Ghanyani" w:date="2025-10-29T10:02:00Z" w16du:dateUtc="2025-10-29T05:02:00Z">
        <w:r w:rsidRPr="00840DF5" w:rsidDel="00521FAB">
          <w:rPr>
            <w:b/>
            <w:bCs/>
          </w:rPr>
          <w:delText>Objective:</w:delText>
        </w:r>
        <w:r w:rsidRPr="00840DF5" w:rsidDel="00521FAB">
          <w:br/>
          <w:delText>Determine each rule’s or model’s share of total confirmed fraud detections — used for prioritizing key contributors.</w:delText>
        </w:r>
      </w:del>
    </w:p>
    <w:p w14:paraId="04EE053F" w14:textId="5C6C28E3" w:rsidR="00840DF5" w:rsidRPr="00840DF5" w:rsidDel="00521FAB" w:rsidRDefault="00840DF5" w:rsidP="00840DF5">
      <w:pPr>
        <w:rPr>
          <w:del w:id="2864" w:author="Ume Sauda Ghanyani" w:date="2025-10-29T10:02:00Z" w16du:dateUtc="2025-10-29T05:02:00Z"/>
        </w:rPr>
      </w:pPr>
      <w:del w:id="2865" w:author="Ume Sauda Ghanyani" w:date="2025-10-29T10:02:00Z" w16du:dateUtc="2025-10-29T05:02:00Z">
        <w:r w:rsidRPr="00840DF5" w:rsidDel="00521FAB">
          <w:rPr>
            <w:b/>
            <w:bCs/>
          </w:rPr>
          <w:delText>Fields Used:</w:delText>
        </w:r>
      </w:del>
    </w:p>
    <w:p w14:paraId="3A4BE27B" w14:textId="37633803" w:rsidR="00840DF5" w:rsidRPr="00840DF5" w:rsidDel="00521FAB" w:rsidRDefault="00840DF5" w:rsidP="0082296D">
      <w:pPr>
        <w:numPr>
          <w:ilvl w:val="0"/>
          <w:numId w:val="119"/>
        </w:numPr>
        <w:rPr>
          <w:del w:id="2866" w:author="Ume Sauda Ghanyani" w:date="2025-10-29T10:02:00Z" w16du:dateUtc="2025-10-29T05:02:00Z"/>
        </w:rPr>
      </w:pPr>
      <w:del w:id="2867" w:author="Ume Sauda Ghanyani" w:date="2025-10-29T10:02:00Z" w16du:dateUtc="2025-10-29T05:02:00Z">
        <w:r w:rsidRPr="00840DF5" w:rsidDel="00521FAB">
          <w:delText>EvaluationResults.typologyResult_cfg</w:delText>
        </w:r>
      </w:del>
    </w:p>
    <w:p w14:paraId="0C3C630D" w14:textId="6A86D2EB" w:rsidR="00840DF5" w:rsidRPr="00840DF5" w:rsidDel="00521FAB" w:rsidRDefault="00840DF5" w:rsidP="0082296D">
      <w:pPr>
        <w:numPr>
          <w:ilvl w:val="0"/>
          <w:numId w:val="119"/>
        </w:numPr>
        <w:rPr>
          <w:del w:id="2868" w:author="Ume Sauda Ghanyani" w:date="2025-10-29T10:02:00Z" w16du:dateUtc="2025-10-29T05:02:00Z"/>
        </w:rPr>
      </w:pPr>
      <w:del w:id="2869" w:author="Ume Sauda Ghanyani" w:date="2025-10-29T10:02:00Z" w16du:dateUtc="2025-10-29T05:02:00Z">
        <w:r w:rsidRPr="00840DF5" w:rsidDel="00521FAB">
          <w:delText>CMS.Cases.case_status_enum</w:delText>
        </w:r>
      </w:del>
    </w:p>
    <w:p w14:paraId="03B09F73" w14:textId="7E0EFD92" w:rsidR="00840DF5" w:rsidRPr="00840DF5" w:rsidDel="00521FAB" w:rsidRDefault="00840DF5" w:rsidP="0082296D">
      <w:pPr>
        <w:numPr>
          <w:ilvl w:val="0"/>
          <w:numId w:val="119"/>
        </w:numPr>
        <w:rPr>
          <w:del w:id="2870" w:author="Ume Sauda Ghanyani" w:date="2025-10-29T10:02:00Z" w16du:dateUtc="2025-10-29T05:02:00Z"/>
        </w:rPr>
      </w:pPr>
      <w:del w:id="2871" w:author="Ume Sauda Ghanyani" w:date="2025-10-29T10:02:00Z" w16du:dateUtc="2025-10-29T05:02:00Z">
        <w:r w:rsidRPr="00840DF5" w:rsidDel="00521FAB">
          <w:delText>CMS.Cases.case_id</w:delText>
        </w:r>
      </w:del>
    </w:p>
    <w:p w14:paraId="29E1BB52" w14:textId="72F76FC8" w:rsidR="00840DF5" w:rsidRPr="00840DF5" w:rsidDel="00521FAB" w:rsidRDefault="00840DF5" w:rsidP="0082296D">
      <w:pPr>
        <w:numPr>
          <w:ilvl w:val="0"/>
          <w:numId w:val="119"/>
        </w:numPr>
        <w:rPr>
          <w:del w:id="2872" w:author="Ume Sauda Ghanyani" w:date="2025-10-29T10:02:00Z" w16du:dateUtc="2025-10-29T05:02:00Z"/>
        </w:rPr>
      </w:pPr>
      <w:del w:id="2873" w:author="Ume Sauda Ghanyani" w:date="2025-10-29T10:02:00Z" w16du:dateUtc="2025-10-29T05:02:00Z">
        <w:r w:rsidRPr="00840DF5" w:rsidDel="00521FAB">
          <w:delText>CMS.Alerts.alert_id</w:delText>
        </w:r>
      </w:del>
    </w:p>
    <w:p w14:paraId="45356F51" w14:textId="1988512E" w:rsidR="00840DF5" w:rsidDel="00521FAB" w:rsidRDefault="00840DF5" w:rsidP="00840DF5">
      <w:pPr>
        <w:rPr>
          <w:del w:id="2874" w:author="Ume Sauda Ghanyani" w:date="2025-10-29T10:02:00Z" w16du:dateUtc="2025-10-29T05:02:00Z"/>
          <w:b/>
          <w:bCs/>
        </w:rPr>
      </w:pPr>
    </w:p>
    <w:p w14:paraId="53DC09A3" w14:textId="7C8AA695" w:rsidR="00840DF5" w:rsidRPr="00840DF5" w:rsidDel="00521FAB" w:rsidRDefault="00840DF5" w:rsidP="00840DF5">
      <w:pPr>
        <w:rPr>
          <w:del w:id="2875" w:author="Ume Sauda Ghanyani" w:date="2025-10-29T10:02:00Z" w16du:dateUtc="2025-10-29T05:02:00Z"/>
        </w:rPr>
      </w:pPr>
      <w:del w:id="2876" w:author="Ume Sauda Ghanyani" w:date="2025-10-29T10:02:00Z" w16du:dateUtc="2025-10-29T05:02:00Z">
        <w:r w:rsidRPr="00840DF5" w:rsidDel="00521FAB">
          <w:rPr>
            <w:b/>
            <w:bCs/>
          </w:rPr>
          <w:delText>Transformation Logic:</w:delText>
        </w:r>
      </w:del>
    </w:p>
    <w:p w14:paraId="3B6A8BAE" w14:textId="35D41CFD" w:rsidR="00840DF5" w:rsidRPr="00840DF5" w:rsidDel="00521FAB" w:rsidRDefault="00840DF5" w:rsidP="0082296D">
      <w:pPr>
        <w:numPr>
          <w:ilvl w:val="0"/>
          <w:numId w:val="120"/>
        </w:numPr>
        <w:rPr>
          <w:del w:id="2877" w:author="Ume Sauda Ghanyani" w:date="2025-10-29T10:02:00Z" w16du:dateUtc="2025-10-29T05:02:00Z"/>
        </w:rPr>
      </w:pPr>
      <w:del w:id="2878" w:author="Ume Sauda Ghanyani" w:date="2025-10-29T10:02:00Z" w16du:dateUtc="2025-10-29T05:02:00Z">
        <w:r w:rsidRPr="00840DF5" w:rsidDel="00521FAB">
          <w:delText>Count confirmed fraud cases linked to each rule/model.</w:delText>
        </w:r>
      </w:del>
    </w:p>
    <w:p w14:paraId="017D6769" w14:textId="42E84B45" w:rsidR="00840DF5" w:rsidRPr="00840DF5" w:rsidDel="00521FAB" w:rsidRDefault="00840DF5" w:rsidP="0082296D">
      <w:pPr>
        <w:numPr>
          <w:ilvl w:val="0"/>
          <w:numId w:val="120"/>
        </w:numPr>
        <w:rPr>
          <w:del w:id="2879" w:author="Ume Sauda Ghanyani" w:date="2025-10-29T10:02:00Z" w16du:dateUtc="2025-10-29T05:02:00Z"/>
        </w:rPr>
      </w:pPr>
      <w:del w:id="2880" w:author="Ume Sauda Ghanyani" w:date="2025-10-29T10:02:00Z" w16du:dateUtc="2025-10-29T05:02:00Z">
        <w:r w:rsidRPr="00840DF5" w:rsidDel="00521FAB">
          <w:delText>Divide by total confirmed fraud detections system-wide.</w:delText>
        </w:r>
      </w:del>
    </w:p>
    <w:p w14:paraId="672E8FF0" w14:textId="27E09ABA" w:rsidR="00840DF5" w:rsidRPr="00840DF5" w:rsidDel="00521FAB" w:rsidRDefault="00840DF5" w:rsidP="00840DF5">
      <w:pPr>
        <w:rPr>
          <w:del w:id="2881" w:author="Ume Sauda Ghanyani" w:date="2025-10-29T10:02:00Z" w16du:dateUtc="2025-10-29T05:02:00Z"/>
        </w:rPr>
      </w:pPr>
      <w:del w:id="2882" w:author="Ume Sauda Ghanyani" w:date="2025-10-29T10:02:00Z" w16du:dateUtc="2025-10-29T05:02:00Z">
        <w:r w:rsidDel="00521FAB">
          <w:rPr>
            <w:b/>
            <w:bCs/>
          </w:rPr>
          <w:delText>Reasoning</w:delText>
        </w:r>
        <w:r w:rsidRPr="00840DF5" w:rsidDel="00521FAB">
          <w:rPr>
            <w:b/>
            <w:bCs/>
          </w:rPr>
          <w:delText>:</w:delText>
        </w:r>
      </w:del>
    </w:p>
    <w:p w14:paraId="0054CF32" w14:textId="0607CAC4" w:rsidR="00840DF5" w:rsidRPr="00840DF5" w:rsidDel="00521FAB" w:rsidRDefault="00840DF5" w:rsidP="0082296D">
      <w:pPr>
        <w:numPr>
          <w:ilvl w:val="0"/>
          <w:numId w:val="121"/>
        </w:numPr>
        <w:rPr>
          <w:del w:id="2883" w:author="Ume Sauda Ghanyani" w:date="2025-10-29T10:02:00Z" w16du:dateUtc="2025-10-29T05:02:00Z"/>
        </w:rPr>
      </w:pPr>
      <w:del w:id="2884" w:author="Ume Sauda Ghanyani" w:date="2025-10-29T10:02:00Z" w16du:dateUtc="2025-10-29T05:02:00Z">
        <w:r w:rsidRPr="00840DF5" w:rsidDel="00521FAB">
          <w:delText>Measures impact on fraud prevention.</w:delText>
        </w:r>
      </w:del>
    </w:p>
    <w:p w14:paraId="509D5EF2" w14:textId="6CEA6B65" w:rsidR="00840DF5" w:rsidRPr="00840DF5" w:rsidDel="00521FAB" w:rsidRDefault="00840DF5" w:rsidP="0082296D">
      <w:pPr>
        <w:numPr>
          <w:ilvl w:val="0"/>
          <w:numId w:val="121"/>
        </w:numPr>
        <w:rPr>
          <w:del w:id="2885" w:author="Ume Sauda Ghanyani" w:date="2025-10-29T10:02:00Z" w16du:dateUtc="2025-10-29T05:02:00Z"/>
        </w:rPr>
      </w:pPr>
      <w:del w:id="2886" w:author="Ume Sauda Ghanyani" w:date="2025-10-29T10:02:00Z" w16du:dateUtc="2025-10-29T05:02:00Z">
        <w:r w:rsidRPr="00840DF5" w:rsidDel="00521FAB">
          <w:delText>Enables strategic ranking — e.g., “Top 5 typologies responsible for 80% of fraud catches.”</w:delText>
        </w:r>
      </w:del>
    </w:p>
    <w:p w14:paraId="75A077C2" w14:textId="08A0A10D" w:rsidR="00D317A4" w:rsidRPr="00D317A4" w:rsidDel="00521FAB" w:rsidRDefault="00D317A4" w:rsidP="00D317A4">
      <w:pPr>
        <w:rPr>
          <w:del w:id="2887" w:author="Ume Sauda Ghanyani" w:date="2025-10-29T10:02:00Z" w16du:dateUtc="2025-10-29T05:02:00Z"/>
          <w:b/>
          <w:bCs/>
        </w:rPr>
      </w:pPr>
      <w:del w:id="2888" w:author="Ume Sauda Ghanyani" w:date="2025-10-29T10:02:00Z" w16du:dateUtc="2025-10-29T05:02:00Z">
        <w:r w:rsidRPr="00D317A4" w:rsidDel="00521FAB">
          <w:rPr>
            <w:b/>
            <w:bCs/>
          </w:rPr>
          <w:delText>Metric 4 — Volume of Alerts Triggered per Rule / Model</w:delText>
        </w:r>
      </w:del>
    </w:p>
    <w:p w14:paraId="281F3E18" w14:textId="61CB5949" w:rsidR="00D317A4" w:rsidRPr="00D317A4" w:rsidDel="00521FAB" w:rsidRDefault="00D317A4" w:rsidP="00D317A4">
      <w:pPr>
        <w:rPr>
          <w:del w:id="2889" w:author="Ume Sauda Ghanyani" w:date="2025-10-29T10:02:00Z" w16du:dateUtc="2025-10-29T05:02:00Z"/>
        </w:rPr>
      </w:pPr>
      <w:del w:id="2890" w:author="Ume Sauda Ghanyani" w:date="2025-10-29T10:02:00Z" w16du:dateUtc="2025-10-29T05:02:00Z">
        <w:r w:rsidRPr="00D317A4" w:rsidDel="00521FAB">
          <w:rPr>
            <w:b/>
            <w:bCs/>
          </w:rPr>
          <w:delText>Objective:</w:delText>
        </w:r>
        <w:r w:rsidRPr="00D317A4" w:rsidDel="00521FAB">
          <w:br/>
          <w:delText>Track how many alerts each rule/model generated over time — used to monitor noise level and workload balance.</w:delText>
        </w:r>
      </w:del>
    </w:p>
    <w:p w14:paraId="519DF8DB" w14:textId="4B6C3A58" w:rsidR="00D317A4" w:rsidRPr="00D317A4" w:rsidDel="00521FAB" w:rsidRDefault="00D317A4" w:rsidP="00D317A4">
      <w:pPr>
        <w:rPr>
          <w:del w:id="2891" w:author="Ume Sauda Ghanyani" w:date="2025-10-29T10:02:00Z" w16du:dateUtc="2025-10-29T05:02:00Z"/>
        </w:rPr>
      </w:pPr>
      <w:del w:id="2892" w:author="Ume Sauda Ghanyani" w:date="2025-10-29T10:02:00Z" w16du:dateUtc="2025-10-29T05:02:00Z">
        <w:r w:rsidRPr="00D317A4" w:rsidDel="00521FAB">
          <w:rPr>
            <w:b/>
            <w:bCs/>
          </w:rPr>
          <w:delText>Fields Used:</w:delText>
        </w:r>
      </w:del>
    </w:p>
    <w:p w14:paraId="3460D71B" w14:textId="3507CE47" w:rsidR="00D317A4" w:rsidRPr="00D317A4" w:rsidDel="00521FAB" w:rsidRDefault="00D317A4" w:rsidP="0082296D">
      <w:pPr>
        <w:numPr>
          <w:ilvl w:val="0"/>
          <w:numId w:val="122"/>
        </w:numPr>
        <w:rPr>
          <w:del w:id="2893" w:author="Ume Sauda Ghanyani" w:date="2025-10-29T10:02:00Z" w16du:dateUtc="2025-10-29T05:02:00Z"/>
        </w:rPr>
      </w:pPr>
      <w:del w:id="2894" w:author="Ume Sauda Ghanyani" w:date="2025-10-29T10:02:00Z" w16du:dateUtc="2025-10-29T05:02:00Z">
        <w:r w:rsidRPr="00D317A4" w:rsidDel="00521FAB">
          <w:delText>EvaluationResults.ruleResults_cfg</w:delText>
        </w:r>
      </w:del>
    </w:p>
    <w:p w14:paraId="0228EFB8" w14:textId="07472178" w:rsidR="00D317A4" w:rsidRPr="00D317A4" w:rsidDel="00521FAB" w:rsidRDefault="00D317A4" w:rsidP="0082296D">
      <w:pPr>
        <w:numPr>
          <w:ilvl w:val="0"/>
          <w:numId w:val="122"/>
        </w:numPr>
        <w:rPr>
          <w:del w:id="2895" w:author="Ume Sauda Ghanyani" w:date="2025-10-29T10:02:00Z" w16du:dateUtc="2025-10-29T05:02:00Z"/>
        </w:rPr>
      </w:pPr>
      <w:del w:id="2896" w:author="Ume Sauda Ghanyani" w:date="2025-10-29T10:02:00Z" w16du:dateUtc="2025-10-29T05:02:00Z">
        <w:r w:rsidRPr="00D317A4" w:rsidDel="00521FAB">
          <w:delText>EvaluationResults.typologyResult_cfg</w:delText>
        </w:r>
      </w:del>
    </w:p>
    <w:p w14:paraId="77810F33" w14:textId="5A17BAB9" w:rsidR="00D317A4" w:rsidRPr="00D317A4" w:rsidDel="00521FAB" w:rsidRDefault="00D317A4" w:rsidP="0082296D">
      <w:pPr>
        <w:numPr>
          <w:ilvl w:val="0"/>
          <w:numId w:val="122"/>
        </w:numPr>
        <w:rPr>
          <w:del w:id="2897" w:author="Ume Sauda Ghanyani" w:date="2025-10-29T10:02:00Z" w16du:dateUtc="2025-10-29T05:02:00Z"/>
        </w:rPr>
      </w:pPr>
      <w:del w:id="2898" w:author="Ume Sauda Ghanyani" w:date="2025-10-29T10:02:00Z" w16du:dateUtc="2025-10-29T05:02:00Z">
        <w:r w:rsidRPr="00D317A4" w:rsidDel="00521FAB">
          <w:delText>CMS.Alerts.alert_id</w:delText>
        </w:r>
      </w:del>
    </w:p>
    <w:p w14:paraId="2D3121EC" w14:textId="059F6E63" w:rsidR="00D317A4" w:rsidRPr="00D317A4" w:rsidDel="00521FAB" w:rsidRDefault="00D317A4" w:rsidP="0082296D">
      <w:pPr>
        <w:numPr>
          <w:ilvl w:val="0"/>
          <w:numId w:val="122"/>
        </w:numPr>
        <w:rPr>
          <w:del w:id="2899" w:author="Ume Sauda Ghanyani" w:date="2025-10-29T10:02:00Z" w16du:dateUtc="2025-10-29T05:02:00Z"/>
        </w:rPr>
      </w:pPr>
      <w:del w:id="2900" w:author="Ume Sauda Ghanyani" w:date="2025-10-29T10:02:00Z" w16du:dateUtc="2025-10-29T05:02:00Z">
        <w:r w:rsidRPr="00D317A4" w:rsidDel="00521FAB">
          <w:delText>CMS.Alerts.created_at</w:delText>
        </w:r>
      </w:del>
    </w:p>
    <w:p w14:paraId="50EF3805" w14:textId="3D6FE5D9" w:rsidR="00D317A4" w:rsidRPr="00D317A4" w:rsidDel="00521FAB" w:rsidRDefault="00D317A4" w:rsidP="00D317A4">
      <w:pPr>
        <w:rPr>
          <w:del w:id="2901" w:author="Ume Sauda Ghanyani" w:date="2025-10-29T10:02:00Z" w16du:dateUtc="2025-10-29T05:02:00Z"/>
        </w:rPr>
      </w:pPr>
      <w:del w:id="2902" w:author="Ume Sauda Ghanyani" w:date="2025-10-29T10:02:00Z" w16du:dateUtc="2025-10-29T05:02:00Z">
        <w:r w:rsidRPr="00D317A4" w:rsidDel="00521FAB">
          <w:rPr>
            <w:b/>
            <w:bCs/>
          </w:rPr>
          <w:lastRenderedPageBreak/>
          <w:delText>Transformation Logic:</w:delText>
        </w:r>
      </w:del>
    </w:p>
    <w:p w14:paraId="0444F721" w14:textId="6B815FA5" w:rsidR="00D317A4" w:rsidRPr="00D317A4" w:rsidDel="00521FAB" w:rsidRDefault="00D317A4" w:rsidP="0082296D">
      <w:pPr>
        <w:numPr>
          <w:ilvl w:val="0"/>
          <w:numId w:val="123"/>
        </w:numPr>
        <w:rPr>
          <w:del w:id="2903" w:author="Ume Sauda Ghanyani" w:date="2025-10-29T10:02:00Z" w16du:dateUtc="2025-10-29T05:02:00Z"/>
        </w:rPr>
      </w:pPr>
      <w:del w:id="2904" w:author="Ume Sauda Ghanyani" w:date="2025-10-29T10:02:00Z" w16du:dateUtc="2025-10-29T05:02:00Z">
        <w:r w:rsidRPr="00D317A4" w:rsidDel="00521FAB">
          <w:delText>Group alerts by rule/model and date.</w:delText>
        </w:r>
      </w:del>
    </w:p>
    <w:p w14:paraId="64C96243" w14:textId="5ACF4C27" w:rsidR="00D317A4" w:rsidRPr="00D317A4" w:rsidDel="00521FAB" w:rsidRDefault="00D317A4" w:rsidP="0082296D">
      <w:pPr>
        <w:numPr>
          <w:ilvl w:val="0"/>
          <w:numId w:val="123"/>
        </w:numPr>
        <w:rPr>
          <w:del w:id="2905" w:author="Ume Sauda Ghanyani" w:date="2025-10-29T10:02:00Z" w16du:dateUtc="2025-10-29T05:02:00Z"/>
        </w:rPr>
      </w:pPr>
      <w:del w:id="2906" w:author="Ume Sauda Ghanyani" w:date="2025-10-29T10:02:00Z" w16du:dateUtc="2025-10-29T05:02:00Z">
        <w:r w:rsidRPr="00D317A4" w:rsidDel="00521FAB">
          <w:delText>Count number of alerts raised per period.</w:delText>
        </w:r>
      </w:del>
    </w:p>
    <w:p w14:paraId="00859BD4" w14:textId="52313E32" w:rsidR="00D317A4" w:rsidRPr="00D317A4" w:rsidDel="00521FAB" w:rsidRDefault="00D317A4" w:rsidP="00D317A4">
      <w:pPr>
        <w:rPr>
          <w:del w:id="2907" w:author="Ume Sauda Ghanyani" w:date="2025-10-29T10:02:00Z" w16du:dateUtc="2025-10-29T05:02:00Z"/>
        </w:rPr>
      </w:pPr>
      <w:del w:id="2908" w:author="Ume Sauda Ghanyani" w:date="2025-10-29T10:02:00Z" w16du:dateUtc="2025-10-29T05:02:00Z">
        <w:r w:rsidDel="00521FAB">
          <w:rPr>
            <w:b/>
            <w:bCs/>
          </w:rPr>
          <w:delText>Reasoning</w:delText>
        </w:r>
        <w:r w:rsidRPr="00D317A4" w:rsidDel="00521FAB">
          <w:rPr>
            <w:b/>
            <w:bCs/>
          </w:rPr>
          <w:delText>:</w:delText>
        </w:r>
      </w:del>
    </w:p>
    <w:p w14:paraId="20B7CB17" w14:textId="1AF3A96B" w:rsidR="00D317A4" w:rsidRPr="00D317A4" w:rsidDel="00521FAB" w:rsidRDefault="00D317A4" w:rsidP="0082296D">
      <w:pPr>
        <w:numPr>
          <w:ilvl w:val="0"/>
          <w:numId w:val="124"/>
        </w:numPr>
        <w:rPr>
          <w:del w:id="2909" w:author="Ume Sauda Ghanyani" w:date="2025-10-29T10:02:00Z" w16du:dateUtc="2025-10-29T05:02:00Z"/>
        </w:rPr>
      </w:pPr>
      <w:del w:id="2910" w:author="Ume Sauda Ghanyani" w:date="2025-10-29T10:02:00Z" w16du:dateUtc="2025-10-29T05:02:00Z">
        <w:r w:rsidRPr="00D317A4" w:rsidDel="00521FAB">
          <w:delText>Reveals which rules are generating excessive operational load.</w:delText>
        </w:r>
      </w:del>
    </w:p>
    <w:p w14:paraId="45F6F83D" w14:textId="5F10C7C6" w:rsidR="00D317A4" w:rsidRPr="00D317A4" w:rsidDel="00521FAB" w:rsidRDefault="00D317A4" w:rsidP="0082296D">
      <w:pPr>
        <w:numPr>
          <w:ilvl w:val="0"/>
          <w:numId w:val="124"/>
        </w:numPr>
        <w:rPr>
          <w:del w:id="2911" w:author="Ume Sauda Ghanyani" w:date="2025-10-29T10:02:00Z" w16du:dateUtc="2025-10-29T05:02:00Z"/>
        </w:rPr>
      </w:pPr>
      <w:del w:id="2912" w:author="Ume Sauda Ghanyani" w:date="2025-10-29T10:02:00Z" w16du:dateUtc="2025-10-29T05:02:00Z">
        <w:r w:rsidRPr="00D317A4" w:rsidDel="00521FAB">
          <w:delText>Enables analysts to balance rule activation frequency with fraud yield.</w:delText>
        </w:r>
      </w:del>
    </w:p>
    <w:p w14:paraId="43BEFC8C" w14:textId="77777777" w:rsidR="00BD1356" w:rsidRDefault="00BD1356" w:rsidP="1BEA6B41"/>
    <w:p w14:paraId="70905903" w14:textId="77777777" w:rsidR="00D83EAA" w:rsidRDefault="00D83EAA" w:rsidP="1BEA6B41"/>
    <w:p w14:paraId="6F64FEB2" w14:textId="77777777" w:rsidR="00D83EAA" w:rsidRDefault="00D83EAA" w:rsidP="1BEA6B41"/>
    <w:p w14:paraId="61AC5A84" w14:textId="77777777" w:rsidR="00D83EAA" w:rsidRDefault="00D83EAA" w:rsidP="1BEA6B41"/>
    <w:p w14:paraId="67AF8ADE" w14:textId="77777777" w:rsidR="00D83EAA" w:rsidRDefault="00D83EAA" w:rsidP="1BEA6B41"/>
    <w:p w14:paraId="4C1AE0CC" w14:textId="77777777" w:rsidR="00D83EAA" w:rsidRDefault="00D83EAA" w:rsidP="1BEA6B41"/>
    <w:p w14:paraId="030C84BB" w14:textId="61A27709" w:rsidR="2B61243C" w:rsidRDefault="2B61243C"/>
    <w:p w14:paraId="47A2303B" w14:textId="19F5140A" w:rsidR="2B61243C" w:rsidRDefault="2B61243C"/>
    <w:p w14:paraId="657C5944" w14:textId="51EC1DFF" w:rsidR="2B61243C" w:rsidRDefault="2B61243C"/>
    <w:p w14:paraId="2313E94E" w14:textId="77777777" w:rsidR="00D83EAA" w:rsidRPr="00DA174E" w:rsidRDefault="00D83EAA" w:rsidP="1BEA6B41"/>
    <w:p w14:paraId="0A3614C0" w14:textId="33848B6C" w:rsidR="00D83EAA" w:rsidRDefault="00A642CF">
      <w:pPr>
        <w:pStyle w:val="Heading1"/>
        <w:numPr>
          <w:ilvl w:val="0"/>
          <w:numId w:val="0"/>
        </w:numPr>
        <w:pPrChange w:id="2913" w:author="Ume Sauda Ghanyani" w:date="2025-11-06T17:01:00Z" w16du:dateUtc="2025-11-06T12:01:00Z">
          <w:pPr>
            <w:pStyle w:val="Heading1"/>
          </w:pPr>
        </w:pPrChange>
      </w:pPr>
      <w:bookmarkStart w:id="2914" w:name="_Toc213340908"/>
      <w:bookmarkStart w:id="2915" w:name="_Toc213341097"/>
      <w:ins w:id="2916" w:author="Ume Sauda Ghanyani" w:date="2025-11-06T17:01:00Z" w16du:dateUtc="2025-11-06T12:01:00Z">
        <w:r>
          <w:t>5</w:t>
        </w:r>
        <w:proofErr w:type="gramStart"/>
        <w:r>
          <w:t xml:space="preserve">.  </w:t>
        </w:r>
      </w:ins>
      <w:r w:rsidR="00D83EAA">
        <w:t>Gold</w:t>
      </w:r>
      <w:proofErr w:type="gramEnd"/>
      <w:r w:rsidR="00D83EAA">
        <w:t xml:space="preserve"> Layer Analytical Views and Reasoning</w:t>
      </w:r>
      <w:bookmarkEnd w:id="2914"/>
      <w:bookmarkEnd w:id="2915"/>
      <w:r w:rsidR="00D83EAA">
        <w:t xml:space="preserve"> </w:t>
      </w:r>
    </w:p>
    <w:tbl>
      <w:tblPr>
        <w:tblStyle w:val="GridTable4"/>
        <w:tblpPr w:leftFromText="180" w:rightFromText="180" w:vertAnchor="text" w:horzAnchor="margin" w:tblpXSpec="center" w:tblpY="203"/>
        <w:tblW w:w="10380" w:type="dxa"/>
        <w:tblLook w:val="04A0" w:firstRow="1" w:lastRow="0" w:firstColumn="1" w:lastColumn="0" w:noHBand="0" w:noVBand="1"/>
      </w:tblPr>
      <w:tblGrid>
        <w:gridCol w:w="440"/>
        <w:gridCol w:w="3485"/>
        <w:gridCol w:w="2764"/>
        <w:gridCol w:w="1593"/>
        <w:gridCol w:w="2098"/>
      </w:tblGrid>
      <w:tr w:rsidR="007A7C37" w:rsidRPr="007A7C37" w14:paraId="628B7A2F" w14:textId="77777777" w:rsidTr="007A7C3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40" w:type="dxa"/>
            <w:noWrap/>
            <w:hideMark/>
          </w:tcPr>
          <w:p w14:paraId="3010AF82" w14:textId="77777777" w:rsidR="007A7C37" w:rsidRPr="007A7C37" w:rsidRDefault="007A7C37" w:rsidP="007A7C37">
            <w:pPr>
              <w:jc w:val="left"/>
              <w:rPr>
                <w:rFonts w:ascii="Aptos Narrow" w:eastAsia="Times New Roman" w:hAnsi="Aptos Narrow" w:cs="Times New Roman"/>
                <w:sz w:val="22"/>
                <w:szCs w:val="22"/>
              </w:rPr>
            </w:pPr>
            <w:r w:rsidRPr="007A7C37">
              <w:rPr>
                <w:rFonts w:ascii="Aptos Narrow" w:eastAsia="Times New Roman" w:hAnsi="Aptos Narrow" w:cs="Times New Roman"/>
                <w:sz w:val="22"/>
                <w:szCs w:val="22"/>
              </w:rPr>
              <w:t>#</w:t>
            </w:r>
          </w:p>
        </w:tc>
        <w:tc>
          <w:tcPr>
            <w:tcW w:w="3485" w:type="dxa"/>
            <w:hideMark/>
          </w:tcPr>
          <w:p w14:paraId="0B29D723"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Gold View Name</w:t>
            </w:r>
          </w:p>
        </w:tc>
        <w:tc>
          <w:tcPr>
            <w:tcW w:w="2764" w:type="dxa"/>
            <w:noWrap/>
            <w:hideMark/>
          </w:tcPr>
          <w:p w14:paraId="5F2F0313"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Primary Data Sources</w:t>
            </w:r>
          </w:p>
        </w:tc>
        <w:tc>
          <w:tcPr>
            <w:tcW w:w="1593" w:type="dxa"/>
            <w:hideMark/>
          </w:tcPr>
          <w:p w14:paraId="2995D3EF"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Purpose / Description</w:t>
            </w:r>
          </w:p>
        </w:tc>
        <w:tc>
          <w:tcPr>
            <w:tcW w:w="2098" w:type="dxa"/>
            <w:hideMark/>
          </w:tcPr>
          <w:p w14:paraId="73F03E1B"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User's View</w:t>
            </w:r>
          </w:p>
        </w:tc>
      </w:tr>
      <w:tr w:rsidR="007A7C37" w:rsidRPr="007A7C37" w14:paraId="56454C54" w14:textId="77777777" w:rsidTr="007A7C37">
        <w:trPr>
          <w:cnfStyle w:val="000000100000" w:firstRow="0" w:lastRow="0" w:firstColumn="0" w:lastColumn="0" w:oddVBand="0" w:evenVBand="0" w:oddHBand="1" w:evenHBand="0" w:firstRowFirstColumn="0" w:firstRowLastColumn="0" w:lastRowFirstColumn="0" w:lastRowLastColumn="0"/>
          <w:trHeight w:val="17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1BDB37F7"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w:t>
            </w:r>
          </w:p>
        </w:tc>
        <w:tc>
          <w:tcPr>
            <w:tcW w:w="3485" w:type="dxa"/>
            <w:hideMark/>
          </w:tcPr>
          <w:p w14:paraId="43FEBED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vw_executive_overview</w:t>
            </w:r>
            <w:proofErr w:type="spellEnd"/>
          </w:p>
        </w:tc>
        <w:tc>
          <w:tcPr>
            <w:tcW w:w="2764" w:type="dxa"/>
            <w:hideMark/>
          </w:tcPr>
          <w:p w14:paraId="1EED371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silver_transaction_summary</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p>
        </w:tc>
        <w:tc>
          <w:tcPr>
            <w:tcW w:w="1593" w:type="dxa"/>
            <w:hideMark/>
          </w:tcPr>
          <w:p w14:paraId="0D66810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Aggregates fraud metrics for high-level visibility — total fraud detected, prevention %, losses vs recovery, incidents escalated.</w:t>
            </w:r>
          </w:p>
        </w:tc>
        <w:tc>
          <w:tcPr>
            <w:tcW w:w="2098" w:type="dxa"/>
            <w:hideMark/>
          </w:tcPr>
          <w:p w14:paraId="307010E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 user (Chief Risk Officer) can instantly view the overall fraud risk health — i.e., how much fraud was caught vs missed, recovery trends, and whether escalation mechanisms are effective.</w:t>
            </w:r>
          </w:p>
        </w:tc>
      </w:tr>
      <w:tr w:rsidR="007A7C37" w:rsidRPr="007A7C37" w14:paraId="16A0739E" w14:textId="77777777" w:rsidTr="007A7C37">
        <w:trPr>
          <w:trHeight w:val="1728"/>
        </w:trPr>
        <w:tc>
          <w:tcPr>
            <w:cnfStyle w:val="001000000000" w:firstRow="0" w:lastRow="0" w:firstColumn="1" w:lastColumn="0" w:oddVBand="0" w:evenVBand="0" w:oddHBand="0" w:evenHBand="0" w:firstRowFirstColumn="0" w:firstRowLastColumn="0" w:lastRowFirstColumn="0" w:lastRowLastColumn="0"/>
            <w:tcW w:w="440" w:type="dxa"/>
            <w:noWrap/>
            <w:hideMark/>
          </w:tcPr>
          <w:p w14:paraId="3B8E074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2</w:t>
            </w:r>
          </w:p>
        </w:tc>
        <w:tc>
          <w:tcPr>
            <w:tcW w:w="3485" w:type="dxa"/>
            <w:hideMark/>
          </w:tcPr>
          <w:p w14:paraId="52B9598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vw_fraud_trend_analysis</w:t>
            </w:r>
            <w:proofErr w:type="spellEnd"/>
          </w:p>
        </w:tc>
        <w:tc>
          <w:tcPr>
            <w:tcW w:w="2764" w:type="dxa"/>
            <w:hideMark/>
          </w:tcPr>
          <w:p w14:paraId="2BAC4EC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silver_transaction_summary</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silver_entity_relationship</w:t>
            </w:r>
            <w:proofErr w:type="spellEnd"/>
          </w:p>
        </w:tc>
        <w:tc>
          <w:tcPr>
            <w:tcW w:w="1593" w:type="dxa"/>
            <w:hideMark/>
          </w:tcPr>
          <w:p w14:paraId="0C56439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 xml:space="preserve">Provides macro-level fraud trend metrics — detection rates, typology distribution, </w:t>
            </w:r>
            <w:r w:rsidRPr="007A7C37">
              <w:rPr>
                <w:rFonts w:ascii="Aptos Narrow" w:eastAsia="Times New Roman" w:hAnsi="Aptos Narrow" w:cs="Times New Roman"/>
                <w:color w:val="000000"/>
                <w:sz w:val="22"/>
                <w:szCs w:val="22"/>
              </w:rPr>
              <w:lastRenderedPageBreak/>
              <w:t>regional spread, and detection latency.</w:t>
            </w:r>
          </w:p>
        </w:tc>
        <w:tc>
          <w:tcPr>
            <w:tcW w:w="2098" w:type="dxa"/>
            <w:hideMark/>
          </w:tcPr>
          <w:p w14:paraId="646BCCE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 xml:space="preserve">A fraud strategist sees how fraud patterns evolve over time, which products or regions show spikes, and where rule tuning or </w:t>
            </w:r>
            <w:r w:rsidRPr="007A7C37">
              <w:rPr>
                <w:rFonts w:ascii="Aptos Narrow" w:eastAsia="Times New Roman" w:hAnsi="Aptos Narrow" w:cs="Times New Roman"/>
                <w:color w:val="000000"/>
                <w:sz w:val="22"/>
                <w:szCs w:val="22"/>
              </w:rPr>
              <w:lastRenderedPageBreak/>
              <w:t>regional campaigns are needed.</w:t>
            </w:r>
          </w:p>
        </w:tc>
      </w:tr>
      <w:tr w:rsidR="007A7C37" w:rsidRPr="007A7C37" w14:paraId="739313ED" w14:textId="77777777" w:rsidTr="007A7C37">
        <w:trPr>
          <w:cnfStyle w:val="000000100000" w:firstRow="0" w:lastRow="0" w:firstColumn="0" w:lastColumn="0" w:oddVBand="0" w:evenVBand="0" w:oddHBand="1" w:evenHBand="0" w:firstRowFirstColumn="0" w:firstRowLastColumn="0" w:lastRowFirstColumn="0" w:lastRowLastColumn="0"/>
          <w:trHeight w:val="1416"/>
        </w:trPr>
        <w:tc>
          <w:tcPr>
            <w:cnfStyle w:val="001000000000" w:firstRow="0" w:lastRow="0" w:firstColumn="1" w:lastColumn="0" w:oddVBand="0" w:evenVBand="0" w:oddHBand="0" w:evenHBand="0" w:firstRowFirstColumn="0" w:firstRowLastColumn="0" w:lastRowFirstColumn="0" w:lastRowLastColumn="0"/>
            <w:tcW w:w="440" w:type="dxa"/>
            <w:noWrap/>
            <w:hideMark/>
          </w:tcPr>
          <w:p w14:paraId="248022A2"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3</w:t>
            </w:r>
          </w:p>
        </w:tc>
        <w:tc>
          <w:tcPr>
            <w:tcW w:w="3485" w:type="dxa"/>
            <w:hideMark/>
          </w:tcPr>
          <w:p w14:paraId="62BD571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vw_case_tracking_summary</w:t>
            </w:r>
            <w:proofErr w:type="spellEnd"/>
          </w:p>
        </w:tc>
        <w:tc>
          <w:tcPr>
            <w:tcW w:w="2764" w:type="dxa"/>
            <w:hideMark/>
          </w:tcPr>
          <w:p w14:paraId="14C34768"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silver_cms_tasks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p>
        </w:tc>
        <w:tc>
          <w:tcPr>
            <w:tcW w:w="1593" w:type="dxa"/>
            <w:hideMark/>
          </w:tcPr>
          <w:p w14:paraId="229714C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Summarizes open vs closed cases, resolution times, case types, and investigator workload.</w:t>
            </w:r>
          </w:p>
        </w:tc>
        <w:tc>
          <w:tcPr>
            <w:tcW w:w="2098" w:type="dxa"/>
            <w:hideMark/>
          </w:tcPr>
          <w:p w14:paraId="190518B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Investigators see active workload, open case backlog, and bottlenecks by analyst or typology.</w:t>
            </w:r>
          </w:p>
        </w:tc>
      </w:tr>
      <w:tr w:rsidR="007A7C37" w:rsidRPr="007A7C37" w14:paraId="658FA216" w14:textId="77777777" w:rsidTr="007A7C37">
        <w:trPr>
          <w:trHeight w:val="1788"/>
        </w:trPr>
        <w:tc>
          <w:tcPr>
            <w:cnfStyle w:val="001000000000" w:firstRow="0" w:lastRow="0" w:firstColumn="1" w:lastColumn="0" w:oddVBand="0" w:evenVBand="0" w:oddHBand="0" w:evenHBand="0" w:firstRowFirstColumn="0" w:firstRowLastColumn="0" w:lastRowFirstColumn="0" w:lastRowLastColumn="0"/>
            <w:tcW w:w="440" w:type="dxa"/>
            <w:noWrap/>
            <w:hideMark/>
          </w:tcPr>
          <w:p w14:paraId="6C70624E"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4</w:t>
            </w:r>
          </w:p>
        </w:tc>
        <w:tc>
          <w:tcPr>
            <w:tcW w:w="3485" w:type="dxa"/>
            <w:hideMark/>
          </w:tcPr>
          <w:p w14:paraId="2E784A3D"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vw_alert_resolution_summary</w:t>
            </w:r>
            <w:proofErr w:type="spellEnd"/>
          </w:p>
        </w:tc>
        <w:tc>
          <w:tcPr>
            <w:tcW w:w="2764" w:type="dxa"/>
            <w:hideMark/>
          </w:tcPr>
          <w:p w14:paraId="57C4E26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silver_alerts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silver_rule_effectiveness</w:t>
            </w:r>
            <w:proofErr w:type="spellEnd"/>
          </w:p>
        </w:tc>
        <w:tc>
          <w:tcPr>
            <w:tcW w:w="1593" w:type="dxa"/>
            <w:hideMark/>
          </w:tcPr>
          <w:p w14:paraId="372E2D89"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Measures alert lifecycle performance — unresolved alerts, false positives, resolution time, and severity mix.</w:t>
            </w:r>
          </w:p>
        </w:tc>
        <w:tc>
          <w:tcPr>
            <w:tcW w:w="2098" w:type="dxa"/>
            <w:hideMark/>
          </w:tcPr>
          <w:p w14:paraId="0195A961"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Alert handlers see the operational efficiency of the alert queue — how many alerts remain unresolved, which rules are too noisy, and SLA adherence.</w:t>
            </w:r>
          </w:p>
        </w:tc>
      </w:tr>
      <w:tr w:rsidR="007A7C37" w:rsidRPr="007A7C37" w14:paraId="5C69AEFF" w14:textId="77777777" w:rsidTr="007A7C3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524A1A82"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5</w:t>
            </w:r>
          </w:p>
        </w:tc>
        <w:tc>
          <w:tcPr>
            <w:tcW w:w="3485" w:type="dxa"/>
            <w:hideMark/>
          </w:tcPr>
          <w:p w14:paraId="7FE7BD7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vw_error_failure_tracking</w:t>
            </w:r>
            <w:proofErr w:type="spellEnd"/>
          </w:p>
        </w:tc>
        <w:tc>
          <w:tcPr>
            <w:tcW w:w="2764" w:type="dxa"/>
            <w:hideMark/>
          </w:tcPr>
          <w:p w14:paraId="785CB96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silver_system_health</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silver_transaction_status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silver_audit_logs</w:t>
            </w:r>
            <w:proofErr w:type="spellEnd"/>
          </w:p>
        </w:tc>
        <w:tc>
          <w:tcPr>
            <w:tcW w:w="1593" w:type="dxa"/>
            <w:hideMark/>
          </w:tcPr>
          <w:p w14:paraId="1841745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Tracks transaction and system failures, timeout events, and exception frequency.</w:t>
            </w:r>
          </w:p>
        </w:tc>
        <w:tc>
          <w:tcPr>
            <w:tcW w:w="2098" w:type="dxa"/>
            <w:hideMark/>
          </w:tcPr>
          <w:p w14:paraId="221A0CC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DevOps engineers see which processes or transaction types are failing, how often, and how quickly issues are resolved — supporting SLA assurance.</w:t>
            </w:r>
          </w:p>
        </w:tc>
      </w:tr>
      <w:tr w:rsidR="007A7C37" w:rsidRPr="007A7C37" w14:paraId="7E24756E" w14:textId="77777777" w:rsidTr="007A7C37">
        <w:trPr>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5D6B520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6</w:t>
            </w:r>
          </w:p>
        </w:tc>
        <w:tc>
          <w:tcPr>
            <w:tcW w:w="3485" w:type="dxa"/>
            <w:hideMark/>
          </w:tcPr>
          <w:p w14:paraId="7936341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vw_api_response_metrics</w:t>
            </w:r>
            <w:proofErr w:type="spellEnd"/>
          </w:p>
        </w:tc>
        <w:tc>
          <w:tcPr>
            <w:tcW w:w="2764" w:type="dxa"/>
            <w:hideMark/>
          </w:tcPr>
          <w:p w14:paraId="2F78A7D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silver_system_health</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silver_audit_logs</w:t>
            </w:r>
            <w:proofErr w:type="spellEnd"/>
          </w:p>
        </w:tc>
        <w:tc>
          <w:tcPr>
            <w:tcW w:w="1593" w:type="dxa"/>
            <w:hideMark/>
          </w:tcPr>
          <w:p w14:paraId="42CB2B49"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Monitors API latency, throughput, and error rates using evaluation timestamps and system logs.</w:t>
            </w:r>
          </w:p>
        </w:tc>
        <w:tc>
          <w:tcPr>
            <w:tcW w:w="2098" w:type="dxa"/>
            <w:hideMark/>
          </w:tcPr>
          <w:p w14:paraId="07485D0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System admins see real-time API performance metrics, detect degradation, and verify whether latency is due to payload size or service bottlenecks.</w:t>
            </w:r>
          </w:p>
        </w:tc>
      </w:tr>
      <w:tr w:rsidR="007A7C37" w:rsidRPr="007A7C37" w14:paraId="5449C1A4"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57B9F226"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7</w:t>
            </w:r>
          </w:p>
        </w:tc>
        <w:tc>
          <w:tcPr>
            <w:tcW w:w="3485" w:type="dxa"/>
            <w:hideMark/>
          </w:tcPr>
          <w:p w14:paraId="138B78F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vw_false_positive_analysis</w:t>
            </w:r>
            <w:proofErr w:type="spellEnd"/>
          </w:p>
        </w:tc>
        <w:tc>
          <w:tcPr>
            <w:tcW w:w="2764" w:type="dxa"/>
            <w:hideMark/>
          </w:tcPr>
          <w:p w14:paraId="68AB86E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silver_alerts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p>
        </w:tc>
        <w:tc>
          <w:tcPr>
            <w:tcW w:w="1593" w:type="dxa"/>
            <w:hideMark/>
          </w:tcPr>
          <w:p w14:paraId="1763EF9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proofErr w:type="gramStart"/>
            <w:r w:rsidRPr="007A7C37">
              <w:rPr>
                <w:rFonts w:ascii="Aptos Narrow" w:eastAsia="Times New Roman" w:hAnsi="Aptos Narrow" w:cs="Times New Roman"/>
                <w:color w:val="000000"/>
                <w:sz w:val="22"/>
                <w:szCs w:val="22"/>
              </w:rPr>
              <w:t>Computes</w:t>
            </w:r>
            <w:proofErr w:type="gramEnd"/>
            <w:r w:rsidRPr="007A7C37">
              <w:rPr>
                <w:rFonts w:ascii="Aptos Narrow" w:eastAsia="Times New Roman" w:hAnsi="Aptos Narrow" w:cs="Times New Roman"/>
                <w:color w:val="000000"/>
                <w:sz w:val="22"/>
                <w:szCs w:val="22"/>
              </w:rPr>
              <w:t xml:space="preserve"> false positive rate (FPR), alert-to-case ratio, and rule-level false positive contribution.</w:t>
            </w:r>
          </w:p>
        </w:tc>
        <w:tc>
          <w:tcPr>
            <w:tcW w:w="2098" w:type="dxa"/>
            <w:hideMark/>
          </w:tcPr>
          <w:p w14:paraId="6FEC38B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Analysts see how many alerts were incorrect, which models generate noise, and where tuning will save human investigation time.</w:t>
            </w:r>
          </w:p>
        </w:tc>
      </w:tr>
      <w:tr w:rsidR="007A7C37" w:rsidRPr="007A7C37" w14:paraId="13B3B9C4" w14:textId="77777777" w:rsidTr="007A7C37">
        <w:trPr>
          <w:trHeight w:val="1776"/>
        </w:trPr>
        <w:tc>
          <w:tcPr>
            <w:cnfStyle w:val="001000000000" w:firstRow="0" w:lastRow="0" w:firstColumn="1" w:lastColumn="0" w:oddVBand="0" w:evenVBand="0" w:oddHBand="0" w:evenHBand="0" w:firstRowFirstColumn="0" w:firstRowLastColumn="0" w:lastRowFirstColumn="0" w:lastRowLastColumn="0"/>
            <w:tcW w:w="440" w:type="dxa"/>
            <w:noWrap/>
            <w:hideMark/>
          </w:tcPr>
          <w:p w14:paraId="2C968AB8"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8</w:t>
            </w:r>
          </w:p>
        </w:tc>
        <w:tc>
          <w:tcPr>
            <w:tcW w:w="3485" w:type="dxa"/>
            <w:hideMark/>
          </w:tcPr>
          <w:p w14:paraId="26547C07"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vw_false_negative_tracking</w:t>
            </w:r>
            <w:proofErr w:type="spellEnd"/>
          </w:p>
        </w:tc>
        <w:tc>
          <w:tcPr>
            <w:tcW w:w="2764" w:type="dxa"/>
            <w:hideMark/>
          </w:tcPr>
          <w:p w14:paraId="1226E17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silver_transaction_summary</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silver_eval_results</w:t>
            </w:r>
            <w:proofErr w:type="spellEnd"/>
          </w:p>
        </w:tc>
        <w:tc>
          <w:tcPr>
            <w:tcW w:w="1593" w:type="dxa"/>
            <w:hideMark/>
          </w:tcPr>
          <w:p w14:paraId="78A3C87F"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 xml:space="preserve">Captures confirmed </w:t>
            </w:r>
            <w:proofErr w:type="gramStart"/>
            <w:r w:rsidRPr="007A7C37">
              <w:rPr>
                <w:rFonts w:ascii="Aptos Narrow" w:eastAsia="Times New Roman" w:hAnsi="Aptos Narrow" w:cs="Times New Roman"/>
                <w:color w:val="000000"/>
                <w:sz w:val="22"/>
                <w:szCs w:val="22"/>
              </w:rPr>
              <w:t>frauds</w:t>
            </w:r>
            <w:proofErr w:type="gramEnd"/>
            <w:r w:rsidRPr="007A7C37">
              <w:rPr>
                <w:rFonts w:ascii="Aptos Narrow" w:eastAsia="Times New Roman" w:hAnsi="Aptos Narrow" w:cs="Times New Roman"/>
                <w:color w:val="000000"/>
                <w:sz w:val="22"/>
                <w:szCs w:val="22"/>
              </w:rPr>
              <w:t xml:space="preserve"> that </w:t>
            </w:r>
            <w:proofErr w:type="gramStart"/>
            <w:r w:rsidRPr="007A7C37">
              <w:rPr>
                <w:rFonts w:ascii="Aptos Narrow" w:eastAsia="Times New Roman" w:hAnsi="Aptos Narrow" w:cs="Times New Roman"/>
                <w:color w:val="000000"/>
                <w:sz w:val="22"/>
                <w:szCs w:val="22"/>
              </w:rPr>
              <w:t>were missed</w:t>
            </w:r>
            <w:proofErr w:type="gramEnd"/>
            <w:r w:rsidRPr="007A7C37">
              <w:rPr>
                <w:rFonts w:ascii="Aptos Narrow" w:eastAsia="Times New Roman" w:hAnsi="Aptos Narrow" w:cs="Times New Roman"/>
                <w:color w:val="000000"/>
                <w:sz w:val="22"/>
                <w:szCs w:val="22"/>
              </w:rPr>
              <w:t xml:space="preserve"> by the detection system, estimating detection coverage.</w:t>
            </w:r>
          </w:p>
        </w:tc>
        <w:tc>
          <w:tcPr>
            <w:tcW w:w="2098" w:type="dxa"/>
            <w:hideMark/>
          </w:tcPr>
          <w:p w14:paraId="3E4FBA8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Risk officers see how many frauds slipped through, which segments are under-covered, and estimate potential exposure.</w:t>
            </w:r>
          </w:p>
        </w:tc>
      </w:tr>
      <w:tr w:rsidR="007A7C37" w:rsidRPr="007A7C37" w14:paraId="07196B73"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70EA5D2E"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9</w:t>
            </w:r>
          </w:p>
        </w:tc>
        <w:tc>
          <w:tcPr>
            <w:tcW w:w="3485" w:type="dxa"/>
            <w:hideMark/>
          </w:tcPr>
          <w:p w14:paraId="6A05AAC4"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vw_precision_recall_performance</w:t>
            </w:r>
            <w:proofErr w:type="spellEnd"/>
          </w:p>
        </w:tc>
        <w:tc>
          <w:tcPr>
            <w:tcW w:w="2764" w:type="dxa"/>
            <w:hideMark/>
          </w:tcPr>
          <w:p w14:paraId="7675012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01BB5C11"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precision, recall, and F1 scores for each model/rule, linking predictions to outcomes.</w:t>
            </w:r>
          </w:p>
        </w:tc>
        <w:tc>
          <w:tcPr>
            <w:tcW w:w="2098" w:type="dxa"/>
            <w:hideMark/>
          </w:tcPr>
          <w:p w14:paraId="0BC7B28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Data scientists and model validators see model accuracy and coverage, enabling threshold adjustments and governance documentation.</w:t>
            </w:r>
          </w:p>
        </w:tc>
      </w:tr>
      <w:tr w:rsidR="007A7C37" w:rsidRPr="007A7C37" w14:paraId="756AEDF8"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753BC2E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10</w:t>
            </w:r>
          </w:p>
        </w:tc>
        <w:tc>
          <w:tcPr>
            <w:tcW w:w="3485" w:type="dxa"/>
            <w:hideMark/>
          </w:tcPr>
          <w:p w14:paraId="10B1FCD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vw_rule_detection_accuracy</w:t>
            </w:r>
            <w:proofErr w:type="spellEnd"/>
          </w:p>
        </w:tc>
        <w:tc>
          <w:tcPr>
            <w:tcW w:w="2764" w:type="dxa"/>
            <w:hideMark/>
          </w:tcPr>
          <w:p w14:paraId="173D383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22A18E3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Measures each rule’s precision (TP / (TP + FP)) based on case confirmations.</w:t>
            </w:r>
          </w:p>
        </w:tc>
        <w:tc>
          <w:tcPr>
            <w:tcW w:w="2098" w:type="dxa"/>
            <w:hideMark/>
          </w:tcPr>
          <w:p w14:paraId="2AD9825D"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 detection analyst sees which rules actually catch fraud vs waste analyst time.</w:t>
            </w:r>
          </w:p>
        </w:tc>
      </w:tr>
      <w:tr w:rsidR="007A7C37" w:rsidRPr="007A7C37" w14:paraId="0C8F2D7A" w14:textId="77777777" w:rsidTr="007A7C37">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440" w:type="dxa"/>
            <w:noWrap/>
            <w:hideMark/>
          </w:tcPr>
          <w:p w14:paraId="2238282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11</w:t>
            </w:r>
          </w:p>
        </w:tc>
        <w:tc>
          <w:tcPr>
            <w:tcW w:w="3485" w:type="dxa"/>
            <w:hideMark/>
          </w:tcPr>
          <w:p w14:paraId="5F69FB2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vw_rule_alert_case_conversion</w:t>
            </w:r>
            <w:proofErr w:type="spellEnd"/>
          </w:p>
        </w:tc>
        <w:tc>
          <w:tcPr>
            <w:tcW w:w="2764" w:type="dxa"/>
            <w:hideMark/>
          </w:tcPr>
          <w:p w14:paraId="7FD5A2F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silver_alerts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41DAEC9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proofErr w:type="gramStart"/>
            <w:r w:rsidRPr="007A7C37">
              <w:rPr>
                <w:rFonts w:ascii="Aptos Narrow" w:eastAsia="Times New Roman" w:hAnsi="Aptos Narrow" w:cs="Times New Roman"/>
                <w:color w:val="000000"/>
                <w:sz w:val="22"/>
                <w:szCs w:val="22"/>
              </w:rPr>
              <w:t>Computes</w:t>
            </w:r>
            <w:proofErr w:type="gramEnd"/>
            <w:r w:rsidRPr="007A7C37">
              <w:rPr>
                <w:rFonts w:ascii="Aptos Narrow" w:eastAsia="Times New Roman" w:hAnsi="Aptos Narrow" w:cs="Times New Roman"/>
                <w:color w:val="000000"/>
                <w:sz w:val="22"/>
                <w:szCs w:val="22"/>
              </w:rPr>
              <w:t xml:space="preserve"> alert-to-case conversion rates by rule/model — i.e., how many alerts become confirmed cases.</w:t>
            </w:r>
          </w:p>
        </w:tc>
        <w:tc>
          <w:tcPr>
            <w:tcW w:w="2098" w:type="dxa"/>
            <w:hideMark/>
          </w:tcPr>
          <w:p w14:paraId="06B2987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Managers see rule productivity — which rules drive meaningful investigations vs pure noise.</w:t>
            </w:r>
          </w:p>
        </w:tc>
      </w:tr>
      <w:tr w:rsidR="007A7C37" w:rsidRPr="007A7C37" w14:paraId="4E31FA6A" w14:textId="77777777" w:rsidTr="007A7C37">
        <w:trPr>
          <w:trHeight w:val="1236"/>
        </w:trPr>
        <w:tc>
          <w:tcPr>
            <w:cnfStyle w:val="001000000000" w:firstRow="0" w:lastRow="0" w:firstColumn="1" w:lastColumn="0" w:oddVBand="0" w:evenVBand="0" w:oddHBand="0" w:evenHBand="0" w:firstRowFirstColumn="0" w:firstRowLastColumn="0" w:lastRowFirstColumn="0" w:lastRowLastColumn="0"/>
            <w:tcW w:w="440" w:type="dxa"/>
            <w:noWrap/>
            <w:hideMark/>
          </w:tcPr>
          <w:p w14:paraId="6BD04F8C"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12</w:t>
            </w:r>
          </w:p>
        </w:tc>
        <w:tc>
          <w:tcPr>
            <w:tcW w:w="3485" w:type="dxa"/>
            <w:hideMark/>
          </w:tcPr>
          <w:p w14:paraId="3188B0D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vw_rule_fraud_contribution</w:t>
            </w:r>
            <w:proofErr w:type="spellEnd"/>
          </w:p>
        </w:tc>
        <w:tc>
          <w:tcPr>
            <w:tcW w:w="2764" w:type="dxa"/>
            <w:hideMark/>
          </w:tcPr>
          <w:p w14:paraId="63F4C8B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40C4556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how much each rule/model contributes to total confirmed frauds.</w:t>
            </w:r>
          </w:p>
        </w:tc>
        <w:tc>
          <w:tcPr>
            <w:tcW w:w="2098" w:type="dxa"/>
            <w:hideMark/>
          </w:tcPr>
          <w:p w14:paraId="470CB96A"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Decision-makers see which models have the highest fraud detection yield, supporting prioritization and resourcing.</w:t>
            </w:r>
          </w:p>
        </w:tc>
      </w:tr>
      <w:tr w:rsidR="007A7C37" w:rsidRPr="007A7C37" w14:paraId="65705D08" w14:textId="77777777" w:rsidTr="007A7C3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440" w:type="dxa"/>
            <w:noWrap/>
            <w:hideMark/>
          </w:tcPr>
          <w:p w14:paraId="6E60855A"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13</w:t>
            </w:r>
          </w:p>
        </w:tc>
        <w:tc>
          <w:tcPr>
            <w:tcW w:w="3485" w:type="dxa"/>
            <w:hideMark/>
          </w:tcPr>
          <w:p w14:paraId="07E8CD8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vw_rule_alert_volume</w:t>
            </w:r>
            <w:proofErr w:type="spellEnd"/>
          </w:p>
        </w:tc>
        <w:tc>
          <w:tcPr>
            <w:tcW w:w="2764" w:type="dxa"/>
            <w:hideMark/>
          </w:tcPr>
          <w:p w14:paraId="0921630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silver_alerts</w:t>
            </w:r>
            <w:proofErr w:type="spellEnd"/>
          </w:p>
        </w:tc>
        <w:tc>
          <w:tcPr>
            <w:tcW w:w="1593" w:type="dxa"/>
            <w:hideMark/>
          </w:tcPr>
          <w:p w14:paraId="60E0B2B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 xml:space="preserve">Counts alerts triggered </w:t>
            </w:r>
            <w:proofErr w:type="gramStart"/>
            <w:r w:rsidRPr="007A7C37">
              <w:rPr>
                <w:rFonts w:ascii="Aptos Narrow" w:eastAsia="Times New Roman" w:hAnsi="Aptos Narrow" w:cs="Times New Roman"/>
                <w:color w:val="000000"/>
                <w:sz w:val="22"/>
                <w:szCs w:val="22"/>
              </w:rPr>
              <w:t>per</w:t>
            </w:r>
            <w:proofErr w:type="gramEnd"/>
            <w:r w:rsidRPr="007A7C37">
              <w:rPr>
                <w:rFonts w:ascii="Aptos Narrow" w:eastAsia="Times New Roman" w:hAnsi="Aptos Narrow" w:cs="Times New Roman"/>
                <w:color w:val="000000"/>
                <w:sz w:val="22"/>
                <w:szCs w:val="22"/>
              </w:rPr>
              <w:t xml:space="preserve"> rule/model per day — measures noise level.</w:t>
            </w:r>
          </w:p>
        </w:tc>
        <w:tc>
          <w:tcPr>
            <w:tcW w:w="2098" w:type="dxa"/>
            <w:hideMark/>
          </w:tcPr>
          <w:p w14:paraId="273633DD"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Analysts see alert frequency trends — to identify over-triggering or stale rules.</w:t>
            </w:r>
          </w:p>
        </w:tc>
      </w:tr>
      <w:tr w:rsidR="007A7C37" w:rsidRPr="007A7C37" w14:paraId="484A6464" w14:textId="77777777" w:rsidTr="007A7C37">
        <w:trPr>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22ADDB24"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14</w:t>
            </w:r>
          </w:p>
        </w:tc>
        <w:tc>
          <w:tcPr>
            <w:tcW w:w="3485" w:type="dxa"/>
            <w:hideMark/>
          </w:tcPr>
          <w:p w14:paraId="02BCC8C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vw_alert_quality_score</w:t>
            </w:r>
            <w:proofErr w:type="spellEnd"/>
          </w:p>
        </w:tc>
        <w:tc>
          <w:tcPr>
            <w:tcW w:w="2764" w:type="dxa"/>
            <w:hideMark/>
          </w:tcPr>
          <w:p w14:paraId="1F6E2AF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silver_alerts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60732EEE"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 xml:space="preserve">Composite score of alert effectiveness combining resolution rate, false positive </w:t>
            </w:r>
            <w:r w:rsidRPr="007A7C37">
              <w:rPr>
                <w:rFonts w:ascii="Aptos Narrow" w:eastAsia="Times New Roman" w:hAnsi="Aptos Narrow" w:cs="Times New Roman"/>
                <w:color w:val="000000"/>
                <w:sz w:val="22"/>
                <w:szCs w:val="22"/>
              </w:rPr>
              <w:lastRenderedPageBreak/>
              <w:t>%, and SLA compliance.</w:t>
            </w:r>
          </w:p>
        </w:tc>
        <w:tc>
          <w:tcPr>
            <w:tcW w:w="2098" w:type="dxa"/>
            <w:hideMark/>
          </w:tcPr>
          <w:p w14:paraId="3DDC523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Supervisors see a ranked quality index for all active alerts/rules — can trigger reconfiguration or retraining.</w:t>
            </w:r>
          </w:p>
        </w:tc>
      </w:tr>
      <w:tr w:rsidR="007A7C37" w:rsidRPr="007A7C37" w14:paraId="67073331"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68FA1F7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15</w:t>
            </w:r>
          </w:p>
        </w:tc>
        <w:tc>
          <w:tcPr>
            <w:tcW w:w="3485" w:type="dxa"/>
            <w:hideMark/>
          </w:tcPr>
          <w:p w14:paraId="5E9577C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vw_transaction_latency_analysis</w:t>
            </w:r>
            <w:proofErr w:type="spellEnd"/>
          </w:p>
        </w:tc>
        <w:tc>
          <w:tcPr>
            <w:tcW w:w="2764" w:type="dxa"/>
            <w:hideMark/>
          </w:tcPr>
          <w:p w14:paraId="2721414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silver_transaction_summary</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silver_transaction_status</w:t>
            </w:r>
            <w:proofErr w:type="spellEnd"/>
          </w:p>
        </w:tc>
        <w:tc>
          <w:tcPr>
            <w:tcW w:w="1593" w:type="dxa"/>
            <w:hideMark/>
          </w:tcPr>
          <w:p w14:paraId="41D1D97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Computes latency between initiation (pacs.008) and confirmation (pacs.002).</w:t>
            </w:r>
          </w:p>
        </w:tc>
        <w:tc>
          <w:tcPr>
            <w:tcW w:w="2098" w:type="dxa"/>
            <w:hideMark/>
          </w:tcPr>
          <w:p w14:paraId="2A8FBB0A"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 xml:space="preserve">Technical operators and risk teams see average processing times — detecting unusual delays </w:t>
            </w:r>
            <w:proofErr w:type="gramStart"/>
            <w:r w:rsidRPr="007A7C37">
              <w:rPr>
                <w:rFonts w:ascii="Aptos Narrow" w:eastAsia="Times New Roman" w:hAnsi="Aptos Narrow" w:cs="Times New Roman"/>
                <w:color w:val="000000"/>
                <w:sz w:val="22"/>
                <w:szCs w:val="22"/>
              </w:rPr>
              <w:t>indicative of</w:t>
            </w:r>
            <w:proofErr w:type="gramEnd"/>
            <w:r w:rsidRPr="007A7C37">
              <w:rPr>
                <w:rFonts w:ascii="Aptos Narrow" w:eastAsia="Times New Roman" w:hAnsi="Aptos Narrow" w:cs="Times New Roman"/>
                <w:color w:val="000000"/>
                <w:sz w:val="22"/>
                <w:szCs w:val="22"/>
              </w:rPr>
              <w:t xml:space="preserve"> fraud or system issues.</w:t>
            </w:r>
          </w:p>
        </w:tc>
      </w:tr>
      <w:tr w:rsidR="007A7C37" w:rsidRPr="007A7C37" w14:paraId="2E434059"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1A43C05C"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16</w:t>
            </w:r>
          </w:p>
        </w:tc>
        <w:tc>
          <w:tcPr>
            <w:tcW w:w="3485" w:type="dxa"/>
            <w:hideMark/>
          </w:tcPr>
          <w:p w14:paraId="34374FEE"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vw_geo_fraud_heatmap</w:t>
            </w:r>
            <w:proofErr w:type="spellEnd"/>
          </w:p>
        </w:tc>
        <w:tc>
          <w:tcPr>
            <w:tcW w:w="2764" w:type="dxa"/>
            <w:hideMark/>
          </w:tcPr>
          <w:p w14:paraId="49023461"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silver_transaction_summary</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silver_entity_relationship</w:t>
            </w:r>
            <w:proofErr w:type="spellEnd"/>
          </w:p>
        </w:tc>
        <w:tc>
          <w:tcPr>
            <w:tcW w:w="1593" w:type="dxa"/>
            <w:hideMark/>
          </w:tcPr>
          <w:p w14:paraId="74A03BAF"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Aggregates fraud detection counts and values by location (city/country).</w:t>
            </w:r>
          </w:p>
        </w:tc>
        <w:tc>
          <w:tcPr>
            <w:tcW w:w="2098" w:type="dxa"/>
            <w:hideMark/>
          </w:tcPr>
          <w:p w14:paraId="421EAF9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Fraud strategists see geographical hotspots — enabling targeted interventions or risk scoring.</w:t>
            </w:r>
          </w:p>
        </w:tc>
      </w:tr>
      <w:tr w:rsidR="007A7C37" w:rsidRPr="007A7C37" w14:paraId="23C846EA" w14:textId="77777777" w:rsidTr="007A7C37">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40" w:type="dxa"/>
            <w:noWrap/>
            <w:hideMark/>
          </w:tcPr>
          <w:p w14:paraId="65085FE9"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17</w:t>
            </w:r>
          </w:p>
        </w:tc>
        <w:tc>
          <w:tcPr>
            <w:tcW w:w="3485" w:type="dxa"/>
            <w:hideMark/>
          </w:tcPr>
          <w:p w14:paraId="0D5455B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vw_typology_performance_summary</w:t>
            </w:r>
            <w:proofErr w:type="spellEnd"/>
          </w:p>
        </w:tc>
        <w:tc>
          <w:tcPr>
            <w:tcW w:w="2764" w:type="dxa"/>
            <w:hideMark/>
          </w:tcPr>
          <w:p w14:paraId="77695925"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silver_eval_results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silver_case_tracking</w:t>
            </w:r>
            <w:proofErr w:type="spellEnd"/>
          </w:p>
        </w:tc>
        <w:tc>
          <w:tcPr>
            <w:tcW w:w="1593" w:type="dxa"/>
            <w:hideMark/>
          </w:tcPr>
          <w:p w14:paraId="1F8DD07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Summarizes typology-level hit rates, precision, and alert volume.</w:t>
            </w:r>
          </w:p>
        </w:tc>
        <w:tc>
          <w:tcPr>
            <w:tcW w:w="2098" w:type="dxa"/>
            <w:hideMark/>
          </w:tcPr>
          <w:p w14:paraId="1E8307A0"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Users see how each typology performs, enabling tuning of high-risk typologies (e.g., synthetic ID, layering, mule activity).</w:t>
            </w:r>
          </w:p>
        </w:tc>
      </w:tr>
      <w:tr w:rsidR="007A7C37" w:rsidRPr="007A7C37" w14:paraId="4CDB0CC9"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555544EA"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18</w:t>
            </w:r>
          </w:p>
        </w:tc>
        <w:tc>
          <w:tcPr>
            <w:tcW w:w="3485" w:type="dxa"/>
            <w:hideMark/>
          </w:tcPr>
          <w:p w14:paraId="4341B0E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vw_investigator_productivity</w:t>
            </w:r>
            <w:proofErr w:type="spellEnd"/>
          </w:p>
        </w:tc>
        <w:tc>
          <w:tcPr>
            <w:tcW w:w="2764" w:type="dxa"/>
            <w:hideMark/>
          </w:tcPr>
          <w:p w14:paraId="4A2C7D5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silver_cms_tasks</w:t>
            </w:r>
            <w:proofErr w:type="spellEnd"/>
          </w:p>
        </w:tc>
        <w:tc>
          <w:tcPr>
            <w:tcW w:w="1593" w:type="dxa"/>
            <w:hideMark/>
          </w:tcPr>
          <w:p w14:paraId="27D129E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cases closed per analyst, average handling time, and workload ratio.</w:t>
            </w:r>
          </w:p>
        </w:tc>
        <w:tc>
          <w:tcPr>
            <w:tcW w:w="2098" w:type="dxa"/>
            <w:hideMark/>
          </w:tcPr>
          <w:p w14:paraId="1E415EB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Managers see staff performance metrics, used for resource balancing and audit logs.</w:t>
            </w:r>
          </w:p>
        </w:tc>
      </w:tr>
      <w:tr w:rsidR="007A7C37" w:rsidRPr="007A7C37" w14:paraId="13843753" w14:textId="77777777" w:rsidTr="007A7C3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0A865C5B"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19</w:t>
            </w:r>
          </w:p>
        </w:tc>
        <w:tc>
          <w:tcPr>
            <w:tcW w:w="3485" w:type="dxa"/>
            <w:hideMark/>
          </w:tcPr>
          <w:p w14:paraId="5F91C0A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vw_fraud_loss_recovery</w:t>
            </w:r>
            <w:proofErr w:type="spellEnd"/>
          </w:p>
        </w:tc>
        <w:tc>
          <w:tcPr>
            <w:tcW w:w="2764" w:type="dxa"/>
            <w:hideMark/>
          </w:tcPr>
          <w:p w14:paraId="7598F6A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silver_case_tracking</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silver_transaction_summary</w:t>
            </w:r>
            <w:proofErr w:type="spellEnd"/>
          </w:p>
        </w:tc>
        <w:tc>
          <w:tcPr>
            <w:tcW w:w="1593" w:type="dxa"/>
            <w:hideMark/>
          </w:tcPr>
          <w:p w14:paraId="083C182D"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proofErr w:type="gramStart"/>
            <w:r w:rsidRPr="007A7C37">
              <w:rPr>
                <w:rFonts w:ascii="Aptos Narrow" w:eastAsia="Times New Roman" w:hAnsi="Aptos Narrow" w:cs="Times New Roman"/>
                <w:color w:val="000000"/>
                <w:sz w:val="22"/>
                <w:szCs w:val="22"/>
              </w:rPr>
              <w:t>Computes</w:t>
            </w:r>
            <w:proofErr w:type="gramEnd"/>
            <w:r w:rsidRPr="007A7C37">
              <w:rPr>
                <w:rFonts w:ascii="Aptos Narrow" w:eastAsia="Times New Roman" w:hAnsi="Aptos Narrow" w:cs="Times New Roman"/>
                <w:color w:val="000000"/>
                <w:sz w:val="22"/>
                <w:szCs w:val="22"/>
              </w:rPr>
              <w:t xml:space="preserve"> total confirmed fraud losses, recovered amounts, and recovery rates.</w:t>
            </w:r>
          </w:p>
        </w:tc>
        <w:tc>
          <w:tcPr>
            <w:tcW w:w="2098" w:type="dxa"/>
            <w:hideMark/>
          </w:tcPr>
          <w:p w14:paraId="04783B3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Executives see financial impact, total loss exposure, and performance of recovery teams.</w:t>
            </w:r>
          </w:p>
        </w:tc>
      </w:tr>
      <w:tr w:rsidR="007A7C37" w:rsidRPr="007A7C37" w14:paraId="07686EE1" w14:textId="77777777" w:rsidTr="007A7C37">
        <w:trPr>
          <w:trHeight w:val="864"/>
        </w:trPr>
        <w:tc>
          <w:tcPr>
            <w:cnfStyle w:val="001000000000" w:firstRow="0" w:lastRow="0" w:firstColumn="1" w:lastColumn="0" w:oddVBand="0" w:evenVBand="0" w:oddHBand="0" w:evenHBand="0" w:firstRowFirstColumn="0" w:firstRowLastColumn="0" w:lastRowFirstColumn="0" w:lastRowLastColumn="0"/>
            <w:tcW w:w="440" w:type="dxa"/>
            <w:noWrap/>
            <w:hideMark/>
          </w:tcPr>
          <w:p w14:paraId="524B212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20</w:t>
            </w:r>
          </w:p>
        </w:tc>
        <w:tc>
          <w:tcPr>
            <w:tcW w:w="3485" w:type="dxa"/>
            <w:hideMark/>
          </w:tcPr>
          <w:p w14:paraId="274493C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vw_system_availability_metrics</w:t>
            </w:r>
            <w:proofErr w:type="spellEnd"/>
          </w:p>
        </w:tc>
        <w:tc>
          <w:tcPr>
            <w:tcW w:w="2764" w:type="dxa"/>
            <w:hideMark/>
          </w:tcPr>
          <w:p w14:paraId="0CE5869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roofErr w:type="spellStart"/>
            <w:r w:rsidRPr="007A7C37">
              <w:rPr>
                <w:rFonts w:ascii="Arial Unicode MS" w:eastAsia="Times New Roman" w:hAnsi="Arial Unicode MS" w:cs="Times New Roman"/>
                <w:color w:val="000000"/>
              </w:rPr>
              <w:t>silver_audit_logs</w:t>
            </w:r>
            <w:proofErr w:type="spellEnd"/>
            <w:r w:rsidRPr="007A7C37">
              <w:rPr>
                <w:rFonts w:ascii="Aptos Narrow" w:eastAsia="Times New Roman" w:hAnsi="Aptos Narrow" w:cs="Times New Roman"/>
                <w:color w:val="000000"/>
                <w:sz w:val="22"/>
                <w:szCs w:val="22"/>
              </w:rPr>
              <w:t xml:space="preserve">, </w:t>
            </w:r>
            <w:proofErr w:type="spellStart"/>
            <w:r w:rsidRPr="007A7C37">
              <w:rPr>
                <w:rFonts w:ascii="Arial Unicode MS" w:eastAsia="Times New Roman" w:hAnsi="Arial Unicode MS" w:cs="Times New Roman"/>
                <w:color w:val="000000"/>
              </w:rPr>
              <w:t>silver_system_health</w:t>
            </w:r>
            <w:proofErr w:type="spellEnd"/>
          </w:p>
        </w:tc>
        <w:tc>
          <w:tcPr>
            <w:tcW w:w="1593" w:type="dxa"/>
            <w:hideMark/>
          </w:tcPr>
          <w:p w14:paraId="5C6843A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Monitors uptime, failure recovery, and error escalation rate.</w:t>
            </w:r>
          </w:p>
        </w:tc>
        <w:tc>
          <w:tcPr>
            <w:tcW w:w="2098" w:type="dxa"/>
            <w:hideMark/>
          </w:tcPr>
          <w:p w14:paraId="26F7B1B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DevOps and support teams see system reliability, helping ensure 99.9% SLA compliance.</w:t>
            </w:r>
          </w:p>
        </w:tc>
      </w:tr>
    </w:tbl>
    <w:p w14:paraId="1375CBA0" w14:textId="223EBC46" w:rsidR="00F0073B" w:rsidRDefault="00F0073B" w:rsidP="00673F81">
      <w:pPr>
        <w:jc w:val="left"/>
        <w:rPr>
          <w:b/>
          <w:color w:val="FFFFFF" w:themeColor="background1"/>
          <w:kern w:val="2"/>
          <w:sz w:val="28"/>
          <w:szCs w:val="32"/>
          <w14:ligatures w14:val="standardContextual"/>
        </w:rPr>
      </w:pPr>
    </w:p>
    <w:p w14:paraId="12F4E09D" w14:textId="33240F79" w:rsidR="005F2E2C" w:rsidRDefault="00550477">
      <w:pPr>
        <w:pStyle w:val="Heading1"/>
        <w:numPr>
          <w:ilvl w:val="1"/>
          <w:numId w:val="122"/>
        </w:numPr>
        <w:rPr>
          <w:ins w:id="2917" w:author="Ume Sauda Ghanyani" w:date="2025-11-06T16:59:00Z" w16du:dateUtc="2025-11-06T11:59:00Z"/>
        </w:rPr>
        <w:pPrChange w:id="2918" w:author="Ume Sauda Ghanyani" w:date="2025-11-06T17:01:00Z" w16du:dateUtc="2025-11-06T12:01:00Z">
          <w:pPr>
            <w:pStyle w:val="Heading1"/>
          </w:pPr>
        </w:pPrChange>
      </w:pPr>
      <w:bookmarkStart w:id="2919" w:name="_Toc213340909"/>
      <w:bookmarkStart w:id="2920" w:name="_Toc213341098"/>
      <w:ins w:id="2921" w:author="Ume Sauda Ghanyani" w:date="2025-11-06T16:59:00Z" w16du:dateUtc="2025-11-06T11:59:00Z">
        <w:r>
          <w:t>Annexures</w:t>
        </w:r>
        <w:bookmarkEnd w:id="2919"/>
        <w:bookmarkEnd w:id="2920"/>
      </w:ins>
    </w:p>
    <w:p w14:paraId="2416B6A7" w14:textId="77777777" w:rsidR="00550477" w:rsidRDefault="00550477" w:rsidP="00550477">
      <w:pPr>
        <w:rPr>
          <w:ins w:id="2922" w:author="Ume Sauda Ghanyani" w:date="2025-11-06T16:59:00Z" w16du:dateUtc="2025-11-06T11:59:00Z"/>
        </w:rPr>
      </w:pPr>
    </w:p>
    <w:p w14:paraId="2F92842C" w14:textId="2F66581D" w:rsidR="00550477" w:rsidRDefault="004C74A8" w:rsidP="00550477">
      <w:pPr>
        <w:rPr>
          <w:ins w:id="2923" w:author="Ume Sauda Ghanyani" w:date="2025-11-06T16:59:00Z" w16du:dateUtc="2025-11-06T11:59:00Z"/>
        </w:rPr>
      </w:pPr>
      <w:ins w:id="2924" w:author="Ume Sauda Ghanyani" w:date="2025-11-06T16:59:00Z" w16du:dateUtc="2025-11-06T11:59:00Z">
        <w:r w:rsidRPr="004C74A8">
          <w:rPr>
            <w:noProof/>
          </w:rPr>
          <w:lastRenderedPageBreak/>
          <w:drawing>
            <wp:inline distT="0" distB="0" distL="0" distR="0" wp14:anchorId="044F1134" wp14:editId="7D9E3854">
              <wp:extent cx="5960110" cy="2663190"/>
              <wp:effectExtent l="0" t="0" r="2540" b="3810"/>
              <wp:docPr id="33198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6326" name="Picture 1" descr="A screenshot of a computer&#10;&#10;AI-generated content may be incorrect."/>
                      <pic:cNvPicPr/>
                    </pic:nvPicPr>
                    <pic:blipFill>
                      <a:blip r:embed="rId22"/>
                      <a:stretch>
                        <a:fillRect/>
                      </a:stretch>
                    </pic:blipFill>
                    <pic:spPr>
                      <a:xfrm>
                        <a:off x="0" y="0"/>
                        <a:ext cx="5960110" cy="2663190"/>
                      </a:xfrm>
                      <a:prstGeom prst="rect">
                        <a:avLst/>
                      </a:prstGeom>
                    </pic:spPr>
                  </pic:pic>
                </a:graphicData>
              </a:graphic>
            </wp:inline>
          </w:drawing>
        </w:r>
      </w:ins>
    </w:p>
    <w:p w14:paraId="6F22B403" w14:textId="67638EF1" w:rsidR="004C74A8" w:rsidRDefault="004C74A8" w:rsidP="00550477">
      <w:pPr>
        <w:rPr>
          <w:ins w:id="2925" w:author="Ume Sauda Ghanyani" w:date="2025-11-06T16:59:00Z" w16du:dateUtc="2025-11-06T11:59:00Z"/>
        </w:rPr>
      </w:pPr>
      <w:ins w:id="2926" w:author="Ume Sauda Ghanyani" w:date="2025-11-06T16:59:00Z" w16du:dateUtc="2025-11-06T11:59:00Z">
        <w:r w:rsidRPr="004C74A8">
          <w:rPr>
            <w:noProof/>
          </w:rPr>
          <w:drawing>
            <wp:inline distT="0" distB="0" distL="0" distR="0" wp14:anchorId="716F9D0C" wp14:editId="5CA0C0D0">
              <wp:extent cx="5410669" cy="2042337"/>
              <wp:effectExtent l="0" t="0" r="0" b="0"/>
              <wp:docPr id="583773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3647" name="Picture 1" descr="A screenshot of a computer&#10;&#10;AI-generated content may be incorrect."/>
                      <pic:cNvPicPr/>
                    </pic:nvPicPr>
                    <pic:blipFill>
                      <a:blip r:embed="rId23"/>
                      <a:stretch>
                        <a:fillRect/>
                      </a:stretch>
                    </pic:blipFill>
                    <pic:spPr>
                      <a:xfrm>
                        <a:off x="0" y="0"/>
                        <a:ext cx="5410669" cy="2042337"/>
                      </a:xfrm>
                      <a:prstGeom prst="rect">
                        <a:avLst/>
                      </a:prstGeom>
                    </pic:spPr>
                  </pic:pic>
                </a:graphicData>
              </a:graphic>
            </wp:inline>
          </w:drawing>
        </w:r>
      </w:ins>
    </w:p>
    <w:p w14:paraId="2BC32719" w14:textId="5264AB06" w:rsidR="004C74A8" w:rsidRPr="00550477" w:rsidRDefault="00A642CF">
      <w:pPr>
        <w:rPr>
          <w:rPrChange w:id="2927" w:author="Ume Sauda Ghanyani" w:date="2025-11-06T16:59:00Z" w16du:dateUtc="2025-11-06T11:59:00Z">
            <w:rPr>
              <w:b/>
            </w:rPr>
          </w:rPrChange>
        </w:rPr>
        <w:pPrChange w:id="2928" w:author="Ume Sauda Ghanyani" w:date="2025-11-06T16:59:00Z" w16du:dateUtc="2025-11-06T11:59:00Z">
          <w:pPr>
            <w:jc w:val="left"/>
          </w:pPr>
        </w:pPrChange>
      </w:pPr>
      <w:ins w:id="2929" w:author="Ume Sauda Ghanyani" w:date="2025-11-06T17:00:00Z" w16du:dateUtc="2025-11-06T12:00:00Z">
        <w:r w:rsidRPr="00A642CF">
          <w:rPr>
            <w:noProof/>
          </w:rPr>
          <w:drawing>
            <wp:inline distT="0" distB="0" distL="0" distR="0" wp14:anchorId="7B01F485" wp14:editId="74E7ED71">
              <wp:extent cx="5273497" cy="2400508"/>
              <wp:effectExtent l="0" t="0" r="3810" b="0"/>
              <wp:docPr id="1945335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5801" name="Picture 1" descr="A screenshot of a computer&#10;&#10;AI-generated content may be incorrect."/>
                      <pic:cNvPicPr/>
                    </pic:nvPicPr>
                    <pic:blipFill>
                      <a:blip r:embed="rId24"/>
                      <a:stretch>
                        <a:fillRect/>
                      </a:stretch>
                    </pic:blipFill>
                    <pic:spPr>
                      <a:xfrm>
                        <a:off x="0" y="0"/>
                        <a:ext cx="5273497" cy="2400508"/>
                      </a:xfrm>
                      <a:prstGeom prst="rect">
                        <a:avLst/>
                      </a:prstGeom>
                    </pic:spPr>
                  </pic:pic>
                </a:graphicData>
              </a:graphic>
            </wp:inline>
          </w:drawing>
        </w:r>
      </w:ins>
    </w:p>
    <w:sectPr w:rsidR="004C74A8" w:rsidRPr="00550477" w:rsidSect="00360B2E">
      <w:headerReference w:type="default" r:id="rId25"/>
      <w:footerReference w:type="default" r:id="rId26"/>
      <w:headerReference w:type="first" r:id="rId27"/>
      <w:footerReference w:type="first" r:id="rId28"/>
      <w:pgSz w:w="11906" w:h="16838"/>
      <w:pgMar w:top="1440" w:right="1440" w:bottom="1440" w:left="108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Justus Ortlepp" w:date="2025-10-22T10:14:00Z" w:initials="JO">
    <w:p w14:paraId="4C1A529E" w14:textId="77777777" w:rsidR="00F7529D" w:rsidRDefault="00F7529D" w:rsidP="00F7529D">
      <w:pPr>
        <w:pStyle w:val="CommentText"/>
      </w:pPr>
      <w:r>
        <w:rPr>
          <w:rStyle w:val="CommentReference"/>
        </w:rPr>
        <w:annotationRef/>
      </w:r>
      <w:r>
        <w:t>Pictures are useful in establishing context.</w:t>
      </w:r>
    </w:p>
  </w:comment>
  <w:comment w:id="36" w:author="Ume Sauda Ghanyani" w:date="2025-10-28T16:38:00Z" w:initials="UG">
    <w:p w14:paraId="6BC8AA10" w14:textId="77777777" w:rsidR="00F7529D" w:rsidRDefault="00F7529D" w:rsidP="00F7529D">
      <w:pPr>
        <w:pStyle w:val="CommentText"/>
      </w:pPr>
      <w:r>
        <w:rPr>
          <w:rStyle w:val="CommentReference"/>
        </w:rPr>
        <w:annotationRef/>
      </w:r>
      <w:r>
        <w:t xml:space="preserve">These layers were identified in the Product Guidance Document provided Tazama Product Team. . This text was just to make a point that we have four layers Raw, Bronze, Silver and Gold. - if more clarity is required refer to the diagram provided in the Data Flow Architecture. </w:t>
      </w:r>
    </w:p>
  </w:comment>
  <w:comment w:id="37" w:author="Justus Ortlepp" w:date="2025-10-22T10:15:00Z" w:initials="JO">
    <w:p w14:paraId="0F3BA239" w14:textId="759C33FC" w:rsidR="00F7529D" w:rsidRDefault="00F7529D" w:rsidP="00F7529D">
      <w:pPr>
        <w:pStyle w:val="CommentText"/>
      </w:pPr>
      <w:r>
        <w:rPr>
          <w:rStyle w:val="CommentReference"/>
        </w:rPr>
        <w:annotationRef/>
      </w:r>
      <w:r>
        <w:t>How?</w:t>
      </w:r>
    </w:p>
  </w:comment>
  <w:comment w:id="38" w:author="Ume Sauda Ghanyani" w:date="2025-10-29T11:37:00Z" w:initials="UG">
    <w:p w14:paraId="63CBC22D" w14:textId="77777777" w:rsidR="00116809" w:rsidRDefault="00116809" w:rsidP="00116809">
      <w:pPr>
        <w:pStyle w:val="CommentText"/>
      </w:pPr>
      <w:r>
        <w:rPr>
          <w:rStyle w:val="CommentReference"/>
        </w:rPr>
        <w:annotationRef/>
      </w:r>
      <w:r>
        <w:t>Reject obviously broken rows (missing required keys, unreadable timestamps).</w:t>
      </w:r>
    </w:p>
    <w:p w14:paraId="1AE52B11" w14:textId="77777777" w:rsidR="00116809" w:rsidRDefault="00116809" w:rsidP="00116809">
      <w:pPr>
        <w:pStyle w:val="CommentText"/>
      </w:pPr>
      <w:r>
        <w:t>Tag them as “bad” rather than letting them pollute downstream layers.</w:t>
      </w:r>
    </w:p>
    <w:p w14:paraId="0C64887D" w14:textId="77777777" w:rsidR="00116809" w:rsidRDefault="00116809" w:rsidP="00116809">
      <w:pPr>
        <w:pStyle w:val="CommentText"/>
      </w:pPr>
      <w:r>
        <w:t>Flatten nested payloads so Spark can work with it. One row per transaction, per alert, per case, etc.</w:t>
      </w:r>
    </w:p>
  </w:comment>
  <w:comment w:id="41" w:author="Justus Ortlepp" w:date="2025-10-22T10:16:00Z" w:initials="JO">
    <w:p w14:paraId="0BBB59D1" w14:textId="173E9844" w:rsidR="00A049ED" w:rsidRDefault="00A049ED" w:rsidP="00A049ED">
      <w:pPr>
        <w:pStyle w:val="CommentText"/>
      </w:pPr>
      <w:r>
        <w:rPr>
          <w:rStyle w:val="CommentReference"/>
        </w:rPr>
        <w:annotationRef/>
      </w:r>
      <w:r>
        <w:t>Diagram?</w:t>
      </w:r>
    </w:p>
  </w:comment>
  <w:comment w:id="42" w:author="Ume Sauda Ghanyani" w:date="2025-10-28T16:41:00Z" w:initials="UG">
    <w:p w14:paraId="04834462" w14:textId="77777777" w:rsidR="00F7529D" w:rsidRDefault="00F7529D" w:rsidP="00F7529D">
      <w:pPr>
        <w:pStyle w:val="CommentText"/>
      </w:pPr>
      <w:r>
        <w:rPr>
          <w:rStyle w:val="CommentReference"/>
        </w:rPr>
        <w:annotationRef/>
      </w:r>
      <w:r>
        <w:t>Attached., this flow was also referenced in the BIAR Product Guidance Document.</w:t>
      </w:r>
    </w:p>
  </w:comment>
  <w:comment w:id="43" w:author="Justus Ortlepp" w:date="2025-10-22T10:18:00Z" w:initials="JO">
    <w:p w14:paraId="287DA056" w14:textId="10AF4D5B" w:rsidR="00A049ED" w:rsidRDefault="00A049ED" w:rsidP="00A049ED">
      <w:pPr>
        <w:pStyle w:val="CommentText"/>
      </w:pPr>
      <w:r>
        <w:rPr>
          <w:rStyle w:val="CommentReference"/>
        </w:rPr>
        <w:annotationRef/>
      </w:r>
      <w:r>
        <w:t>I’m curious why this is called out separately. The input from the DEMS API is persisted in the Tazama ODS, albeit in a data model implemented by the DEMS. What is perhaps missing here is the database for the enrichment data ingested via the Data Enrichment Service?</w:t>
      </w:r>
    </w:p>
  </w:comment>
  <w:comment w:id="44" w:author="Ume Sauda Ghanyani" w:date="2025-10-28T16:43:00Z" w:initials="UG">
    <w:p w14:paraId="7C7988EF" w14:textId="77777777" w:rsidR="00F7529D" w:rsidRDefault="00F7529D" w:rsidP="00F7529D">
      <w:pPr>
        <w:pStyle w:val="CommentText"/>
      </w:pPr>
      <w:r>
        <w:rPr>
          <w:rStyle w:val="CommentReference"/>
        </w:rPr>
        <w:annotationRef/>
      </w:r>
      <w:r>
        <w:t>Here, we were referring to the DE API.</w:t>
      </w:r>
    </w:p>
  </w:comment>
  <w:comment w:id="51" w:author="Justus Ortlepp" w:date="2025-10-22T10:18:00Z" w:initials="JO">
    <w:p w14:paraId="2630A0D0" w14:textId="7E82666F" w:rsidR="00A049ED" w:rsidRDefault="00A049ED" w:rsidP="00A049ED">
      <w:pPr>
        <w:pStyle w:val="CommentText"/>
      </w:pPr>
      <w:r>
        <w:rPr>
          <w:rStyle w:val="CommentReference"/>
        </w:rPr>
        <w:annotationRef/>
      </w:r>
      <w:r>
        <w:t>This needs clarification</w:t>
      </w:r>
    </w:p>
  </w:comment>
  <w:comment w:id="52" w:author="Ume Sauda Ghanyani" w:date="2025-10-28T16:46:00Z" w:initials="UG">
    <w:p w14:paraId="7ACA825D" w14:textId="77777777" w:rsidR="00F7529D" w:rsidRDefault="00F7529D" w:rsidP="00F7529D">
      <w:pPr>
        <w:pStyle w:val="CommentText"/>
      </w:pPr>
      <w:r>
        <w:rPr>
          <w:rStyle w:val="CommentReference"/>
        </w:rPr>
        <w:annotationRef/>
      </w:r>
      <w:r>
        <w:t xml:space="preserve">3NF stands for Third Normal Form — it’s a rule in database design used to organize data neatly so there’s no unnecessary duplication and each piece of information is stored only once. </w:t>
      </w:r>
    </w:p>
    <w:p w14:paraId="7A2E187C" w14:textId="77777777" w:rsidR="00F7529D" w:rsidRDefault="00F7529D" w:rsidP="00F7529D">
      <w:pPr>
        <w:pStyle w:val="CommentText"/>
      </w:pPr>
      <w:r>
        <w:t>Example:</w:t>
      </w:r>
      <w:r>
        <w:br/>
        <w:t xml:space="preserve">Instead of storing a customer’s city name in every order they make, you keep the city in the </w:t>
      </w:r>
      <w:r>
        <w:rPr>
          <w:i/>
          <w:iCs/>
        </w:rPr>
        <w:t>Customer</w:t>
      </w:r>
      <w:r>
        <w:t xml:space="preserve"> table and just reference the customer ID in the </w:t>
      </w:r>
      <w:r>
        <w:rPr>
          <w:i/>
          <w:iCs/>
        </w:rPr>
        <w:t>Orders</w:t>
      </w:r>
      <w:r>
        <w:t xml:space="preserve"> table. </w:t>
      </w:r>
    </w:p>
  </w:comment>
  <w:comment w:id="53" w:author="Justus Ortlepp" w:date="2025-10-22T10:19:00Z" w:initials="JO">
    <w:p w14:paraId="5FF7313B" w14:textId="5CEB3B2B" w:rsidR="00A049ED" w:rsidRDefault="00A049ED" w:rsidP="00A049ED">
      <w:pPr>
        <w:pStyle w:val="CommentText"/>
      </w:pPr>
      <w:r>
        <w:rPr>
          <w:rStyle w:val="CommentReference"/>
        </w:rPr>
        <w:annotationRef/>
      </w:r>
      <w:r>
        <w:t>How does tenant identifiers support time-series operations?</w:t>
      </w:r>
    </w:p>
  </w:comment>
  <w:comment w:id="54" w:author="Ume Sauda Ghanyani" w:date="2025-10-28T16:47:00Z" w:initials="UG">
    <w:p w14:paraId="459939C0" w14:textId="77777777" w:rsidR="004D7FA8" w:rsidRDefault="004D7FA8" w:rsidP="004D7FA8">
      <w:pPr>
        <w:pStyle w:val="CommentText"/>
      </w:pPr>
      <w:r>
        <w:rPr>
          <w:rStyle w:val="CommentReference"/>
        </w:rPr>
        <w:annotationRef/>
      </w:r>
      <w:r>
        <w:t xml:space="preserve">This was supposed to be supporting multi tenant operations, hence removed  this. </w:t>
      </w:r>
    </w:p>
  </w:comment>
  <w:comment w:id="63" w:author="Justus Ortlepp" w:date="2025-10-22T10:21:00Z" w:initials="JO">
    <w:p w14:paraId="74854169" w14:textId="12C38ACB" w:rsidR="00A049ED" w:rsidRDefault="00A049ED" w:rsidP="00A049ED">
      <w:pPr>
        <w:pStyle w:val="CommentText"/>
      </w:pPr>
      <w:r>
        <w:rPr>
          <w:rStyle w:val="CommentReference"/>
        </w:rPr>
        <w:annotationRef/>
      </w:r>
      <w:r>
        <w:t>Contradicts the earlier assertion that this data is unvalidated?</w:t>
      </w:r>
    </w:p>
  </w:comment>
  <w:comment w:id="64" w:author="Ume Sauda Ghanyani" w:date="2025-10-28T16:48:00Z" w:initials="UG">
    <w:p w14:paraId="20AB7836" w14:textId="77777777" w:rsidR="004D7FA8" w:rsidRDefault="004D7FA8" w:rsidP="004D7FA8">
      <w:pPr>
        <w:pStyle w:val="CommentText"/>
      </w:pPr>
      <w:r>
        <w:rPr>
          <w:rStyle w:val="CommentReference"/>
        </w:rPr>
        <w:annotationRef/>
      </w:r>
      <w:r>
        <w:t>removed</w:t>
      </w:r>
    </w:p>
  </w:comment>
  <w:comment w:id="69" w:author="Justus Ortlepp" w:date="2025-10-22T10:22:00Z" w:initials="JO">
    <w:p w14:paraId="5610F6E9" w14:textId="2A1C670D" w:rsidR="00A049ED" w:rsidRDefault="00A049ED" w:rsidP="00A049ED">
      <w:pPr>
        <w:pStyle w:val="CommentText"/>
      </w:pPr>
      <w:r>
        <w:rPr>
          <w:rStyle w:val="CommentReference"/>
        </w:rPr>
        <w:annotationRef/>
      </w:r>
      <w:r>
        <w:t>Typo</w:t>
      </w:r>
    </w:p>
  </w:comment>
  <w:comment w:id="74" w:author="Justus Ortlepp" w:date="2025-10-22T10:23:00Z" w:initials="JO">
    <w:p w14:paraId="1D87B707" w14:textId="77777777" w:rsidR="00E55477" w:rsidRDefault="00E55477" w:rsidP="00E55477">
      <w:pPr>
        <w:pStyle w:val="CommentText"/>
      </w:pPr>
      <w:r>
        <w:rPr>
          <w:rStyle w:val="CommentReference"/>
        </w:rPr>
        <w:annotationRef/>
      </w:r>
      <w:r>
        <w:t>Metadata only? Contents of unstructured data is currently out of scope.</w:t>
      </w:r>
    </w:p>
  </w:comment>
  <w:comment w:id="184" w:author="sandy@labuschagnehome.com" w:date="2025-10-20T21:13:00Z" w:initials="sa">
    <w:p w14:paraId="4F004AFD" w14:textId="4582FA21" w:rsidR="00CF06E8" w:rsidRDefault="00F51757">
      <w:pPr>
        <w:pStyle w:val="CommentText"/>
      </w:pPr>
      <w:r>
        <w:rPr>
          <w:rStyle w:val="CommentReference"/>
        </w:rPr>
        <w:annotationRef/>
      </w:r>
      <w:r w:rsidRPr="6D36F374">
        <w:t>As a general comment, I am expecting every object and every attribute in the postgreSQL database to be available in the lakehouse (starting with the DBs prioritised in the product guidance document)</w:t>
      </w:r>
    </w:p>
  </w:comment>
  <w:comment w:id="185" w:author="Ume Sauda Ghanyani" w:date="2025-10-29T10:05:00Z" w:initials="UG">
    <w:p w14:paraId="63ECDED4" w14:textId="77777777" w:rsidR="002E47F0" w:rsidRDefault="002E47F0" w:rsidP="002E47F0">
      <w:pPr>
        <w:pStyle w:val="CommentText"/>
      </w:pPr>
      <w:r>
        <w:rPr>
          <w:rStyle w:val="CommentReference"/>
        </w:rPr>
        <w:annotationRef/>
      </w:r>
      <w:r>
        <w:rPr>
          <w:color w:val="333333"/>
          <w:highlight w:val="white"/>
        </w:rPr>
        <w:t>This document is designed on the existing JSON data we had access to. Like, CMS ERD, Pseudonyms, Evaluation Results, Transaction History.</w:t>
      </w:r>
      <w:r>
        <w:t xml:space="preserve"> </w:t>
      </w:r>
    </w:p>
  </w:comment>
  <w:comment w:id="186" w:author="Justus Ortlepp" w:date="2025-10-22T10:39:00Z" w:initials="JO">
    <w:p w14:paraId="7B38A710" w14:textId="64B91D1C" w:rsidR="008759B9" w:rsidRDefault="008759B9" w:rsidP="008759B9">
      <w:pPr>
        <w:pStyle w:val="CommentText"/>
      </w:pPr>
      <w:r>
        <w:rPr>
          <w:rStyle w:val="CommentReference"/>
        </w:rPr>
        <w:annotationRef/>
      </w:r>
      <w:r>
        <w:t>I am unsure what information we’re getting out of this section. I can see we’re documenting the data model, but for what purpose? Can we add an introduction here to inform the reader what we’re trying to convey?</w:t>
      </w:r>
    </w:p>
  </w:comment>
  <w:comment w:id="295" w:author="Justus Ortlepp" w:date="2025-10-22T10:27:00Z" w:initials="JO">
    <w:p w14:paraId="58E788FA" w14:textId="33D8E40E" w:rsidR="00E55477" w:rsidRDefault="00E55477" w:rsidP="00E55477">
      <w:pPr>
        <w:pStyle w:val="CommentText"/>
      </w:pPr>
      <w:r>
        <w:rPr>
          <w:rStyle w:val="CommentReference"/>
        </w:rPr>
        <w:annotationRef/>
      </w:r>
      <w:r>
        <w:t>Most of the table names survived the migration with the exception of, I think, the transactionRelationship table.</w:t>
      </w:r>
    </w:p>
  </w:comment>
  <w:comment w:id="296" w:author="Justus Ortlepp" w:date="2025-10-22T10:26:00Z" w:initials="JO">
    <w:p w14:paraId="7B54A94E" w14:textId="7E44F7B8" w:rsidR="00E55477" w:rsidRDefault="00E55477" w:rsidP="00E55477">
      <w:pPr>
        <w:pStyle w:val="CommentText"/>
      </w:pPr>
      <w:r>
        <w:rPr>
          <w:rStyle w:val="CommentReference"/>
        </w:rPr>
        <w:annotationRef/>
      </w:r>
      <w:r>
        <w:t>Annoying, I know, but we’ve renamed this now to something more sensible. I think it would be good to retrieve the updated data model for Postgres to carry forward the change.</w:t>
      </w:r>
    </w:p>
  </w:comment>
  <w:comment w:id="319" w:author="Justus Ortlepp" w:date="2025-10-22T10:28:00Z" w:initials="JO">
    <w:p w14:paraId="67B3C90F" w14:textId="77777777" w:rsidR="00E55477" w:rsidRDefault="00E55477" w:rsidP="00E55477">
      <w:pPr>
        <w:pStyle w:val="CommentText"/>
      </w:pPr>
      <w:r>
        <w:rPr>
          <w:rStyle w:val="CommentReference"/>
        </w:rPr>
        <w:annotationRef/>
      </w:r>
      <w:r>
        <w:t>This models the ArangoDB graph schema, but the Postgres schema is now relational with Primary and Foreign keys structure to maintain the relationships between the tables. We’ll see if we can get an ERD.</w:t>
      </w:r>
    </w:p>
  </w:comment>
  <w:comment w:id="320" w:author="Ume Sauda Ghanyani" w:date="2025-11-05T10:50:00Z" w:initials="UG">
    <w:p w14:paraId="77882999" w14:textId="77777777" w:rsidR="00A63F38" w:rsidRDefault="00A63F38" w:rsidP="00A63F38">
      <w:pPr>
        <w:pStyle w:val="CommentText"/>
      </w:pPr>
      <w:r>
        <w:rPr>
          <w:rStyle w:val="CommentReference"/>
        </w:rPr>
        <w:annotationRef/>
      </w:r>
      <w:r>
        <w:t>This has been placed now according to the ERD. We have added a section above explaining that we have used ERD and extracted fields from the JSONb for the data lake house layers.</w:t>
      </w:r>
    </w:p>
  </w:comment>
  <w:comment w:id="461" w:author="Justus Ortlepp" w:date="2025-10-22T10:29:00Z" w:initials="JO">
    <w:p w14:paraId="1FA88178" w14:textId="3F12D66B" w:rsidR="00E55477" w:rsidRDefault="00E55477" w:rsidP="00E55477">
      <w:pPr>
        <w:pStyle w:val="CommentText"/>
      </w:pPr>
      <w:r>
        <w:rPr>
          <w:rStyle w:val="CommentReference"/>
        </w:rPr>
        <w:annotationRef/>
      </w:r>
      <w:r>
        <w:t>The format here is “YYYY-MM-DDTHH:MM:SS.sssZ” and is an important transformation destination for all ingested dates as soon as possible to avoid downstream transformation.</w:t>
      </w:r>
    </w:p>
  </w:comment>
  <w:comment w:id="464" w:author="Justus Ortlepp" w:date="2025-10-22T10:30:00Z" w:initials="JO">
    <w:p w14:paraId="42B0BD20" w14:textId="77777777" w:rsidR="00E55477" w:rsidRDefault="00E55477" w:rsidP="00E55477">
      <w:pPr>
        <w:pStyle w:val="CommentText"/>
      </w:pPr>
      <w:r>
        <w:rPr>
          <w:rStyle w:val="CommentReference"/>
        </w:rPr>
        <w:annotationRef/>
      </w:r>
      <w:r>
        <w:t>With no offset.</w:t>
      </w:r>
    </w:p>
  </w:comment>
  <w:comment w:id="469" w:author="Justus Ortlepp" w:date="2025-10-22T10:33:00Z" w:initials="JO">
    <w:p w14:paraId="62134847" w14:textId="77777777" w:rsidR="008759B9" w:rsidRDefault="008759B9" w:rsidP="008759B9">
      <w:pPr>
        <w:pStyle w:val="CommentText"/>
      </w:pPr>
      <w:r>
        <w:rPr>
          <w:rStyle w:val="CommentReference"/>
        </w:rPr>
        <w:annotationRef/>
      </w:r>
      <w:r>
        <w:t>_rev and _key are Arango-specific and will not be used, but the _id is the primary key for an entity in this table. We should also pay careful attention to how these keys are formatted since the include specific information about the entity pulled from the evaluated messages (ID, ID Type). These IDs are also constrained to the tenantId to further ensure uniqueness.</w:t>
      </w:r>
    </w:p>
  </w:comment>
  <w:comment w:id="473" w:author="Justus Ortlepp" w:date="2025-10-22T10:33:00Z" w:initials="JO">
    <w:p w14:paraId="4A0F5532" w14:textId="77777777" w:rsidR="008759B9" w:rsidRDefault="008759B9" w:rsidP="008759B9">
      <w:pPr>
        <w:pStyle w:val="CommentText"/>
      </w:pPr>
      <w:r>
        <w:rPr>
          <w:rStyle w:val="CommentReference"/>
        </w:rPr>
        <w:annotationRef/>
      </w:r>
      <w:r>
        <w:t>Clarify?</w:t>
      </w:r>
    </w:p>
  </w:comment>
  <w:comment w:id="474" w:author="Ume Sauda Ghanyani" w:date="2025-10-30T10:45:00Z" w:initials="UG">
    <w:p w14:paraId="5CB499C7" w14:textId="77777777" w:rsidR="00061CF8" w:rsidRDefault="00061CF8" w:rsidP="00061CF8">
      <w:pPr>
        <w:pStyle w:val="CommentText"/>
      </w:pPr>
      <w:r>
        <w:rPr>
          <w:rStyle w:val="CommentReference"/>
        </w:rPr>
        <w:annotationRef/>
      </w:r>
      <w:r>
        <w:t xml:space="preserve">entity_id BIGINT → This means that in the target schema, there will be a field called entity_id, and its data type will be BIGINT (a large integer). keep original in _id” → This means you are preserving the original value from the source dataset (whatever it was called there — e.g.,_id) by saving it in a separate field named src_entity_id. </w:t>
      </w:r>
    </w:p>
  </w:comment>
  <w:comment w:id="475" w:author="Ume Sauda Ghanyani" w:date="2025-10-30T12:12:00Z" w:initials="UG">
    <w:p w14:paraId="7C4BFB79" w14:textId="77777777" w:rsidR="00AC419F" w:rsidRDefault="007232D7" w:rsidP="00AC419F">
      <w:pPr>
        <w:pStyle w:val="CommentText"/>
      </w:pPr>
      <w:r>
        <w:rPr>
          <w:rStyle w:val="CommentReference"/>
        </w:rPr>
        <w:annotationRef/>
      </w:r>
      <w:r w:rsidR="00AC419F">
        <w:t>Parking for now, discussed with Justus.</w:t>
      </w:r>
    </w:p>
  </w:comment>
  <w:comment w:id="489" w:author="Justus Ortlepp" w:date="2025-10-22T10:37:00Z" w:initials="JO">
    <w:p w14:paraId="7D8CB418" w14:textId="6F98F5A8" w:rsidR="008759B9" w:rsidRDefault="008759B9" w:rsidP="008759B9">
      <w:pPr>
        <w:pStyle w:val="CommentText"/>
      </w:pPr>
      <w:r>
        <w:rPr>
          <w:rStyle w:val="CommentReference"/>
        </w:rPr>
        <w:annotationRef/>
      </w:r>
      <w:r>
        <w:t>See above comment for entity ID; added note: this ID includes the account identifier, the ID type and an institution identifier, and the tenantId to ensure uniqueness.</w:t>
      </w:r>
    </w:p>
  </w:comment>
  <w:comment w:id="498" w:author="Justus Ortlepp" w:date="2025-10-22T10:38:00Z" w:initials="JO">
    <w:p w14:paraId="1D561781" w14:textId="77777777" w:rsidR="008759B9" w:rsidRDefault="008759B9" w:rsidP="008759B9">
      <w:pPr>
        <w:pStyle w:val="CommentText"/>
      </w:pPr>
      <w:r>
        <w:rPr>
          <w:rStyle w:val="CommentReference"/>
        </w:rPr>
        <w:annotationRef/>
      </w:r>
      <w:r>
        <w:t>This information is also in the record ID, but it may be useful to also keep the decomposed values. Missing the actual ID, and the tenantID, for the fully decomposed list.</w:t>
      </w:r>
    </w:p>
  </w:comment>
  <w:comment w:id="530" w:author="Justus Ortlepp" w:date="2025-10-22T10:42:00Z" w:initials="JO">
    <w:p w14:paraId="17B16F2A" w14:textId="5C6F847F" w:rsidR="008759B9" w:rsidRDefault="008759B9" w:rsidP="008759B9">
      <w:pPr>
        <w:pStyle w:val="CommentText"/>
      </w:pPr>
      <w:r>
        <w:rPr>
          <w:rStyle w:val="CommentReference"/>
        </w:rPr>
        <w:annotationRef/>
      </w:r>
      <w:r>
        <w:t>So far, most of the information we have recorded  in the database is immutable (including the transactionRelationship which I assume is still coming up). This information should not change once ingested. The notable exception here is the condition information. Conditions are operational artefacts for Tazama and may be updated over time. I’m not sure how/if this would affect data warehousing.</w:t>
      </w:r>
    </w:p>
  </w:comment>
  <w:comment w:id="531" w:author="Ume Sauda Ghanyani" w:date="2025-11-05T11:26:00Z" w:initials="UG">
    <w:p w14:paraId="45FEDB97" w14:textId="77777777" w:rsidR="000145EB" w:rsidRDefault="00096CE2" w:rsidP="000145EB">
      <w:pPr>
        <w:pStyle w:val="CommentText"/>
      </w:pPr>
      <w:r>
        <w:rPr>
          <w:rStyle w:val="CommentReference"/>
        </w:rPr>
        <w:annotationRef/>
      </w:r>
      <w:r w:rsidR="000145EB">
        <w:t>Yes this does makes sense, but for that we listed  silver dimensions (dim_event_type, dim_condition_type, dim_perspective, dim_reason) provide standard labels/categories for reporting only—solving free-text drift (“TF”, “Terrorist Financing”, etc.) without touching history. And to control the changes we can use incptnDtTm, xprtnDtTm, creDtTm - these time stamps can help retrieve the latest changes.</w:t>
      </w:r>
    </w:p>
  </w:comment>
  <w:comment w:id="537" w:author="Justus Ortlepp" w:date="2025-10-22T10:46:00Z" w:initials="JO">
    <w:p w14:paraId="33D7C9B5" w14:textId="094C0F83" w:rsidR="00A13A63" w:rsidRDefault="00A13A63" w:rsidP="00A13A63">
      <w:pPr>
        <w:pStyle w:val="CommentText"/>
      </w:pPr>
      <w:r>
        <w:rPr>
          <w:rStyle w:val="CommentReference"/>
        </w:rPr>
        <w:annotationRef/>
      </w:r>
      <w:r>
        <w:t>Is this important? At the moment, the evtTp information relates to the TxTp values that we append in the TMS API and these are coincidentally lowercase, but in future these values will also include information generated in the DEMS API and there the casing will be at the discretion of the user. This information is, to some extent, a type of “key” that connects event types to conditions, so if we change the case inconsistently, we may disconnect the data; unless the intention is to then _always_ perform lower-case to lower-case evaluations, but this may then result in mismatches if the different records are keyed with the same key in lowercase, but different keys in uppercase.</w:t>
      </w:r>
    </w:p>
  </w:comment>
  <w:comment w:id="538" w:author="Ume Sauda Ghanyani" w:date="2025-10-30T10:48:00Z" w:initials="UG">
    <w:p w14:paraId="15E4BFE6" w14:textId="77777777" w:rsidR="003D1C42" w:rsidRDefault="009122B0" w:rsidP="003D1C42">
      <w:pPr>
        <w:pStyle w:val="CommentText"/>
      </w:pPr>
      <w:r>
        <w:rPr>
          <w:rStyle w:val="CommentReference"/>
        </w:rPr>
        <w:annotationRef/>
      </w:r>
      <w:r w:rsidR="003D1C42">
        <w:t xml:space="preserve">This is not important we can keep as is , hence removing lowercase. </w:t>
      </w:r>
    </w:p>
  </w:comment>
  <w:comment w:id="553" w:author="Justus Ortlepp" w:date="2025-10-22T10:51:00Z" w:initials="JO">
    <w:p w14:paraId="06CE86D3" w14:textId="581BF8D2" w:rsidR="00A13A63" w:rsidRDefault="00A13A63" w:rsidP="00A13A63">
      <w:pPr>
        <w:pStyle w:val="CommentText"/>
      </w:pPr>
      <w:r>
        <w:rPr>
          <w:rStyle w:val="CommentReference"/>
        </w:rPr>
        <w:annotationRef/>
      </w:r>
      <w:r>
        <w:t>These will be the foreign keys linking the entities and accounts tables</w:t>
      </w:r>
    </w:p>
  </w:comment>
  <w:comment w:id="557" w:author="Justus Ortlepp" w:date="2025-10-22T10:54:00Z" w:initials="JO">
    <w:p w14:paraId="1797A1D5" w14:textId="77777777" w:rsidR="00E85127" w:rsidRDefault="00E85127" w:rsidP="00E85127">
      <w:pPr>
        <w:pStyle w:val="CommentText"/>
      </w:pPr>
      <w:r>
        <w:rPr>
          <w:rStyle w:val="CommentReference"/>
        </w:rPr>
        <w:annotationRef/>
      </w:r>
      <w:r>
        <w:t>More owner establish, though owner change may also be useful; at the moment, we don’t anticipate or accommodate a change to this information in the Tazama ODS, which is perhaps a weakness in the long term that we need to address.</w:t>
      </w:r>
    </w:p>
  </w:comment>
  <w:comment w:id="558" w:author="Ume Sauda Ghanyani" w:date="2025-10-30T11:51:00Z" w:initials="UG">
    <w:p w14:paraId="3D76D8FA" w14:textId="77777777" w:rsidR="00754982" w:rsidRDefault="00754982" w:rsidP="00754982">
      <w:pPr>
        <w:pStyle w:val="CommentText"/>
      </w:pPr>
      <w:r>
        <w:rPr>
          <w:rStyle w:val="CommentReference"/>
        </w:rPr>
        <w:annotationRef/>
      </w:r>
      <w:r>
        <w:t xml:space="preserve">Removed for now. </w:t>
      </w:r>
    </w:p>
  </w:comment>
  <w:comment w:id="565" w:author="Justus Ortlepp" w:date="2025-10-22T10:55:00Z" w:initials="JO">
    <w:p w14:paraId="6830BAAF" w14:textId="594C8587" w:rsidR="00E85127" w:rsidRDefault="00E85127" w:rsidP="00E85127">
      <w:pPr>
        <w:pStyle w:val="CommentText"/>
      </w:pPr>
      <w:r>
        <w:rPr>
          <w:rStyle w:val="CommentReference"/>
        </w:rPr>
        <w:annotationRef/>
      </w:r>
      <w:r>
        <w:t>Foreign keys between conditions and entities</w:t>
      </w:r>
    </w:p>
  </w:comment>
  <w:comment w:id="569" w:author="Justus Ortlepp" w:date="2025-10-22T10:55:00Z" w:initials="JO">
    <w:p w14:paraId="2B8F5FA7" w14:textId="77777777" w:rsidR="00E85127" w:rsidRDefault="00E85127" w:rsidP="00E85127">
      <w:pPr>
        <w:pStyle w:val="CommentText"/>
      </w:pPr>
      <w:r>
        <w:rPr>
          <w:rStyle w:val="CommentReference"/>
        </w:rPr>
        <w:annotationRef/>
      </w:r>
      <w:r>
        <w:t>There is additional information here, but it is largely duplicated from the conditions table.</w:t>
      </w:r>
    </w:p>
  </w:comment>
  <w:comment w:id="570" w:author="Ume Sauda Ghanyani" w:date="2025-11-05T10:55:00Z" w:initials="UG">
    <w:p w14:paraId="74800BBA" w14:textId="77777777" w:rsidR="005F0407" w:rsidRDefault="005F0407" w:rsidP="005F0407">
      <w:pPr>
        <w:pStyle w:val="CommentText"/>
      </w:pPr>
      <w:r>
        <w:rPr>
          <w:rStyle w:val="CommentReference"/>
        </w:rPr>
        <w:annotationRef/>
      </w:r>
      <w:r>
        <w:t xml:space="preserve">This has been removed. </w:t>
      </w:r>
    </w:p>
  </w:comment>
  <w:comment w:id="579" w:author="Justus Ortlepp" w:date="2025-10-22T10:56:00Z" w:initials="JO">
    <w:p w14:paraId="07937908" w14:textId="2820E73D" w:rsidR="00E85127" w:rsidRDefault="00E85127" w:rsidP="00E85127">
      <w:pPr>
        <w:pStyle w:val="CommentText"/>
      </w:pPr>
      <w:r>
        <w:rPr>
          <w:rStyle w:val="CommentReference"/>
        </w:rPr>
        <w:annotationRef/>
      </w:r>
      <w:r>
        <w:t>Foreign keys in the accounts and conditions tables</w:t>
      </w:r>
    </w:p>
  </w:comment>
  <w:comment w:id="583" w:author="Justus Ortlepp" w:date="2025-10-22T10:56:00Z" w:initials="JO">
    <w:p w14:paraId="76DA2AD4" w14:textId="77777777" w:rsidR="00E85127" w:rsidRDefault="00E85127" w:rsidP="00E85127">
      <w:pPr>
        <w:pStyle w:val="CommentText"/>
      </w:pPr>
      <w:r>
        <w:rPr>
          <w:rStyle w:val="CommentReference"/>
        </w:rPr>
        <w:annotationRef/>
      </w:r>
      <w:r>
        <w:t>See above</w:t>
      </w:r>
    </w:p>
  </w:comment>
  <w:comment w:id="586" w:author="Justus Ortlepp" w:date="2025-10-22T10:57:00Z" w:initials="JO">
    <w:p w14:paraId="4B2B1102" w14:textId="77777777" w:rsidR="00E85127" w:rsidRDefault="00E85127" w:rsidP="00E85127">
      <w:pPr>
        <w:pStyle w:val="CommentText"/>
      </w:pPr>
      <w:r>
        <w:rPr>
          <w:rStyle w:val="CommentReference"/>
        </w:rPr>
        <w:annotationRef/>
      </w:r>
      <w:r>
        <w:t>This may be wrong.</w:t>
      </w:r>
    </w:p>
  </w:comment>
  <w:comment w:id="587" w:author="Ume Sauda Ghanyani" w:date="2025-11-05T11:02:00Z" w:initials="UG">
    <w:p w14:paraId="45F34001" w14:textId="77777777" w:rsidR="005257B2" w:rsidRDefault="005257B2" w:rsidP="005257B2">
      <w:pPr>
        <w:pStyle w:val="CommentText"/>
      </w:pPr>
      <w:r>
        <w:rPr>
          <w:rStyle w:val="CommentReference"/>
        </w:rPr>
        <w:annotationRef/>
      </w:r>
      <w:r>
        <w:t>Removed.</w:t>
      </w:r>
    </w:p>
  </w:comment>
  <w:comment w:id="597" w:author="Justus Ortlepp" w:date="2025-10-22T10:57:00Z" w:initials="JO">
    <w:p w14:paraId="45FE3CA5" w14:textId="5633EDF6" w:rsidR="00E85127" w:rsidRDefault="00E85127" w:rsidP="00E85127">
      <w:pPr>
        <w:pStyle w:val="CommentText"/>
      </w:pPr>
      <w:r>
        <w:rPr>
          <w:rStyle w:val="CommentReference"/>
        </w:rPr>
        <w:annotationRef/>
      </w:r>
      <w:r>
        <w:t>Foreign keys to the accounts table</w:t>
      </w:r>
    </w:p>
  </w:comment>
  <w:comment w:id="601" w:author="Justus Ortlepp" w:date="2025-10-22T10:58:00Z" w:initials="JO">
    <w:p w14:paraId="59B41823" w14:textId="77777777" w:rsidR="00E85127" w:rsidRDefault="00E85127" w:rsidP="00E85127">
      <w:pPr>
        <w:pStyle w:val="CommentText"/>
      </w:pPr>
      <w:r>
        <w:rPr>
          <w:rStyle w:val="CommentReference"/>
        </w:rPr>
        <w:annotationRef/>
      </w:r>
      <w:r>
        <w:t>Meaning?</w:t>
      </w:r>
    </w:p>
  </w:comment>
  <w:comment w:id="602" w:author="Ume Sauda Ghanyani" w:date="2025-10-30T10:53:00Z" w:initials="UG">
    <w:p w14:paraId="09088CD0" w14:textId="77777777" w:rsidR="009122B0" w:rsidRDefault="009122B0" w:rsidP="009122B0">
      <w:pPr>
        <w:pStyle w:val="CommentText"/>
      </w:pPr>
      <w:r>
        <w:rPr>
          <w:rStyle w:val="CommentReference"/>
        </w:rPr>
        <w:annotationRef/>
      </w:r>
      <w:r>
        <w:t>“STRING normalized” means text values of TxTp are cleaned, standardized, and aligned to a consistent canonical format (e.g., unified casing, naming)</w:t>
      </w:r>
    </w:p>
  </w:comment>
  <w:comment w:id="619" w:author="Justus Ortlepp" w:date="2025-10-22T10:58:00Z" w:initials="JO">
    <w:p w14:paraId="410C99CF" w14:textId="056CA611" w:rsidR="00E85127" w:rsidRDefault="00E85127" w:rsidP="00E85127">
      <w:pPr>
        <w:pStyle w:val="CommentText"/>
      </w:pPr>
      <w:r>
        <w:rPr>
          <w:rStyle w:val="CommentReference"/>
        </w:rPr>
        <w:annotationRef/>
      </w:r>
      <w:r>
        <w:t>Missing Amt</w:t>
      </w:r>
    </w:p>
  </w:comment>
  <w:comment w:id="620" w:author="Justus Ortlepp" w:date="2025-10-22T10:59:00Z" w:initials="JO">
    <w:p w14:paraId="1A9B0DD2" w14:textId="77777777" w:rsidR="00E85127" w:rsidRDefault="00E85127" w:rsidP="00E85127">
      <w:pPr>
        <w:pStyle w:val="CommentText"/>
      </w:pPr>
      <w:r>
        <w:rPr>
          <w:rStyle w:val="CommentReference"/>
        </w:rPr>
        <w:annotationRef/>
      </w:r>
      <w:r>
        <w:t>Deprecated</w:t>
      </w:r>
    </w:p>
  </w:comment>
  <w:comment w:id="626" w:author="Justus Ortlepp" w:date="2025-10-22T10:59:00Z" w:initials="JO">
    <w:p w14:paraId="42E5B35A" w14:textId="77777777" w:rsidR="00E85127" w:rsidRDefault="00E85127" w:rsidP="00E85127">
      <w:pPr>
        <w:pStyle w:val="CommentText"/>
      </w:pPr>
      <w:r>
        <w:rPr>
          <w:rStyle w:val="CommentReference"/>
        </w:rPr>
        <w:annotationRef/>
      </w:r>
      <w:r>
        <w:t>Renamed to Raw History</w:t>
      </w:r>
    </w:p>
  </w:comment>
  <w:comment w:id="657" w:author="Justus Ortlepp" w:date="2025-10-22T11:00:00Z" w:initials="JO">
    <w:p w14:paraId="6E994FD4" w14:textId="77777777" w:rsidR="00E85127" w:rsidRDefault="00E85127" w:rsidP="00E85127">
      <w:pPr>
        <w:pStyle w:val="CommentText"/>
      </w:pPr>
      <w:r>
        <w:rPr>
          <w:rStyle w:val="CommentReference"/>
        </w:rPr>
        <w:annotationRef/>
      </w:r>
      <w:r>
        <w:t>Deprecated</w:t>
      </w:r>
    </w:p>
  </w:comment>
  <w:comment w:id="659" w:author="Justus Ortlepp" w:date="2025-10-22T11:01:00Z" w:initials="JO">
    <w:p w14:paraId="0C501DCD" w14:textId="77777777" w:rsidR="00E85127" w:rsidRDefault="00E85127" w:rsidP="00E85127">
      <w:pPr>
        <w:pStyle w:val="CommentText"/>
      </w:pPr>
      <w:r>
        <w:rPr>
          <w:rStyle w:val="CommentReference"/>
        </w:rPr>
        <w:annotationRef/>
      </w:r>
      <w:r>
        <w:t>Encapsulated in FIToFIPmtSts - do we need to extract these? And why only these?</w:t>
      </w:r>
    </w:p>
  </w:comment>
  <w:comment w:id="660" w:author="Ume Sauda Ghanyani" w:date="2025-11-05T14:24:00Z" w:initials="UG">
    <w:p w14:paraId="218FDE6C" w14:textId="77777777" w:rsidR="004F048E" w:rsidRDefault="004F048E" w:rsidP="004F048E">
      <w:pPr>
        <w:pStyle w:val="CommentText"/>
      </w:pPr>
      <w:r>
        <w:rPr>
          <w:rStyle w:val="CommentReference"/>
        </w:rPr>
        <w:annotationRef/>
      </w:r>
      <w:r>
        <w:t>Here we have extracted end to end id and yes it was encapsulated in FIToFIPmtSts_</w:t>
      </w:r>
      <w:r>
        <w:rPr>
          <w:color w:val="000000"/>
        </w:rPr>
        <w:t>TxInfAndSts.</w:t>
      </w:r>
    </w:p>
  </w:comment>
  <w:comment w:id="667" w:author="sandy@labuschagnehome.com" w:date="2025-10-20T13:56:00Z" w:initials="sa">
    <w:p w14:paraId="65EA3EA4" w14:textId="31D392E7" w:rsidR="00CF06E8" w:rsidRDefault="00F51757">
      <w:pPr>
        <w:pStyle w:val="CommentText"/>
      </w:pPr>
      <w:r>
        <w:rPr>
          <w:rStyle w:val="CommentReference"/>
        </w:rPr>
        <w:annotationRef/>
      </w:r>
      <w:r w:rsidRPr="707EC397">
        <w:t xml:space="preserve">I am expecting all attributes in the pac.002 message including participants.  I don't see "dbtrId", "crdtId", "cdtrAcctId" or "dbtrAcctId" in </w:t>
      </w:r>
      <w:r w:rsidRPr="573104A6">
        <w:rPr>
          <w:b/>
          <w:bCs/>
        </w:rPr>
        <w:t>transactionHistoryPacs002</w:t>
      </w:r>
    </w:p>
  </w:comment>
  <w:comment w:id="669" w:author="Justus Ortlepp" w:date="2025-10-22T11:05:00Z" w:initials="JO">
    <w:p w14:paraId="6D67EC84" w14:textId="77777777" w:rsidR="00417AB9" w:rsidRDefault="00417AB9" w:rsidP="00417AB9">
      <w:pPr>
        <w:pStyle w:val="CommentText"/>
      </w:pPr>
      <w:r>
        <w:rPr>
          <w:rStyle w:val="CommentReference"/>
        </w:rPr>
        <w:annotationRef/>
      </w:r>
      <w:r>
        <w:t>Clarify? Also, worth noting that the entire DataCache object is intended to provide contextual connectivity to other transactions in a “set” of some kind. Pain.001, pain.013, pacs.008, pacs.002 will all share a dataCache that also helps to prevent database reads when later messages in the set are evaluated. The contents of this message may be set by earlier messages, so the CreDtTm here, for instance, will be the timestamp of the pacs.008 message if quoting is disabled and the pain.001 message if quoting is enabled. The datacache also contains a convenient repository for the entity and account keys, and amounts.</w:t>
      </w:r>
    </w:p>
  </w:comment>
  <w:comment w:id="670" w:author="Ume Sauda Ghanyani" w:date="2025-10-29T11:30:00Z" w:initials="UG">
    <w:p w14:paraId="42785806" w14:textId="77777777" w:rsidR="00A661D0" w:rsidRDefault="00116809" w:rsidP="00A661D0">
      <w:pPr>
        <w:pStyle w:val="CommentText"/>
      </w:pPr>
      <w:r>
        <w:rPr>
          <w:rStyle w:val="CommentReference"/>
        </w:rPr>
        <w:annotationRef/>
      </w:r>
      <w:r w:rsidR="00A661D0">
        <w:t xml:space="preserve">If a transaction receives multiple status updates, we keep all versions in the </w:t>
      </w:r>
      <w:r w:rsidR="00A661D0">
        <w:rPr>
          <w:i/>
          <w:iCs/>
        </w:rPr>
        <w:t>Bronze layer</w:t>
      </w:r>
      <w:r w:rsidR="00A661D0">
        <w:t xml:space="preserve"> for full audit history, but in the </w:t>
      </w:r>
      <w:r w:rsidR="00A661D0">
        <w:rPr>
          <w:i/>
          <w:iCs/>
        </w:rPr>
        <w:t>Silver layer</w:t>
      </w:r>
      <w:r w:rsidR="00A661D0">
        <w:t xml:space="preserve"> we apply a “latest-wins” rule — meaning the most recent timestamped status becomes the final status used for reporting. </w:t>
      </w:r>
    </w:p>
  </w:comment>
  <w:comment w:id="739" w:author="Justus Ortlepp" w:date="2025-10-22T11:06:00Z" w:initials="JO">
    <w:p w14:paraId="38FBF517" w14:textId="407A263C" w:rsidR="00417AB9" w:rsidRDefault="00417AB9" w:rsidP="00417AB9">
      <w:pPr>
        <w:pStyle w:val="CommentText"/>
      </w:pPr>
      <w:r>
        <w:rPr>
          <w:rStyle w:val="CommentReference"/>
        </w:rPr>
        <w:annotationRef/>
      </w:r>
      <w:r>
        <w:t>Clarify?</w:t>
      </w:r>
    </w:p>
  </w:comment>
  <w:comment w:id="740" w:author="Ume Sauda Ghanyani" w:date="2025-11-06T10:39:00Z" w:initials="UG">
    <w:p w14:paraId="395E06D8" w14:textId="77777777" w:rsidR="0070528A" w:rsidRDefault="0070528A" w:rsidP="0070528A">
      <w:pPr>
        <w:pStyle w:val="CommentText"/>
      </w:pPr>
      <w:r>
        <w:rPr>
          <w:rStyle w:val="CommentReference"/>
        </w:rPr>
        <w:annotationRef/>
      </w:r>
      <w:r>
        <w:t xml:space="preserve">If a transaction receives multiple status updates, we keep all versions in the </w:t>
      </w:r>
      <w:r>
        <w:rPr>
          <w:i/>
          <w:iCs/>
        </w:rPr>
        <w:t>Bronze layer</w:t>
      </w:r>
      <w:r>
        <w:t xml:space="preserve"> for full audit history, but in the </w:t>
      </w:r>
      <w:r>
        <w:rPr>
          <w:i/>
          <w:iCs/>
        </w:rPr>
        <w:t>Silver layer</w:t>
      </w:r>
      <w:r>
        <w:t xml:space="preserve"> we apply a “latest-wins” rule — meaning the most recent timestamped status becomes the final status used for reporting. </w:t>
      </w:r>
    </w:p>
  </w:comment>
  <w:comment w:id="759" w:author="sandy@labuschagnehome.com" w:date="2025-10-20T14:31:00Z" w:initials="sa">
    <w:p w14:paraId="3345CEF5" w14:textId="265FB905" w:rsidR="00CF06E8" w:rsidRDefault="00F51757">
      <w:pPr>
        <w:pStyle w:val="CommentText"/>
      </w:pPr>
      <w:r>
        <w:rPr>
          <w:rStyle w:val="CommentReference"/>
        </w:rPr>
        <w:annotationRef/>
      </w:r>
      <w:r w:rsidRPr="3AEFE238">
        <w:t>Expecting to see the networkmap as part of the evaluation result report</w:t>
      </w:r>
    </w:p>
  </w:comment>
  <w:comment w:id="760" w:author="Justus Ortlepp" w:date="2025-10-22T11:08:00Z" w:initials="JO">
    <w:p w14:paraId="72933DCD" w14:textId="77777777" w:rsidR="00417AB9" w:rsidRDefault="00417AB9" w:rsidP="00417AB9">
      <w:pPr>
        <w:pStyle w:val="CommentText"/>
      </w:pPr>
      <w:r>
        <w:rPr>
          <w:rStyle w:val="CommentReference"/>
        </w:rPr>
        <w:annotationRef/>
      </w:r>
      <w:r>
        <w:t>The network map is an essential component in the data lakehouse to allow for auditability and replayability of previous evaluations and evaluation comparisons in calibration.</w:t>
      </w:r>
    </w:p>
  </w:comment>
  <w:comment w:id="761" w:author="Justus Ortlepp" w:date="2025-10-22T11:09:00Z" w:initials="JO">
    <w:p w14:paraId="6403FFB7" w14:textId="77777777" w:rsidR="00417AB9" w:rsidRDefault="00417AB9" w:rsidP="00417AB9">
      <w:pPr>
        <w:pStyle w:val="CommentText"/>
      </w:pPr>
      <w:r>
        <w:rPr>
          <w:rStyle w:val="CommentReference"/>
        </w:rPr>
        <w:annotationRef/>
      </w:r>
      <w:r>
        <w:t>To a certain extent, I guess, we can deduplicate the network map and host a centralized time-series-based repository of network maps, but I don’t know if it’s worth it. Just keep the specific map with the specific transaction with which it was evaluated.</w:t>
      </w:r>
    </w:p>
  </w:comment>
  <w:comment w:id="762" w:author="Ume Sauda Ghanyani" w:date="2025-10-29T11:20:00Z" w:initials="UG">
    <w:p w14:paraId="2BDD172D" w14:textId="77777777" w:rsidR="009474B1" w:rsidRDefault="009474B1" w:rsidP="009474B1">
      <w:pPr>
        <w:pStyle w:val="CommentText"/>
      </w:pPr>
      <w:r>
        <w:rPr>
          <w:rStyle w:val="CommentReference"/>
        </w:rPr>
        <w:annotationRef/>
      </w:r>
      <w:r>
        <w:rPr>
          <w:color w:val="333333"/>
          <w:highlight w:val="white"/>
        </w:rPr>
        <w:t>Network map will be placed on the Raw layer as a JSONblob.</w:t>
      </w:r>
      <w:r>
        <w:t xml:space="preserve"> </w:t>
      </w:r>
    </w:p>
  </w:comment>
  <w:comment w:id="766" w:author="Justus Ortlepp" w:date="2025-10-22T11:15:00Z" w:initials="JO">
    <w:p w14:paraId="70F88DF0" w14:textId="4621FA9E" w:rsidR="00B254AA" w:rsidRDefault="00B254AA" w:rsidP="00B254AA">
      <w:pPr>
        <w:pStyle w:val="CommentText"/>
      </w:pPr>
      <w:r>
        <w:rPr>
          <w:rStyle w:val="CommentReference"/>
        </w:rPr>
        <w:annotationRef/>
      </w:r>
      <w:r>
        <w:t>Clarify?</w:t>
      </w:r>
    </w:p>
  </w:comment>
  <w:comment w:id="767" w:author="Ume Sauda Ghanyani" w:date="2025-11-06T10:41:00Z" w:initials="UG">
    <w:p w14:paraId="1F02F868" w14:textId="77777777" w:rsidR="008D5DAA" w:rsidRDefault="008D5DAA" w:rsidP="008D5DAA">
      <w:pPr>
        <w:pStyle w:val="CommentText"/>
      </w:pPr>
      <w:r>
        <w:rPr>
          <w:rStyle w:val="CommentReference"/>
        </w:rPr>
        <w:annotationRef/>
      </w:r>
      <w:r>
        <w:t xml:space="preserve">We keep the original source IDs in the fact tables (as src_* fields) for traceability and audit, but we do not use them for analytics — reporting is done using clean, standardized keys from the dimension tables. </w:t>
      </w:r>
    </w:p>
  </w:comment>
  <w:comment w:id="768" w:author="Justus Ortlepp" w:date="2025-10-22T11:16:00Z" w:initials="JO">
    <w:p w14:paraId="6A3BEA0F" w14:textId="44CD79C0" w:rsidR="00B254AA" w:rsidRDefault="00B254AA" w:rsidP="00B254AA">
      <w:pPr>
        <w:pStyle w:val="CommentText"/>
      </w:pPr>
      <w:r>
        <w:rPr>
          <w:rStyle w:val="CommentReference"/>
        </w:rPr>
        <w:annotationRef/>
      </w:r>
      <w:r>
        <w:t>We reference these a little inconsistently in the document.</w:t>
      </w:r>
    </w:p>
  </w:comment>
  <w:comment w:id="769" w:author="Ume Sauda Ghanyani" w:date="2025-10-29T11:30:00Z" w:initials="UG">
    <w:p w14:paraId="6400080B" w14:textId="77777777" w:rsidR="00744FC6" w:rsidRDefault="00116809" w:rsidP="00744FC6">
      <w:pPr>
        <w:pStyle w:val="CommentText"/>
      </w:pPr>
      <w:r>
        <w:rPr>
          <w:rStyle w:val="CommentReference"/>
        </w:rPr>
        <w:annotationRef/>
      </w:r>
      <w:r w:rsidR="00744FC6">
        <w:t xml:space="preserve">Do you want me to remove </w:t>
      </w:r>
      <w:r w:rsidR="00744FC6">
        <w:rPr>
          <w:color w:val="000000"/>
        </w:rPr>
        <w:t xml:space="preserve">FITFICstmrCdTrf_GrpHdr as a prefix and keep msgid only? The reason it was kept was to have a reference with what it is encapsulated with. </w:t>
      </w:r>
    </w:p>
  </w:comment>
  <w:comment w:id="770" w:author="sandy@labuschagnehome.com" w:date="2025-10-20T13:20:00Z" w:initials="sa">
    <w:p w14:paraId="7A52E93C" w14:textId="5511F738" w:rsidR="00CF06E8" w:rsidRDefault="00F51757">
      <w:pPr>
        <w:pStyle w:val="CommentText"/>
      </w:pPr>
      <w:r>
        <w:rPr>
          <w:rStyle w:val="CommentReference"/>
        </w:rPr>
        <w:annotationRef/>
      </w:r>
      <w:r w:rsidRPr="466C9E09">
        <w:t>@Justus - Would pacs.002 ever be missing, in the case where there was a successful transaction report in the evaluation results db?</w:t>
      </w:r>
    </w:p>
  </w:comment>
  <w:comment w:id="771" w:author="Justus Ortlepp" w:date="2025-10-22T11:15:00Z" w:initials="JO">
    <w:p w14:paraId="37D63CB4" w14:textId="77777777" w:rsidR="00B254AA" w:rsidRDefault="00B254AA" w:rsidP="00B254AA">
      <w:pPr>
        <w:pStyle w:val="CommentText"/>
      </w:pPr>
      <w:r>
        <w:rPr>
          <w:rStyle w:val="CommentReference"/>
        </w:rPr>
        <w:annotationRef/>
      </w:r>
      <w:r>
        <w:t>Yes and no. No: If we evaluate any transaction, we’re assuming that we should have that transaction persisted in raw history and the data model _before_ the evaluation starts, and then we will also have a copy of the transaction in the payload that is evaluated and ultimately stored. So if an evaluation is completed, we should have the transaction unless there was an error which we should call out.</w:t>
      </w:r>
      <w:r>
        <w:br/>
        <w:t>Yes: we may have evaluated the pacs.008 and never received or evaluated the pacs.002, but this isn’t really the issue since the evaluation is for the specific pacs.002 or pacs.008 _message_ and not for the implied relationship (context) between messages. The messages are actually two completely separate things from the perspective of their evaluation results.</w:t>
      </w:r>
    </w:p>
  </w:comment>
  <w:comment w:id="772" w:author="Justus Ortlepp" w:date="2025-10-22T11:17:00Z" w:initials="JO">
    <w:p w14:paraId="0AE1505D" w14:textId="77777777" w:rsidR="00B254AA" w:rsidRDefault="00B254AA" w:rsidP="00B254AA">
      <w:pPr>
        <w:pStyle w:val="CommentText"/>
      </w:pPr>
      <w:r>
        <w:rPr>
          <w:rStyle w:val="CommentReference"/>
        </w:rPr>
        <w:annotationRef/>
      </w:r>
      <w:r>
        <w:t>The bigger issue here is that the MsgId is a unique message identifier per message (pacs.008 and pacs.002 would be different). The EndToEndId is the one that connects them and is the same for a message set.</w:t>
      </w:r>
    </w:p>
  </w:comment>
  <w:comment w:id="773" w:author="Ume Sauda Ghanyani" w:date="2025-10-29T11:23:00Z" w:initials="UG">
    <w:p w14:paraId="4A44ADA6" w14:textId="77777777" w:rsidR="009474B1" w:rsidRDefault="009474B1" w:rsidP="009474B1">
      <w:pPr>
        <w:pStyle w:val="CommentText"/>
      </w:pPr>
      <w:r>
        <w:rPr>
          <w:rStyle w:val="CommentReference"/>
        </w:rPr>
        <w:annotationRef/>
      </w:r>
      <w:r>
        <w:t>The reason to use Msg ID here was to connect it with Pacs008, pacs 002 transaction. So for example in the JSON for transaction we had a pacs002 message and in the transaction history JSON same transaction was existing, so I made Msg id a FH in transaction table and a PK in transaction history table so it is easier to fetch what results appeared against what transaction History.</w:t>
      </w:r>
    </w:p>
  </w:comment>
  <w:comment w:id="776" w:author="sandy@labuschagnehome.com" w:date="2025-10-21T10:49:00Z" w:initials="sa">
    <w:p w14:paraId="18E48AF8" w14:textId="6D32FACB" w:rsidR="00CF06E8" w:rsidRDefault="00F51757">
      <w:pPr>
        <w:pStyle w:val="CommentText"/>
      </w:pPr>
      <w:r>
        <w:rPr>
          <w:rStyle w:val="CommentReference"/>
        </w:rPr>
        <w:annotationRef/>
      </w:r>
      <w:r w:rsidRPr="1ABE1F91">
        <w:t>prcgTmDP is the processing time for the data preparation step and not the processing start time @Justus to confirm</w:t>
      </w:r>
    </w:p>
  </w:comment>
  <w:comment w:id="777" w:author="Justus Ortlepp" w:date="2025-10-22T11:20:00Z" w:initials="JO">
    <w:p w14:paraId="47CA04E5" w14:textId="77777777" w:rsidR="00B254AA" w:rsidRDefault="00B254AA" w:rsidP="00B254AA">
      <w:pPr>
        <w:pStyle w:val="CommentText"/>
      </w:pPr>
      <w:r>
        <w:rPr>
          <w:rStyle w:val="CommentReference"/>
        </w:rPr>
        <w:annotationRef/>
      </w:r>
      <w:r>
        <w:t>Yes. There are several prcgTm* fields for:</w:t>
      </w:r>
      <w:r>
        <w:br/>
        <w:t>Data Preparation</w:t>
      </w:r>
      <w:r>
        <w:br/>
        <w:t>Event Director</w:t>
      </w:r>
      <w:r>
        <w:br/>
        <w:t>Each individual rule</w:t>
      </w:r>
      <w:r>
        <w:br/>
        <w:t>Each individual typology (though this is somewhat broken - it doesn’t measure the time from when the typology processor received the first rule to the time it completed the scoring after receiving the last rule; it just measures the time from when it received the last rule to scoring the whole typology...)</w:t>
      </w:r>
      <w:r>
        <w:br/>
        <w:t>TADProc</w:t>
      </w:r>
    </w:p>
  </w:comment>
  <w:comment w:id="780" w:author="sandy@labuschagnehome.com" w:date="2025-10-21T10:47:00Z" w:initials="sa">
    <w:p w14:paraId="356F0B96" w14:textId="4908B397" w:rsidR="00CF06E8" w:rsidRDefault="00F51757">
      <w:pPr>
        <w:pStyle w:val="CommentText"/>
      </w:pPr>
      <w:r>
        <w:rPr>
          <w:rStyle w:val="CommentReference"/>
        </w:rPr>
        <w:annotationRef/>
      </w:r>
      <w:r w:rsidRPr="0EB87784">
        <w:t>prcgTmED is the processing time for the event director and not the processing window end time</w:t>
      </w:r>
    </w:p>
  </w:comment>
  <w:comment w:id="784" w:author="Justus Ortlepp" w:date="2025-10-22T11:22:00Z" w:initials="JO">
    <w:p w14:paraId="3ACA7E00" w14:textId="77777777" w:rsidR="00B254AA" w:rsidRDefault="00B254AA" w:rsidP="00B254AA">
      <w:pPr>
        <w:pStyle w:val="CommentText"/>
      </w:pPr>
      <w:r>
        <w:rPr>
          <w:rStyle w:val="CommentReference"/>
        </w:rPr>
        <w:annotationRef/>
      </w:r>
      <w:r>
        <w:t>Clarify?</w:t>
      </w:r>
    </w:p>
  </w:comment>
  <w:comment w:id="785" w:author="Ume Sauda Ghanyani" w:date="2025-11-06T10:42:00Z" w:initials="UG">
    <w:p w14:paraId="78ACF8A2" w14:textId="77777777" w:rsidR="00C536F4" w:rsidRDefault="00C536F4" w:rsidP="00C536F4">
      <w:pPr>
        <w:pStyle w:val="CommentText"/>
      </w:pPr>
      <w:r>
        <w:rPr>
          <w:rStyle w:val="CommentReference"/>
        </w:rPr>
        <w:annotationRef/>
      </w:r>
      <w:r>
        <w:t xml:space="preserve">If there are  multiple status updates, we keep all of them in the </w:t>
      </w:r>
      <w:r>
        <w:rPr>
          <w:i/>
          <w:iCs/>
        </w:rPr>
        <w:t>Bronze</w:t>
      </w:r>
      <w:r>
        <w:t xml:space="preserve"> layer for full historical traceability, but in the </w:t>
      </w:r>
      <w:r>
        <w:rPr>
          <w:i/>
          <w:iCs/>
        </w:rPr>
        <w:t>Silver</w:t>
      </w:r>
      <w:r>
        <w:t xml:space="preserve"> layer we apply “latest-wins” logic — the status with the most recent timestamp is treated as the final status for reporting. </w:t>
      </w:r>
    </w:p>
  </w:comment>
  <w:comment w:id="786" w:author="sandy@labuschagnehome.com" w:date="2025-10-20T13:29:00Z" w:initials="sa">
    <w:p w14:paraId="5753FBF4" w14:textId="4D07363A" w:rsidR="00CF06E8" w:rsidRDefault="00F51757">
      <w:pPr>
        <w:pStyle w:val="CommentText"/>
      </w:pPr>
      <w:r>
        <w:rPr>
          <w:rStyle w:val="CommentReference"/>
        </w:rPr>
        <w:annotationRef/>
      </w:r>
      <w:r w:rsidRPr="35C4CCD8">
        <w:t>AlertThreshold in the workflow object is part of the typologyResult object. I'm also expecting "interdictionThreshold" and "flowProcessor" in the workflow object in typologyResult</w:t>
      </w:r>
    </w:p>
  </w:comment>
  <w:comment w:id="787" w:author="Justus Ortlepp" w:date="2025-10-22T11:24:00Z" w:initials="JO">
    <w:p w14:paraId="0A0788FE" w14:textId="77777777" w:rsidR="00825322" w:rsidRDefault="00825322" w:rsidP="00825322">
      <w:pPr>
        <w:pStyle w:val="CommentText"/>
      </w:pPr>
      <w:r>
        <w:rPr>
          <w:rStyle w:val="CommentReference"/>
        </w:rPr>
        <w:annotationRef/>
      </w:r>
      <w:r>
        <w:t>Yes, it’s per typology, not per evaluation. All should have alert, only some will have interdiction and event-flow defined.</w:t>
      </w:r>
    </w:p>
  </w:comment>
  <w:comment w:id="795" w:author="sandy@labuschagnehome.com" w:date="2025-10-20T13:22:00Z" w:initials="sa">
    <w:p w14:paraId="42580A91" w14:textId="2B3A039B" w:rsidR="00CF06E8" w:rsidRDefault="00F51757">
      <w:pPr>
        <w:pStyle w:val="CommentText"/>
      </w:pPr>
      <w:r>
        <w:rPr>
          <w:rStyle w:val="CommentReference"/>
        </w:rPr>
        <w:annotationRef/>
      </w:r>
      <w:r w:rsidRPr="1FBD2AFD">
        <w:t>I'm expecting IndpdntVarbl in rule results</w:t>
      </w:r>
    </w:p>
  </w:comment>
  <w:comment w:id="796" w:author="sandy@labuschagnehome.com" w:date="2025-10-20T13:33:00Z" w:initials="sa">
    <w:p w14:paraId="53CEA3DA" w14:textId="5B0F574E" w:rsidR="00CF06E8" w:rsidRDefault="00F51757">
      <w:pPr>
        <w:pStyle w:val="CommentText"/>
      </w:pPr>
      <w:r>
        <w:rPr>
          <w:rStyle w:val="CommentReference"/>
        </w:rPr>
        <w:annotationRef/>
      </w:r>
      <w:r w:rsidRPr="60EA7CE2">
        <w:t>TenantId missing from rule result and typology result?  Please explain the approach to multitenancy in BIAR - elaborate on section 1.3. Physical or logical  separation of tenant data?</w:t>
      </w:r>
    </w:p>
  </w:comment>
  <w:comment w:id="797" w:author="Justus Ortlepp" w:date="2025-10-22T11:25:00Z" w:initials="JO">
    <w:p w14:paraId="48E0F321" w14:textId="77777777" w:rsidR="00825322" w:rsidRDefault="00825322" w:rsidP="00825322">
      <w:pPr>
        <w:pStyle w:val="CommentText"/>
      </w:pPr>
      <w:r>
        <w:rPr>
          <w:rStyle w:val="CommentReference"/>
        </w:rPr>
        <w:annotationRef/>
      </w:r>
      <w:r>
        <w:t>Correct, but I think we may have been a bit overzealous in specifying the tenantId everywhere. We can reasonably assume that the definition of tenantId in the transaction should cascade to the entire result. Same for configurations, etc.</w:t>
      </w:r>
    </w:p>
  </w:comment>
  <w:comment w:id="855" w:author="sandy@labuschagnehome.com" w:date="2025-10-20T13:44:00Z" w:initials="sa">
    <w:p w14:paraId="7473F75D" w14:textId="35297970" w:rsidR="00CF06E8" w:rsidRDefault="00F51757">
      <w:pPr>
        <w:pStyle w:val="CommentText"/>
      </w:pPr>
      <w:r>
        <w:rPr>
          <w:rStyle w:val="CommentReference"/>
        </w:rPr>
        <w:annotationRef/>
      </w:r>
      <w:r w:rsidRPr="7CBF7B25">
        <w:t>typologyResult object also has "prcgTm", "review"</w:t>
      </w:r>
    </w:p>
  </w:comment>
  <w:comment w:id="856" w:author="Justus Ortlepp" w:date="2025-10-22T11:26:00Z" w:initials="JO">
    <w:p w14:paraId="71E8DB74" w14:textId="77777777" w:rsidR="00825322" w:rsidRDefault="00825322" w:rsidP="00825322">
      <w:pPr>
        <w:pStyle w:val="CommentText"/>
      </w:pPr>
      <w:r>
        <w:rPr>
          <w:rStyle w:val="CommentReference"/>
        </w:rPr>
        <w:annotationRef/>
      </w:r>
      <w:r>
        <w:t>And the workflow object with thresholds.</w:t>
      </w:r>
    </w:p>
  </w:comment>
  <w:comment w:id="938" w:author="sandy@labuschagnehome.com" w:date="2025-10-20T13:43:00Z" w:initials="sa">
    <w:p w14:paraId="000926DC" w14:textId="36D60ED1" w:rsidR="00CF06E8" w:rsidRDefault="00F51757">
      <w:pPr>
        <w:pStyle w:val="CommentText"/>
      </w:pPr>
      <w:r>
        <w:rPr>
          <w:rStyle w:val="CommentReference"/>
        </w:rPr>
        <w:annotationRef/>
      </w:r>
      <w:r w:rsidRPr="5F1470CC">
        <w:t>tadpResult object also has "prcgTm"</w:t>
      </w:r>
    </w:p>
  </w:comment>
  <w:comment w:id="980" w:author="Justus Ortlepp" w:date="2025-10-22T11:29:00Z" w:initials="JO">
    <w:p w14:paraId="1EDEAA1C" w14:textId="77777777" w:rsidR="00825322" w:rsidRDefault="00825322" w:rsidP="00825322">
      <w:pPr>
        <w:pStyle w:val="CommentText"/>
      </w:pPr>
      <w:r>
        <w:rPr>
          <w:rStyle w:val="CommentReference"/>
        </w:rPr>
        <w:annotationRef/>
      </w:r>
      <w:r>
        <w:t>Is the CMS particular to snake_case as opposed to the camelCase we use in Tazama core?</w:t>
      </w:r>
    </w:p>
  </w:comment>
  <w:comment w:id="981" w:author="Justus Ortlepp" w:date="2025-10-22T11:30:00Z" w:initials="JO">
    <w:p w14:paraId="11A9F0F8" w14:textId="77777777" w:rsidR="00825322" w:rsidRDefault="00825322" w:rsidP="00825322">
      <w:pPr>
        <w:pStyle w:val="CommentText"/>
      </w:pPr>
      <w:r>
        <w:rPr>
          <w:rStyle w:val="CommentReference"/>
        </w:rPr>
        <w:annotationRef/>
      </w:r>
      <w:r>
        <w:t>Is there a plan to homogenize the schema in the data lakehouse for the different naming conventions in the input systems?</w:t>
      </w:r>
    </w:p>
  </w:comment>
  <w:comment w:id="982" w:author="Ume Sauda Ghanyani" w:date="2025-10-29T11:29:00Z" w:initials="UG">
    <w:p w14:paraId="64811DD2" w14:textId="77777777" w:rsidR="008A33B8" w:rsidRDefault="009474B1" w:rsidP="008A33B8">
      <w:pPr>
        <w:pStyle w:val="CommentText"/>
      </w:pPr>
      <w:r>
        <w:rPr>
          <w:rStyle w:val="CommentReference"/>
        </w:rPr>
        <w:annotationRef/>
      </w:r>
      <w:r w:rsidR="008A33B8">
        <w:t>Yes — the sources may use different styles, but we standardize everything later in the Silver layer.</w:t>
      </w:r>
      <w:r w:rsidR="008A33B8">
        <w:br/>
        <w:t xml:space="preserve">So by the time the data is used for reporting, all field names follow the same style. </w:t>
      </w:r>
    </w:p>
  </w:comment>
  <w:comment w:id="985" w:author="Justus Ortlepp" w:date="2025-10-22T11:28:00Z" w:initials="JO">
    <w:p w14:paraId="70D7DF01" w14:textId="7227F08D" w:rsidR="00825322" w:rsidRDefault="00825322" w:rsidP="00825322">
      <w:pPr>
        <w:pStyle w:val="CommentText"/>
      </w:pPr>
      <w:r>
        <w:rPr>
          <w:rStyle w:val="CommentReference"/>
        </w:rPr>
        <w:annotationRef/>
      </w:r>
      <w:r>
        <w:t>How much detail do we anticipate to get out of this?</w:t>
      </w:r>
    </w:p>
  </w:comment>
  <w:comment w:id="986" w:author="Ume Sauda Ghanyani" w:date="2025-11-05T16:17:00Z" w:initials="UG">
    <w:p w14:paraId="6C753A1F" w14:textId="77777777" w:rsidR="007E57AA" w:rsidRDefault="007E57AA" w:rsidP="007E57AA">
      <w:pPr>
        <w:pStyle w:val="CommentText"/>
      </w:pPr>
      <w:r>
        <w:rPr>
          <w:rStyle w:val="CommentReference"/>
        </w:rPr>
        <w:annotationRef/>
      </w:r>
      <w:r>
        <w:t xml:space="preserve">The action performed and outcome fields capture what operation was executed. This can be used as a metric for  governance dashboards. </w:t>
      </w:r>
    </w:p>
  </w:comment>
  <w:comment w:id="989" w:author="Justus Ortlepp" w:date="2025-10-22T11:28:00Z" w:initials="JO">
    <w:p w14:paraId="6358735B" w14:textId="4501142B" w:rsidR="00825322" w:rsidRDefault="00825322" w:rsidP="00825322">
      <w:pPr>
        <w:pStyle w:val="CommentText"/>
      </w:pPr>
      <w:r>
        <w:rPr>
          <w:rStyle w:val="CommentReference"/>
        </w:rPr>
        <w:annotationRef/>
      </w:r>
      <w:r>
        <w:t>This will need a start and end date.</w:t>
      </w:r>
    </w:p>
  </w:comment>
  <w:comment w:id="990" w:author="Ume Sauda Ghanyani" w:date="2025-11-05T14:40:00Z" w:initials="UG">
    <w:p w14:paraId="050BB6C6" w14:textId="77777777" w:rsidR="00E44706" w:rsidRDefault="00E44706" w:rsidP="00E44706">
      <w:pPr>
        <w:pStyle w:val="CommentText"/>
      </w:pPr>
      <w:r>
        <w:rPr>
          <w:rStyle w:val="CommentReference"/>
        </w:rPr>
        <w:annotationRef/>
      </w:r>
      <w:r>
        <w:t>This was a suggestion that config timeline might be needed too. Removing this since we didn’t take start and end date into consideration.</w:t>
      </w:r>
    </w:p>
  </w:comment>
  <w:comment w:id="1000" w:author="Justus Ortlepp" w:date="2025-10-22T11:32:00Z" w:initials="JO">
    <w:p w14:paraId="1961529F" w14:textId="4495555A" w:rsidR="00825322" w:rsidRDefault="00825322" w:rsidP="00825322">
      <w:pPr>
        <w:pStyle w:val="CommentText"/>
      </w:pPr>
      <w:r>
        <w:rPr>
          <w:rStyle w:val="CommentReference"/>
        </w:rPr>
        <w:annotationRef/>
      </w:r>
      <w:r>
        <w:t>What may be useful as metadata are the parameters that the user used to originally pull the report so that the report itself can be repeated and hash-checked for audit purposes, as well as re-run for revision.</w:t>
      </w:r>
    </w:p>
  </w:comment>
  <w:comment w:id="1001" w:author="Ume Sauda Ghanyani" w:date="2025-10-29T11:29:00Z" w:initials="UG">
    <w:p w14:paraId="5DE82BCB" w14:textId="77777777" w:rsidR="004778F3" w:rsidRDefault="009474B1" w:rsidP="004778F3">
      <w:pPr>
        <w:pStyle w:val="CommentText"/>
      </w:pPr>
      <w:r>
        <w:rPr>
          <w:rStyle w:val="CommentReference"/>
        </w:rPr>
        <w:annotationRef/>
      </w:r>
      <w:r w:rsidR="004778F3">
        <w:t>Metadta will be saved which can be used for filtering</w:t>
      </w:r>
    </w:p>
  </w:comment>
  <w:comment w:id="1004" w:author="Justus Ortlepp" w:date="2025-10-22T11:35:00Z" w:initials="JO">
    <w:p w14:paraId="36FA674D" w14:textId="02F66527" w:rsidR="007C7513" w:rsidRDefault="007C7513" w:rsidP="007C7513">
      <w:pPr>
        <w:pStyle w:val="CommentText"/>
      </w:pPr>
      <w:r>
        <w:rPr>
          <w:rStyle w:val="CommentReference"/>
        </w:rPr>
        <w:annotationRef/>
      </w:r>
      <w:r>
        <w:t>Can comments be related / linked to other comments? E.g. replies, quotes, conversations, etc.? Would we need to add additional identifiers to maintain these links?</w:t>
      </w:r>
    </w:p>
  </w:comment>
  <w:comment w:id="1005" w:author="Ume Sauda Ghanyani" w:date="2025-10-29T11:29:00Z" w:initials="UG">
    <w:p w14:paraId="5B4E49D7" w14:textId="77777777" w:rsidR="006A0652" w:rsidRDefault="009474B1" w:rsidP="006A0652">
      <w:pPr>
        <w:pStyle w:val="CommentText"/>
      </w:pPr>
      <w:r>
        <w:rPr>
          <w:rStyle w:val="CommentReference"/>
        </w:rPr>
        <w:annotationRef/>
      </w:r>
      <w:r w:rsidR="006A0652">
        <w:t xml:space="preserve">Comments are not interlinked. </w:t>
      </w:r>
    </w:p>
  </w:comment>
  <w:comment w:id="1219" w:author="Ume Sauda Ghanyani" w:date="2025-10-28T17:05:00Z" w:initials="UG">
    <w:p w14:paraId="2BA8E821" w14:textId="0B27A8FF" w:rsidR="002B795F" w:rsidRDefault="002B795F" w:rsidP="002B795F">
      <w:pPr>
        <w:pStyle w:val="CommentText"/>
      </w:pPr>
      <w:r>
        <w:rPr>
          <w:rStyle w:val="CommentReference"/>
        </w:rPr>
        <w:annotationRef/>
      </w:r>
      <w:r>
        <w:rPr>
          <w:color w:val="333333"/>
          <w:highlight w:val="white"/>
        </w:rPr>
        <w:t>@sandy, user stories will be provided by the Tazama product team at a later stage (Development stage). - email recieved by Product Team.</w:t>
      </w:r>
      <w:r>
        <w:t xml:space="preserve"> </w:t>
      </w:r>
      <w:r>
        <w:rPr>
          <w:color w:val="333333"/>
          <w:highlight w:val="white"/>
        </w:rPr>
        <w:t>all the comment in this section will not be addressed since it is removed.</w:t>
      </w:r>
      <w:r>
        <w:t xml:space="preserve"> </w:t>
      </w:r>
    </w:p>
  </w:comment>
  <w:comment w:id="1226" w:author="Justus Ortlepp" w:date="2025-10-22T11:52:00Z" w:initials="JO">
    <w:p w14:paraId="27BEAE8F" w14:textId="291D11F7" w:rsidR="00612434" w:rsidRDefault="00612434" w:rsidP="00612434">
      <w:pPr>
        <w:pStyle w:val="CommentText"/>
      </w:pPr>
      <w:r>
        <w:rPr>
          <w:rStyle w:val="CommentReference"/>
        </w:rPr>
        <w:annotationRef/>
      </w:r>
      <w:r>
        <w:t>We are making some predictions of what the client eco-system will look like. Up-front, our transaction flows and data model is based on a Mojaloop implementation, which fundamentally works with our mission and strategy, and also works specifically for Comesa, which I think is fine for a start. However, we should bear in mind that these dashboards will also have to be modified or extended based on non-Mojaloop implementations, and we’d like to be able to do that without too much rework, so we should also think about how we can build the reports from metadata about the ecosystem, such as transaction types, etc. I’m not sure what that means at the moment, but I think it also means that all these reports are, at best, functional, illustrative examples of what is possible, and may not be the final production/implementation result.</w:t>
      </w:r>
    </w:p>
  </w:comment>
  <w:comment w:id="1252" w:author="sandy@labuschagnehome.com" w:date="2025-10-20T14:45:00Z" w:initials="sa">
    <w:p w14:paraId="357D02F6" w14:textId="0D4C3AA2" w:rsidR="00CF06E8" w:rsidRDefault="00F51757">
      <w:pPr>
        <w:pStyle w:val="CommentText"/>
      </w:pPr>
      <w:r>
        <w:rPr>
          <w:rStyle w:val="CommentReference"/>
        </w:rPr>
        <w:annotationRef/>
      </w:r>
      <w:r w:rsidRPr="54AA6A67">
        <w:t>@Justus - For the purpose of this report, should the transaction details be used from the report object in the evaluation result DB or transaction history pac008/002?</w:t>
      </w:r>
    </w:p>
  </w:comment>
  <w:comment w:id="1253" w:author="sandy@labuschagnehome.com" w:date="2025-10-20T19:42:00Z" w:initials="sa">
    <w:p w14:paraId="7E42FE36" w14:textId="05804F5F" w:rsidR="00CF06E8" w:rsidRDefault="00F51757">
      <w:pPr>
        <w:pStyle w:val="CommentText"/>
      </w:pPr>
      <w:r>
        <w:rPr>
          <w:rStyle w:val="CommentReference"/>
        </w:rPr>
        <w:annotationRef/>
      </w:r>
      <w:r w:rsidRPr="210DA482">
        <w:t>I see in later dashboards requirements, the dashboard requires data attributes from transaction history that are not part of the sub-set of tx attributes included in the report object in the evaluation results in which case it would make sense to use the data in the transactionhistory db</w:t>
      </w:r>
    </w:p>
  </w:comment>
  <w:comment w:id="1254" w:author="Justus Ortlepp" w:date="2025-10-22T11:56:00Z" w:initials="JO">
    <w:p w14:paraId="613187D5" w14:textId="77777777" w:rsidR="00612434" w:rsidRDefault="00612434" w:rsidP="00612434">
      <w:pPr>
        <w:pStyle w:val="CommentText"/>
      </w:pPr>
      <w:r>
        <w:rPr>
          <w:rStyle w:val="CommentReference"/>
        </w:rPr>
        <w:annotationRef/>
      </w:r>
      <w:r>
        <w:t>This is a good question, but best answered by what the report is intended to convey. I would say that in an executive summary, the Transaction Data should be around aggregated volumes and values, and not the detail, though you may want to then also specify things that you want to allow the executive to drill down into.</w:t>
      </w:r>
      <w:r>
        <w:br/>
        <w:t xml:space="preserve">From this perspective, the specification of the report maybe documents the sources a little prematurely as a summary, where the specific sources required for specific metrics should be documented with the metric. </w:t>
      </w:r>
    </w:p>
  </w:comment>
  <w:comment w:id="1274" w:author="Justus Ortlepp" w:date="2025-10-22T12:09:00Z" w:initials="JO">
    <w:p w14:paraId="064C6057" w14:textId="77777777" w:rsidR="00111E61" w:rsidRDefault="00111E61" w:rsidP="00111E61">
      <w:pPr>
        <w:pStyle w:val="CommentText"/>
      </w:pPr>
      <w:r>
        <w:rPr>
          <w:rStyle w:val="CommentReference"/>
        </w:rPr>
        <w:annotationRef/>
      </w:r>
      <w:r>
        <w:t>I feel like I’m missing a wholistic view of the contents and purpose of the report. I’m not sure of that means some kind of mock-up, or just a summary of the information on the report before diving into the detailed description. I’m going to try a different layout here - we can check if this is an improvement.</w:t>
      </w:r>
    </w:p>
  </w:comment>
  <w:comment w:id="1281" w:author="Justus Ortlepp" w:date="2025-10-22T12:10:00Z" w:initials="JO">
    <w:p w14:paraId="541F77D5" w14:textId="77777777" w:rsidR="00111E61" w:rsidRDefault="00111E61" w:rsidP="00111E61">
      <w:pPr>
        <w:pStyle w:val="CommentText"/>
      </w:pPr>
      <w:r>
        <w:rPr>
          <w:rStyle w:val="CommentReference"/>
        </w:rPr>
        <w:annotationRef/>
      </w:r>
      <w:r>
        <w:t>OK, this helps me a bit. It’s easier to see what we are proposing to produce. Now, I have questions.</w:t>
      </w:r>
    </w:p>
  </w:comment>
  <w:comment w:id="1294" w:author="Justus Ortlepp" w:date="2025-10-22T13:02:00Z" w:initials="JO">
    <w:p w14:paraId="027805BA" w14:textId="77777777" w:rsidR="00342939" w:rsidRDefault="00342939" w:rsidP="00342939">
      <w:pPr>
        <w:pStyle w:val="CommentText"/>
      </w:pPr>
      <w:r>
        <w:rPr>
          <w:rStyle w:val="CommentReference"/>
        </w:rPr>
        <w:annotationRef/>
      </w:r>
      <w:r>
        <w:t>This should probably be a component of a larger set of metrics. First off, why only fraud? What about the AML typologies?</w:t>
      </w:r>
      <w:r>
        <w:br/>
        <w:t>What value does the total fraud cases metric give you? Is 100 cases good or bad?</w:t>
      </w:r>
      <w:r>
        <w:br/>
        <w:t>How will we present this data? As a value? In a table? On a pie chart?</w:t>
      </w:r>
      <w:r>
        <w:br/>
        <w:t>For something like this, you may want to provide both a tabular result for the volume and a pie chart for the proportions.</w:t>
      </w:r>
      <w:r>
        <w:br/>
        <w:t>The title is a bit misleading, since the “cases” are not detected, but rather that the transactions generate a fraud alert. What are we trying to report? Workflow statistics? Compliance metrics?</w:t>
      </w:r>
      <w:r>
        <w:br/>
        <w:t>So, let’s refine:</w:t>
      </w:r>
      <w:r>
        <w:br/>
        <w:t>Title: Financial Crime Response Summary - Fraud</w:t>
      </w:r>
      <w:r>
        <w:br/>
        <w:t>Table of:</w:t>
      </w:r>
      <w:r>
        <w:br/>
        <w:t>Total number of transactions processed by Tazama (all types)</w:t>
      </w:r>
      <w:r>
        <w:br/>
        <w:t>Total number of transactions with fraud alerts generated by Tazama (all types)</w:t>
      </w:r>
    </w:p>
    <w:p w14:paraId="51806BEA" w14:textId="77777777" w:rsidR="00342939" w:rsidRDefault="00342939" w:rsidP="00342939">
      <w:pPr>
        <w:pStyle w:val="CommentText"/>
      </w:pPr>
      <w:r>
        <w:t>Total number of fraud alerts confirmed by automated alert triage (true positives)</w:t>
      </w:r>
    </w:p>
    <w:p w14:paraId="46B8C474" w14:textId="77777777" w:rsidR="00342939" w:rsidRDefault="00342939" w:rsidP="00342939">
      <w:pPr>
        <w:pStyle w:val="CommentText"/>
      </w:pPr>
      <w:r>
        <w:t>Total number of fraud alerts confirmed by analysts (true positives)</w:t>
      </w:r>
    </w:p>
    <w:p w14:paraId="39557BD2" w14:textId="77777777" w:rsidR="00342939" w:rsidRDefault="00342939" w:rsidP="00342939">
      <w:pPr>
        <w:pStyle w:val="CommentText"/>
      </w:pPr>
      <w:r>
        <w:t>Total number of false positive fraud alerts</w:t>
      </w:r>
    </w:p>
    <w:p w14:paraId="4ABA52E9" w14:textId="77777777" w:rsidR="00342939" w:rsidRDefault="00342939" w:rsidP="00342939">
      <w:pPr>
        <w:pStyle w:val="CommentText"/>
      </w:pPr>
      <w:r>
        <w:t>Total number of transactions with fraud missed by Tazama (false negatives)</w:t>
      </w:r>
      <w:r>
        <w:br/>
        <w:t>Total number of fraudulent transactions</w:t>
      </w:r>
      <w:r>
        <w:br/>
        <w:t>Total number of non-fraudulent transactions</w:t>
      </w:r>
      <w:r>
        <w:br/>
      </w:r>
    </w:p>
  </w:comment>
  <w:comment w:id="1338" w:author="sandy@labuschagnehome.com" w:date="2025-10-20T15:20:00Z" w:initials="sa">
    <w:p w14:paraId="658ABC51" w14:textId="705022AC" w:rsidR="00CF06E8" w:rsidRDefault="00F51757">
      <w:pPr>
        <w:pStyle w:val="CommentText"/>
      </w:pPr>
      <w:r>
        <w:rPr>
          <w:rStyle w:val="CommentReference"/>
        </w:rPr>
        <w:annotationRef/>
      </w:r>
      <w:r w:rsidRPr="17EFD035">
        <w:t xml:space="preserve">How does typologyResult.result relate to confidence? The typologyResult.result is a number e.g. 200; which would need to be compared to </w:t>
      </w:r>
    </w:p>
    <w:p w14:paraId="371BF52D" w14:textId="4B50797F" w:rsidR="00CF06E8" w:rsidRDefault="00F51757">
      <w:pPr>
        <w:pStyle w:val="CommentText"/>
      </w:pPr>
      <w:r w:rsidRPr="3A890817">
        <w:t>  "alertThreshold": 300,</w:t>
      </w:r>
    </w:p>
    <w:p w14:paraId="2548982A" w14:textId="279C494C" w:rsidR="00CF06E8" w:rsidRDefault="00F51757">
      <w:pPr>
        <w:pStyle w:val="CommentText"/>
      </w:pPr>
      <w:r w:rsidRPr="14210F0F">
        <w:t>  "interdictionThreshold": 500</w:t>
      </w:r>
    </w:p>
    <w:p w14:paraId="729785E8" w14:textId="26B7C9BC" w:rsidR="00CF06E8" w:rsidRDefault="00F51757">
      <w:pPr>
        <w:pStyle w:val="CommentText"/>
      </w:pPr>
      <w:r w:rsidRPr="5F123C3F">
        <w:t>to know whether that typology could have contributed to the   "status": "NALT"/ "ALRT"</w:t>
      </w:r>
    </w:p>
  </w:comment>
  <w:comment w:id="1346" w:author="sandy@labuschagnehome.com" w:date="2025-10-20T20:08:00Z" w:initials="sa">
    <w:p w14:paraId="211FB159" w14:textId="01A87484" w:rsidR="00CF06E8" w:rsidRDefault="00F51757">
      <w:pPr>
        <w:pStyle w:val="CommentText"/>
      </w:pPr>
      <w:r>
        <w:rPr>
          <w:rStyle w:val="CommentReference"/>
        </w:rPr>
        <w:annotationRef/>
      </w:r>
      <w:r w:rsidRPr="6AD44105">
        <w:t>TxSts of the transaction that was evaluated (and originally stored in transaction history on receipt of the tx in the TMS API), will not tell you whether the transaction alert generated by Tazama and recommended block/interdiction message sent back to the DSFP, resulted in a transaction being settled or intercepted. I am not sure how you would determine if a fraud attempt was successfully intercepted from the data available.  You would be able to tell from the evaluationResult whether an alert or interdiction message was generated</w:t>
      </w:r>
    </w:p>
  </w:comment>
  <w:comment w:id="1347" w:author="sandy@labuschagnehome.com" w:date="2025-10-20T14:41:00Z" w:initials="sa">
    <w:p w14:paraId="75989ADE" w14:textId="4BEDC8B8" w:rsidR="00CF06E8" w:rsidRDefault="00F51757">
      <w:pPr>
        <w:pStyle w:val="CommentText"/>
      </w:pPr>
      <w:r>
        <w:rPr>
          <w:rStyle w:val="CommentReference"/>
        </w:rPr>
        <w:annotationRef/>
      </w:r>
      <w:r w:rsidRPr="3AFBE57A">
        <w:t>@Justus to confirm txSts -If it is not accepted or settled would it be received by Tazama?</w:t>
      </w:r>
    </w:p>
  </w:comment>
  <w:comment w:id="1362" w:author="sandy@labuschagnehome.com" w:date="2025-10-20T20:14:00Z" w:initials="sa">
    <w:p w14:paraId="4BF6A142" w14:textId="66748D75" w:rsidR="00CF06E8" w:rsidRDefault="00F51757">
      <w:pPr>
        <w:pStyle w:val="CommentText"/>
      </w:pPr>
      <w:r>
        <w:rPr>
          <w:rStyle w:val="CommentReference"/>
        </w:rPr>
        <w:annotationRef/>
      </w:r>
      <w:r w:rsidRPr="2360A64C">
        <w:t>@Justus to confirm whether recovered funds values are in scope for Case &amp; Investigation Management System</w:t>
      </w:r>
    </w:p>
  </w:comment>
  <w:comment w:id="1447" w:author="sandy@labuschagnehome.com" w:date="2025-10-20T20:33:00Z" w:initials="sa">
    <w:p w14:paraId="795F786D" w14:textId="75DD5F41" w:rsidR="00CF06E8" w:rsidRDefault="00F51757">
      <w:pPr>
        <w:pStyle w:val="CommentText"/>
      </w:pPr>
      <w:r>
        <w:rPr>
          <w:rStyle w:val="CommentReference"/>
        </w:rPr>
        <w:annotationRef/>
      </w:r>
      <w:r w:rsidRPr="157041D5">
        <w:t>Define "detected transactions" - is this confirmed Fraud as determined in Case Management System or interdiction alert messages generated by Tazama?</w:t>
      </w:r>
    </w:p>
  </w:comment>
  <w:comment w:id="1451" w:author="sandy@labuschagnehome.com" w:date="2025-10-20T15:18:00Z" w:initials="sa">
    <w:p w14:paraId="797DAB85" w14:textId="1BAE0042" w:rsidR="00CF06E8" w:rsidRDefault="00F51757">
      <w:pPr>
        <w:pStyle w:val="CommentText"/>
      </w:pPr>
      <w:r>
        <w:rPr>
          <w:rStyle w:val="CommentReference"/>
        </w:rPr>
        <w:annotationRef/>
      </w:r>
      <w:r w:rsidRPr="24C8DA4E">
        <w:t>Not true as far as I know - see comment on typology result and confidence</w:t>
      </w:r>
    </w:p>
  </w:comment>
  <w:comment w:id="1551" w:author="sandy@labuschagnehome.com" w:date="2025-10-20T20:41:00Z" w:initials="sa">
    <w:p w14:paraId="41F7D561" w14:textId="1CCC304D" w:rsidR="00CF06E8" w:rsidRDefault="00F51757">
      <w:pPr>
        <w:pStyle w:val="CommentText"/>
      </w:pPr>
      <w:r>
        <w:rPr>
          <w:rStyle w:val="CommentReference"/>
        </w:rPr>
        <w:annotationRef/>
      </w:r>
      <w:r w:rsidRPr="194BFB6A">
        <w:t>Please clarify what is meant by "fraud detection" - the Tazama time to process a transaction is typically around 50 ms and I would expect that to be the difference between the transaction create time and the evaluation result report time.   Do you mean to measure how long it takes for Fraud to be confirmed in CMS?</w:t>
      </w:r>
    </w:p>
  </w:comment>
  <w:comment w:id="1570" w:author="sandy@labuschagnehome.com" w:date="2025-10-20T20:43:00Z" w:initials="sa">
    <w:p w14:paraId="70F34539" w14:textId="5D33D81D" w:rsidR="00CF06E8" w:rsidRDefault="00F51757">
      <w:pPr>
        <w:pStyle w:val="CommentText"/>
      </w:pPr>
      <w:r>
        <w:rPr>
          <w:rStyle w:val="CommentReference"/>
        </w:rPr>
        <w:annotationRef/>
      </w:r>
      <w:r w:rsidRPr="774581D5">
        <w:t>Would the purpose be to track Tazama evaluation response time rather than model response?</w:t>
      </w:r>
    </w:p>
  </w:comment>
  <w:comment w:id="1902" w:author="sandy@labuschagnehome.com" w:date="2025-10-20T20:57:00Z" w:initials="sa">
    <w:p w14:paraId="7493077D" w14:textId="51FCC05F" w:rsidR="00CF06E8" w:rsidRDefault="00F51757">
      <w:pPr>
        <w:pStyle w:val="CommentText"/>
      </w:pPr>
      <w:r>
        <w:rPr>
          <w:rStyle w:val="CommentReference"/>
        </w:rPr>
        <w:annotationRef/>
      </w:r>
      <w:r w:rsidRPr="2586B37F">
        <w:t>The ruleResult.wght would be required to determine which rules contributed to the ruleResult.Result (not only the ruleResult.id - it might not be as simple as a rule count)</w:t>
      </w:r>
    </w:p>
  </w:comment>
  <w:comment w:id="1905" w:author="sandy@labuschagnehome.com" w:date="2025-10-20T21:01:00Z" w:initials="sa">
    <w:p w14:paraId="01A9B08E" w14:textId="467CF1D5" w:rsidR="00CF06E8" w:rsidRDefault="00F51757">
      <w:pPr>
        <w:pStyle w:val="CommentText"/>
      </w:pPr>
      <w:r>
        <w:rPr>
          <w:rStyle w:val="CommentReference"/>
        </w:rPr>
        <w:annotationRef/>
      </w:r>
      <w:r w:rsidRPr="59228973">
        <w:t>To know which typologies triggered an alert the typologyResult.result would need to be compared to the alertThreshold</w:t>
      </w:r>
    </w:p>
  </w:comment>
  <w:comment w:id="2532" w:author="sandy@labuschagnehome.com" w:date="2025-10-21T11:55:00Z" w:initials="sa">
    <w:p w14:paraId="60EE37D2" w14:textId="7BBC86E2" w:rsidR="00CF06E8" w:rsidRDefault="00F51757">
      <w:pPr>
        <w:pStyle w:val="CommentText"/>
      </w:pPr>
      <w:r>
        <w:rPr>
          <w:rStyle w:val="CommentReference"/>
        </w:rPr>
        <w:annotationRef/>
      </w:r>
      <w:r w:rsidRPr="1F68977E">
        <w:t>If there is a pacs002 and pacs.008 record in the transactionHistoryDB and no corresponding record in the evaluationResultsDB; the transaction was not evaluated at all by tazama (probably due to data issue in incoming message) - these will also be "misses" and should probably be counted separately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A529E" w15:done="1"/>
  <w15:commentEx w15:paraId="6BC8AA10" w15:paraIdParent="4C1A529E" w15:done="1"/>
  <w15:commentEx w15:paraId="0F3BA239" w15:done="1"/>
  <w15:commentEx w15:paraId="0C64887D" w15:paraIdParent="0F3BA239" w15:done="1"/>
  <w15:commentEx w15:paraId="0BBB59D1" w15:done="1"/>
  <w15:commentEx w15:paraId="04834462" w15:paraIdParent="0BBB59D1" w15:done="1"/>
  <w15:commentEx w15:paraId="287DA056" w15:done="1"/>
  <w15:commentEx w15:paraId="7C7988EF" w15:paraIdParent="287DA056" w15:done="1"/>
  <w15:commentEx w15:paraId="2630A0D0" w15:done="1"/>
  <w15:commentEx w15:paraId="7A2E187C" w15:paraIdParent="2630A0D0" w15:done="1"/>
  <w15:commentEx w15:paraId="5FF7313B" w15:done="1"/>
  <w15:commentEx w15:paraId="459939C0" w15:paraIdParent="5FF7313B" w15:done="1"/>
  <w15:commentEx w15:paraId="74854169" w15:done="1"/>
  <w15:commentEx w15:paraId="20AB7836" w15:paraIdParent="74854169" w15:done="1"/>
  <w15:commentEx w15:paraId="5610F6E9" w15:done="1"/>
  <w15:commentEx w15:paraId="1D87B707" w15:done="1"/>
  <w15:commentEx w15:paraId="4F004AFD" w15:done="1"/>
  <w15:commentEx w15:paraId="63ECDED4" w15:paraIdParent="4F004AFD" w15:done="1"/>
  <w15:commentEx w15:paraId="7B38A710" w15:done="1"/>
  <w15:commentEx w15:paraId="58E788FA" w15:done="1"/>
  <w15:commentEx w15:paraId="7B54A94E" w15:done="1"/>
  <w15:commentEx w15:paraId="67B3C90F" w15:done="1"/>
  <w15:commentEx w15:paraId="77882999" w15:paraIdParent="67B3C90F" w15:done="1"/>
  <w15:commentEx w15:paraId="1FA88178" w15:done="1"/>
  <w15:commentEx w15:paraId="42B0BD20" w15:done="1"/>
  <w15:commentEx w15:paraId="62134847" w15:done="1"/>
  <w15:commentEx w15:paraId="4A0F5532" w15:done="1"/>
  <w15:commentEx w15:paraId="5CB499C7" w15:paraIdParent="4A0F5532" w15:done="1"/>
  <w15:commentEx w15:paraId="7C4BFB79" w15:paraIdParent="4A0F5532" w15:done="1"/>
  <w15:commentEx w15:paraId="7D8CB418" w15:done="1"/>
  <w15:commentEx w15:paraId="1D561781" w15:done="1"/>
  <w15:commentEx w15:paraId="17B16F2A" w15:done="1"/>
  <w15:commentEx w15:paraId="45FEDB97" w15:paraIdParent="17B16F2A" w15:done="1"/>
  <w15:commentEx w15:paraId="33D7C9B5" w15:done="1"/>
  <w15:commentEx w15:paraId="15E4BFE6" w15:paraIdParent="33D7C9B5" w15:done="1"/>
  <w15:commentEx w15:paraId="06CE86D3" w15:done="1"/>
  <w15:commentEx w15:paraId="1797A1D5" w15:done="1"/>
  <w15:commentEx w15:paraId="3D76D8FA" w15:paraIdParent="1797A1D5" w15:done="1"/>
  <w15:commentEx w15:paraId="6830BAAF" w15:done="1"/>
  <w15:commentEx w15:paraId="2B8F5FA7" w15:done="1"/>
  <w15:commentEx w15:paraId="74800BBA" w15:paraIdParent="2B8F5FA7" w15:done="1"/>
  <w15:commentEx w15:paraId="07937908" w15:done="1"/>
  <w15:commentEx w15:paraId="76DA2AD4" w15:done="1"/>
  <w15:commentEx w15:paraId="4B2B1102" w15:done="1"/>
  <w15:commentEx w15:paraId="45F34001" w15:paraIdParent="4B2B1102" w15:done="1"/>
  <w15:commentEx w15:paraId="45FE3CA5" w15:done="1"/>
  <w15:commentEx w15:paraId="59B41823" w15:done="1"/>
  <w15:commentEx w15:paraId="09088CD0" w15:paraIdParent="59B41823" w15:done="1"/>
  <w15:commentEx w15:paraId="410C99CF" w15:done="1"/>
  <w15:commentEx w15:paraId="1A9B0DD2" w15:done="1"/>
  <w15:commentEx w15:paraId="42E5B35A" w15:done="1"/>
  <w15:commentEx w15:paraId="6E994FD4" w15:done="1"/>
  <w15:commentEx w15:paraId="0C501DCD" w15:done="1"/>
  <w15:commentEx w15:paraId="218FDE6C" w15:paraIdParent="0C501DCD" w15:done="1"/>
  <w15:commentEx w15:paraId="65EA3EA4" w15:done="1"/>
  <w15:commentEx w15:paraId="6D67EC84" w15:done="1"/>
  <w15:commentEx w15:paraId="42785806" w15:paraIdParent="6D67EC84" w15:done="1"/>
  <w15:commentEx w15:paraId="38FBF517" w15:done="1"/>
  <w15:commentEx w15:paraId="395E06D8" w15:paraIdParent="38FBF517" w15:done="1"/>
  <w15:commentEx w15:paraId="3345CEF5" w15:done="1"/>
  <w15:commentEx w15:paraId="72933DCD" w15:paraIdParent="3345CEF5" w15:done="1"/>
  <w15:commentEx w15:paraId="6403FFB7" w15:paraIdParent="3345CEF5" w15:done="1"/>
  <w15:commentEx w15:paraId="2BDD172D" w15:paraIdParent="3345CEF5" w15:done="1"/>
  <w15:commentEx w15:paraId="70F88DF0" w15:done="1"/>
  <w15:commentEx w15:paraId="1F02F868" w15:paraIdParent="70F88DF0" w15:done="1"/>
  <w15:commentEx w15:paraId="6A3BEA0F" w15:done="1"/>
  <w15:commentEx w15:paraId="6400080B" w15:paraIdParent="6A3BEA0F" w15:done="1"/>
  <w15:commentEx w15:paraId="7A52E93C" w15:done="1"/>
  <w15:commentEx w15:paraId="37D63CB4" w15:paraIdParent="7A52E93C" w15:done="1"/>
  <w15:commentEx w15:paraId="0AE1505D" w15:paraIdParent="7A52E93C" w15:done="1"/>
  <w15:commentEx w15:paraId="4A44ADA6" w15:paraIdParent="7A52E93C" w15:done="1"/>
  <w15:commentEx w15:paraId="18E48AF8" w15:done="1"/>
  <w15:commentEx w15:paraId="47CA04E5" w15:paraIdParent="18E48AF8" w15:done="1"/>
  <w15:commentEx w15:paraId="356F0B96" w15:done="1"/>
  <w15:commentEx w15:paraId="3ACA7E00" w15:done="1"/>
  <w15:commentEx w15:paraId="78ACF8A2" w15:paraIdParent="3ACA7E00" w15:done="1"/>
  <w15:commentEx w15:paraId="5753FBF4" w15:done="1"/>
  <w15:commentEx w15:paraId="0A0788FE" w15:paraIdParent="5753FBF4" w15:done="1"/>
  <w15:commentEx w15:paraId="42580A91" w15:done="1"/>
  <w15:commentEx w15:paraId="53CEA3DA" w15:done="1"/>
  <w15:commentEx w15:paraId="48E0F321" w15:paraIdParent="53CEA3DA" w15:done="1"/>
  <w15:commentEx w15:paraId="7473F75D" w15:done="1"/>
  <w15:commentEx w15:paraId="71E8DB74" w15:paraIdParent="7473F75D" w15:done="1"/>
  <w15:commentEx w15:paraId="000926DC" w15:done="1"/>
  <w15:commentEx w15:paraId="1EDEAA1C" w15:done="1"/>
  <w15:commentEx w15:paraId="11A9F0F8" w15:paraIdParent="1EDEAA1C" w15:done="1"/>
  <w15:commentEx w15:paraId="64811DD2" w15:paraIdParent="1EDEAA1C" w15:done="1"/>
  <w15:commentEx w15:paraId="70D7DF01" w15:done="1"/>
  <w15:commentEx w15:paraId="6C753A1F" w15:paraIdParent="70D7DF01" w15:done="1"/>
  <w15:commentEx w15:paraId="6358735B" w15:done="1"/>
  <w15:commentEx w15:paraId="050BB6C6" w15:paraIdParent="6358735B" w15:done="1"/>
  <w15:commentEx w15:paraId="1961529F" w15:done="1"/>
  <w15:commentEx w15:paraId="5DE82BCB" w15:paraIdParent="1961529F" w15:done="1"/>
  <w15:commentEx w15:paraId="36FA674D" w15:done="1"/>
  <w15:commentEx w15:paraId="5B4E49D7" w15:paraIdParent="36FA674D" w15:done="1"/>
  <w15:commentEx w15:paraId="2BA8E821" w15:done="1"/>
  <w15:commentEx w15:paraId="27BEAE8F" w15:done="1"/>
  <w15:commentEx w15:paraId="357D02F6" w15:done="1"/>
  <w15:commentEx w15:paraId="7E42FE36" w15:paraIdParent="357D02F6" w15:done="1"/>
  <w15:commentEx w15:paraId="613187D5" w15:paraIdParent="357D02F6" w15:done="1"/>
  <w15:commentEx w15:paraId="064C6057" w15:done="1"/>
  <w15:commentEx w15:paraId="541F77D5" w15:done="1"/>
  <w15:commentEx w15:paraId="4ABA52E9" w15:done="1"/>
  <w15:commentEx w15:paraId="729785E8" w15:done="1"/>
  <w15:commentEx w15:paraId="211FB159" w15:done="1"/>
  <w15:commentEx w15:paraId="75989ADE" w15:done="1"/>
  <w15:commentEx w15:paraId="4BF6A142" w15:done="1"/>
  <w15:commentEx w15:paraId="795F786D" w15:done="1"/>
  <w15:commentEx w15:paraId="797DAB85" w15:done="1"/>
  <w15:commentEx w15:paraId="41F7D561" w15:done="1"/>
  <w15:commentEx w15:paraId="70F34539" w15:done="1"/>
  <w15:commentEx w15:paraId="7493077D" w15:done="1"/>
  <w15:commentEx w15:paraId="01A9B08E" w15:done="1"/>
  <w15:commentEx w15:paraId="60EE37D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1D5E7E" w16cex:dateUtc="2025-10-22T08:14:00Z"/>
  <w16cex:commentExtensible w16cex:durableId="60408804" w16cex:dateUtc="2025-10-28T11:38:00Z"/>
  <w16cex:commentExtensible w16cex:durableId="25AEB593" w16cex:dateUtc="2025-10-22T08:15:00Z"/>
  <w16cex:commentExtensible w16cex:durableId="2C25389F" w16cex:dateUtc="2025-10-29T06:37:00Z"/>
  <w16cex:commentExtensible w16cex:durableId="7CA7F1CD" w16cex:dateUtc="2025-10-22T08:16:00Z"/>
  <w16cex:commentExtensible w16cex:durableId="67FE10B3" w16cex:dateUtc="2025-10-28T11:41:00Z"/>
  <w16cex:commentExtensible w16cex:durableId="0FD471C3" w16cex:dateUtc="2025-10-22T08:18:00Z"/>
  <w16cex:commentExtensible w16cex:durableId="7B382A24" w16cex:dateUtc="2025-10-28T11:43:00Z"/>
  <w16cex:commentExtensible w16cex:durableId="27E386CB" w16cex:dateUtc="2025-10-22T08:18:00Z"/>
  <w16cex:commentExtensible w16cex:durableId="459639E1" w16cex:dateUtc="2025-10-28T11:46:00Z"/>
  <w16cex:commentExtensible w16cex:durableId="0D37B036" w16cex:dateUtc="2025-10-22T08:19:00Z"/>
  <w16cex:commentExtensible w16cex:durableId="72469AE2" w16cex:dateUtc="2025-10-28T11:47:00Z"/>
  <w16cex:commentExtensible w16cex:durableId="058E5160" w16cex:dateUtc="2025-10-22T08:21:00Z"/>
  <w16cex:commentExtensible w16cex:durableId="59D2E3B5" w16cex:dateUtc="2025-10-28T11:48:00Z"/>
  <w16cex:commentExtensible w16cex:durableId="3EF821F5" w16cex:dateUtc="2025-10-22T08:22:00Z">
    <w16cex:extLst>
      <w16:ext w16:uri="{CE6994B0-6A32-4C9F-8C6B-6E91EDA988CE}">
        <cr:reactions xmlns:cr="http://schemas.microsoft.com/office/comments/2020/reactions">
          <cr:reaction reactionType="1">
            <cr:reactionInfo dateUtc="2025-10-28T11:48:37Z">
              <cr:user userId="S::sauda.ghanyani@paysyslabs.com::33d30c0f-3255-48b1-9fb6-33cd52a3c91f" userProvider="AD" userName="Ume Sauda Ghanyani"/>
            </cr:reactionInfo>
          </cr:reaction>
        </cr:reactions>
      </w16:ext>
    </w16cex:extLst>
  </w16cex:commentExtensible>
  <w16cex:commentExtensible w16cex:durableId="4D5F9B10" w16cex:dateUtc="2025-10-22T08:23:00Z">
    <w16cex:extLst>
      <w16:ext w16:uri="{CE6994B0-6A32-4C9F-8C6B-6E91EDA988CE}">
        <cr:reactions xmlns:cr="http://schemas.microsoft.com/office/comments/2020/reactions">
          <cr:reaction reactionType="1">
            <cr:reactionInfo dateUtc="2025-10-28T11:48:47Z">
              <cr:user userId="S::sauda.ghanyani@paysyslabs.com::33d30c0f-3255-48b1-9fb6-33cd52a3c91f" userProvider="AD" userName="Ume Sauda Ghanyani"/>
            </cr:reactionInfo>
          </cr:reaction>
        </cr:reactions>
      </w16:ext>
    </w16cex:extLst>
  </w16cex:commentExtensible>
  <w16cex:commentExtensible w16cex:durableId="1BCEE83B" w16cex:dateUtc="2025-10-20T19:13:00Z"/>
  <w16cex:commentExtensible w16cex:durableId="402CEC91" w16cex:dateUtc="2025-10-29T05:05:00Z"/>
  <w16cex:commentExtensible w16cex:durableId="656804DD" w16cex:dateUtc="2025-10-22T08:39:00Z">
    <w16cex:extLst>
      <w16:ext w16:uri="{CE6994B0-6A32-4C9F-8C6B-6E91EDA988CE}">
        <cr:reactions xmlns:cr="http://schemas.microsoft.com/office/comments/2020/reactions">
          <cr:reaction reactionType="1">
            <cr:reactionInfo dateUtc="2025-10-29T06:45:54Z">
              <cr:user userId="S::sauda.ghanyani@paysyslabs.com::33d30c0f-3255-48b1-9fb6-33cd52a3c91f" userProvider="AD" userName="Ume Sauda Ghanyani"/>
            </cr:reactionInfo>
          </cr:reaction>
        </cr:reactions>
      </w16:ext>
    </w16cex:extLst>
  </w16cex:commentExtensible>
  <w16cex:commentExtensible w16cex:durableId="15C52CFF" w16cex:dateUtc="2025-10-22T08:27:00Z">
    <w16cex:extLst>
      <w16:ext w16:uri="{CE6994B0-6A32-4C9F-8C6B-6E91EDA988CE}">
        <cr:reactions xmlns:cr="http://schemas.microsoft.com/office/comments/2020/reactions">
          <cr:reaction reactionType="1">
            <cr:reactionInfo dateUtc="2025-10-30T07:08:06Z">
              <cr:user userId="S::sauda.ghanyani@paysyslabs.com::33d30c0f-3255-48b1-9fb6-33cd52a3c91f" userProvider="AD" userName="Ume Sauda Ghanyani"/>
            </cr:reactionInfo>
          </cr:reaction>
        </cr:reactions>
      </w16:ext>
    </w16cex:extLst>
  </w16cex:commentExtensible>
  <w16cex:commentExtensible w16cex:durableId="5B113436" w16cex:dateUtc="2025-10-22T08:26:00Z">
    <w16cex:extLst>
      <w16:ext w16:uri="{CE6994B0-6A32-4C9F-8C6B-6E91EDA988CE}">
        <cr:reactions xmlns:cr="http://schemas.microsoft.com/office/comments/2020/reactions">
          <cr:reaction reactionType="1">
            <cr:reactionInfo dateUtc="2025-10-30T05:12:55Z">
              <cr:user userId="S::sauda.ghanyani@paysyslabs.com::33d30c0f-3255-48b1-9fb6-33cd52a3c91f" userProvider="AD" userName="Ume Sauda Ghanyani"/>
            </cr:reactionInfo>
          </cr:reaction>
        </cr:reactions>
      </w16:ext>
    </w16cex:extLst>
  </w16cex:commentExtensible>
  <w16cex:commentExtensible w16cex:durableId="05770250" w16cex:dateUtc="2025-10-22T08:28:00Z"/>
  <w16cex:commentExtensible w16cex:durableId="100C8815" w16cex:dateUtc="2025-11-05T05:50:00Z"/>
  <w16cex:commentExtensible w16cex:durableId="3B2C27A4" w16cex:dateUtc="2025-10-22T08:29:00Z">
    <w16cex:extLst>
      <w16:ext w16:uri="{CE6994B0-6A32-4C9F-8C6B-6E91EDA988CE}">
        <cr:reactions xmlns:cr="http://schemas.microsoft.com/office/comments/2020/reactions">
          <cr:reaction reactionType="1">
            <cr:reactionInfo dateUtc="2025-10-29T06:50:21Z">
              <cr:user userId="S::sauda.ghanyani@paysyslabs.com::33d30c0f-3255-48b1-9fb6-33cd52a3c91f" userProvider="AD" userName="Ume Sauda Ghanyani"/>
            </cr:reactionInfo>
          </cr:reaction>
        </cr:reactions>
      </w16:ext>
    </w16cex:extLst>
  </w16cex:commentExtensible>
  <w16cex:commentExtensible w16cex:durableId="457A6E7E" w16cex:dateUtc="2025-10-22T08:30:00Z">
    <w16cex:extLst>
      <w16:ext w16:uri="{CE6994B0-6A32-4C9F-8C6B-6E91EDA988CE}">
        <cr:reactions xmlns:cr="http://schemas.microsoft.com/office/comments/2020/reactions">
          <cr:reaction reactionType="1">
            <cr:reactionInfo dateUtc="2025-10-29T06:50:32Z">
              <cr:user userId="S::sauda.ghanyani@paysyslabs.com::33d30c0f-3255-48b1-9fb6-33cd52a3c91f" userProvider="AD" userName="Ume Sauda Ghanyani"/>
            </cr:reactionInfo>
          </cr:reaction>
        </cr:reactions>
      </w16:ext>
    </w16cex:extLst>
  </w16cex:commentExtensible>
  <w16cex:commentExtensible w16cex:durableId="7A48D9E6" w16cex:dateUtc="2025-10-22T08:33:00Z">
    <w16cex:extLst>
      <w16:ext w16:uri="{CE6994B0-6A32-4C9F-8C6B-6E91EDA988CE}">
        <cr:reactions xmlns:cr="http://schemas.microsoft.com/office/comments/2020/reactions">
          <cr:reaction reactionType="1">
            <cr:reactionInfo dateUtc="2025-10-30T05:31:16Z">
              <cr:user userId="S::sauda.ghanyani@paysyslabs.com::33d30c0f-3255-48b1-9fb6-33cd52a3c91f" userProvider="AD" userName="Ume Sauda Ghanyani"/>
            </cr:reactionInfo>
          </cr:reaction>
        </cr:reactions>
      </w16:ext>
    </w16cex:extLst>
  </w16cex:commentExtensible>
  <w16cex:commentExtensible w16cex:durableId="2EDFFB2B" w16cex:dateUtc="2025-10-22T08:33:00Z"/>
  <w16cex:commentExtensible w16cex:durableId="18439F7A" w16cex:dateUtc="2025-10-30T05:45:00Z"/>
  <w16cex:commentExtensible w16cex:durableId="439BEDB6" w16cex:dateUtc="2025-10-30T07:12:00Z"/>
  <w16cex:commentExtensible w16cex:durableId="37407AC9" w16cex:dateUtc="2025-10-22T08:37:00Z">
    <w16cex:extLst>
      <w16:ext w16:uri="{CE6994B0-6A32-4C9F-8C6B-6E91EDA988CE}">
        <cr:reactions xmlns:cr="http://schemas.microsoft.com/office/comments/2020/reactions">
          <cr:reaction reactionType="1">
            <cr:reactionInfo dateUtc="2025-10-30T05:46:37Z">
              <cr:user userId="S::sauda.ghanyani@paysyslabs.com::33d30c0f-3255-48b1-9fb6-33cd52a3c91f" userProvider="AD" userName="Ume Sauda Ghanyani"/>
            </cr:reactionInfo>
          </cr:reaction>
        </cr:reactions>
      </w16:ext>
    </w16cex:extLst>
  </w16cex:commentExtensible>
  <w16cex:commentExtensible w16cex:durableId="35F9ED76" w16cex:dateUtc="2025-10-22T08:38:00Z">
    <w16cex:extLst>
      <w16:ext w16:uri="{CE6994B0-6A32-4C9F-8C6B-6E91EDA988CE}">
        <cr:reactions xmlns:cr="http://schemas.microsoft.com/office/comments/2020/reactions">
          <cr:reaction reactionType="1">
            <cr:reactionInfo dateUtc="2025-11-05T06:59:02Z">
              <cr:user userId="S::sauda.ghanyani@paysyslabs.com::33d30c0f-3255-48b1-9fb6-33cd52a3c91f" userProvider="AD" userName="Ume Sauda Ghanyani"/>
            </cr:reactionInfo>
          </cr:reaction>
        </cr:reactions>
      </w16:ext>
    </w16cex:extLst>
  </w16cex:commentExtensible>
  <w16cex:commentExtensible w16cex:durableId="104449D5" w16cex:dateUtc="2025-10-22T08:42:00Z"/>
  <w16cex:commentExtensible w16cex:durableId="23658EE6" w16cex:dateUtc="2025-11-05T06:26:00Z"/>
  <w16cex:commentExtensible w16cex:durableId="4DB3E01E" w16cex:dateUtc="2025-10-22T08:46:00Z"/>
  <w16cex:commentExtensible w16cex:durableId="7E7CA313" w16cex:dateUtc="2025-10-30T05:48:00Z"/>
  <w16cex:commentExtensible w16cex:durableId="7B17D6BE" w16cex:dateUtc="2025-10-22T08:51:00Z">
    <w16cex:extLst>
      <w16:ext w16:uri="{CE6994B0-6A32-4C9F-8C6B-6E91EDA988CE}">
        <cr:reactions xmlns:cr="http://schemas.microsoft.com/office/comments/2020/reactions">
          <cr:reaction reactionType="1">
            <cr:reactionInfo dateUtc="2025-10-30T05:49:37Z">
              <cr:user userId="S::sauda.ghanyani@paysyslabs.com::33d30c0f-3255-48b1-9fb6-33cd52a3c91f" userProvider="AD" userName="Ume Sauda Ghanyani"/>
            </cr:reactionInfo>
          </cr:reaction>
        </cr:reactions>
      </w16:ext>
    </w16cex:extLst>
  </w16cex:commentExtensible>
  <w16cex:commentExtensible w16cex:durableId="29BB0D64" w16cex:dateUtc="2025-10-22T08:54:00Z"/>
  <w16cex:commentExtensible w16cex:durableId="13807263" w16cex:dateUtc="2025-10-30T06:51:00Z"/>
  <w16cex:commentExtensible w16cex:durableId="291FE8FD" w16cex:dateUtc="2025-10-22T08:55:00Z">
    <w16cex:extLst>
      <w16:ext w16:uri="{CE6994B0-6A32-4C9F-8C6B-6E91EDA988CE}">
        <cr:reactions xmlns:cr="http://schemas.microsoft.com/office/comments/2020/reactions">
          <cr:reaction reactionType="1">
            <cr:reactionInfo dateUtc="2025-10-30T05:50:45Z">
              <cr:user userId="S::sauda.ghanyani@paysyslabs.com::33d30c0f-3255-48b1-9fb6-33cd52a3c91f" userProvider="AD" userName="Ume Sauda Ghanyani"/>
            </cr:reactionInfo>
          </cr:reaction>
        </cr:reactions>
      </w16:ext>
    </w16cex:extLst>
  </w16cex:commentExtensible>
  <w16cex:commentExtensible w16cex:durableId="10B7F6FE" w16cex:dateUtc="2025-10-22T08:55:00Z"/>
  <w16cex:commentExtensible w16cex:durableId="4ED021A0" w16cex:dateUtc="2025-11-05T05:55:00Z"/>
  <w16cex:commentExtensible w16cex:durableId="2EB83315" w16cex:dateUtc="2025-10-22T08:56:00Z">
    <w16cex:extLst>
      <w16:ext w16:uri="{CE6994B0-6A32-4C9F-8C6B-6E91EDA988CE}">
        <cr:reactions xmlns:cr="http://schemas.microsoft.com/office/comments/2020/reactions">
          <cr:reaction reactionType="1">
            <cr:reactionInfo dateUtc="2025-10-30T05:51:13Z">
              <cr:user userId="S::sauda.ghanyani@paysyslabs.com::33d30c0f-3255-48b1-9fb6-33cd52a3c91f" userProvider="AD" userName="Ume Sauda Ghanyani"/>
            </cr:reactionInfo>
          </cr:reaction>
        </cr:reactions>
      </w16:ext>
    </w16cex:extLst>
  </w16cex:commentExtensible>
  <w16cex:commentExtensible w16cex:durableId="1413CC8C" w16cex:dateUtc="2025-10-22T08:56:00Z"/>
  <w16cex:commentExtensible w16cex:durableId="388688AB" w16cex:dateUtc="2025-10-22T08:57:00Z">
    <w16cex:extLst>
      <w16:ext w16:uri="{CE6994B0-6A32-4C9F-8C6B-6E91EDA988CE}">
        <cr:reactions xmlns:cr="http://schemas.microsoft.com/office/comments/2020/reactions">
          <cr:reaction reactionType="1">
            <cr:reactionInfo dateUtc="2025-11-05T06:02:43Z">
              <cr:user userId="S::sauda.ghanyani@paysyslabs.com::33d30c0f-3255-48b1-9fb6-33cd52a3c91f" userProvider="AD" userName="Ume Sauda Ghanyani"/>
            </cr:reactionInfo>
          </cr:reaction>
        </cr:reactions>
      </w16:ext>
    </w16cex:extLst>
  </w16cex:commentExtensible>
  <w16cex:commentExtensible w16cex:durableId="7394D7C1" w16cex:dateUtc="2025-11-05T06:02:00Z"/>
  <w16cex:commentExtensible w16cex:durableId="7C1EE5D4" w16cex:dateUtc="2025-10-22T08:57:00Z">
    <w16cex:extLst>
      <w16:ext w16:uri="{CE6994B0-6A32-4C9F-8C6B-6E91EDA988CE}">
        <cr:reactions xmlns:cr="http://schemas.microsoft.com/office/comments/2020/reactions">
          <cr:reaction reactionType="1">
            <cr:reactionInfo dateUtc="2025-10-30T05:51:41Z">
              <cr:user userId="S::sauda.ghanyani@paysyslabs.com::33d30c0f-3255-48b1-9fb6-33cd52a3c91f" userProvider="AD" userName="Ume Sauda Ghanyani"/>
            </cr:reactionInfo>
          </cr:reaction>
        </cr:reactions>
      </w16:ext>
    </w16cex:extLst>
  </w16cex:commentExtensible>
  <w16cex:commentExtensible w16cex:durableId="145FE860" w16cex:dateUtc="2025-10-22T08:58:00Z"/>
  <w16cex:commentExtensible w16cex:durableId="500279E8" w16cex:dateUtc="2025-10-30T05:53:00Z"/>
  <w16cex:commentExtensible w16cex:durableId="2E66E9C8" w16cex:dateUtc="2025-10-22T08:58:00Z"/>
  <w16cex:commentExtensible w16cex:durableId="245AADC6" w16cex:dateUtc="2025-10-22T08:59:00Z">
    <w16cex:extLst>
      <w16:ext w16:uri="{CE6994B0-6A32-4C9F-8C6B-6E91EDA988CE}">
        <cr:reactions xmlns:cr="http://schemas.microsoft.com/office/comments/2020/reactions">
          <cr:reaction reactionType="1">
            <cr:reactionInfo dateUtc="2025-10-30T05:54:51Z">
              <cr:user userId="S::sauda.ghanyani@paysyslabs.com::33d30c0f-3255-48b1-9fb6-33cd52a3c91f" userProvider="AD" userName="Ume Sauda Ghanyani"/>
            </cr:reactionInfo>
          </cr:reaction>
        </cr:reactions>
      </w16:ext>
    </w16cex:extLst>
  </w16cex:commentExtensible>
  <w16cex:commentExtensible w16cex:durableId="0F9362BA" w16cex:dateUtc="2025-10-22T08:59:00Z">
    <w16cex:extLst>
      <w16:ext w16:uri="{CE6994B0-6A32-4C9F-8C6B-6E91EDA988CE}">
        <cr:reactions xmlns:cr="http://schemas.microsoft.com/office/comments/2020/reactions">
          <cr:reaction reactionType="1">
            <cr:reactionInfo dateUtc="2025-10-30T05:55:07Z">
              <cr:user userId="S::sauda.ghanyani@paysyslabs.com::33d30c0f-3255-48b1-9fb6-33cd52a3c91f" userProvider="AD" userName="Ume Sauda Ghanyani"/>
            </cr:reactionInfo>
          </cr:reaction>
        </cr:reactions>
      </w16:ext>
    </w16cex:extLst>
  </w16cex:commentExtensible>
  <w16cex:commentExtensible w16cex:durableId="223294B5" w16cex:dateUtc="2025-10-22T09:00:00Z">
    <w16cex:extLst>
      <w16:ext w16:uri="{CE6994B0-6A32-4C9F-8C6B-6E91EDA988CE}">
        <cr:reactions xmlns:cr="http://schemas.microsoft.com/office/comments/2020/reactions">
          <cr:reaction reactionType="1">
            <cr:reactionInfo dateUtc="2025-10-30T05:54:35Z">
              <cr:user userId="S::sauda.ghanyani@paysyslabs.com::33d30c0f-3255-48b1-9fb6-33cd52a3c91f" userProvider="AD" userName="Ume Sauda Ghanyani"/>
            </cr:reactionInfo>
          </cr:reaction>
        </cr:reactions>
      </w16:ext>
    </w16cex:extLst>
  </w16cex:commentExtensible>
  <w16cex:commentExtensible w16cex:durableId="09D9BBC7" w16cex:dateUtc="2025-10-22T09:01:00Z"/>
  <w16cex:commentExtensible w16cex:durableId="03E389D2" w16cex:dateUtc="2025-11-05T09:24:00Z"/>
  <w16cex:commentExtensible w16cex:durableId="0E414777" w16cex:dateUtc="2025-10-20T11:56:00Z"/>
  <w16cex:commentExtensible w16cex:durableId="23CDA98C" w16cex:dateUtc="2025-10-22T09:05:00Z">
    <w16cex:extLst>
      <w16:ext w16:uri="{CE6994B0-6A32-4C9F-8C6B-6E91EDA988CE}">
        <cr:reactions xmlns:cr="http://schemas.microsoft.com/office/comments/2020/reactions">
          <cr:reaction reactionType="1">
            <cr:reactionInfo dateUtc="2025-11-06T05:39:10Z">
              <cr:user userId="S::sauda.ghanyani@paysyslabs.com::33d30c0f-3255-48b1-9fb6-33cd52a3c91f" userProvider="AD" userName="Ume Sauda Ghanyani"/>
            </cr:reactionInfo>
          </cr:reaction>
        </cr:reactions>
      </w16:ext>
    </w16cex:extLst>
  </w16cex:commentExtensible>
  <w16cex:commentExtensible w16cex:durableId="13AA07E1" w16cex:dateUtc="2025-10-29T06:30:00Z"/>
  <w16cex:commentExtensible w16cex:durableId="1E4BF2F5" w16cex:dateUtc="2025-10-22T09:06:00Z">
    <w16cex:extLst>
      <w16:ext w16:uri="{CE6994B0-6A32-4C9F-8C6B-6E91EDA988CE}">
        <cr:reactions xmlns:cr="http://schemas.microsoft.com/office/comments/2020/reactions">
          <cr:reaction reactionType="1">
            <cr:reactionInfo dateUtc="2025-11-06T05:39:35Z">
              <cr:user userId="S::sauda.ghanyani@paysyslabs.com::33d30c0f-3255-48b1-9fb6-33cd52a3c91f" userProvider="AD" userName="Ume Sauda Ghanyani"/>
            </cr:reactionInfo>
          </cr:reaction>
        </cr:reactions>
      </w16:ext>
    </w16cex:extLst>
  </w16cex:commentExtensible>
  <w16cex:commentExtensible w16cex:durableId="06F7F485" w16cex:dateUtc="2025-11-06T05:39:00Z"/>
  <w16cex:commentExtensible w16cex:durableId="14F03BF8" w16cex:dateUtc="2025-10-20T12:31:00Z"/>
  <w16cex:commentExtensible w16cex:durableId="081DD5C7" w16cex:dateUtc="2025-10-22T09:08:00Z"/>
  <w16cex:commentExtensible w16cex:durableId="0791661B" w16cex:dateUtc="2025-10-22T09:09:00Z">
    <w16cex:extLst>
      <w16:ext w16:uri="{CE6994B0-6A32-4C9F-8C6B-6E91EDA988CE}">
        <cr:reactions xmlns:cr="http://schemas.microsoft.com/office/comments/2020/reactions">
          <cr:reaction reactionType="1">
            <cr:reactionInfo dateUtc="2025-10-23T07:17:02Z">
              <cr:user userId="6eb21f8aa0bd4489" userProvider="Windows Live" userName="Sandy Labuschagne"/>
            </cr:reactionInfo>
          </cr:reaction>
        </cr:reactions>
      </w16:ext>
    </w16cex:extLst>
  </w16cex:commentExtensible>
  <w16cex:commentExtensible w16cex:durableId="3A23D57E" w16cex:dateUtc="2025-10-29T06:20:00Z"/>
  <w16cex:commentExtensible w16cex:durableId="7614CE32" w16cex:dateUtc="2025-10-22T09:15:00Z"/>
  <w16cex:commentExtensible w16cex:durableId="215F1E6E" w16cex:dateUtc="2025-11-06T05:41:00Z"/>
  <w16cex:commentExtensible w16cex:durableId="08868918" w16cex:dateUtc="2025-10-22T09:16:00Z"/>
  <w16cex:commentExtensible w16cex:durableId="2F2896FE" w16cex:dateUtc="2025-10-29T06:30:00Z"/>
  <w16cex:commentExtensible w16cex:durableId="38A36223" w16cex:dateUtc="2025-10-20T11:20:00Z"/>
  <w16cex:commentExtensible w16cex:durableId="6632B09D" w16cex:dateUtc="2025-10-22T09:15:00Z"/>
  <w16cex:commentExtensible w16cex:durableId="1748D2E5" w16cex:dateUtc="2025-10-22T09:17:00Z"/>
  <w16cex:commentExtensible w16cex:durableId="5586AFE1" w16cex:dateUtc="2025-10-29T06:23:00Z"/>
  <w16cex:commentExtensible w16cex:durableId="4A76D3CE" w16cex:dateUtc="2025-10-21T08:49:00Z"/>
  <w16cex:commentExtensible w16cex:durableId="291B1A27" w16cex:dateUtc="2025-10-22T09:20:00Z"/>
  <w16cex:commentExtensible w16cex:durableId="7A0259A5" w16cex:dateUtc="2025-10-21T08:47:00Z"/>
  <w16cex:commentExtensible w16cex:durableId="00061AB4" w16cex:dateUtc="2025-10-22T09:22:00Z"/>
  <w16cex:commentExtensible w16cex:durableId="55ECC4A9" w16cex:dateUtc="2025-11-06T05:42:00Z"/>
  <w16cex:commentExtensible w16cex:durableId="485C50FA" w16cex:dateUtc="2025-10-20T11:29:00Z"/>
  <w16cex:commentExtensible w16cex:durableId="39CDE499" w16cex:dateUtc="2025-10-22T09:24:00Z"/>
  <w16cex:commentExtensible w16cex:durableId="66E0DB99" w16cex:dateUtc="2025-10-20T11:22:00Z">
    <w16cex:extLst>
      <w16:ext w16:uri="{CE6994B0-6A32-4C9F-8C6B-6E91EDA988CE}">
        <cr:reactions xmlns:cr="http://schemas.microsoft.com/office/comments/2020/reactions">
          <cr:reaction reactionType="1">
            <cr:reactionInfo dateUtc="2025-10-22T09:24:43Z">
              <cr:user userId="56d7986ac926cd1a" userProvider="Windows Live" userName="Justus Ortlepp"/>
            </cr:reactionInfo>
          </cr:reaction>
        </cr:reactions>
      </w16:ext>
    </w16cex:extLst>
  </w16cex:commentExtensible>
  <w16cex:commentExtensible w16cex:durableId="5A5E1C55" w16cex:dateUtc="2025-10-20T11:33:00Z">
    <w16cex:extLst>
      <w16:ext w16:uri="{CE6994B0-6A32-4C9F-8C6B-6E91EDA988CE}">
        <cr:reactions xmlns:cr="http://schemas.microsoft.com/office/comments/2020/reactions">
          <cr:reaction reactionType="1">
            <cr:reactionInfo dateUtc="2025-11-05T09:27:35Z">
              <cr:user userId="S::sauda.ghanyani@paysyslabs.com::33d30c0f-3255-48b1-9fb6-33cd52a3c91f" userProvider="AD" userName="Ume Sauda Ghanyani"/>
            </cr:reactionInfo>
          </cr:reaction>
        </cr:reactions>
      </w16:ext>
    </w16cex:extLst>
  </w16cex:commentExtensible>
  <w16cex:commentExtensible w16cex:durableId="0FAF0309" w16cex:dateUtc="2025-10-22T09:25:00Z"/>
  <w16cex:commentExtensible w16cex:durableId="45DC90FF" w16cex:dateUtc="2025-10-20T11:44:00Z">
    <w16cex:extLst>
      <w16:ext w16:uri="{CE6994B0-6A32-4C9F-8C6B-6E91EDA988CE}">
        <cr:reactions xmlns:cr="http://schemas.microsoft.com/office/comments/2020/reactions">
          <cr:reaction reactionType="1">
            <cr:reactionInfo dateUtc="2025-10-29T05:24:44Z">
              <cr:user userId="S::sauda.ghanyani@paysyslabs.com::33d30c0f-3255-48b1-9fb6-33cd52a3c91f" userProvider="AD" userName="Ume Sauda Ghanyani"/>
            </cr:reactionInfo>
          </cr:reaction>
        </cr:reactions>
      </w16:ext>
    </w16cex:extLst>
  </w16cex:commentExtensible>
  <w16cex:commentExtensible w16cex:durableId="2B6C2950" w16cex:dateUtc="2025-10-22T09:26:00Z"/>
  <w16cex:commentExtensible w16cex:durableId="3941A060" w16cex:dateUtc="2025-10-20T11:43:00Z"/>
  <w16cex:commentExtensible w16cex:durableId="66C33752" w16cex:dateUtc="2025-10-22T09:29:00Z"/>
  <w16cex:commentExtensible w16cex:durableId="02239529" w16cex:dateUtc="2025-10-22T09:30:00Z"/>
  <w16cex:commentExtensible w16cex:durableId="5F9609AA" w16cex:dateUtc="2025-10-29T06:29:00Z"/>
  <w16cex:commentExtensible w16cex:durableId="7F8D3706" w16cex:dateUtc="2025-10-22T09:28:00Z"/>
  <w16cex:commentExtensible w16cex:durableId="65E60C2B" w16cex:dateUtc="2025-11-05T11:17:00Z"/>
  <w16cex:commentExtensible w16cex:durableId="591D5144" w16cex:dateUtc="2025-10-22T09:28:00Z"/>
  <w16cex:commentExtensible w16cex:durableId="0A410652" w16cex:dateUtc="2025-11-05T09:40:00Z"/>
  <w16cex:commentExtensible w16cex:durableId="31E46A84" w16cex:dateUtc="2025-10-22T09:32:00Z"/>
  <w16cex:commentExtensible w16cex:durableId="743FD511" w16cex:dateUtc="2025-10-29T06:29:00Z"/>
  <w16cex:commentExtensible w16cex:durableId="03FA9883" w16cex:dateUtc="2025-10-22T09:35:00Z"/>
  <w16cex:commentExtensible w16cex:durableId="7132D8DB" w16cex:dateUtc="2025-10-29T06:29:00Z"/>
  <w16cex:commentExtensible w16cex:durableId="3CF33903" w16cex:dateUtc="2025-10-28T12:05:00Z"/>
  <w16cex:commentExtensible w16cex:durableId="20F4EAC7" w16cex:dateUtc="2025-10-22T09:52:00Z"/>
  <w16cex:commentExtensible w16cex:durableId="24F58A76" w16cex:dateUtc="2025-10-20T12:45:00Z"/>
  <w16cex:commentExtensible w16cex:durableId="7ACB45D8" w16cex:dateUtc="2025-10-20T17:42:00Z"/>
  <w16cex:commentExtensible w16cex:durableId="21D4E15D" w16cex:dateUtc="2025-10-22T09:56:00Z"/>
  <w16cex:commentExtensible w16cex:durableId="44253E3F" w16cex:dateUtc="2025-10-22T10:09:00Z"/>
  <w16cex:commentExtensible w16cex:durableId="5DA1824A" w16cex:dateUtc="2025-10-22T10:10:00Z"/>
  <w16cex:commentExtensible w16cex:durableId="17A32203" w16cex:dateUtc="2025-10-22T11:02:00Z"/>
  <w16cex:commentExtensible w16cex:durableId="505A2835" w16cex:dateUtc="2025-10-20T13:20:00Z"/>
  <w16cex:commentExtensible w16cex:durableId="7E4CCA0D" w16cex:dateUtc="2025-10-20T18:08:00Z"/>
  <w16cex:commentExtensible w16cex:durableId="05541DD0" w16cex:dateUtc="2025-10-20T12:41:00Z"/>
  <w16cex:commentExtensible w16cex:durableId="4E83CDDE" w16cex:dateUtc="2025-10-20T18:14:00Z"/>
  <w16cex:commentExtensible w16cex:durableId="1AFAFFA9" w16cex:dateUtc="2025-10-20T18:33:00Z"/>
  <w16cex:commentExtensible w16cex:durableId="32A98175" w16cex:dateUtc="2025-10-20T13:18:00Z"/>
  <w16cex:commentExtensible w16cex:durableId="6C16B707" w16cex:dateUtc="2025-10-20T18:41:00Z"/>
  <w16cex:commentExtensible w16cex:durableId="6D0D6326" w16cex:dateUtc="2025-10-20T18:43:00Z"/>
  <w16cex:commentExtensible w16cex:durableId="6E53AE9E" w16cex:dateUtc="2025-10-20T18:57:00Z"/>
  <w16cex:commentExtensible w16cex:durableId="6135C588" w16cex:dateUtc="2025-10-20T19:01:00Z"/>
  <w16cex:commentExtensible w16cex:durableId="415754CB" w16cex:dateUtc="2025-10-21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A529E" w16cid:durableId="5F1D5E7E"/>
  <w16cid:commentId w16cid:paraId="6BC8AA10" w16cid:durableId="60408804"/>
  <w16cid:commentId w16cid:paraId="0F3BA239" w16cid:durableId="25AEB593"/>
  <w16cid:commentId w16cid:paraId="0C64887D" w16cid:durableId="2C25389F"/>
  <w16cid:commentId w16cid:paraId="0BBB59D1" w16cid:durableId="7CA7F1CD"/>
  <w16cid:commentId w16cid:paraId="04834462" w16cid:durableId="67FE10B3"/>
  <w16cid:commentId w16cid:paraId="287DA056" w16cid:durableId="0FD471C3"/>
  <w16cid:commentId w16cid:paraId="7C7988EF" w16cid:durableId="7B382A24"/>
  <w16cid:commentId w16cid:paraId="2630A0D0" w16cid:durableId="27E386CB"/>
  <w16cid:commentId w16cid:paraId="7A2E187C" w16cid:durableId="459639E1"/>
  <w16cid:commentId w16cid:paraId="5FF7313B" w16cid:durableId="0D37B036"/>
  <w16cid:commentId w16cid:paraId="459939C0" w16cid:durableId="72469AE2"/>
  <w16cid:commentId w16cid:paraId="74854169" w16cid:durableId="058E5160"/>
  <w16cid:commentId w16cid:paraId="20AB7836" w16cid:durableId="59D2E3B5"/>
  <w16cid:commentId w16cid:paraId="5610F6E9" w16cid:durableId="3EF821F5"/>
  <w16cid:commentId w16cid:paraId="1D87B707" w16cid:durableId="4D5F9B10"/>
  <w16cid:commentId w16cid:paraId="4F004AFD" w16cid:durableId="1BCEE83B"/>
  <w16cid:commentId w16cid:paraId="63ECDED4" w16cid:durableId="402CEC91"/>
  <w16cid:commentId w16cid:paraId="7B38A710" w16cid:durableId="656804DD"/>
  <w16cid:commentId w16cid:paraId="58E788FA" w16cid:durableId="15C52CFF"/>
  <w16cid:commentId w16cid:paraId="7B54A94E" w16cid:durableId="5B113436"/>
  <w16cid:commentId w16cid:paraId="67B3C90F" w16cid:durableId="05770250"/>
  <w16cid:commentId w16cid:paraId="77882999" w16cid:durableId="100C8815"/>
  <w16cid:commentId w16cid:paraId="1FA88178" w16cid:durableId="3B2C27A4"/>
  <w16cid:commentId w16cid:paraId="42B0BD20" w16cid:durableId="457A6E7E"/>
  <w16cid:commentId w16cid:paraId="62134847" w16cid:durableId="7A48D9E6"/>
  <w16cid:commentId w16cid:paraId="4A0F5532" w16cid:durableId="2EDFFB2B"/>
  <w16cid:commentId w16cid:paraId="5CB499C7" w16cid:durableId="18439F7A"/>
  <w16cid:commentId w16cid:paraId="7C4BFB79" w16cid:durableId="439BEDB6"/>
  <w16cid:commentId w16cid:paraId="7D8CB418" w16cid:durableId="37407AC9"/>
  <w16cid:commentId w16cid:paraId="1D561781" w16cid:durableId="35F9ED76"/>
  <w16cid:commentId w16cid:paraId="17B16F2A" w16cid:durableId="104449D5"/>
  <w16cid:commentId w16cid:paraId="45FEDB97" w16cid:durableId="23658EE6"/>
  <w16cid:commentId w16cid:paraId="33D7C9B5" w16cid:durableId="4DB3E01E"/>
  <w16cid:commentId w16cid:paraId="15E4BFE6" w16cid:durableId="7E7CA313"/>
  <w16cid:commentId w16cid:paraId="06CE86D3" w16cid:durableId="7B17D6BE"/>
  <w16cid:commentId w16cid:paraId="1797A1D5" w16cid:durableId="29BB0D64"/>
  <w16cid:commentId w16cid:paraId="3D76D8FA" w16cid:durableId="13807263"/>
  <w16cid:commentId w16cid:paraId="6830BAAF" w16cid:durableId="291FE8FD"/>
  <w16cid:commentId w16cid:paraId="2B8F5FA7" w16cid:durableId="10B7F6FE"/>
  <w16cid:commentId w16cid:paraId="74800BBA" w16cid:durableId="4ED021A0"/>
  <w16cid:commentId w16cid:paraId="07937908" w16cid:durableId="2EB83315"/>
  <w16cid:commentId w16cid:paraId="76DA2AD4" w16cid:durableId="1413CC8C"/>
  <w16cid:commentId w16cid:paraId="4B2B1102" w16cid:durableId="388688AB"/>
  <w16cid:commentId w16cid:paraId="45F34001" w16cid:durableId="7394D7C1"/>
  <w16cid:commentId w16cid:paraId="45FE3CA5" w16cid:durableId="7C1EE5D4"/>
  <w16cid:commentId w16cid:paraId="59B41823" w16cid:durableId="145FE860"/>
  <w16cid:commentId w16cid:paraId="09088CD0" w16cid:durableId="500279E8"/>
  <w16cid:commentId w16cid:paraId="410C99CF" w16cid:durableId="2E66E9C8"/>
  <w16cid:commentId w16cid:paraId="1A9B0DD2" w16cid:durableId="245AADC6"/>
  <w16cid:commentId w16cid:paraId="42E5B35A" w16cid:durableId="0F9362BA"/>
  <w16cid:commentId w16cid:paraId="6E994FD4" w16cid:durableId="223294B5"/>
  <w16cid:commentId w16cid:paraId="0C501DCD" w16cid:durableId="09D9BBC7"/>
  <w16cid:commentId w16cid:paraId="218FDE6C" w16cid:durableId="03E389D2"/>
  <w16cid:commentId w16cid:paraId="65EA3EA4" w16cid:durableId="0E414777"/>
  <w16cid:commentId w16cid:paraId="6D67EC84" w16cid:durableId="23CDA98C"/>
  <w16cid:commentId w16cid:paraId="42785806" w16cid:durableId="13AA07E1"/>
  <w16cid:commentId w16cid:paraId="38FBF517" w16cid:durableId="1E4BF2F5"/>
  <w16cid:commentId w16cid:paraId="395E06D8" w16cid:durableId="06F7F485"/>
  <w16cid:commentId w16cid:paraId="3345CEF5" w16cid:durableId="14F03BF8"/>
  <w16cid:commentId w16cid:paraId="72933DCD" w16cid:durableId="081DD5C7"/>
  <w16cid:commentId w16cid:paraId="6403FFB7" w16cid:durableId="0791661B"/>
  <w16cid:commentId w16cid:paraId="2BDD172D" w16cid:durableId="3A23D57E"/>
  <w16cid:commentId w16cid:paraId="70F88DF0" w16cid:durableId="7614CE32"/>
  <w16cid:commentId w16cid:paraId="1F02F868" w16cid:durableId="215F1E6E"/>
  <w16cid:commentId w16cid:paraId="6A3BEA0F" w16cid:durableId="08868918"/>
  <w16cid:commentId w16cid:paraId="6400080B" w16cid:durableId="2F2896FE"/>
  <w16cid:commentId w16cid:paraId="7A52E93C" w16cid:durableId="38A36223"/>
  <w16cid:commentId w16cid:paraId="37D63CB4" w16cid:durableId="6632B09D"/>
  <w16cid:commentId w16cid:paraId="0AE1505D" w16cid:durableId="1748D2E5"/>
  <w16cid:commentId w16cid:paraId="4A44ADA6" w16cid:durableId="5586AFE1"/>
  <w16cid:commentId w16cid:paraId="18E48AF8" w16cid:durableId="4A76D3CE"/>
  <w16cid:commentId w16cid:paraId="47CA04E5" w16cid:durableId="291B1A27"/>
  <w16cid:commentId w16cid:paraId="356F0B96" w16cid:durableId="7A0259A5"/>
  <w16cid:commentId w16cid:paraId="3ACA7E00" w16cid:durableId="00061AB4"/>
  <w16cid:commentId w16cid:paraId="78ACF8A2" w16cid:durableId="55ECC4A9"/>
  <w16cid:commentId w16cid:paraId="5753FBF4" w16cid:durableId="485C50FA"/>
  <w16cid:commentId w16cid:paraId="0A0788FE" w16cid:durableId="39CDE499"/>
  <w16cid:commentId w16cid:paraId="42580A91" w16cid:durableId="66E0DB99"/>
  <w16cid:commentId w16cid:paraId="53CEA3DA" w16cid:durableId="5A5E1C55"/>
  <w16cid:commentId w16cid:paraId="48E0F321" w16cid:durableId="0FAF0309"/>
  <w16cid:commentId w16cid:paraId="7473F75D" w16cid:durableId="45DC90FF"/>
  <w16cid:commentId w16cid:paraId="71E8DB74" w16cid:durableId="2B6C2950"/>
  <w16cid:commentId w16cid:paraId="000926DC" w16cid:durableId="3941A060"/>
  <w16cid:commentId w16cid:paraId="1EDEAA1C" w16cid:durableId="66C33752"/>
  <w16cid:commentId w16cid:paraId="11A9F0F8" w16cid:durableId="02239529"/>
  <w16cid:commentId w16cid:paraId="64811DD2" w16cid:durableId="5F9609AA"/>
  <w16cid:commentId w16cid:paraId="70D7DF01" w16cid:durableId="7F8D3706"/>
  <w16cid:commentId w16cid:paraId="6C753A1F" w16cid:durableId="65E60C2B"/>
  <w16cid:commentId w16cid:paraId="6358735B" w16cid:durableId="591D5144"/>
  <w16cid:commentId w16cid:paraId="050BB6C6" w16cid:durableId="0A410652"/>
  <w16cid:commentId w16cid:paraId="1961529F" w16cid:durableId="31E46A84"/>
  <w16cid:commentId w16cid:paraId="5DE82BCB" w16cid:durableId="743FD511"/>
  <w16cid:commentId w16cid:paraId="36FA674D" w16cid:durableId="03FA9883"/>
  <w16cid:commentId w16cid:paraId="5B4E49D7" w16cid:durableId="7132D8DB"/>
  <w16cid:commentId w16cid:paraId="2BA8E821" w16cid:durableId="3CF33903"/>
  <w16cid:commentId w16cid:paraId="27BEAE8F" w16cid:durableId="20F4EAC7"/>
  <w16cid:commentId w16cid:paraId="357D02F6" w16cid:durableId="24F58A76"/>
  <w16cid:commentId w16cid:paraId="7E42FE36" w16cid:durableId="7ACB45D8"/>
  <w16cid:commentId w16cid:paraId="613187D5" w16cid:durableId="21D4E15D"/>
  <w16cid:commentId w16cid:paraId="064C6057" w16cid:durableId="44253E3F"/>
  <w16cid:commentId w16cid:paraId="541F77D5" w16cid:durableId="5DA1824A"/>
  <w16cid:commentId w16cid:paraId="4ABA52E9" w16cid:durableId="17A32203"/>
  <w16cid:commentId w16cid:paraId="729785E8" w16cid:durableId="505A2835"/>
  <w16cid:commentId w16cid:paraId="211FB159" w16cid:durableId="7E4CCA0D"/>
  <w16cid:commentId w16cid:paraId="75989ADE" w16cid:durableId="05541DD0"/>
  <w16cid:commentId w16cid:paraId="4BF6A142" w16cid:durableId="4E83CDDE"/>
  <w16cid:commentId w16cid:paraId="795F786D" w16cid:durableId="1AFAFFA9"/>
  <w16cid:commentId w16cid:paraId="797DAB85" w16cid:durableId="32A98175"/>
  <w16cid:commentId w16cid:paraId="41F7D561" w16cid:durableId="6C16B707"/>
  <w16cid:commentId w16cid:paraId="70F34539" w16cid:durableId="6D0D6326"/>
  <w16cid:commentId w16cid:paraId="7493077D" w16cid:durableId="6E53AE9E"/>
  <w16cid:commentId w16cid:paraId="01A9B08E" w16cid:durableId="6135C588"/>
  <w16cid:commentId w16cid:paraId="60EE37D2" w16cid:durableId="415754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B3F6" w14:textId="77777777" w:rsidR="00F10747" w:rsidRDefault="00F10747" w:rsidP="00692196">
      <w:r>
        <w:separator/>
      </w:r>
    </w:p>
  </w:endnote>
  <w:endnote w:type="continuationSeparator" w:id="0">
    <w:p w14:paraId="070E73FB" w14:textId="77777777" w:rsidR="00F10747" w:rsidRDefault="00F10747" w:rsidP="00692196">
      <w:r>
        <w:continuationSeparator/>
      </w:r>
    </w:p>
  </w:endnote>
  <w:endnote w:type="continuationNotice" w:id="1">
    <w:p w14:paraId="742B1B7B" w14:textId="77777777" w:rsidR="00F10747" w:rsidRDefault="00F107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14971"/>
      <w:docPartObj>
        <w:docPartGallery w:val="Page Numbers (Bottom of Page)"/>
        <w:docPartUnique/>
      </w:docPartObj>
    </w:sdtPr>
    <w:sdtContent>
      <w:p w14:paraId="3098B59F" w14:textId="6E71FE75" w:rsidR="00AA187B" w:rsidRDefault="00AA187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84904" w14:textId="77777777" w:rsidR="00EE79BB" w:rsidRDefault="00EE79BB" w:rsidP="00692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7083"/>
      <w:docPartObj>
        <w:docPartGallery w:val="Page Numbers (Bottom of Page)"/>
        <w:docPartUnique/>
      </w:docPartObj>
    </w:sdtPr>
    <w:sdtContent>
      <w:p w14:paraId="29102747" w14:textId="77777777" w:rsidR="00360B2E" w:rsidRDefault="00360B2E" w:rsidP="00360B2E">
        <w:pPr>
          <w:pStyle w:val="Footer"/>
          <w:jc w:val="right"/>
        </w:pPr>
        <w:r>
          <w:t xml:space="preserve">Page | </w:t>
        </w:r>
        <w:r>
          <w:fldChar w:fldCharType="begin"/>
        </w:r>
        <w:r>
          <w:instrText xml:space="preserve"> PAGE   \* MERGEFORMAT </w:instrText>
        </w:r>
        <w:r>
          <w:fldChar w:fldCharType="separate"/>
        </w:r>
        <w:r>
          <w:t>27</w:t>
        </w:r>
        <w:r>
          <w:rPr>
            <w:noProof/>
          </w:rPr>
          <w:fldChar w:fldCharType="end"/>
        </w:r>
        <w:r>
          <w:t xml:space="preserve"> </w:t>
        </w:r>
      </w:p>
    </w:sdtContent>
  </w:sdt>
  <w:p w14:paraId="14A8E733" w14:textId="77777777" w:rsidR="00360B2E" w:rsidRDefault="00360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338C" w14:textId="77777777" w:rsidR="00F10747" w:rsidRDefault="00F10747" w:rsidP="00692196">
      <w:r>
        <w:separator/>
      </w:r>
    </w:p>
  </w:footnote>
  <w:footnote w:type="continuationSeparator" w:id="0">
    <w:p w14:paraId="78E7D5F3" w14:textId="77777777" w:rsidR="00F10747" w:rsidRDefault="00F10747" w:rsidP="00692196">
      <w:r>
        <w:continuationSeparator/>
      </w:r>
    </w:p>
  </w:footnote>
  <w:footnote w:type="continuationNotice" w:id="1">
    <w:p w14:paraId="54B3ECCE" w14:textId="77777777" w:rsidR="00F10747" w:rsidRDefault="00F107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073C" w14:textId="2B2D857B" w:rsidR="00D6670E" w:rsidRPr="00BB10A9" w:rsidRDefault="008935C6" w:rsidP="00692196">
    <w:pPr>
      <w:pStyle w:val="Header"/>
      <w:rPr>
        <w:sz w:val="18"/>
        <w:szCs w:val="18"/>
      </w:rPr>
    </w:pPr>
    <w:r>
      <w:rPr>
        <w:noProof/>
      </w:rPr>
      <w:drawing>
        <wp:anchor distT="0" distB="0" distL="114300" distR="114300" simplePos="0" relativeHeight="251658240" behindDoc="1" locked="0" layoutInCell="1" allowOverlap="1" wp14:anchorId="2860B8E1" wp14:editId="017EF3F1">
          <wp:simplePos x="0" y="0"/>
          <wp:positionH relativeFrom="column">
            <wp:posOffset>3886200</wp:posOffset>
          </wp:positionH>
          <wp:positionV relativeFrom="page">
            <wp:posOffset>431800</wp:posOffset>
          </wp:positionV>
          <wp:extent cx="1816100" cy="275590"/>
          <wp:effectExtent l="0" t="0" r="0" b="0"/>
          <wp:wrapTight wrapText="bothSides">
            <wp:wrapPolygon edited="0">
              <wp:start x="0" y="0"/>
              <wp:lineTo x="0" y="19410"/>
              <wp:lineTo x="21298" y="19410"/>
              <wp:lineTo x="21298" y="0"/>
              <wp:lineTo x="0" y="0"/>
            </wp:wrapPolygon>
          </wp:wrapTight>
          <wp:docPr id="777578740"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z w:val="18"/>
          <w:szCs w:val="18"/>
        </w:rPr>
        <w:alias w:val="Title"/>
        <w:tag w:val=""/>
        <w:id w:val="710934644"/>
        <w:placeholder>
          <w:docPart w:val="9ABA39193DD64FF687545DD4D9A3D1AD"/>
        </w:placeholder>
        <w:dataBinding w:prefixMappings="xmlns:ns0='http://purl.org/dc/elements/1.1/' xmlns:ns1='http://schemas.openxmlformats.org/package/2006/metadata/core-properties' " w:xpath="/ns1:coreProperties[1]/ns0:title[1]" w:storeItemID="{6C3C8BC8-F283-45AE-878A-BAB7291924A1}"/>
        <w:text/>
      </w:sdtPr>
      <w:sdtContent>
        <w:r w:rsidR="00C45A55">
          <w:rPr>
            <w:sz w:val="18"/>
            <w:szCs w:val="18"/>
          </w:rPr>
          <w:t>BIAR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3E2ABA7" w14:paraId="16EF6F4E" w14:textId="77777777" w:rsidTr="13E2ABA7">
      <w:trPr>
        <w:trHeight w:val="300"/>
      </w:trPr>
      <w:tc>
        <w:tcPr>
          <w:tcW w:w="3005" w:type="dxa"/>
        </w:tcPr>
        <w:p w14:paraId="70EB40D4" w14:textId="025BC08E" w:rsidR="13E2ABA7" w:rsidRDefault="13E2ABA7" w:rsidP="13E2ABA7">
          <w:pPr>
            <w:pStyle w:val="Header"/>
            <w:ind w:left="-115"/>
            <w:jc w:val="left"/>
          </w:pPr>
        </w:p>
      </w:tc>
      <w:tc>
        <w:tcPr>
          <w:tcW w:w="3005" w:type="dxa"/>
        </w:tcPr>
        <w:p w14:paraId="0E5A1793" w14:textId="47475456" w:rsidR="13E2ABA7" w:rsidRDefault="13E2ABA7" w:rsidP="13E2ABA7">
          <w:pPr>
            <w:pStyle w:val="Header"/>
            <w:jc w:val="center"/>
          </w:pPr>
        </w:p>
      </w:tc>
      <w:tc>
        <w:tcPr>
          <w:tcW w:w="3005" w:type="dxa"/>
        </w:tcPr>
        <w:p w14:paraId="6CEA6697" w14:textId="25914183" w:rsidR="13E2ABA7" w:rsidRDefault="13E2ABA7" w:rsidP="13E2ABA7">
          <w:pPr>
            <w:pStyle w:val="Header"/>
            <w:ind w:right="-115"/>
            <w:jc w:val="right"/>
          </w:pPr>
        </w:p>
      </w:tc>
    </w:tr>
  </w:tbl>
  <w:p w14:paraId="3390BB77" w14:textId="240C15A2" w:rsidR="13E2ABA7" w:rsidRDefault="13E2ABA7" w:rsidP="13E2AB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81A"/>
    <w:multiLevelType w:val="multilevel"/>
    <w:tmpl w:val="C8E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7DDA"/>
    <w:multiLevelType w:val="multilevel"/>
    <w:tmpl w:val="D71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519A"/>
    <w:multiLevelType w:val="multilevel"/>
    <w:tmpl w:val="9FB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19F4"/>
    <w:multiLevelType w:val="multilevel"/>
    <w:tmpl w:val="98CA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E7810"/>
    <w:multiLevelType w:val="multilevel"/>
    <w:tmpl w:val="AA3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6F8"/>
    <w:multiLevelType w:val="multilevel"/>
    <w:tmpl w:val="AFAE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B4624"/>
    <w:multiLevelType w:val="multilevel"/>
    <w:tmpl w:val="0D64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32362"/>
    <w:multiLevelType w:val="multilevel"/>
    <w:tmpl w:val="2DA2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F5891"/>
    <w:multiLevelType w:val="multilevel"/>
    <w:tmpl w:val="D4F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B2C60"/>
    <w:multiLevelType w:val="multilevel"/>
    <w:tmpl w:val="1A8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F0E4A"/>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80851"/>
    <w:multiLevelType w:val="multilevel"/>
    <w:tmpl w:val="57B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847B9"/>
    <w:multiLevelType w:val="multilevel"/>
    <w:tmpl w:val="7D9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D504B"/>
    <w:multiLevelType w:val="multilevel"/>
    <w:tmpl w:val="4860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9E6261"/>
    <w:multiLevelType w:val="multilevel"/>
    <w:tmpl w:val="E91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13F38"/>
    <w:multiLevelType w:val="multilevel"/>
    <w:tmpl w:val="029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FBF"/>
    <w:multiLevelType w:val="multilevel"/>
    <w:tmpl w:val="E9E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3772A"/>
    <w:multiLevelType w:val="multilevel"/>
    <w:tmpl w:val="9A5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562D4"/>
    <w:multiLevelType w:val="multilevel"/>
    <w:tmpl w:val="37C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57076"/>
    <w:multiLevelType w:val="multilevel"/>
    <w:tmpl w:val="45F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B0FB5"/>
    <w:multiLevelType w:val="multilevel"/>
    <w:tmpl w:val="A32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1553F"/>
    <w:multiLevelType w:val="multilevel"/>
    <w:tmpl w:val="3AE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70B26"/>
    <w:multiLevelType w:val="multilevel"/>
    <w:tmpl w:val="C36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A70E3"/>
    <w:multiLevelType w:val="multilevel"/>
    <w:tmpl w:val="E9D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C7EEB"/>
    <w:multiLevelType w:val="multilevel"/>
    <w:tmpl w:val="7E0A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1B651F"/>
    <w:multiLevelType w:val="multilevel"/>
    <w:tmpl w:val="357C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6C3A"/>
    <w:multiLevelType w:val="multilevel"/>
    <w:tmpl w:val="595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43284"/>
    <w:multiLevelType w:val="multilevel"/>
    <w:tmpl w:val="6E8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81B2D"/>
    <w:multiLevelType w:val="multilevel"/>
    <w:tmpl w:val="A58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F1075"/>
    <w:multiLevelType w:val="multilevel"/>
    <w:tmpl w:val="0568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2455D1"/>
    <w:multiLevelType w:val="multilevel"/>
    <w:tmpl w:val="1500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2D737F"/>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808EA"/>
    <w:multiLevelType w:val="multilevel"/>
    <w:tmpl w:val="730E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C82BEA"/>
    <w:multiLevelType w:val="multilevel"/>
    <w:tmpl w:val="C4E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90BFD"/>
    <w:multiLevelType w:val="hybridMultilevel"/>
    <w:tmpl w:val="DFD6C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31660E"/>
    <w:multiLevelType w:val="multilevel"/>
    <w:tmpl w:val="0AC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332B5"/>
    <w:multiLevelType w:val="multilevel"/>
    <w:tmpl w:val="E85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D61C85"/>
    <w:multiLevelType w:val="multilevel"/>
    <w:tmpl w:val="C06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30BCC"/>
    <w:multiLevelType w:val="multilevel"/>
    <w:tmpl w:val="72C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B5DD6"/>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D74450"/>
    <w:multiLevelType w:val="multilevel"/>
    <w:tmpl w:val="F77A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62189E"/>
    <w:multiLevelType w:val="multilevel"/>
    <w:tmpl w:val="114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9D651D"/>
    <w:multiLevelType w:val="multilevel"/>
    <w:tmpl w:val="B37A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FB021B"/>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D06A6"/>
    <w:multiLevelType w:val="multilevel"/>
    <w:tmpl w:val="693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208FA"/>
    <w:multiLevelType w:val="multilevel"/>
    <w:tmpl w:val="30C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2E5932"/>
    <w:multiLevelType w:val="multilevel"/>
    <w:tmpl w:val="5AD88D0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35640D7C"/>
    <w:multiLevelType w:val="multilevel"/>
    <w:tmpl w:val="167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C352C"/>
    <w:multiLevelType w:val="multilevel"/>
    <w:tmpl w:val="0AB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AF0F34"/>
    <w:multiLevelType w:val="multilevel"/>
    <w:tmpl w:val="C9B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8B19E7"/>
    <w:multiLevelType w:val="multilevel"/>
    <w:tmpl w:val="CC1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80DDA"/>
    <w:multiLevelType w:val="multilevel"/>
    <w:tmpl w:val="428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941C35"/>
    <w:multiLevelType w:val="multilevel"/>
    <w:tmpl w:val="8DF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A62696"/>
    <w:multiLevelType w:val="multilevel"/>
    <w:tmpl w:val="E1843B4E"/>
    <w:lvl w:ilvl="0">
      <w:start w:val="2"/>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i w:val="0"/>
        <w:iCs w:val="0"/>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B2C520A"/>
    <w:multiLevelType w:val="multilevel"/>
    <w:tmpl w:val="149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381828"/>
    <w:multiLevelType w:val="multilevel"/>
    <w:tmpl w:val="CE6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C082D"/>
    <w:multiLevelType w:val="multilevel"/>
    <w:tmpl w:val="C42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BB346B"/>
    <w:multiLevelType w:val="multilevel"/>
    <w:tmpl w:val="796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108A6"/>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390F8E"/>
    <w:multiLevelType w:val="multilevel"/>
    <w:tmpl w:val="FB1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837832"/>
    <w:multiLevelType w:val="multilevel"/>
    <w:tmpl w:val="B8D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D71F27"/>
    <w:multiLevelType w:val="multilevel"/>
    <w:tmpl w:val="8CAE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590BEE"/>
    <w:multiLevelType w:val="hybridMultilevel"/>
    <w:tmpl w:val="AFA2622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1994CC0"/>
    <w:multiLevelType w:val="multilevel"/>
    <w:tmpl w:val="5548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672234"/>
    <w:multiLevelType w:val="multilevel"/>
    <w:tmpl w:val="DBF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50CA7"/>
    <w:multiLevelType w:val="multilevel"/>
    <w:tmpl w:val="0856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E30929"/>
    <w:multiLevelType w:val="multilevel"/>
    <w:tmpl w:val="4862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BB623F"/>
    <w:multiLevelType w:val="multilevel"/>
    <w:tmpl w:val="C00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2C5593"/>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15:restartNumberingAfterBreak="0">
    <w:nsid w:val="46903CC1"/>
    <w:multiLevelType w:val="multilevel"/>
    <w:tmpl w:val="DBF4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292596"/>
    <w:multiLevelType w:val="multilevel"/>
    <w:tmpl w:val="6B8A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D25D87"/>
    <w:multiLevelType w:val="multilevel"/>
    <w:tmpl w:val="BB6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DE30C4"/>
    <w:multiLevelType w:val="multilevel"/>
    <w:tmpl w:val="363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F02A37"/>
    <w:multiLevelType w:val="multilevel"/>
    <w:tmpl w:val="7D16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270133"/>
    <w:multiLevelType w:val="multilevel"/>
    <w:tmpl w:val="84CE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414A99"/>
    <w:multiLevelType w:val="multilevel"/>
    <w:tmpl w:val="0624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10665C"/>
    <w:multiLevelType w:val="multilevel"/>
    <w:tmpl w:val="489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5651D7"/>
    <w:multiLevelType w:val="multilevel"/>
    <w:tmpl w:val="F96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AF24ED"/>
    <w:multiLevelType w:val="multilevel"/>
    <w:tmpl w:val="B3C6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0337C9"/>
    <w:multiLevelType w:val="multilevel"/>
    <w:tmpl w:val="ABFC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702A1A"/>
    <w:multiLevelType w:val="multilevel"/>
    <w:tmpl w:val="AD763C9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515438FB"/>
    <w:multiLevelType w:val="multilevel"/>
    <w:tmpl w:val="58A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A7366E"/>
    <w:multiLevelType w:val="multilevel"/>
    <w:tmpl w:val="B04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82514"/>
    <w:multiLevelType w:val="multilevel"/>
    <w:tmpl w:val="508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CB5175"/>
    <w:multiLevelType w:val="multilevel"/>
    <w:tmpl w:val="550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0C5386"/>
    <w:multiLevelType w:val="multilevel"/>
    <w:tmpl w:val="14E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3257FD"/>
    <w:multiLevelType w:val="multilevel"/>
    <w:tmpl w:val="8EE8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437587"/>
    <w:multiLevelType w:val="multilevel"/>
    <w:tmpl w:val="4A7E3DA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577D31F0"/>
    <w:multiLevelType w:val="multilevel"/>
    <w:tmpl w:val="1B6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800CE"/>
    <w:multiLevelType w:val="multilevel"/>
    <w:tmpl w:val="1718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C7128D"/>
    <w:multiLevelType w:val="multilevel"/>
    <w:tmpl w:val="D66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13236B"/>
    <w:multiLevelType w:val="multilevel"/>
    <w:tmpl w:val="0B3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ED51BA"/>
    <w:multiLevelType w:val="multilevel"/>
    <w:tmpl w:val="4A00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F622C9"/>
    <w:multiLevelType w:val="multilevel"/>
    <w:tmpl w:val="7A7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392059"/>
    <w:multiLevelType w:val="multilevel"/>
    <w:tmpl w:val="5734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F228FA"/>
    <w:multiLevelType w:val="multilevel"/>
    <w:tmpl w:val="5AB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854BE8"/>
    <w:multiLevelType w:val="multilevel"/>
    <w:tmpl w:val="B55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780238"/>
    <w:multiLevelType w:val="multilevel"/>
    <w:tmpl w:val="82E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E50CC"/>
    <w:multiLevelType w:val="multilevel"/>
    <w:tmpl w:val="E96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7E374C"/>
    <w:multiLevelType w:val="multilevel"/>
    <w:tmpl w:val="4FE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AF5508"/>
    <w:multiLevelType w:val="multilevel"/>
    <w:tmpl w:val="C66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AF377F"/>
    <w:multiLevelType w:val="multilevel"/>
    <w:tmpl w:val="6B0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976DA1"/>
    <w:multiLevelType w:val="hybridMultilevel"/>
    <w:tmpl w:val="C0ECA7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0D26F4"/>
    <w:multiLevelType w:val="multilevel"/>
    <w:tmpl w:val="4D9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875AAD"/>
    <w:multiLevelType w:val="multilevel"/>
    <w:tmpl w:val="B6542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957C13"/>
    <w:multiLevelType w:val="multilevel"/>
    <w:tmpl w:val="58A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507CCB"/>
    <w:multiLevelType w:val="multilevel"/>
    <w:tmpl w:val="883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7A36A6"/>
    <w:multiLevelType w:val="multilevel"/>
    <w:tmpl w:val="618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124F1F"/>
    <w:multiLevelType w:val="multilevel"/>
    <w:tmpl w:val="33F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C244BB"/>
    <w:multiLevelType w:val="multilevel"/>
    <w:tmpl w:val="099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D64B41"/>
    <w:multiLevelType w:val="multilevel"/>
    <w:tmpl w:val="7CA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010D7B"/>
    <w:multiLevelType w:val="multilevel"/>
    <w:tmpl w:val="BBF8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0163CB"/>
    <w:multiLevelType w:val="multilevel"/>
    <w:tmpl w:val="7B3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7B4165"/>
    <w:multiLevelType w:val="multilevel"/>
    <w:tmpl w:val="27D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F872CA"/>
    <w:multiLevelType w:val="multilevel"/>
    <w:tmpl w:val="E6C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FD2D6D"/>
    <w:multiLevelType w:val="multilevel"/>
    <w:tmpl w:val="AFA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402AE1"/>
    <w:multiLevelType w:val="multilevel"/>
    <w:tmpl w:val="64E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640080"/>
    <w:multiLevelType w:val="multilevel"/>
    <w:tmpl w:val="A03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E767A"/>
    <w:multiLevelType w:val="multilevel"/>
    <w:tmpl w:val="CD7C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A85180"/>
    <w:multiLevelType w:val="multilevel"/>
    <w:tmpl w:val="C81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F95687"/>
    <w:multiLevelType w:val="multilevel"/>
    <w:tmpl w:val="618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DD0A5B"/>
    <w:multiLevelType w:val="multilevel"/>
    <w:tmpl w:val="F88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A2105F"/>
    <w:multiLevelType w:val="multilevel"/>
    <w:tmpl w:val="5DC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277F13"/>
    <w:multiLevelType w:val="multilevel"/>
    <w:tmpl w:val="9DA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C7122D"/>
    <w:multiLevelType w:val="multilevel"/>
    <w:tmpl w:val="014E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6120C1"/>
    <w:multiLevelType w:val="multilevel"/>
    <w:tmpl w:val="73E6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A36E05"/>
    <w:multiLevelType w:val="hybridMultilevel"/>
    <w:tmpl w:val="06E6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9E4614F"/>
    <w:multiLevelType w:val="multilevel"/>
    <w:tmpl w:val="B862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B53515"/>
    <w:multiLevelType w:val="multilevel"/>
    <w:tmpl w:val="89089C3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EC3BE4"/>
    <w:multiLevelType w:val="multilevel"/>
    <w:tmpl w:val="C52A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601925"/>
    <w:multiLevelType w:val="multilevel"/>
    <w:tmpl w:val="BEC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A03F11"/>
    <w:multiLevelType w:val="multilevel"/>
    <w:tmpl w:val="3E3C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508351">
    <w:abstractNumId w:val="68"/>
  </w:num>
  <w:num w:numId="2" w16cid:durableId="1083986607">
    <w:abstractNumId w:val="46"/>
  </w:num>
  <w:num w:numId="3" w16cid:durableId="46072923">
    <w:abstractNumId w:val="87"/>
  </w:num>
  <w:num w:numId="4" w16cid:durableId="93866313">
    <w:abstractNumId w:val="80"/>
  </w:num>
  <w:num w:numId="5" w16cid:durableId="2005551546">
    <w:abstractNumId w:val="53"/>
  </w:num>
  <w:num w:numId="6" w16cid:durableId="1324358646">
    <w:abstractNumId w:val="102"/>
  </w:num>
  <w:num w:numId="7" w16cid:durableId="983047144">
    <w:abstractNumId w:val="62"/>
  </w:num>
  <w:num w:numId="8" w16cid:durableId="1122378756">
    <w:abstractNumId w:val="34"/>
  </w:num>
  <w:num w:numId="9" w16cid:durableId="1457724133">
    <w:abstractNumId w:val="108"/>
  </w:num>
  <w:num w:numId="10" w16cid:durableId="721367709">
    <w:abstractNumId w:val="116"/>
  </w:num>
  <w:num w:numId="11" w16cid:durableId="1105733277">
    <w:abstractNumId w:val="55"/>
  </w:num>
  <w:num w:numId="12" w16cid:durableId="1030764308">
    <w:abstractNumId w:val="20"/>
  </w:num>
  <w:num w:numId="13" w16cid:durableId="617689044">
    <w:abstractNumId w:val="33"/>
  </w:num>
  <w:num w:numId="14" w16cid:durableId="364864161">
    <w:abstractNumId w:val="7"/>
  </w:num>
  <w:num w:numId="15" w16cid:durableId="1485312309">
    <w:abstractNumId w:val="114"/>
  </w:num>
  <w:num w:numId="16" w16cid:durableId="1947735558">
    <w:abstractNumId w:val="8"/>
  </w:num>
  <w:num w:numId="17" w16cid:durableId="753278247">
    <w:abstractNumId w:val="3"/>
  </w:num>
  <w:num w:numId="18" w16cid:durableId="1716999861">
    <w:abstractNumId w:val="130"/>
  </w:num>
  <w:num w:numId="19" w16cid:durableId="920600182">
    <w:abstractNumId w:val="113"/>
  </w:num>
  <w:num w:numId="20" w16cid:durableId="552696724">
    <w:abstractNumId w:val="129"/>
  </w:num>
  <w:num w:numId="21" w16cid:durableId="1809207184">
    <w:abstractNumId w:val="26"/>
  </w:num>
  <w:num w:numId="22" w16cid:durableId="1121847336">
    <w:abstractNumId w:val="56"/>
  </w:num>
  <w:num w:numId="23" w16cid:durableId="1322465909">
    <w:abstractNumId w:val="24"/>
  </w:num>
  <w:num w:numId="24" w16cid:durableId="864249007">
    <w:abstractNumId w:val="25"/>
  </w:num>
  <w:num w:numId="25" w16cid:durableId="527721922">
    <w:abstractNumId w:val="112"/>
  </w:num>
  <w:num w:numId="26" w16cid:durableId="1933396256">
    <w:abstractNumId w:val="131"/>
  </w:num>
  <w:num w:numId="27" w16cid:durableId="145055483">
    <w:abstractNumId w:val="1"/>
  </w:num>
  <w:num w:numId="28" w16cid:durableId="930896354">
    <w:abstractNumId w:val="44"/>
  </w:num>
  <w:num w:numId="29" w16cid:durableId="1405223217">
    <w:abstractNumId w:val="117"/>
  </w:num>
  <w:num w:numId="30" w16cid:durableId="815076079">
    <w:abstractNumId w:val="91"/>
  </w:num>
  <w:num w:numId="31" w16cid:durableId="1208449869">
    <w:abstractNumId w:val="9"/>
  </w:num>
  <w:num w:numId="32" w16cid:durableId="1712800334">
    <w:abstractNumId w:val="14"/>
  </w:num>
  <w:num w:numId="33" w16cid:durableId="1926307618">
    <w:abstractNumId w:val="100"/>
  </w:num>
  <w:num w:numId="34" w16cid:durableId="1264994092">
    <w:abstractNumId w:val="98"/>
  </w:num>
  <w:num w:numId="35" w16cid:durableId="780800270">
    <w:abstractNumId w:val="32"/>
  </w:num>
  <w:num w:numId="36" w16cid:durableId="761993574">
    <w:abstractNumId w:val="41"/>
  </w:num>
  <w:num w:numId="37" w16cid:durableId="525757447">
    <w:abstractNumId w:val="85"/>
  </w:num>
  <w:num w:numId="38" w16cid:durableId="1467119754">
    <w:abstractNumId w:val="29"/>
  </w:num>
  <w:num w:numId="39" w16cid:durableId="1668167785">
    <w:abstractNumId w:val="119"/>
  </w:num>
  <w:num w:numId="40" w16cid:durableId="728312109">
    <w:abstractNumId w:val="37"/>
  </w:num>
  <w:num w:numId="41" w16cid:durableId="1223906832">
    <w:abstractNumId w:val="57"/>
  </w:num>
  <w:num w:numId="42" w16cid:durableId="1271818140">
    <w:abstractNumId w:val="99"/>
  </w:num>
  <w:num w:numId="43" w16cid:durableId="487326886">
    <w:abstractNumId w:val="103"/>
  </w:num>
  <w:num w:numId="44" w16cid:durableId="774441709">
    <w:abstractNumId w:val="22"/>
  </w:num>
  <w:num w:numId="45" w16cid:durableId="467359929">
    <w:abstractNumId w:val="60"/>
  </w:num>
  <w:num w:numId="46" w16cid:durableId="657727515">
    <w:abstractNumId w:val="76"/>
  </w:num>
  <w:num w:numId="47" w16cid:durableId="1014384393">
    <w:abstractNumId w:val="94"/>
  </w:num>
  <w:num w:numId="48" w16cid:durableId="1005354364">
    <w:abstractNumId w:val="67"/>
  </w:num>
  <w:num w:numId="49" w16cid:durableId="1181359698">
    <w:abstractNumId w:val="97"/>
  </w:num>
  <w:num w:numId="50" w16cid:durableId="1868788621">
    <w:abstractNumId w:val="118"/>
  </w:num>
  <w:num w:numId="51" w16cid:durableId="1194418886">
    <w:abstractNumId w:val="109"/>
  </w:num>
  <w:num w:numId="52" w16cid:durableId="2075198675">
    <w:abstractNumId w:val="83"/>
  </w:num>
  <w:num w:numId="53" w16cid:durableId="1642155578">
    <w:abstractNumId w:val="75"/>
  </w:num>
  <w:num w:numId="54" w16cid:durableId="1835876500">
    <w:abstractNumId w:val="88"/>
  </w:num>
  <w:num w:numId="55" w16cid:durableId="1172640872">
    <w:abstractNumId w:val="84"/>
  </w:num>
  <w:num w:numId="56" w16cid:durableId="1237859366">
    <w:abstractNumId w:val="5"/>
  </w:num>
  <w:num w:numId="57" w16cid:durableId="690491891">
    <w:abstractNumId w:val="19"/>
  </w:num>
  <w:num w:numId="58" w16cid:durableId="260336454">
    <w:abstractNumId w:val="61"/>
  </w:num>
  <w:num w:numId="59" w16cid:durableId="1640306480">
    <w:abstractNumId w:val="40"/>
  </w:num>
  <w:num w:numId="60" w16cid:durableId="1308437649">
    <w:abstractNumId w:val="28"/>
  </w:num>
  <w:num w:numId="61" w16cid:durableId="1222640391">
    <w:abstractNumId w:val="123"/>
  </w:num>
  <w:num w:numId="62" w16cid:durableId="1220096285">
    <w:abstractNumId w:val="65"/>
  </w:num>
  <w:num w:numId="63" w16cid:durableId="327289679">
    <w:abstractNumId w:val="105"/>
  </w:num>
  <w:num w:numId="64" w16cid:durableId="459542263">
    <w:abstractNumId w:val="12"/>
  </w:num>
  <w:num w:numId="65" w16cid:durableId="184439968">
    <w:abstractNumId w:val="70"/>
  </w:num>
  <w:num w:numId="66" w16cid:durableId="50420246">
    <w:abstractNumId w:val="101"/>
  </w:num>
  <w:num w:numId="67" w16cid:durableId="205147733">
    <w:abstractNumId w:val="23"/>
  </w:num>
  <w:num w:numId="68" w16cid:durableId="1849250332">
    <w:abstractNumId w:val="69"/>
  </w:num>
  <w:num w:numId="69" w16cid:durableId="1874805458">
    <w:abstractNumId w:val="72"/>
  </w:num>
  <w:num w:numId="70" w16cid:durableId="441462529">
    <w:abstractNumId w:val="111"/>
  </w:num>
  <w:num w:numId="71" w16cid:durableId="149950634">
    <w:abstractNumId w:val="127"/>
  </w:num>
  <w:num w:numId="72" w16cid:durableId="1206718046">
    <w:abstractNumId w:val="49"/>
  </w:num>
  <w:num w:numId="73" w16cid:durableId="1441872671">
    <w:abstractNumId w:val="0"/>
  </w:num>
  <w:num w:numId="74" w16cid:durableId="1703168329">
    <w:abstractNumId w:val="74"/>
  </w:num>
  <w:num w:numId="75" w16cid:durableId="2034378272">
    <w:abstractNumId w:val="93"/>
  </w:num>
  <w:num w:numId="76" w16cid:durableId="1847556971">
    <w:abstractNumId w:val="110"/>
  </w:num>
  <w:num w:numId="77" w16cid:durableId="1880162976">
    <w:abstractNumId w:val="6"/>
  </w:num>
  <w:num w:numId="78" w16cid:durableId="1792626557">
    <w:abstractNumId w:val="77"/>
  </w:num>
  <w:num w:numId="79" w16cid:durableId="976182159">
    <w:abstractNumId w:val="90"/>
  </w:num>
  <w:num w:numId="80" w16cid:durableId="1210729149">
    <w:abstractNumId w:val="73"/>
  </w:num>
  <w:num w:numId="81" w16cid:durableId="1140415114">
    <w:abstractNumId w:val="18"/>
  </w:num>
  <w:num w:numId="82" w16cid:durableId="756754443">
    <w:abstractNumId w:val="59"/>
  </w:num>
  <w:num w:numId="83" w16cid:durableId="721442910">
    <w:abstractNumId w:val="89"/>
  </w:num>
  <w:num w:numId="84" w16cid:durableId="1766342182">
    <w:abstractNumId w:val="4"/>
  </w:num>
  <w:num w:numId="85" w16cid:durableId="527910524">
    <w:abstractNumId w:val="96"/>
  </w:num>
  <w:num w:numId="86" w16cid:durableId="335347841">
    <w:abstractNumId w:val="78"/>
  </w:num>
  <w:num w:numId="87" w16cid:durableId="462384264">
    <w:abstractNumId w:val="16"/>
  </w:num>
  <w:num w:numId="88" w16cid:durableId="725375800">
    <w:abstractNumId w:val="121"/>
  </w:num>
  <w:num w:numId="89" w16cid:durableId="1771927755">
    <w:abstractNumId w:val="66"/>
  </w:num>
  <w:num w:numId="90" w16cid:durableId="1870336059">
    <w:abstractNumId w:val="50"/>
  </w:num>
  <w:num w:numId="91" w16cid:durableId="707023368">
    <w:abstractNumId w:val="21"/>
  </w:num>
  <w:num w:numId="92" w16cid:durableId="2019261712">
    <w:abstractNumId w:val="54"/>
  </w:num>
  <w:num w:numId="93" w16cid:durableId="1019115089">
    <w:abstractNumId w:val="106"/>
  </w:num>
  <w:num w:numId="94" w16cid:durableId="713774144">
    <w:abstractNumId w:val="15"/>
  </w:num>
  <w:num w:numId="95" w16cid:durableId="1697191384">
    <w:abstractNumId w:val="92"/>
  </w:num>
  <w:num w:numId="96" w16cid:durableId="12995611">
    <w:abstractNumId w:val="122"/>
  </w:num>
  <w:num w:numId="97" w16cid:durableId="740566400">
    <w:abstractNumId w:val="35"/>
  </w:num>
  <w:num w:numId="98" w16cid:durableId="95879254">
    <w:abstractNumId w:val="86"/>
  </w:num>
  <w:num w:numId="99" w16cid:durableId="958531850">
    <w:abstractNumId w:val="52"/>
  </w:num>
  <w:num w:numId="100" w16cid:durableId="883909661">
    <w:abstractNumId w:val="81"/>
  </w:num>
  <w:num w:numId="101" w16cid:durableId="518930562">
    <w:abstractNumId w:val="125"/>
  </w:num>
  <w:num w:numId="102" w16cid:durableId="359209781">
    <w:abstractNumId w:val="48"/>
  </w:num>
  <w:num w:numId="103" w16cid:durableId="1722289847">
    <w:abstractNumId w:val="71"/>
  </w:num>
  <w:num w:numId="104" w16cid:durableId="952325302">
    <w:abstractNumId w:val="30"/>
  </w:num>
  <w:num w:numId="105" w16cid:durableId="2050446535">
    <w:abstractNumId w:val="107"/>
  </w:num>
  <w:num w:numId="106" w16cid:durableId="720057985">
    <w:abstractNumId w:val="95"/>
  </w:num>
  <w:num w:numId="107" w16cid:durableId="1409185700">
    <w:abstractNumId w:val="42"/>
  </w:num>
  <w:num w:numId="108" w16cid:durableId="502671163">
    <w:abstractNumId w:val="17"/>
  </w:num>
  <w:num w:numId="109" w16cid:durableId="643318717">
    <w:abstractNumId w:val="47"/>
  </w:num>
  <w:num w:numId="110" w16cid:durableId="1894270866">
    <w:abstractNumId w:val="38"/>
  </w:num>
  <w:num w:numId="111" w16cid:durableId="175971242">
    <w:abstractNumId w:val="104"/>
  </w:num>
  <w:num w:numId="112" w16cid:durableId="1854875153">
    <w:abstractNumId w:val="82"/>
  </w:num>
  <w:num w:numId="113" w16cid:durableId="115878090">
    <w:abstractNumId w:val="27"/>
  </w:num>
  <w:num w:numId="114" w16cid:durableId="1464688263">
    <w:abstractNumId w:val="13"/>
  </w:num>
  <w:num w:numId="115" w16cid:durableId="1989170702">
    <w:abstractNumId w:val="115"/>
  </w:num>
  <w:num w:numId="116" w16cid:durableId="593323948">
    <w:abstractNumId w:val="120"/>
  </w:num>
  <w:num w:numId="117" w16cid:durableId="1064183533">
    <w:abstractNumId w:val="124"/>
  </w:num>
  <w:num w:numId="118" w16cid:durableId="165901738">
    <w:abstractNumId w:val="45"/>
  </w:num>
  <w:num w:numId="119" w16cid:durableId="1613392584">
    <w:abstractNumId w:val="11"/>
  </w:num>
  <w:num w:numId="120" w16cid:durableId="1895040763">
    <w:abstractNumId w:val="63"/>
  </w:num>
  <w:num w:numId="121" w16cid:durableId="1257901823">
    <w:abstractNumId w:val="51"/>
  </w:num>
  <w:num w:numId="122" w16cid:durableId="1481000832">
    <w:abstractNumId w:val="128"/>
  </w:num>
  <w:num w:numId="123" w16cid:durableId="1286497351">
    <w:abstractNumId w:val="79"/>
  </w:num>
  <w:num w:numId="124" w16cid:durableId="613943420">
    <w:abstractNumId w:val="2"/>
  </w:num>
  <w:num w:numId="125" w16cid:durableId="1880314070">
    <w:abstractNumId w:val="43"/>
  </w:num>
  <w:num w:numId="126" w16cid:durableId="1860120211">
    <w:abstractNumId w:val="126"/>
  </w:num>
  <w:num w:numId="127" w16cid:durableId="479537562">
    <w:abstractNumId w:val="36"/>
  </w:num>
  <w:num w:numId="128" w16cid:durableId="69694221">
    <w:abstractNumId w:val="64"/>
  </w:num>
  <w:num w:numId="129" w16cid:durableId="1751194675">
    <w:abstractNumId w:val="10"/>
  </w:num>
  <w:num w:numId="130" w16cid:durableId="1118718611">
    <w:abstractNumId w:val="58"/>
  </w:num>
  <w:num w:numId="131" w16cid:durableId="361825215">
    <w:abstractNumId w:val="31"/>
  </w:num>
  <w:num w:numId="132" w16cid:durableId="90588075">
    <w:abstractNumId w:val="39"/>
  </w:num>
  <w:num w:numId="133" w16cid:durableId="1645239345">
    <w:abstractNumId w:val="87"/>
    <w:lvlOverride w:ilvl="0">
      <w:startOverride w:val="2"/>
    </w:lvlOverride>
  </w:num>
  <w:num w:numId="134" w16cid:durableId="1335649967">
    <w:abstractNumId w:val="87"/>
    <w:lvlOverride w:ilvl="0">
      <w:startOverride w:val="2"/>
    </w:lvlOverride>
  </w:num>
  <w:numIdMacAtCleanup w:val="1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me Sauda Ghanyani">
    <w15:presenceInfo w15:providerId="AD" w15:userId="S::sauda.ghanyani@paysyslabs.com::33d30c0f-3255-48b1-9fb6-33cd52a3c91f"/>
  </w15:person>
  <w15:person w15:author="Justus Ortlepp">
    <w15:presenceInfo w15:providerId="Windows Live" w15:userId="56d7986ac926cd1a"/>
  </w15:person>
  <w15:person w15:author="sandy@labuschagnehome.com">
    <w15:presenceInfo w15:providerId="AD" w15:userId="S::urn:spo:guest#sandy@labuschagnehome.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72"/>
    <w:rsid w:val="00000189"/>
    <w:rsid w:val="00002517"/>
    <w:rsid w:val="000033E9"/>
    <w:rsid w:val="00005069"/>
    <w:rsid w:val="00005769"/>
    <w:rsid w:val="00005F86"/>
    <w:rsid w:val="00006F48"/>
    <w:rsid w:val="00007BB5"/>
    <w:rsid w:val="0001320C"/>
    <w:rsid w:val="000134F1"/>
    <w:rsid w:val="000145EB"/>
    <w:rsid w:val="00016534"/>
    <w:rsid w:val="00020D59"/>
    <w:rsid w:val="00021C59"/>
    <w:rsid w:val="00021CB7"/>
    <w:rsid w:val="00021F7B"/>
    <w:rsid w:val="00023EB7"/>
    <w:rsid w:val="000242FD"/>
    <w:rsid w:val="000260BB"/>
    <w:rsid w:val="00027CE8"/>
    <w:rsid w:val="000355F3"/>
    <w:rsid w:val="000358E9"/>
    <w:rsid w:val="00037380"/>
    <w:rsid w:val="00037545"/>
    <w:rsid w:val="00040161"/>
    <w:rsid w:val="000404E3"/>
    <w:rsid w:val="00042E0A"/>
    <w:rsid w:val="000436EF"/>
    <w:rsid w:val="000462AF"/>
    <w:rsid w:val="00046556"/>
    <w:rsid w:val="00046F69"/>
    <w:rsid w:val="000503DB"/>
    <w:rsid w:val="00053B16"/>
    <w:rsid w:val="00054BD2"/>
    <w:rsid w:val="00054D3F"/>
    <w:rsid w:val="00055335"/>
    <w:rsid w:val="000553A7"/>
    <w:rsid w:val="000578EA"/>
    <w:rsid w:val="0006072D"/>
    <w:rsid w:val="00061CF8"/>
    <w:rsid w:val="00061D1F"/>
    <w:rsid w:val="0006242D"/>
    <w:rsid w:val="00062A55"/>
    <w:rsid w:val="00063000"/>
    <w:rsid w:val="00063741"/>
    <w:rsid w:val="00063831"/>
    <w:rsid w:val="000639A3"/>
    <w:rsid w:val="00064CD2"/>
    <w:rsid w:val="00065757"/>
    <w:rsid w:val="00066B52"/>
    <w:rsid w:val="00067E42"/>
    <w:rsid w:val="000705ED"/>
    <w:rsid w:val="0007094F"/>
    <w:rsid w:val="00071E07"/>
    <w:rsid w:val="0007203A"/>
    <w:rsid w:val="0007209A"/>
    <w:rsid w:val="00072191"/>
    <w:rsid w:val="0007273D"/>
    <w:rsid w:val="00077660"/>
    <w:rsid w:val="0008071E"/>
    <w:rsid w:val="0008472B"/>
    <w:rsid w:val="00084F1F"/>
    <w:rsid w:val="00086F22"/>
    <w:rsid w:val="00086FDE"/>
    <w:rsid w:val="000903DD"/>
    <w:rsid w:val="00090E77"/>
    <w:rsid w:val="00094919"/>
    <w:rsid w:val="00094C92"/>
    <w:rsid w:val="00094CF8"/>
    <w:rsid w:val="00095234"/>
    <w:rsid w:val="00095B23"/>
    <w:rsid w:val="00095DAB"/>
    <w:rsid w:val="00096CE2"/>
    <w:rsid w:val="000A1E8B"/>
    <w:rsid w:val="000A55C5"/>
    <w:rsid w:val="000A6B72"/>
    <w:rsid w:val="000B0C36"/>
    <w:rsid w:val="000B2ECD"/>
    <w:rsid w:val="000B6F07"/>
    <w:rsid w:val="000C1F91"/>
    <w:rsid w:val="000C32D1"/>
    <w:rsid w:val="000C4505"/>
    <w:rsid w:val="000C625A"/>
    <w:rsid w:val="000C6B6E"/>
    <w:rsid w:val="000C750B"/>
    <w:rsid w:val="000D1616"/>
    <w:rsid w:val="000D1FE5"/>
    <w:rsid w:val="000D2F3B"/>
    <w:rsid w:val="000D3490"/>
    <w:rsid w:val="000D4B78"/>
    <w:rsid w:val="000D6530"/>
    <w:rsid w:val="000E19DC"/>
    <w:rsid w:val="000E2371"/>
    <w:rsid w:val="000E26A5"/>
    <w:rsid w:val="000E40BD"/>
    <w:rsid w:val="000E6835"/>
    <w:rsid w:val="000E6B2D"/>
    <w:rsid w:val="000E7D99"/>
    <w:rsid w:val="000F2B3B"/>
    <w:rsid w:val="000F2DAC"/>
    <w:rsid w:val="000F362C"/>
    <w:rsid w:val="000F521A"/>
    <w:rsid w:val="000F5EC4"/>
    <w:rsid w:val="000F6F13"/>
    <w:rsid w:val="000F70CE"/>
    <w:rsid w:val="000F712F"/>
    <w:rsid w:val="00101042"/>
    <w:rsid w:val="001017EC"/>
    <w:rsid w:val="001024F3"/>
    <w:rsid w:val="00103617"/>
    <w:rsid w:val="00103940"/>
    <w:rsid w:val="001047E7"/>
    <w:rsid w:val="00106CFA"/>
    <w:rsid w:val="00107944"/>
    <w:rsid w:val="001112AF"/>
    <w:rsid w:val="00111429"/>
    <w:rsid w:val="00111964"/>
    <w:rsid w:val="00111E61"/>
    <w:rsid w:val="0011380B"/>
    <w:rsid w:val="00114A5E"/>
    <w:rsid w:val="00114BFA"/>
    <w:rsid w:val="00115149"/>
    <w:rsid w:val="00116809"/>
    <w:rsid w:val="00116C36"/>
    <w:rsid w:val="00122813"/>
    <w:rsid w:val="00125B2C"/>
    <w:rsid w:val="00127A51"/>
    <w:rsid w:val="001327C5"/>
    <w:rsid w:val="00133321"/>
    <w:rsid w:val="00137C05"/>
    <w:rsid w:val="00140275"/>
    <w:rsid w:val="0014043A"/>
    <w:rsid w:val="001408E7"/>
    <w:rsid w:val="0014162A"/>
    <w:rsid w:val="00141904"/>
    <w:rsid w:val="00142BA8"/>
    <w:rsid w:val="0014459E"/>
    <w:rsid w:val="0014578F"/>
    <w:rsid w:val="0014620E"/>
    <w:rsid w:val="001466FE"/>
    <w:rsid w:val="00151A57"/>
    <w:rsid w:val="001528DC"/>
    <w:rsid w:val="0015485F"/>
    <w:rsid w:val="001559A1"/>
    <w:rsid w:val="0015695D"/>
    <w:rsid w:val="00156C49"/>
    <w:rsid w:val="00161289"/>
    <w:rsid w:val="00161C0E"/>
    <w:rsid w:val="00162262"/>
    <w:rsid w:val="0016439A"/>
    <w:rsid w:val="0016492C"/>
    <w:rsid w:val="001654AB"/>
    <w:rsid w:val="00166C8C"/>
    <w:rsid w:val="00167202"/>
    <w:rsid w:val="0016763C"/>
    <w:rsid w:val="001678D8"/>
    <w:rsid w:val="0016795F"/>
    <w:rsid w:val="00172A50"/>
    <w:rsid w:val="00177827"/>
    <w:rsid w:val="00181C58"/>
    <w:rsid w:val="001831AE"/>
    <w:rsid w:val="00183A9E"/>
    <w:rsid w:val="0018476A"/>
    <w:rsid w:val="001908C9"/>
    <w:rsid w:val="00190B5B"/>
    <w:rsid w:val="00191B42"/>
    <w:rsid w:val="0019436E"/>
    <w:rsid w:val="00195E34"/>
    <w:rsid w:val="00196D71"/>
    <w:rsid w:val="00197130"/>
    <w:rsid w:val="001A060F"/>
    <w:rsid w:val="001A0BE0"/>
    <w:rsid w:val="001A0D36"/>
    <w:rsid w:val="001A164E"/>
    <w:rsid w:val="001A18C7"/>
    <w:rsid w:val="001A194A"/>
    <w:rsid w:val="001A1CBE"/>
    <w:rsid w:val="001A2C75"/>
    <w:rsid w:val="001A3BF0"/>
    <w:rsid w:val="001A689F"/>
    <w:rsid w:val="001A7146"/>
    <w:rsid w:val="001A7E64"/>
    <w:rsid w:val="001B03EC"/>
    <w:rsid w:val="001B0AE4"/>
    <w:rsid w:val="001B1CA7"/>
    <w:rsid w:val="001B1DE6"/>
    <w:rsid w:val="001B25EE"/>
    <w:rsid w:val="001B4A5B"/>
    <w:rsid w:val="001B6B4C"/>
    <w:rsid w:val="001B6FE8"/>
    <w:rsid w:val="001B7CB6"/>
    <w:rsid w:val="001C0819"/>
    <w:rsid w:val="001C262A"/>
    <w:rsid w:val="001C2780"/>
    <w:rsid w:val="001C345F"/>
    <w:rsid w:val="001C53BA"/>
    <w:rsid w:val="001C5800"/>
    <w:rsid w:val="001C643A"/>
    <w:rsid w:val="001C661F"/>
    <w:rsid w:val="001C6974"/>
    <w:rsid w:val="001C6982"/>
    <w:rsid w:val="001C7476"/>
    <w:rsid w:val="001D115C"/>
    <w:rsid w:val="001D226E"/>
    <w:rsid w:val="001D262E"/>
    <w:rsid w:val="001D329C"/>
    <w:rsid w:val="001D4107"/>
    <w:rsid w:val="001D5284"/>
    <w:rsid w:val="001D5EC8"/>
    <w:rsid w:val="001D6931"/>
    <w:rsid w:val="001E4CC6"/>
    <w:rsid w:val="001E73AC"/>
    <w:rsid w:val="001E74C9"/>
    <w:rsid w:val="001F0A90"/>
    <w:rsid w:val="001F163F"/>
    <w:rsid w:val="001F4379"/>
    <w:rsid w:val="001F43EA"/>
    <w:rsid w:val="002026B8"/>
    <w:rsid w:val="002031C8"/>
    <w:rsid w:val="0020378E"/>
    <w:rsid w:val="00204900"/>
    <w:rsid w:val="00207230"/>
    <w:rsid w:val="00207D34"/>
    <w:rsid w:val="00210125"/>
    <w:rsid w:val="0021078B"/>
    <w:rsid w:val="00211929"/>
    <w:rsid w:val="00211D86"/>
    <w:rsid w:val="00213696"/>
    <w:rsid w:val="002151B7"/>
    <w:rsid w:val="00215C75"/>
    <w:rsid w:val="00215CC0"/>
    <w:rsid w:val="002245EB"/>
    <w:rsid w:val="00226786"/>
    <w:rsid w:val="00231856"/>
    <w:rsid w:val="00234976"/>
    <w:rsid w:val="00234E7E"/>
    <w:rsid w:val="002352C4"/>
    <w:rsid w:val="00235A82"/>
    <w:rsid w:val="00236D30"/>
    <w:rsid w:val="0023777E"/>
    <w:rsid w:val="00237D0E"/>
    <w:rsid w:val="00237D22"/>
    <w:rsid w:val="0024254A"/>
    <w:rsid w:val="0024346A"/>
    <w:rsid w:val="00243EA1"/>
    <w:rsid w:val="00244F35"/>
    <w:rsid w:val="00245470"/>
    <w:rsid w:val="00247011"/>
    <w:rsid w:val="00251301"/>
    <w:rsid w:val="00252187"/>
    <w:rsid w:val="00252E76"/>
    <w:rsid w:val="002534BA"/>
    <w:rsid w:val="00255AE4"/>
    <w:rsid w:val="00255C9A"/>
    <w:rsid w:val="00257451"/>
    <w:rsid w:val="00261F0E"/>
    <w:rsid w:val="0026204B"/>
    <w:rsid w:val="002623A3"/>
    <w:rsid w:val="002627FD"/>
    <w:rsid w:val="00262C8F"/>
    <w:rsid w:val="00264022"/>
    <w:rsid w:val="002649FB"/>
    <w:rsid w:val="00265B11"/>
    <w:rsid w:val="00266EDC"/>
    <w:rsid w:val="0027121F"/>
    <w:rsid w:val="0027302B"/>
    <w:rsid w:val="00277394"/>
    <w:rsid w:val="002803FE"/>
    <w:rsid w:val="0028094E"/>
    <w:rsid w:val="00282FEA"/>
    <w:rsid w:val="00283C92"/>
    <w:rsid w:val="00284735"/>
    <w:rsid w:val="00284A3D"/>
    <w:rsid w:val="002851F4"/>
    <w:rsid w:val="00287CDF"/>
    <w:rsid w:val="00290A0B"/>
    <w:rsid w:val="0029104D"/>
    <w:rsid w:val="002911EB"/>
    <w:rsid w:val="00295A9B"/>
    <w:rsid w:val="002966AC"/>
    <w:rsid w:val="0029720E"/>
    <w:rsid w:val="002A4D74"/>
    <w:rsid w:val="002A7BDD"/>
    <w:rsid w:val="002B48FD"/>
    <w:rsid w:val="002B4CE7"/>
    <w:rsid w:val="002B66B5"/>
    <w:rsid w:val="002B795F"/>
    <w:rsid w:val="002C03D0"/>
    <w:rsid w:val="002C1634"/>
    <w:rsid w:val="002C28B0"/>
    <w:rsid w:val="002C2BC3"/>
    <w:rsid w:val="002C2C31"/>
    <w:rsid w:val="002C4CEB"/>
    <w:rsid w:val="002C4DAB"/>
    <w:rsid w:val="002C4F47"/>
    <w:rsid w:val="002C6ED8"/>
    <w:rsid w:val="002D108F"/>
    <w:rsid w:val="002D20BE"/>
    <w:rsid w:val="002D27EC"/>
    <w:rsid w:val="002D3F6E"/>
    <w:rsid w:val="002D416F"/>
    <w:rsid w:val="002D5501"/>
    <w:rsid w:val="002D56D3"/>
    <w:rsid w:val="002D59F3"/>
    <w:rsid w:val="002E01F5"/>
    <w:rsid w:val="002E1157"/>
    <w:rsid w:val="002E195D"/>
    <w:rsid w:val="002E41F1"/>
    <w:rsid w:val="002E430A"/>
    <w:rsid w:val="002E47F0"/>
    <w:rsid w:val="002E482E"/>
    <w:rsid w:val="002E78F8"/>
    <w:rsid w:val="002F0A1C"/>
    <w:rsid w:val="002F0F2B"/>
    <w:rsid w:val="002F1700"/>
    <w:rsid w:val="002F2ABE"/>
    <w:rsid w:val="002F4097"/>
    <w:rsid w:val="003002C4"/>
    <w:rsid w:val="00301930"/>
    <w:rsid w:val="003045A5"/>
    <w:rsid w:val="00305960"/>
    <w:rsid w:val="00306C98"/>
    <w:rsid w:val="00307951"/>
    <w:rsid w:val="00310144"/>
    <w:rsid w:val="00311D96"/>
    <w:rsid w:val="00312BE2"/>
    <w:rsid w:val="00315048"/>
    <w:rsid w:val="003161C5"/>
    <w:rsid w:val="00316FE2"/>
    <w:rsid w:val="00320474"/>
    <w:rsid w:val="003213B8"/>
    <w:rsid w:val="00321FF8"/>
    <w:rsid w:val="00323181"/>
    <w:rsid w:val="003237EA"/>
    <w:rsid w:val="00324B86"/>
    <w:rsid w:val="00324C43"/>
    <w:rsid w:val="0032556D"/>
    <w:rsid w:val="00326C02"/>
    <w:rsid w:val="00327088"/>
    <w:rsid w:val="0032788D"/>
    <w:rsid w:val="003315C1"/>
    <w:rsid w:val="00332418"/>
    <w:rsid w:val="00340741"/>
    <w:rsid w:val="00341134"/>
    <w:rsid w:val="003419A8"/>
    <w:rsid w:val="00342939"/>
    <w:rsid w:val="00345FB7"/>
    <w:rsid w:val="003509D1"/>
    <w:rsid w:val="00353C0D"/>
    <w:rsid w:val="0035626A"/>
    <w:rsid w:val="00356A8C"/>
    <w:rsid w:val="00356E8C"/>
    <w:rsid w:val="00360B2E"/>
    <w:rsid w:val="00360B7A"/>
    <w:rsid w:val="00360EFE"/>
    <w:rsid w:val="00362C8C"/>
    <w:rsid w:val="00363ABD"/>
    <w:rsid w:val="00366196"/>
    <w:rsid w:val="0036708E"/>
    <w:rsid w:val="00367908"/>
    <w:rsid w:val="00370131"/>
    <w:rsid w:val="00374C3B"/>
    <w:rsid w:val="003758AF"/>
    <w:rsid w:val="0037597E"/>
    <w:rsid w:val="00375D3B"/>
    <w:rsid w:val="0037649E"/>
    <w:rsid w:val="00376DDC"/>
    <w:rsid w:val="00380AF7"/>
    <w:rsid w:val="00384201"/>
    <w:rsid w:val="00385A11"/>
    <w:rsid w:val="00385B15"/>
    <w:rsid w:val="0038667D"/>
    <w:rsid w:val="00390C32"/>
    <w:rsid w:val="0039209D"/>
    <w:rsid w:val="0039275E"/>
    <w:rsid w:val="00392ECB"/>
    <w:rsid w:val="00393E57"/>
    <w:rsid w:val="003A2777"/>
    <w:rsid w:val="003A3DDD"/>
    <w:rsid w:val="003A41E3"/>
    <w:rsid w:val="003A5C50"/>
    <w:rsid w:val="003A5E94"/>
    <w:rsid w:val="003A6131"/>
    <w:rsid w:val="003A6232"/>
    <w:rsid w:val="003A6862"/>
    <w:rsid w:val="003A6E3D"/>
    <w:rsid w:val="003B090C"/>
    <w:rsid w:val="003B10FE"/>
    <w:rsid w:val="003B23CF"/>
    <w:rsid w:val="003B2CD8"/>
    <w:rsid w:val="003B38E3"/>
    <w:rsid w:val="003B38F9"/>
    <w:rsid w:val="003B3BA1"/>
    <w:rsid w:val="003C04C3"/>
    <w:rsid w:val="003C164F"/>
    <w:rsid w:val="003C35F2"/>
    <w:rsid w:val="003C42AE"/>
    <w:rsid w:val="003C7296"/>
    <w:rsid w:val="003C7EBF"/>
    <w:rsid w:val="003D0EC9"/>
    <w:rsid w:val="003D1C42"/>
    <w:rsid w:val="003D1C46"/>
    <w:rsid w:val="003D4110"/>
    <w:rsid w:val="003D49B2"/>
    <w:rsid w:val="003D7D0A"/>
    <w:rsid w:val="003E0CEE"/>
    <w:rsid w:val="003E4E04"/>
    <w:rsid w:val="003E591C"/>
    <w:rsid w:val="003E6AEC"/>
    <w:rsid w:val="003F0A11"/>
    <w:rsid w:val="003F0B13"/>
    <w:rsid w:val="003F16DF"/>
    <w:rsid w:val="003F32A9"/>
    <w:rsid w:val="003F3609"/>
    <w:rsid w:val="003F3662"/>
    <w:rsid w:val="003F488B"/>
    <w:rsid w:val="003F5D9F"/>
    <w:rsid w:val="003F62F9"/>
    <w:rsid w:val="003F66DB"/>
    <w:rsid w:val="003F7D0A"/>
    <w:rsid w:val="004013E9"/>
    <w:rsid w:val="004040C8"/>
    <w:rsid w:val="004065BF"/>
    <w:rsid w:val="004076D1"/>
    <w:rsid w:val="00407E30"/>
    <w:rsid w:val="0041038E"/>
    <w:rsid w:val="00412CD7"/>
    <w:rsid w:val="00413A28"/>
    <w:rsid w:val="00413A3A"/>
    <w:rsid w:val="004151C1"/>
    <w:rsid w:val="00415542"/>
    <w:rsid w:val="00417AB9"/>
    <w:rsid w:val="00420349"/>
    <w:rsid w:val="00420A1D"/>
    <w:rsid w:val="004216CB"/>
    <w:rsid w:val="004222FE"/>
    <w:rsid w:val="00423EF5"/>
    <w:rsid w:val="004242F3"/>
    <w:rsid w:val="004248AE"/>
    <w:rsid w:val="00431F56"/>
    <w:rsid w:val="004321BD"/>
    <w:rsid w:val="0043574D"/>
    <w:rsid w:val="004367AD"/>
    <w:rsid w:val="00437717"/>
    <w:rsid w:val="0044238B"/>
    <w:rsid w:val="0044353B"/>
    <w:rsid w:val="00443E17"/>
    <w:rsid w:val="00446EFA"/>
    <w:rsid w:val="00450EF0"/>
    <w:rsid w:val="00451264"/>
    <w:rsid w:val="004517A7"/>
    <w:rsid w:val="004523D7"/>
    <w:rsid w:val="00453CAE"/>
    <w:rsid w:val="004541A7"/>
    <w:rsid w:val="00454ECC"/>
    <w:rsid w:val="0045500F"/>
    <w:rsid w:val="0045510A"/>
    <w:rsid w:val="004561B0"/>
    <w:rsid w:val="00456847"/>
    <w:rsid w:val="00457249"/>
    <w:rsid w:val="004601E8"/>
    <w:rsid w:val="004609E6"/>
    <w:rsid w:val="00462325"/>
    <w:rsid w:val="00462E9F"/>
    <w:rsid w:val="00463283"/>
    <w:rsid w:val="004644EA"/>
    <w:rsid w:val="00464A4D"/>
    <w:rsid w:val="004659A4"/>
    <w:rsid w:val="00465D7A"/>
    <w:rsid w:val="0046659C"/>
    <w:rsid w:val="00466A6A"/>
    <w:rsid w:val="0047217C"/>
    <w:rsid w:val="004723A9"/>
    <w:rsid w:val="00472EF7"/>
    <w:rsid w:val="00475058"/>
    <w:rsid w:val="0047610A"/>
    <w:rsid w:val="004778F3"/>
    <w:rsid w:val="00480EE5"/>
    <w:rsid w:val="004833DD"/>
    <w:rsid w:val="00485406"/>
    <w:rsid w:val="004872F9"/>
    <w:rsid w:val="00490C9D"/>
    <w:rsid w:val="00491729"/>
    <w:rsid w:val="00491C61"/>
    <w:rsid w:val="0049208A"/>
    <w:rsid w:val="00492782"/>
    <w:rsid w:val="00492DCB"/>
    <w:rsid w:val="004940F9"/>
    <w:rsid w:val="00497EBF"/>
    <w:rsid w:val="004A0FA9"/>
    <w:rsid w:val="004A1855"/>
    <w:rsid w:val="004A30CA"/>
    <w:rsid w:val="004A3B6E"/>
    <w:rsid w:val="004A4E1D"/>
    <w:rsid w:val="004A5F07"/>
    <w:rsid w:val="004A737C"/>
    <w:rsid w:val="004B1CEB"/>
    <w:rsid w:val="004B329E"/>
    <w:rsid w:val="004B7542"/>
    <w:rsid w:val="004B7A99"/>
    <w:rsid w:val="004C37F2"/>
    <w:rsid w:val="004C4A1F"/>
    <w:rsid w:val="004C74A8"/>
    <w:rsid w:val="004C76C5"/>
    <w:rsid w:val="004D192B"/>
    <w:rsid w:val="004D1F55"/>
    <w:rsid w:val="004D3485"/>
    <w:rsid w:val="004D3510"/>
    <w:rsid w:val="004D3743"/>
    <w:rsid w:val="004D4B62"/>
    <w:rsid w:val="004D7AEB"/>
    <w:rsid w:val="004D7E9C"/>
    <w:rsid w:val="004D7FA8"/>
    <w:rsid w:val="004E06BB"/>
    <w:rsid w:val="004E2F2B"/>
    <w:rsid w:val="004E34F0"/>
    <w:rsid w:val="004E3FFE"/>
    <w:rsid w:val="004E421C"/>
    <w:rsid w:val="004E48E7"/>
    <w:rsid w:val="004E4CFD"/>
    <w:rsid w:val="004E6249"/>
    <w:rsid w:val="004E629D"/>
    <w:rsid w:val="004E719A"/>
    <w:rsid w:val="004F048E"/>
    <w:rsid w:val="004F144E"/>
    <w:rsid w:val="004F171C"/>
    <w:rsid w:val="004F34D7"/>
    <w:rsid w:val="004F4168"/>
    <w:rsid w:val="004F7441"/>
    <w:rsid w:val="004F796D"/>
    <w:rsid w:val="00500046"/>
    <w:rsid w:val="00500393"/>
    <w:rsid w:val="00500AF2"/>
    <w:rsid w:val="005029E0"/>
    <w:rsid w:val="00503AFB"/>
    <w:rsid w:val="00503D1D"/>
    <w:rsid w:val="005053DE"/>
    <w:rsid w:val="005062A9"/>
    <w:rsid w:val="00510A8F"/>
    <w:rsid w:val="005111E7"/>
    <w:rsid w:val="00514E45"/>
    <w:rsid w:val="00515FA8"/>
    <w:rsid w:val="00516B68"/>
    <w:rsid w:val="00517B5B"/>
    <w:rsid w:val="00521FAB"/>
    <w:rsid w:val="00522ABA"/>
    <w:rsid w:val="0052424A"/>
    <w:rsid w:val="005257B2"/>
    <w:rsid w:val="0052704C"/>
    <w:rsid w:val="005304E1"/>
    <w:rsid w:val="005324F0"/>
    <w:rsid w:val="005336BD"/>
    <w:rsid w:val="00535520"/>
    <w:rsid w:val="00535C3F"/>
    <w:rsid w:val="0054054E"/>
    <w:rsid w:val="00540E05"/>
    <w:rsid w:val="005453A7"/>
    <w:rsid w:val="00546335"/>
    <w:rsid w:val="005470A7"/>
    <w:rsid w:val="005471FC"/>
    <w:rsid w:val="00550477"/>
    <w:rsid w:val="00551061"/>
    <w:rsid w:val="005513E4"/>
    <w:rsid w:val="00554013"/>
    <w:rsid w:val="00555061"/>
    <w:rsid w:val="005610EC"/>
    <w:rsid w:val="00563A7F"/>
    <w:rsid w:val="00566DD9"/>
    <w:rsid w:val="00566DE7"/>
    <w:rsid w:val="005671A5"/>
    <w:rsid w:val="00567DE9"/>
    <w:rsid w:val="00571C48"/>
    <w:rsid w:val="00573D6B"/>
    <w:rsid w:val="005805E4"/>
    <w:rsid w:val="00580A2B"/>
    <w:rsid w:val="00581436"/>
    <w:rsid w:val="00581660"/>
    <w:rsid w:val="00582D8D"/>
    <w:rsid w:val="00585F53"/>
    <w:rsid w:val="005863CF"/>
    <w:rsid w:val="005907B4"/>
    <w:rsid w:val="0059082D"/>
    <w:rsid w:val="0059101C"/>
    <w:rsid w:val="0059146C"/>
    <w:rsid w:val="00591EAE"/>
    <w:rsid w:val="0059364F"/>
    <w:rsid w:val="005977BC"/>
    <w:rsid w:val="005A06A1"/>
    <w:rsid w:val="005A225F"/>
    <w:rsid w:val="005A3959"/>
    <w:rsid w:val="005A3EAE"/>
    <w:rsid w:val="005A4F25"/>
    <w:rsid w:val="005A50AB"/>
    <w:rsid w:val="005A5EF6"/>
    <w:rsid w:val="005A6566"/>
    <w:rsid w:val="005B0595"/>
    <w:rsid w:val="005B183B"/>
    <w:rsid w:val="005B71E3"/>
    <w:rsid w:val="005C010C"/>
    <w:rsid w:val="005C0788"/>
    <w:rsid w:val="005C08EF"/>
    <w:rsid w:val="005C1AAB"/>
    <w:rsid w:val="005C1B0E"/>
    <w:rsid w:val="005C22ED"/>
    <w:rsid w:val="005C23AC"/>
    <w:rsid w:val="005C37D4"/>
    <w:rsid w:val="005C4E9F"/>
    <w:rsid w:val="005C518B"/>
    <w:rsid w:val="005C707B"/>
    <w:rsid w:val="005C737E"/>
    <w:rsid w:val="005C7405"/>
    <w:rsid w:val="005D13A0"/>
    <w:rsid w:val="005D38FE"/>
    <w:rsid w:val="005D4285"/>
    <w:rsid w:val="005D441E"/>
    <w:rsid w:val="005D5CDE"/>
    <w:rsid w:val="005D6C8B"/>
    <w:rsid w:val="005D7DD5"/>
    <w:rsid w:val="005E10C9"/>
    <w:rsid w:val="005E17ED"/>
    <w:rsid w:val="005E2432"/>
    <w:rsid w:val="005E2821"/>
    <w:rsid w:val="005E5705"/>
    <w:rsid w:val="005F0407"/>
    <w:rsid w:val="005F29F6"/>
    <w:rsid w:val="005F2E2C"/>
    <w:rsid w:val="005F3CDD"/>
    <w:rsid w:val="005F5931"/>
    <w:rsid w:val="005F7A95"/>
    <w:rsid w:val="006000BA"/>
    <w:rsid w:val="006019B1"/>
    <w:rsid w:val="00602616"/>
    <w:rsid w:val="00604D1E"/>
    <w:rsid w:val="006050D5"/>
    <w:rsid w:val="00606D0C"/>
    <w:rsid w:val="00607FFC"/>
    <w:rsid w:val="006112F3"/>
    <w:rsid w:val="00612434"/>
    <w:rsid w:val="00613BD9"/>
    <w:rsid w:val="00613FC4"/>
    <w:rsid w:val="006154F6"/>
    <w:rsid w:val="00616395"/>
    <w:rsid w:val="006167B3"/>
    <w:rsid w:val="006169C0"/>
    <w:rsid w:val="0061762B"/>
    <w:rsid w:val="00617886"/>
    <w:rsid w:val="006224E0"/>
    <w:rsid w:val="0062467C"/>
    <w:rsid w:val="006252CD"/>
    <w:rsid w:val="006259AB"/>
    <w:rsid w:val="006276A8"/>
    <w:rsid w:val="006300C9"/>
    <w:rsid w:val="00630B4C"/>
    <w:rsid w:val="00631033"/>
    <w:rsid w:val="00634BB7"/>
    <w:rsid w:val="00634E89"/>
    <w:rsid w:val="006357A1"/>
    <w:rsid w:val="0063672D"/>
    <w:rsid w:val="006418C5"/>
    <w:rsid w:val="00641DF6"/>
    <w:rsid w:val="006505A5"/>
    <w:rsid w:val="00650688"/>
    <w:rsid w:val="006516EE"/>
    <w:rsid w:val="00652A0B"/>
    <w:rsid w:val="00652D37"/>
    <w:rsid w:val="00653ED8"/>
    <w:rsid w:val="00653F97"/>
    <w:rsid w:val="0065762F"/>
    <w:rsid w:val="0065766D"/>
    <w:rsid w:val="00657A29"/>
    <w:rsid w:val="00660FAF"/>
    <w:rsid w:val="00661F04"/>
    <w:rsid w:val="00664C7E"/>
    <w:rsid w:val="006650B1"/>
    <w:rsid w:val="00666A08"/>
    <w:rsid w:val="006671C4"/>
    <w:rsid w:val="0067315A"/>
    <w:rsid w:val="006736F5"/>
    <w:rsid w:val="00673F81"/>
    <w:rsid w:val="00673FB2"/>
    <w:rsid w:val="006810A7"/>
    <w:rsid w:val="00683F35"/>
    <w:rsid w:val="00685467"/>
    <w:rsid w:val="00685E56"/>
    <w:rsid w:val="00686073"/>
    <w:rsid w:val="00691B5E"/>
    <w:rsid w:val="00691F6C"/>
    <w:rsid w:val="00692196"/>
    <w:rsid w:val="0069301D"/>
    <w:rsid w:val="00695A67"/>
    <w:rsid w:val="006971DF"/>
    <w:rsid w:val="006A0652"/>
    <w:rsid w:val="006A2837"/>
    <w:rsid w:val="006A3016"/>
    <w:rsid w:val="006A3C59"/>
    <w:rsid w:val="006A3CF9"/>
    <w:rsid w:val="006A5394"/>
    <w:rsid w:val="006A6BE4"/>
    <w:rsid w:val="006B28A2"/>
    <w:rsid w:val="006B463A"/>
    <w:rsid w:val="006B7A4A"/>
    <w:rsid w:val="006C0AE2"/>
    <w:rsid w:val="006C0EA0"/>
    <w:rsid w:val="006C258A"/>
    <w:rsid w:val="006C29CF"/>
    <w:rsid w:val="006C3179"/>
    <w:rsid w:val="006C3C40"/>
    <w:rsid w:val="006C3F47"/>
    <w:rsid w:val="006C4534"/>
    <w:rsid w:val="006C6935"/>
    <w:rsid w:val="006C7BF3"/>
    <w:rsid w:val="006D243B"/>
    <w:rsid w:val="006D5052"/>
    <w:rsid w:val="006D5FBB"/>
    <w:rsid w:val="006E0E17"/>
    <w:rsid w:val="006E0FFC"/>
    <w:rsid w:val="006E156A"/>
    <w:rsid w:val="006E3CE6"/>
    <w:rsid w:val="006E3F15"/>
    <w:rsid w:val="006E6C11"/>
    <w:rsid w:val="006E6D34"/>
    <w:rsid w:val="006E6FBD"/>
    <w:rsid w:val="006E7197"/>
    <w:rsid w:val="006E76FF"/>
    <w:rsid w:val="006E7A16"/>
    <w:rsid w:val="006F3065"/>
    <w:rsid w:val="006F3B5B"/>
    <w:rsid w:val="006F3CBC"/>
    <w:rsid w:val="006F406D"/>
    <w:rsid w:val="006F4ABC"/>
    <w:rsid w:val="006F51A3"/>
    <w:rsid w:val="006F53A4"/>
    <w:rsid w:val="006F714A"/>
    <w:rsid w:val="00700822"/>
    <w:rsid w:val="00701189"/>
    <w:rsid w:val="00701268"/>
    <w:rsid w:val="0070390F"/>
    <w:rsid w:val="0070528A"/>
    <w:rsid w:val="0071090B"/>
    <w:rsid w:val="00710B3A"/>
    <w:rsid w:val="00712348"/>
    <w:rsid w:val="0071299D"/>
    <w:rsid w:val="00714250"/>
    <w:rsid w:val="007162AB"/>
    <w:rsid w:val="007170A4"/>
    <w:rsid w:val="007179D0"/>
    <w:rsid w:val="00721423"/>
    <w:rsid w:val="007232D7"/>
    <w:rsid w:val="00725B16"/>
    <w:rsid w:val="00726AED"/>
    <w:rsid w:val="00727016"/>
    <w:rsid w:val="00730139"/>
    <w:rsid w:val="00731C98"/>
    <w:rsid w:val="00733A69"/>
    <w:rsid w:val="00736A86"/>
    <w:rsid w:val="00736EDB"/>
    <w:rsid w:val="007370FF"/>
    <w:rsid w:val="00737404"/>
    <w:rsid w:val="00737DA4"/>
    <w:rsid w:val="0074142B"/>
    <w:rsid w:val="00741568"/>
    <w:rsid w:val="00741E7C"/>
    <w:rsid w:val="00743EDA"/>
    <w:rsid w:val="00744DC3"/>
    <w:rsid w:val="00744FC6"/>
    <w:rsid w:val="007453C2"/>
    <w:rsid w:val="00745E7D"/>
    <w:rsid w:val="00746126"/>
    <w:rsid w:val="0074636F"/>
    <w:rsid w:val="00751350"/>
    <w:rsid w:val="007538AF"/>
    <w:rsid w:val="00754982"/>
    <w:rsid w:val="00755E89"/>
    <w:rsid w:val="0075696F"/>
    <w:rsid w:val="00756C71"/>
    <w:rsid w:val="00760FB0"/>
    <w:rsid w:val="0076261A"/>
    <w:rsid w:val="00763420"/>
    <w:rsid w:val="00763E42"/>
    <w:rsid w:val="00763F13"/>
    <w:rsid w:val="00765A12"/>
    <w:rsid w:val="00770563"/>
    <w:rsid w:val="00772079"/>
    <w:rsid w:val="00773BCF"/>
    <w:rsid w:val="00773BD1"/>
    <w:rsid w:val="00774402"/>
    <w:rsid w:val="00777673"/>
    <w:rsid w:val="00777C58"/>
    <w:rsid w:val="00777F06"/>
    <w:rsid w:val="007807D8"/>
    <w:rsid w:val="00780C8C"/>
    <w:rsid w:val="00785199"/>
    <w:rsid w:val="00785248"/>
    <w:rsid w:val="00785D96"/>
    <w:rsid w:val="00787A91"/>
    <w:rsid w:val="00787CBB"/>
    <w:rsid w:val="00787D9F"/>
    <w:rsid w:val="00792040"/>
    <w:rsid w:val="007946EB"/>
    <w:rsid w:val="0079671A"/>
    <w:rsid w:val="00797058"/>
    <w:rsid w:val="007976C5"/>
    <w:rsid w:val="007A038A"/>
    <w:rsid w:val="007A0580"/>
    <w:rsid w:val="007A1015"/>
    <w:rsid w:val="007A26E4"/>
    <w:rsid w:val="007A2898"/>
    <w:rsid w:val="007A2C0C"/>
    <w:rsid w:val="007A3338"/>
    <w:rsid w:val="007A3461"/>
    <w:rsid w:val="007A4B60"/>
    <w:rsid w:val="007A4E12"/>
    <w:rsid w:val="007A6505"/>
    <w:rsid w:val="007A7904"/>
    <w:rsid w:val="007A7C37"/>
    <w:rsid w:val="007B0AB3"/>
    <w:rsid w:val="007B0B7E"/>
    <w:rsid w:val="007B1B35"/>
    <w:rsid w:val="007B26F8"/>
    <w:rsid w:val="007B3EC0"/>
    <w:rsid w:val="007B5B22"/>
    <w:rsid w:val="007B6088"/>
    <w:rsid w:val="007B645D"/>
    <w:rsid w:val="007B64E7"/>
    <w:rsid w:val="007C151B"/>
    <w:rsid w:val="007C1C15"/>
    <w:rsid w:val="007C203F"/>
    <w:rsid w:val="007C48D4"/>
    <w:rsid w:val="007C5562"/>
    <w:rsid w:val="007C6803"/>
    <w:rsid w:val="007C690A"/>
    <w:rsid w:val="007C6AF4"/>
    <w:rsid w:val="007C7513"/>
    <w:rsid w:val="007D25F7"/>
    <w:rsid w:val="007D3830"/>
    <w:rsid w:val="007D5FC5"/>
    <w:rsid w:val="007D756E"/>
    <w:rsid w:val="007D76D7"/>
    <w:rsid w:val="007D7AC7"/>
    <w:rsid w:val="007E1333"/>
    <w:rsid w:val="007E34F3"/>
    <w:rsid w:val="007E3B53"/>
    <w:rsid w:val="007E57AA"/>
    <w:rsid w:val="007E6543"/>
    <w:rsid w:val="007F0EE2"/>
    <w:rsid w:val="007F1E25"/>
    <w:rsid w:val="007F25D0"/>
    <w:rsid w:val="007F2630"/>
    <w:rsid w:val="007F2EF8"/>
    <w:rsid w:val="007F53D4"/>
    <w:rsid w:val="007F55EB"/>
    <w:rsid w:val="007F6B9C"/>
    <w:rsid w:val="007F70FB"/>
    <w:rsid w:val="008006FF"/>
    <w:rsid w:val="008007BC"/>
    <w:rsid w:val="00800B48"/>
    <w:rsid w:val="00800C9A"/>
    <w:rsid w:val="008011D0"/>
    <w:rsid w:val="008029F1"/>
    <w:rsid w:val="008031F8"/>
    <w:rsid w:val="00804215"/>
    <w:rsid w:val="008044A6"/>
    <w:rsid w:val="008060EC"/>
    <w:rsid w:val="00806FE7"/>
    <w:rsid w:val="0081251C"/>
    <w:rsid w:val="00812D0F"/>
    <w:rsid w:val="00816665"/>
    <w:rsid w:val="00816B3D"/>
    <w:rsid w:val="00816F0D"/>
    <w:rsid w:val="008202E0"/>
    <w:rsid w:val="00820BA9"/>
    <w:rsid w:val="008211C2"/>
    <w:rsid w:val="008212B2"/>
    <w:rsid w:val="0082240E"/>
    <w:rsid w:val="0082296D"/>
    <w:rsid w:val="0082397A"/>
    <w:rsid w:val="00824191"/>
    <w:rsid w:val="00824F81"/>
    <w:rsid w:val="00825322"/>
    <w:rsid w:val="00826B73"/>
    <w:rsid w:val="00826F04"/>
    <w:rsid w:val="00827F9F"/>
    <w:rsid w:val="00830682"/>
    <w:rsid w:val="0083179C"/>
    <w:rsid w:val="008368CB"/>
    <w:rsid w:val="00837294"/>
    <w:rsid w:val="00840DF5"/>
    <w:rsid w:val="008410F3"/>
    <w:rsid w:val="0084184A"/>
    <w:rsid w:val="00842344"/>
    <w:rsid w:val="00842A21"/>
    <w:rsid w:val="00844720"/>
    <w:rsid w:val="0084490F"/>
    <w:rsid w:val="008470F4"/>
    <w:rsid w:val="00851820"/>
    <w:rsid w:val="0085208F"/>
    <w:rsid w:val="00854CFF"/>
    <w:rsid w:val="00857BC1"/>
    <w:rsid w:val="008604D2"/>
    <w:rsid w:val="00860977"/>
    <w:rsid w:val="00861287"/>
    <w:rsid w:val="00862792"/>
    <w:rsid w:val="008629B4"/>
    <w:rsid w:val="008659D8"/>
    <w:rsid w:val="00867BE9"/>
    <w:rsid w:val="00870311"/>
    <w:rsid w:val="008705A6"/>
    <w:rsid w:val="00871397"/>
    <w:rsid w:val="00871872"/>
    <w:rsid w:val="00871D64"/>
    <w:rsid w:val="00873DE5"/>
    <w:rsid w:val="00873EEF"/>
    <w:rsid w:val="00874C2D"/>
    <w:rsid w:val="008759B9"/>
    <w:rsid w:val="0087643C"/>
    <w:rsid w:val="00880118"/>
    <w:rsid w:val="0088075A"/>
    <w:rsid w:val="0088192D"/>
    <w:rsid w:val="00882C76"/>
    <w:rsid w:val="00885D4D"/>
    <w:rsid w:val="00886115"/>
    <w:rsid w:val="0088642D"/>
    <w:rsid w:val="00886C15"/>
    <w:rsid w:val="00887983"/>
    <w:rsid w:val="008907CE"/>
    <w:rsid w:val="008935C6"/>
    <w:rsid w:val="008943DA"/>
    <w:rsid w:val="00895EEB"/>
    <w:rsid w:val="00896406"/>
    <w:rsid w:val="008971BB"/>
    <w:rsid w:val="00897C36"/>
    <w:rsid w:val="008A0465"/>
    <w:rsid w:val="008A0E1F"/>
    <w:rsid w:val="008A2E6B"/>
    <w:rsid w:val="008A33B8"/>
    <w:rsid w:val="008A3F33"/>
    <w:rsid w:val="008A4143"/>
    <w:rsid w:val="008A4E21"/>
    <w:rsid w:val="008A5D89"/>
    <w:rsid w:val="008A656C"/>
    <w:rsid w:val="008A698C"/>
    <w:rsid w:val="008A7CD6"/>
    <w:rsid w:val="008B1CE4"/>
    <w:rsid w:val="008B20C2"/>
    <w:rsid w:val="008B3011"/>
    <w:rsid w:val="008B4486"/>
    <w:rsid w:val="008B5167"/>
    <w:rsid w:val="008B64AD"/>
    <w:rsid w:val="008C2382"/>
    <w:rsid w:val="008C3852"/>
    <w:rsid w:val="008C574C"/>
    <w:rsid w:val="008C5CE9"/>
    <w:rsid w:val="008C70F9"/>
    <w:rsid w:val="008C7DCB"/>
    <w:rsid w:val="008D0A64"/>
    <w:rsid w:val="008D17EF"/>
    <w:rsid w:val="008D18FD"/>
    <w:rsid w:val="008D2682"/>
    <w:rsid w:val="008D44E2"/>
    <w:rsid w:val="008D450F"/>
    <w:rsid w:val="008D5DAA"/>
    <w:rsid w:val="008D7709"/>
    <w:rsid w:val="008E1FF4"/>
    <w:rsid w:val="008E3E1B"/>
    <w:rsid w:val="008E5C08"/>
    <w:rsid w:val="008E5EF3"/>
    <w:rsid w:val="008E7B85"/>
    <w:rsid w:val="008F03B9"/>
    <w:rsid w:val="008F0E91"/>
    <w:rsid w:val="008F1293"/>
    <w:rsid w:val="008F1FAB"/>
    <w:rsid w:val="008F21F5"/>
    <w:rsid w:val="008F258E"/>
    <w:rsid w:val="008F2806"/>
    <w:rsid w:val="008F49E6"/>
    <w:rsid w:val="008F4E42"/>
    <w:rsid w:val="008F551F"/>
    <w:rsid w:val="008F6038"/>
    <w:rsid w:val="008F67B6"/>
    <w:rsid w:val="009008AD"/>
    <w:rsid w:val="00900C5D"/>
    <w:rsid w:val="00900FA1"/>
    <w:rsid w:val="009010BA"/>
    <w:rsid w:val="0090284F"/>
    <w:rsid w:val="009030EA"/>
    <w:rsid w:val="00903C2B"/>
    <w:rsid w:val="009047B2"/>
    <w:rsid w:val="0091106B"/>
    <w:rsid w:val="009117BA"/>
    <w:rsid w:val="009122B0"/>
    <w:rsid w:val="009130B8"/>
    <w:rsid w:val="00917350"/>
    <w:rsid w:val="00922691"/>
    <w:rsid w:val="00922B11"/>
    <w:rsid w:val="009248FC"/>
    <w:rsid w:val="00924F44"/>
    <w:rsid w:val="00925833"/>
    <w:rsid w:val="00925CA3"/>
    <w:rsid w:val="009274B5"/>
    <w:rsid w:val="009301A8"/>
    <w:rsid w:val="00930CA2"/>
    <w:rsid w:val="00933D62"/>
    <w:rsid w:val="00933DC2"/>
    <w:rsid w:val="009345E4"/>
    <w:rsid w:val="00941797"/>
    <w:rsid w:val="00944CCE"/>
    <w:rsid w:val="009452D9"/>
    <w:rsid w:val="009474B1"/>
    <w:rsid w:val="009506BE"/>
    <w:rsid w:val="009530C8"/>
    <w:rsid w:val="00953CAC"/>
    <w:rsid w:val="00953F11"/>
    <w:rsid w:val="00954AD8"/>
    <w:rsid w:val="00960783"/>
    <w:rsid w:val="00967A59"/>
    <w:rsid w:val="00970B11"/>
    <w:rsid w:val="009715DD"/>
    <w:rsid w:val="00971D0F"/>
    <w:rsid w:val="00975EF5"/>
    <w:rsid w:val="009764C2"/>
    <w:rsid w:val="009808FC"/>
    <w:rsid w:val="00980C10"/>
    <w:rsid w:val="00983201"/>
    <w:rsid w:val="00983620"/>
    <w:rsid w:val="00984D88"/>
    <w:rsid w:val="00984FF4"/>
    <w:rsid w:val="009873AC"/>
    <w:rsid w:val="00990944"/>
    <w:rsid w:val="00990A48"/>
    <w:rsid w:val="00992568"/>
    <w:rsid w:val="00992CB7"/>
    <w:rsid w:val="0099370B"/>
    <w:rsid w:val="0099390E"/>
    <w:rsid w:val="00993E02"/>
    <w:rsid w:val="009940C7"/>
    <w:rsid w:val="00995027"/>
    <w:rsid w:val="00995893"/>
    <w:rsid w:val="009958A0"/>
    <w:rsid w:val="009971F8"/>
    <w:rsid w:val="00997307"/>
    <w:rsid w:val="009A03EE"/>
    <w:rsid w:val="009A144F"/>
    <w:rsid w:val="009A3872"/>
    <w:rsid w:val="009A5611"/>
    <w:rsid w:val="009A6833"/>
    <w:rsid w:val="009A6B7E"/>
    <w:rsid w:val="009B2314"/>
    <w:rsid w:val="009B5F82"/>
    <w:rsid w:val="009C06EF"/>
    <w:rsid w:val="009C0952"/>
    <w:rsid w:val="009C14E7"/>
    <w:rsid w:val="009C2EFD"/>
    <w:rsid w:val="009C41DF"/>
    <w:rsid w:val="009C63BA"/>
    <w:rsid w:val="009C7D66"/>
    <w:rsid w:val="009D06C1"/>
    <w:rsid w:val="009D106A"/>
    <w:rsid w:val="009D45F5"/>
    <w:rsid w:val="009D4644"/>
    <w:rsid w:val="009D647F"/>
    <w:rsid w:val="009D7B94"/>
    <w:rsid w:val="009D7EF8"/>
    <w:rsid w:val="009E06F4"/>
    <w:rsid w:val="009E0B46"/>
    <w:rsid w:val="009E3F50"/>
    <w:rsid w:val="009E4706"/>
    <w:rsid w:val="009E571F"/>
    <w:rsid w:val="009E5DA1"/>
    <w:rsid w:val="009F101D"/>
    <w:rsid w:val="009F4BA6"/>
    <w:rsid w:val="009F5A25"/>
    <w:rsid w:val="009F684C"/>
    <w:rsid w:val="009F7870"/>
    <w:rsid w:val="00A02682"/>
    <w:rsid w:val="00A0312E"/>
    <w:rsid w:val="00A049ED"/>
    <w:rsid w:val="00A11051"/>
    <w:rsid w:val="00A128F0"/>
    <w:rsid w:val="00A12A6F"/>
    <w:rsid w:val="00A13A63"/>
    <w:rsid w:val="00A13CC9"/>
    <w:rsid w:val="00A1458F"/>
    <w:rsid w:val="00A1491E"/>
    <w:rsid w:val="00A1518A"/>
    <w:rsid w:val="00A163E3"/>
    <w:rsid w:val="00A20521"/>
    <w:rsid w:val="00A226FA"/>
    <w:rsid w:val="00A227C9"/>
    <w:rsid w:val="00A23F23"/>
    <w:rsid w:val="00A2574F"/>
    <w:rsid w:val="00A26A39"/>
    <w:rsid w:val="00A30B49"/>
    <w:rsid w:val="00A30B50"/>
    <w:rsid w:val="00A313E3"/>
    <w:rsid w:val="00A3218E"/>
    <w:rsid w:val="00A326A6"/>
    <w:rsid w:val="00A33291"/>
    <w:rsid w:val="00A342CE"/>
    <w:rsid w:val="00A351A1"/>
    <w:rsid w:val="00A36748"/>
    <w:rsid w:val="00A36ED8"/>
    <w:rsid w:val="00A4229B"/>
    <w:rsid w:val="00A42644"/>
    <w:rsid w:val="00A4316B"/>
    <w:rsid w:val="00A4501D"/>
    <w:rsid w:val="00A51EE4"/>
    <w:rsid w:val="00A524B9"/>
    <w:rsid w:val="00A53A12"/>
    <w:rsid w:val="00A55906"/>
    <w:rsid w:val="00A559CE"/>
    <w:rsid w:val="00A560EB"/>
    <w:rsid w:val="00A56639"/>
    <w:rsid w:val="00A56724"/>
    <w:rsid w:val="00A56ABC"/>
    <w:rsid w:val="00A57654"/>
    <w:rsid w:val="00A60767"/>
    <w:rsid w:val="00A610DA"/>
    <w:rsid w:val="00A63F38"/>
    <w:rsid w:val="00A642CF"/>
    <w:rsid w:val="00A661D0"/>
    <w:rsid w:val="00A7105F"/>
    <w:rsid w:val="00A728BA"/>
    <w:rsid w:val="00A7309C"/>
    <w:rsid w:val="00A73E5D"/>
    <w:rsid w:val="00A743D4"/>
    <w:rsid w:val="00A75788"/>
    <w:rsid w:val="00A75F26"/>
    <w:rsid w:val="00A76371"/>
    <w:rsid w:val="00A771D0"/>
    <w:rsid w:val="00A80705"/>
    <w:rsid w:val="00A84984"/>
    <w:rsid w:val="00A85734"/>
    <w:rsid w:val="00A91073"/>
    <w:rsid w:val="00A910F2"/>
    <w:rsid w:val="00A91447"/>
    <w:rsid w:val="00A91F8B"/>
    <w:rsid w:val="00A921BD"/>
    <w:rsid w:val="00A9507B"/>
    <w:rsid w:val="00A96ECA"/>
    <w:rsid w:val="00A9747C"/>
    <w:rsid w:val="00AA187B"/>
    <w:rsid w:val="00AA1FEA"/>
    <w:rsid w:val="00AA237E"/>
    <w:rsid w:val="00AA3B08"/>
    <w:rsid w:val="00AA5378"/>
    <w:rsid w:val="00AA675D"/>
    <w:rsid w:val="00AB0A51"/>
    <w:rsid w:val="00AB3E04"/>
    <w:rsid w:val="00AB4609"/>
    <w:rsid w:val="00AB5F35"/>
    <w:rsid w:val="00AB6677"/>
    <w:rsid w:val="00AB6FB4"/>
    <w:rsid w:val="00AB747A"/>
    <w:rsid w:val="00AC1B22"/>
    <w:rsid w:val="00AC419F"/>
    <w:rsid w:val="00AC4CE0"/>
    <w:rsid w:val="00AC7551"/>
    <w:rsid w:val="00AD04E4"/>
    <w:rsid w:val="00AD068E"/>
    <w:rsid w:val="00AD0AEB"/>
    <w:rsid w:val="00AD1B30"/>
    <w:rsid w:val="00AD1F97"/>
    <w:rsid w:val="00AD3A7D"/>
    <w:rsid w:val="00AD3EE5"/>
    <w:rsid w:val="00AD4257"/>
    <w:rsid w:val="00AD5519"/>
    <w:rsid w:val="00AE2915"/>
    <w:rsid w:val="00AE2EBE"/>
    <w:rsid w:val="00AE321F"/>
    <w:rsid w:val="00AE3AF5"/>
    <w:rsid w:val="00AE48C4"/>
    <w:rsid w:val="00AE553F"/>
    <w:rsid w:val="00AE577C"/>
    <w:rsid w:val="00AE627D"/>
    <w:rsid w:val="00AE766D"/>
    <w:rsid w:val="00AE7D23"/>
    <w:rsid w:val="00AF0815"/>
    <w:rsid w:val="00AF2B81"/>
    <w:rsid w:val="00AF3D3C"/>
    <w:rsid w:val="00AF6A55"/>
    <w:rsid w:val="00B00A80"/>
    <w:rsid w:val="00B05270"/>
    <w:rsid w:val="00B05AF7"/>
    <w:rsid w:val="00B07562"/>
    <w:rsid w:val="00B07EED"/>
    <w:rsid w:val="00B10628"/>
    <w:rsid w:val="00B10F02"/>
    <w:rsid w:val="00B111D6"/>
    <w:rsid w:val="00B119A8"/>
    <w:rsid w:val="00B11F4D"/>
    <w:rsid w:val="00B1445E"/>
    <w:rsid w:val="00B1464B"/>
    <w:rsid w:val="00B14C82"/>
    <w:rsid w:val="00B160E6"/>
    <w:rsid w:val="00B23F2A"/>
    <w:rsid w:val="00B254AA"/>
    <w:rsid w:val="00B278C2"/>
    <w:rsid w:val="00B304BC"/>
    <w:rsid w:val="00B31F17"/>
    <w:rsid w:val="00B350AB"/>
    <w:rsid w:val="00B35243"/>
    <w:rsid w:val="00B3760D"/>
    <w:rsid w:val="00B3797D"/>
    <w:rsid w:val="00B401BB"/>
    <w:rsid w:val="00B407FA"/>
    <w:rsid w:val="00B40AC1"/>
    <w:rsid w:val="00B40CEB"/>
    <w:rsid w:val="00B417DB"/>
    <w:rsid w:val="00B446D1"/>
    <w:rsid w:val="00B453A7"/>
    <w:rsid w:val="00B46B2E"/>
    <w:rsid w:val="00B516A8"/>
    <w:rsid w:val="00B52B1C"/>
    <w:rsid w:val="00B52FBD"/>
    <w:rsid w:val="00B550CD"/>
    <w:rsid w:val="00B566ED"/>
    <w:rsid w:val="00B56DC0"/>
    <w:rsid w:val="00B600AB"/>
    <w:rsid w:val="00B61145"/>
    <w:rsid w:val="00B61449"/>
    <w:rsid w:val="00B619B1"/>
    <w:rsid w:val="00B61D9D"/>
    <w:rsid w:val="00B64E96"/>
    <w:rsid w:val="00B65EA7"/>
    <w:rsid w:val="00B65EF9"/>
    <w:rsid w:val="00B66A4B"/>
    <w:rsid w:val="00B74131"/>
    <w:rsid w:val="00B7540F"/>
    <w:rsid w:val="00B75503"/>
    <w:rsid w:val="00B76DF2"/>
    <w:rsid w:val="00B7754D"/>
    <w:rsid w:val="00B81FBD"/>
    <w:rsid w:val="00B864A1"/>
    <w:rsid w:val="00B869B8"/>
    <w:rsid w:val="00B87B6E"/>
    <w:rsid w:val="00B9083B"/>
    <w:rsid w:val="00B9117B"/>
    <w:rsid w:val="00B92C7F"/>
    <w:rsid w:val="00B93250"/>
    <w:rsid w:val="00B9618C"/>
    <w:rsid w:val="00B974AF"/>
    <w:rsid w:val="00BA2BEE"/>
    <w:rsid w:val="00BA3092"/>
    <w:rsid w:val="00BA5DCA"/>
    <w:rsid w:val="00BA625E"/>
    <w:rsid w:val="00BB10A9"/>
    <w:rsid w:val="00BB147F"/>
    <w:rsid w:val="00BB2553"/>
    <w:rsid w:val="00BB28C0"/>
    <w:rsid w:val="00BB36D3"/>
    <w:rsid w:val="00BB4393"/>
    <w:rsid w:val="00BB4F33"/>
    <w:rsid w:val="00BB4F9C"/>
    <w:rsid w:val="00BB549B"/>
    <w:rsid w:val="00BB57C2"/>
    <w:rsid w:val="00BB5FAF"/>
    <w:rsid w:val="00BB66D7"/>
    <w:rsid w:val="00BB7F39"/>
    <w:rsid w:val="00BC0D97"/>
    <w:rsid w:val="00BC1763"/>
    <w:rsid w:val="00BC3134"/>
    <w:rsid w:val="00BC3F10"/>
    <w:rsid w:val="00BC5979"/>
    <w:rsid w:val="00BC59D3"/>
    <w:rsid w:val="00BD1083"/>
    <w:rsid w:val="00BD1356"/>
    <w:rsid w:val="00BD2272"/>
    <w:rsid w:val="00BD4A77"/>
    <w:rsid w:val="00BD637A"/>
    <w:rsid w:val="00BD664E"/>
    <w:rsid w:val="00BD6D35"/>
    <w:rsid w:val="00BE1E2D"/>
    <w:rsid w:val="00BE2142"/>
    <w:rsid w:val="00BE3682"/>
    <w:rsid w:val="00BE36CF"/>
    <w:rsid w:val="00BE385C"/>
    <w:rsid w:val="00BE481C"/>
    <w:rsid w:val="00BE59BD"/>
    <w:rsid w:val="00BE6264"/>
    <w:rsid w:val="00BE689A"/>
    <w:rsid w:val="00BE6CA1"/>
    <w:rsid w:val="00BE72DF"/>
    <w:rsid w:val="00BE73C0"/>
    <w:rsid w:val="00BF144D"/>
    <w:rsid w:val="00BF165D"/>
    <w:rsid w:val="00BF1915"/>
    <w:rsid w:val="00BF1FB6"/>
    <w:rsid w:val="00BF49F0"/>
    <w:rsid w:val="00BF4AC1"/>
    <w:rsid w:val="00BF5521"/>
    <w:rsid w:val="00C02798"/>
    <w:rsid w:val="00C02F68"/>
    <w:rsid w:val="00C03458"/>
    <w:rsid w:val="00C03B3D"/>
    <w:rsid w:val="00C04342"/>
    <w:rsid w:val="00C051C7"/>
    <w:rsid w:val="00C05F7C"/>
    <w:rsid w:val="00C0676A"/>
    <w:rsid w:val="00C11A30"/>
    <w:rsid w:val="00C12AEB"/>
    <w:rsid w:val="00C13395"/>
    <w:rsid w:val="00C20537"/>
    <w:rsid w:val="00C212CF"/>
    <w:rsid w:val="00C221CD"/>
    <w:rsid w:val="00C229F4"/>
    <w:rsid w:val="00C23053"/>
    <w:rsid w:val="00C23778"/>
    <w:rsid w:val="00C26984"/>
    <w:rsid w:val="00C26ACF"/>
    <w:rsid w:val="00C31662"/>
    <w:rsid w:val="00C33089"/>
    <w:rsid w:val="00C33286"/>
    <w:rsid w:val="00C337C2"/>
    <w:rsid w:val="00C40240"/>
    <w:rsid w:val="00C4063B"/>
    <w:rsid w:val="00C40840"/>
    <w:rsid w:val="00C408EE"/>
    <w:rsid w:val="00C42B1F"/>
    <w:rsid w:val="00C448DE"/>
    <w:rsid w:val="00C45318"/>
    <w:rsid w:val="00C45A55"/>
    <w:rsid w:val="00C50F56"/>
    <w:rsid w:val="00C53481"/>
    <w:rsid w:val="00C536F4"/>
    <w:rsid w:val="00C53A71"/>
    <w:rsid w:val="00C53B49"/>
    <w:rsid w:val="00C556C0"/>
    <w:rsid w:val="00C559FC"/>
    <w:rsid w:val="00C55B9A"/>
    <w:rsid w:val="00C55DCD"/>
    <w:rsid w:val="00C57271"/>
    <w:rsid w:val="00C60E43"/>
    <w:rsid w:val="00C6319E"/>
    <w:rsid w:val="00C64D36"/>
    <w:rsid w:val="00C65ECA"/>
    <w:rsid w:val="00C6773F"/>
    <w:rsid w:val="00C67F9D"/>
    <w:rsid w:val="00C7017F"/>
    <w:rsid w:val="00C70BA7"/>
    <w:rsid w:val="00C730C2"/>
    <w:rsid w:val="00C73B32"/>
    <w:rsid w:val="00C740A4"/>
    <w:rsid w:val="00C754B6"/>
    <w:rsid w:val="00C7550A"/>
    <w:rsid w:val="00C7737B"/>
    <w:rsid w:val="00C7765B"/>
    <w:rsid w:val="00C80EAF"/>
    <w:rsid w:val="00C8261F"/>
    <w:rsid w:val="00C83DDA"/>
    <w:rsid w:val="00C84136"/>
    <w:rsid w:val="00C87403"/>
    <w:rsid w:val="00C875A4"/>
    <w:rsid w:val="00C8761F"/>
    <w:rsid w:val="00C87C08"/>
    <w:rsid w:val="00C95298"/>
    <w:rsid w:val="00C95612"/>
    <w:rsid w:val="00C958ED"/>
    <w:rsid w:val="00C97D8E"/>
    <w:rsid w:val="00CA11AC"/>
    <w:rsid w:val="00CA14A8"/>
    <w:rsid w:val="00CA1742"/>
    <w:rsid w:val="00CA2A83"/>
    <w:rsid w:val="00CA3626"/>
    <w:rsid w:val="00CA3DC7"/>
    <w:rsid w:val="00CA475B"/>
    <w:rsid w:val="00CA49C0"/>
    <w:rsid w:val="00CA5F4F"/>
    <w:rsid w:val="00CA6535"/>
    <w:rsid w:val="00CA6FC4"/>
    <w:rsid w:val="00CB08DA"/>
    <w:rsid w:val="00CB0A12"/>
    <w:rsid w:val="00CB1534"/>
    <w:rsid w:val="00CB2F11"/>
    <w:rsid w:val="00CB3764"/>
    <w:rsid w:val="00CB3F4F"/>
    <w:rsid w:val="00CB4620"/>
    <w:rsid w:val="00CB56E6"/>
    <w:rsid w:val="00CB6634"/>
    <w:rsid w:val="00CC054C"/>
    <w:rsid w:val="00CC1053"/>
    <w:rsid w:val="00CC17DD"/>
    <w:rsid w:val="00CC195D"/>
    <w:rsid w:val="00CC1DA2"/>
    <w:rsid w:val="00CC388C"/>
    <w:rsid w:val="00CC4CEA"/>
    <w:rsid w:val="00CC6355"/>
    <w:rsid w:val="00CC6C1D"/>
    <w:rsid w:val="00CC71C9"/>
    <w:rsid w:val="00CD0D76"/>
    <w:rsid w:val="00CD52A1"/>
    <w:rsid w:val="00CD7C21"/>
    <w:rsid w:val="00CE19DE"/>
    <w:rsid w:val="00CE2C31"/>
    <w:rsid w:val="00CE2CA6"/>
    <w:rsid w:val="00CE34B9"/>
    <w:rsid w:val="00CE387A"/>
    <w:rsid w:val="00CE3A2B"/>
    <w:rsid w:val="00CE3CA2"/>
    <w:rsid w:val="00CE6A15"/>
    <w:rsid w:val="00CF0037"/>
    <w:rsid w:val="00CF03DA"/>
    <w:rsid w:val="00CF04F0"/>
    <w:rsid w:val="00CF06E8"/>
    <w:rsid w:val="00CF12C4"/>
    <w:rsid w:val="00CF14EF"/>
    <w:rsid w:val="00CF1E6C"/>
    <w:rsid w:val="00CF28E6"/>
    <w:rsid w:val="00CF2C7A"/>
    <w:rsid w:val="00CF3821"/>
    <w:rsid w:val="00CF4D92"/>
    <w:rsid w:val="00CF5078"/>
    <w:rsid w:val="00D008D3"/>
    <w:rsid w:val="00D0115B"/>
    <w:rsid w:val="00D01C92"/>
    <w:rsid w:val="00D01E84"/>
    <w:rsid w:val="00D022E2"/>
    <w:rsid w:val="00D06B27"/>
    <w:rsid w:val="00D11217"/>
    <w:rsid w:val="00D1462B"/>
    <w:rsid w:val="00D1554D"/>
    <w:rsid w:val="00D15B70"/>
    <w:rsid w:val="00D170B1"/>
    <w:rsid w:val="00D176E9"/>
    <w:rsid w:val="00D209BB"/>
    <w:rsid w:val="00D21B3C"/>
    <w:rsid w:val="00D228CE"/>
    <w:rsid w:val="00D237F0"/>
    <w:rsid w:val="00D23E53"/>
    <w:rsid w:val="00D317A4"/>
    <w:rsid w:val="00D32514"/>
    <w:rsid w:val="00D33707"/>
    <w:rsid w:val="00D37406"/>
    <w:rsid w:val="00D37BBA"/>
    <w:rsid w:val="00D40537"/>
    <w:rsid w:val="00D40E34"/>
    <w:rsid w:val="00D4187E"/>
    <w:rsid w:val="00D42FE8"/>
    <w:rsid w:val="00D45528"/>
    <w:rsid w:val="00D4665A"/>
    <w:rsid w:val="00D469F6"/>
    <w:rsid w:val="00D50A55"/>
    <w:rsid w:val="00D51240"/>
    <w:rsid w:val="00D52462"/>
    <w:rsid w:val="00D525FE"/>
    <w:rsid w:val="00D52B05"/>
    <w:rsid w:val="00D52D7B"/>
    <w:rsid w:val="00D57362"/>
    <w:rsid w:val="00D577A0"/>
    <w:rsid w:val="00D63315"/>
    <w:rsid w:val="00D6670E"/>
    <w:rsid w:val="00D67855"/>
    <w:rsid w:val="00D70D9A"/>
    <w:rsid w:val="00D729C2"/>
    <w:rsid w:val="00D7357C"/>
    <w:rsid w:val="00D73B12"/>
    <w:rsid w:val="00D73C15"/>
    <w:rsid w:val="00D74A1B"/>
    <w:rsid w:val="00D74FDF"/>
    <w:rsid w:val="00D7532C"/>
    <w:rsid w:val="00D764A0"/>
    <w:rsid w:val="00D76571"/>
    <w:rsid w:val="00D77492"/>
    <w:rsid w:val="00D80564"/>
    <w:rsid w:val="00D83EAA"/>
    <w:rsid w:val="00D83F66"/>
    <w:rsid w:val="00D83F88"/>
    <w:rsid w:val="00D8472F"/>
    <w:rsid w:val="00D85324"/>
    <w:rsid w:val="00D85A6E"/>
    <w:rsid w:val="00D8624D"/>
    <w:rsid w:val="00D86CAE"/>
    <w:rsid w:val="00D91279"/>
    <w:rsid w:val="00D9231A"/>
    <w:rsid w:val="00D92A6B"/>
    <w:rsid w:val="00D972C3"/>
    <w:rsid w:val="00DA0C7E"/>
    <w:rsid w:val="00DA174E"/>
    <w:rsid w:val="00DA4AEE"/>
    <w:rsid w:val="00DA4B1B"/>
    <w:rsid w:val="00DA4D84"/>
    <w:rsid w:val="00DA544A"/>
    <w:rsid w:val="00DB026C"/>
    <w:rsid w:val="00DB1D70"/>
    <w:rsid w:val="00DB2931"/>
    <w:rsid w:val="00DB6590"/>
    <w:rsid w:val="00DC1E89"/>
    <w:rsid w:val="00DC42A1"/>
    <w:rsid w:val="00DC5A95"/>
    <w:rsid w:val="00DC692D"/>
    <w:rsid w:val="00DD0FC4"/>
    <w:rsid w:val="00DD28D8"/>
    <w:rsid w:val="00DD2FA4"/>
    <w:rsid w:val="00DD3173"/>
    <w:rsid w:val="00DD4C73"/>
    <w:rsid w:val="00DD4FC8"/>
    <w:rsid w:val="00DD5323"/>
    <w:rsid w:val="00DD5E4B"/>
    <w:rsid w:val="00DE265E"/>
    <w:rsid w:val="00DE30BE"/>
    <w:rsid w:val="00DE3254"/>
    <w:rsid w:val="00DE4D9D"/>
    <w:rsid w:val="00DE5C83"/>
    <w:rsid w:val="00DF08ED"/>
    <w:rsid w:val="00DF1373"/>
    <w:rsid w:val="00DF1A5F"/>
    <w:rsid w:val="00DF245F"/>
    <w:rsid w:val="00DF32AA"/>
    <w:rsid w:val="00DF4529"/>
    <w:rsid w:val="00DF4BDB"/>
    <w:rsid w:val="00DF527F"/>
    <w:rsid w:val="00DF61A1"/>
    <w:rsid w:val="00DF6CA2"/>
    <w:rsid w:val="00DF6FD2"/>
    <w:rsid w:val="00DF7889"/>
    <w:rsid w:val="00E00491"/>
    <w:rsid w:val="00E011B0"/>
    <w:rsid w:val="00E0136E"/>
    <w:rsid w:val="00E0186A"/>
    <w:rsid w:val="00E01E0A"/>
    <w:rsid w:val="00E01EF6"/>
    <w:rsid w:val="00E0351B"/>
    <w:rsid w:val="00E04FEB"/>
    <w:rsid w:val="00E066E1"/>
    <w:rsid w:val="00E122A5"/>
    <w:rsid w:val="00E15935"/>
    <w:rsid w:val="00E1730B"/>
    <w:rsid w:val="00E201CB"/>
    <w:rsid w:val="00E22C4A"/>
    <w:rsid w:val="00E2523D"/>
    <w:rsid w:val="00E25D05"/>
    <w:rsid w:val="00E2798F"/>
    <w:rsid w:val="00E3008F"/>
    <w:rsid w:val="00E32D8B"/>
    <w:rsid w:val="00E33FF8"/>
    <w:rsid w:val="00E34E75"/>
    <w:rsid w:val="00E353B8"/>
    <w:rsid w:val="00E40C0E"/>
    <w:rsid w:val="00E41921"/>
    <w:rsid w:val="00E41975"/>
    <w:rsid w:val="00E4320A"/>
    <w:rsid w:val="00E4395E"/>
    <w:rsid w:val="00E44706"/>
    <w:rsid w:val="00E477B5"/>
    <w:rsid w:val="00E509BC"/>
    <w:rsid w:val="00E50B76"/>
    <w:rsid w:val="00E50E95"/>
    <w:rsid w:val="00E51742"/>
    <w:rsid w:val="00E55477"/>
    <w:rsid w:val="00E57AC2"/>
    <w:rsid w:val="00E609E9"/>
    <w:rsid w:val="00E62E7A"/>
    <w:rsid w:val="00E63450"/>
    <w:rsid w:val="00E636DC"/>
    <w:rsid w:val="00E6454C"/>
    <w:rsid w:val="00E64FF1"/>
    <w:rsid w:val="00E6514D"/>
    <w:rsid w:val="00E65395"/>
    <w:rsid w:val="00E6601F"/>
    <w:rsid w:val="00E66D5C"/>
    <w:rsid w:val="00E70A58"/>
    <w:rsid w:val="00E72D1B"/>
    <w:rsid w:val="00E74114"/>
    <w:rsid w:val="00E74E7E"/>
    <w:rsid w:val="00E74FA5"/>
    <w:rsid w:val="00E7588A"/>
    <w:rsid w:val="00E77944"/>
    <w:rsid w:val="00E8311B"/>
    <w:rsid w:val="00E85127"/>
    <w:rsid w:val="00E86A48"/>
    <w:rsid w:val="00E870A3"/>
    <w:rsid w:val="00E91A6A"/>
    <w:rsid w:val="00E939E5"/>
    <w:rsid w:val="00E94A5C"/>
    <w:rsid w:val="00E94B36"/>
    <w:rsid w:val="00E94CF9"/>
    <w:rsid w:val="00E9583A"/>
    <w:rsid w:val="00EA1031"/>
    <w:rsid w:val="00EA2D82"/>
    <w:rsid w:val="00EA2E17"/>
    <w:rsid w:val="00EA35A6"/>
    <w:rsid w:val="00EA365F"/>
    <w:rsid w:val="00EA3C64"/>
    <w:rsid w:val="00EA47F9"/>
    <w:rsid w:val="00EA49FA"/>
    <w:rsid w:val="00EA5730"/>
    <w:rsid w:val="00EA69BE"/>
    <w:rsid w:val="00EA765A"/>
    <w:rsid w:val="00EA7A3C"/>
    <w:rsid w:val="00EB0714"/>
    <w:rsid w:val="00EB7878"/>
    <w:rsid w:val="00EC0719"/>
    <w:rsid w:val="00EC0ACE"/>
    <w:rsid w:val="00EC20CE"/>
    <w:rsid w:val="00EC2281"/>
    <w:rsid w:val="00EC462F"/>
    <w:rsid w:val="00EC6503"/>
    <w:rsid w:val="00EC6949"/>
    <w:rsid w:val="00ED0F87"/>
    <w:rsid w:val="00ED17E3"/>
    <w:rsid w:val="00ED4606"/>
    <w:rsid w:val="00ED62B6"/>
    <w:rsid w:val="00ED740F"/>
    <w:rsid w:val="00ED74DA"/>
    <w:rsid w:val="00ED79D2"/>
    <w:rsid w:val="00EE013F"/>
    <w:rsid w:val="00EE02F4"/>
    <w:rsid w:val="00EE0400"/>
    <w:rsid w:val="00EE0A63"/>
    <w:rsid w:val="00EE1BF7"/>
    <w:rsid w:val="00EE4DBE"/>
    <w:rsid w:val="00EE55EF"/>
    <w:rsid w:val="00EE6214"/>
    <w:rsid w:val="00EE73CF"/>
    <w:rsid w:val="00EE79BB"/>
    <w:rsid w:val="00EE7B4F"/>
    <w:rsid w:val="00EF195F"/>
    <w:rsid w:val="00EF1BFF"/>
    <w:rsid w:val="00EF2E56"/>
    <w:rsid w:val="00EF4B6E"/>
    <w:rsid w:val="00EF59BE"/>
    <w:rsid w:val="00EF603A"/>
    <w:rsid w:val="00EF6EA4"/>
    <w:rsid w:val="00F0073B"/>
    <w:rsid w:val="00F02BCD"/>
    <w:rsid w:val="00F03456"/>
    <w:rsid w:val="00F04346"/>
    <w:rsid w:val="00F047D1"/>
    <w:rsid w:val="00F07627"/>
    <w:rsid w:val="00F10747"/>
    <w:rsid w:val="00F11972"/>
    <w:rsid w:val="00F11B73"/>
    <w:rsid w:val="00F11B89"/>
    <w:rsid w:val="00F129E7"/>
    <w:rsid w:val="00F13BDB"/>
    <w:rsid w:val="00F14EAE"/>
    <w:rsid w:val="00F15654"/>
    <w:rsid w:val="00F1572B"/>
    <w:rsid w:val="00F16744"/>
    <w:rsid w:val="00F17F83"/>
    <w:rsid w:val="00F20CDC"/>
    <w:rsid w:val="00F23123"/>
    <w:rsid w:val="00F242ED"/>
    <w:rsid w:val="00F26E14"/>
    <w:rsid w:val="00F309D7"/>
    <w:rsid w:val="00F30C55"/>
    <w:rsid w:val="00F3355B"/>
    <w:rsid w:val="00F336EE"/>
    <w:rsid w:val="00F351AF"/>
    <w:rsid w:val="00F37E9A"/>
    <w:rsid w:val="00F40CE3"/>
    <w:rsid w:val="00F41B4D"/>
    <w:rsid w:val="00F443CD"/>
    <w:rsid w:val="00F45364"/>
    <w:rsid w:val="00F472B7"/>
    <w:rsid w:val="00F47595"/>
    <w:rsid w:val="00F51033"/>
    <w:rsid w:val="00F51757"/>
    <w:rsid w:val="00F52BC0"/>
    <w:rsid w:val="00F52C85"/>
    <w:rsid w:val="00F54338"/>
    <w:rsid w:val="00F561E3"/>
    <w:rsid w:val="00F565A0"/>
    <w:rsid w:val="00F5786D"/>
    <w:rsid w:val="00F61B45"/>
    <w:rsid w:val="00F66BC9"/>
    <w:rsid w:val="00F66F49"/>
    <w:rsid w:val="00F67E84"/>
    <w:rsid w:val="00F717C8"/>
    <w:rsid w:val="00F72E25"/>
    <w:rsid w:val="00F741D4"/>
    <w:rsid w:val="00F7488A"/>
    <w:rsid w:val="00F7529D"/>
    <w:rsid w:val="00F76847"/>
    <w:rsid w:val="00F7761B"/>
    <w:rsid w:val="00F77C83"/>
    <w:rsid w:val="00F81991"/>
    <w:rsid w:val="00F81D10"/>
    <w:rsid w:val="00F846D2"/>
    <w:rsid w:val="00F8610A"/>
    <w:rsid w:val="00F86A1A"/>
    <w:rsid w:val="00F8776E"/>
    <w:rsid w:val="00F919EE"/>
    <w:rsid w:val="00F939CD"/>
    <w:rsid w:val="00F93D05"/>
    <w:rsid w:val="00F95C26"/>
    <w:rsid w:val="00F974B6"/>
    <w:rsid w:val="00F9785E"/>
    <w:rsid w:val="00FA0479"/>
    <w:rsid w:val="00FA0E96"/>
    <w:rsid w:val="00FA15BF"/>
    <w:rsid w:val="00FA5DF4"/>
    <w:rsid w:val="00FA6A48"/>
    <w:rsid w:val="00FA7207"/>
    <w:rsid w:val="00FA726D"/>
    <w:rsid w:val="00FA76E6"/>
    <w:rsid w:val="00FA77D8"/>
    <w:rsid w:val="00FB0FBA"/>
    <w:rsid w:val="00FB2055"/>
    <w:rsid w:val="00FB366D"/>
    <w:rsid w:val="00FB436D"/>
    <w:rsid w:val="00FB693F"/>
    <w:rsid w:val="00FB6DCB"/>
    <w:rsid w:val="00FB7E3C"/>
    <w:rsid w:val="00FC088F"/>
    <w:rsid w:val="00FC265F"/>
    <w:rsid w:val="00FC3275"/>
    <w:rsid w:val="00FC3CE9"/>
    <w:rsid w:val="00FC4299"/>
    <w:rsid w:val="00FC4A21"/>
    <w:rsid w:val="00FC772D"/>
    <w:rsid w:val="00FD0592"/>
    <w:rsid w:val="00FD1362"/>
    <w:rsid w:val="00FD1BA3"/>
    <w:rsid w:val="00FD1E5B"/>
    <w:rsid w:val="00FD4122"/>
    <w:rsid w:val="00FD43B3"/>
    <w:rsid w:val="00FD4493"/>
    <w:rsid w:val="00FD4B43"/>
    <w:rsid w:val="00FD65DE"/>
    <w:rsid w:val="00FD773F"/>
    <w:rsid w:val="00FE0A56"/>
    <w:rsid w:val="00FE2909"/>
    <w:rsid w:val="00FE3234"/>
    <w:rsid w:val="00FE333C"/>
    <w:rsid w:val="00FE390D"/>
    <w:rsid w:val="00FE4970"/>
    <w:rsid w:val="00FE5196"/>
    <w:rsid w:val="00FE59C5"/>
    <w:rsid w:val="00FE5CF7"/>
    <w:rsid w:val="00FE6537"/>
    <w:rsid w:val="00FE6E30"/>
    <w:rsid w:val="00FF3963"/>
    <w:rsid w:val="00FF5623"/>
    <w:rsid w:val="00FF5820"/>
    <w:rsid w:val="00FF6346"/>
    <w:rsid w:val="0107322F"/>
    <w:rsid w:val="010F7003"/>
    <w:rsid w:val="01426893"/>
    <w:rsid w:val="01B132A8"/>
    <w:rsid w:val="026463B4"/>
    <w:rsid w:val="02A6A1E8"/>
    <w:rsid w:val="02BD8400"/>
    <w:rsid w:val="02C8A2C7"/>
    <w:rsid w:val="02D4E630"/>
    <w:rsid w:val="02E16331"/>
    <w:rsid w:val="02F03B88"/>
    <w:rsid w:val="031DEB7A"/>
    <w:rsid w:val="032CE5F4"/>
    <w:rsid w:val="03601571"/>
    <w:rsid w:val="0369754E"/>
    <w:rsid w:val="04113135"/>
    <w:rsid w:val="0422AD9D"/>
    <w:rsid w:val="048FCE0F"/>
    <w:rsid w:val="04A8F5B5"/>
    <w:rsid w:val="04C0EFE7"/>
    <w:rsid w:val="04EE387C"/>
    <w:rsid w:val="0510D0D9"/>
    <w:rsid w:val="057C3587"/>
    <w:rsid w:val="05B1D116"/>
    <w:rsid w:val="05D0FDB4"/>
    <w:rsid w:val="05D53738"/>
    <w:rsid w:val="05D8D603"/>
    <w:rsid w:val="0653621B"/>
    <w:rsid w:val="06A41577"/>
    <w:rsid w:val="06C5AC28"/>
    <w:rsid w:val="0756281C"/>
    <w:rsid w:val="077635D3"/>
    <w:rsid w:val="078EA5B8"/>
    <w:rsid w:val="07F91828"/>
    <w:rsid w:val="084BA979"/>
    <w:rsid w:val="0899F510"/>
    <w:rsid w:val="08E56D58"/>
    <w:rsid w:val="092A525F"/>
    <w:rsid w:val="096E708E"/>
    <w:rsid w:val="09B4D6C5"/>
    <w:rsid w:val="0A31C2FA"/>
    <w:rsid w:val="0A48EBFF"/>
    <w:rsid w:val="0A6781D9"/>
    <w:rsid w:val="0A7C785B"/>
    <w:rsid w:val="0AE50041"/>
    <w:rsid w:val="0B23E192"/>
    <w:rsid w:val="0B781E5B"/>
    <w:rsid w:val="0B918F7E"/>
    <w:rsid w:val="0B98D7CB"/>
    <w:rsid w:val="0C1E9795"/>
    <w:rsid w:val="0C490C7F"/>
    <w:rsid w:val="0C87742C"/>
    <w:rsid w:val="0C960A28"/>
    <w:rsid w:val="0CBA25EF"/>
    <w:rsid w:val="0D3088A0"/>
    <w:rsid w:val="0D3C6337"/>
    <w:rsid w:val="0D405635"/>
    <w:rsid w:val="0D70DE53"/>
    <w:rsid w:val="0D75395B"/>
    <w:rsid w:val="0DA161F2"/>
    <w:rsid w:val="0DE0C452"/>
    <w:rsid w:val="0DE4925C"/>
    <w:rsid w:val="0E005876"/>
    <w:rsid w:val="0E156814"/>
    <w:rsid w:val="0E5AA02F"/>
    <w:rsid w:val="0E638B25"/>
    <w:rsid w:val="0E81DD95"/>
    <w:rsid w:val="0EE574F9"/>
    <w:rsid w:val="0EF622C9"/>
    <w:rsid w:val="0F17028C"/>
    <w:rsid w:val="0F70A745"/>
    <w:rsid w:val="0FBA877F"/>
    <w:rsid w:val="0FCF40A8"/>
    <w:rsid w:val="10081077"/>
    <w:rsid w:val="10824E1B"/>
    <w:rsid w:val="10D438DC"/>
    <w:rsid w:val="10F482EB"/>
    <w:rsid w:val="1116B3AD"/>
    <w:rsid w:val="112142CA"/>
    <w:rsid w:val="11A6050E"/>
    <w:rsid w:val="11AA2602"/>
    <w:rsid w:val="120AC70D"/>
    <w:rsid w:val="1212E898"/>
    <w:rsid w:val="1233ED02"/>
    <w:rsid w:val="124D52AB"/>
    <w:rsid w:val="125711E1"/>
    <w:rsid w:val="13150BF0"/>
    <w:rsid w:val="137C773F"/>
    <w:rsid w:val="13D24866"/>
    <w:rsid w:val="13E2ABA7"/>
    <w:rsid w:val="1428DEB1"/>
    <w:rsid w:val="14804E06"/>
    <w:rsid w:val="14C76288"/>
    <w:rsid w:val="15916B75"/>
    <w:rsid w:val="15F831D9"/>
    <w:rsid w:val="15FA8E4F"/>
    <w:rsid w:val="16514BA7"/>
    <w:rsid w:val="17AE189B"/>
    <w:rsid w:val="17FBFB7B"/>
    <w:rsid w:val="185DC77D"/>
    <w:rsid w:val="185EBD42"/>
    <w:rsid w:val="1871C5D0"/>
    <w:rsid w:val="1885C3BC"/>
    <w:rsid w:val="192E24B2"/>
    <w:rsid w:val="194430E0"/>
    <w:rsid w:val="194F711C"/>
    <w:rsid w:val="19873CB3"/>
    <w:rsid w:val="19F20EAC"/>
    <w:rsid w:val="1AD2C99F"/>
    <w:rsid w:val="1AE431A5"/>
    <w:rsid w:val="1B298350"/>
    <w:rsid w:val="1B75EC56"/>
    <w:rsid w:val="1B7759C1"/>
    <w:rsid w:val="1BDFE9FF"/>
    <w:rsid w:val="1BE0C3DC"/>
    <w:rsid w:val="1BEA6B41"/>
    <w:rsid w:val="1BFEDBB6"/>
    <w:rsid w:val="1C3FCED6"/>
    <w:rsid w:val="1C5FFE99"/>
    <w:rsid w:val="1C659038"/>
    <w:rsid w:val="1CA1CF98"/>
    <w:rsid w:val="1CFF1CCE"/>
    <w:rsid w:val="1D2B9F90"/>
    <w:rsid w:val="1D403605"/>
    <w:rsid w:val="1D56DB55"/>
    <w:rsid w:val="1D5F80DE"/>
    <w:rsid w:val="1D7C7171"/>
    <w:rsid w:val="1D819AF2"/>
    <w:rsid w:val="1DA564E7"/>
    <w:rsid w:val="1E17D3EC"/>
    <w:rsid w:val="1E45B884"/>
    <w:rsid w:val="1E638853"/>
    <w:rsid w:val="1EB85FBE"/>
    <w:rsid w:val="1FCD61B3"/>
    <w:rsid w:val="1FD9C621"/>
    <w:rsid w:val="1FF22D37"/>
    <w:rsid w:val="207EE8BE"/>
    <w:rsid w:val="20DE6F05"/>
    <w:rsid w:val="2164C489"/>
    <w:rsid w:val="2189020C"/>
    <w:rsid w:val="21AE4404"/>
    <w:rsid w:val="2205CAD9"/>
    <w:rsid w:val="223ADB69"/>
    <w:rsid w:val="223E71AB"/>
    <w:rsid w:val="2251E504"/>
    <w:rsid w:val="22AB3DE7"/>
    <w:rsid w:val="22E8D12C"/>
    <w:rsid w:val="22F29CC6"/>
    <w:rsid w:val="23170391"/>
    <w:rsid w:val="2324757F"/>
    <w:rsid w:val="235CA7FB"/>
    <w:rsid w:val="238BDEB9"/>
    <w:rsid w:val="238F8397"/>
    <w:rsid w:val="23904317"/>
    <w:rsid w:val="239E16A8"/>
    <w:rsid w:val="23B6FA9F"/>
    <w:rsid w:val="23CA54F2"/>
    <w:rsid w:val="2402821F"/>
    <w:rsid w:val="2412F14F"/>
    <w:rsid w:val="241A8C7B"/>
    <w:rsid w:val="24BAAE27"/>
    <w:rsid w:val="24FDB3C1"/>
    <w:rsid w:val="252CE61E"/>
    <w:rsid w:val="257D32C2"/>
    <w:rsid w:val="2586EB2B"/>
    <w:rsid w:val="2598F577"/>
    <w:rsid w:val="259A9F2E"/>
    <w:rsid w:val="25D8B47C"/>
    <w:rsid w:val="25E17275"/>
    <w:rsid w:val="25E4DDF7"/>
    <w:rsid w:val="25EFCE9A"/>
    <w:rsid w:val="2615FC5A"/>
    <w:rsid w:val="26483BC1"/>
    <w:rsid w:val="2649BE19"/>
    <w:rsid w:val="266F703C"/>
    <w:rsid w:val="2670319E"/>
    <w:rsid w:val="26BC562E"/>
    <w:rsid w:val="26DF0A3A"/>
    <w:rsid w:val="27045C21"/>
    <w:rsid w:val="2705E8EA"/>
    <w:rsid w:val="270A2A32"/>
    <w:rsid w:val="2720FF85"/>
    <w:rsid w:val="27C069C0"/>
    <w:rsid w:val="27DC6DC6"/>
    <w:rsid w:val="2843912F"/>
    <w:rsid w:val="28531117"/>
    <w:rsid w:val="28F8CA8B"/>
    <w:rsid w:val="296A38B4"/>
    <w:rsid w:val="29701EC7"/>
    <w:rsid w:val="29EFF7D9"/>
    <w:rsid w:val="2A31953B"/>
    <w:rsid w:val="2AD23489"/>
    <w:rsid w:val="2B45752A"/>
    <w:rsid w:val="2B589DF0"/>
    <w:rsid w:val="2B61243C"/>
    <w:rsid w:val="2B844255"/>
    <w:rsid w:val="2BC6571E"/>
    <w:rsid w:val="2BEE2C47"/>
    <w:rsid w:val="2BF17939"/>
    <w:rsid w:val="2BFD21B2"/>
    <w:rsid w:val="2C1A736E"/>
    <w:rsid w:val="2C5F1724"/>
    <w:rsid w:val="2C62BFCB"/>
    <w:rsid w:val="2C7E5D66"/>
    <w:rsid w:val="2C9B4B49"/>
    <w:rsid w:val="2CA3D7B0"/>
    <w:rsid w:val="2D060988"/>
    <w:rsid w:val="2D6CC689"/>
    <w:rsid w:val="2D6F9B42"/>
    <w:rsid w:val="2D6F9CCB"/>
    <w:rsid w:val="2D9DCC97"/>
    <w:rsid w:val="2E45603E"/>
    <w:rsid w:val="2EC31993"/>
    <w:rsid w:val="2EE66346"/>
    <w:rsid w:val="2F55F81B"/>
    <w:rsid w:val="2FB90589"/>
    <w:rsid w:val="2FD8B287"/>
    <w:rsid w:val="2FDD51B4"/>
    <w:rsid w:val="2FE6A760"/>
    <w:rsid w:val="2FF532FE"/>
    <w:rsid w:val="3014F67C"/>
    <w:rsid w:val="3022DBE1"/>
    <w:rsid w:val="303477D2"/>
    <w:rsid w:val="305C20A2"/>
    <w:rsid w:val="30B2F3A5"/>
    <w:rsid w:val="30E4A327"/>
    <w:rsid w:val="30F99674"/>
    <w:rsid w:val="3144367C"/>
    <w:rsid w:val="317A6E88"/>
    <w:rsid w:val="319D8099"/>
    <w:rsid w:val="31B4D129"/>
    <w:rsid w:val="321D6FCA"/>
    <w:rsid w:val="32385072"/>
    <w:rsid w:val="32560218"/>
    <w:rsid w:val="32A81004"/>
    <w:rsid w:val="32D37711"/>
    <w:rsid w:val="32D9AD86"/>
    <w:rsid w:val="334E0E65"/>
    <w:rsid w:val="33781BF6"/>
    <w:rsid w:val="33CD1015"/>
    <w:rsid w:val="33E08048"/>
    <w:rsid w:val="34381954"/>
    <w:rsid w:val="34B1ABF7"/>
    <w:rsid w:val="34C340B3"/>
    <w:rsid w:val="34FCC690"/>
    <w:rsid w:val="3533944B"/>
    <w:rsid w:val="35366C96"/>
    <w:rsid w:val="357E9A12"/>
    <w:rsid w:val="35C9811C"/>
    <w:rsid w:val="369DA4B1"/>
    <w:rsid w:val="369E140F"/>
    <w:rsid w:val="36A2519E"/>
    <w:rsid w:val="36B74023"/>
    <w:rsid w:val="37AA22ED"/>
    <w:rsid w:val="37B12A9B"/>
    <w:rsid w:val="37B563DB"/>
    <w:rsid w:val="37E7B00D"/>
    <w:rsid w:val="380A3161"/>
    <w:rsid w:val="3822831D"/>
    <w:rsid w:val="3844ADCE"/>
    <w:rsid w:val="385E9570"/>
    <w:rsid w:val="386DF3CF"/>
    <w:rsid w:val="3881CEA1"/>
    <w:rsid w:val="389751F8"/>
    <w:rsid w:val="38ABD9CC"/>
    <w:rsid w:val="38C77926"/>
    <w:rsid w:val="38DE7C7E"/>
    <w:rsid w:val="391845A3"/>
    <w:rsid w:val="39784181"/>
    <w:rsid w:val="398B2212"/>
    <w:rsid w:val="399153B9"/>
    <w:rsid w:val="39A96091"/>
    <w:rsid w:val="39BD7DD3"/>
    <w:rsid w:val="3A0F8E97"/>
    <w:rsid w:val="3A4665A0"/>
    <w:rsid w:val="3B3AE192"/>
    <w:rsid w:val="3BA87DA8"/>
    <w:rsid w:val="3BA8C267"/>
    <w:rsid w:val="3BB87D11"/>
    <w:rsid w:val="3BC1FB13"/>
    <w:rsid w:val="3BD8A41D"/>
    <w:rsid w:val="3C5811D0"/>
    <w:rsid w:val="3C6549FA"/>
    <w:rsid w:val="3C727E94"/>
    <w:rsid w:val="3C8A4E31"/>
    <w:rsid w:val="3D7E1405"/>
    <w:rsid w:val="3DAB4E72"/>
    <w:rsid w:val="3E2735E9"/>
    <w:rsid w:val="3E3089BB"/>
    <w:rsid w:val="3E6B54CD"/>
    <w:rsid w:val="3E99FBA3"/>
    <w:rsid w:val="3EB25FF0"/>
    <w:rsid w:val="3EC5F6B9"/>
    <w:rsid w:val="3ED88D67"/>
    <w:rsid w:val="3F630BEC"/>
    <w:rsid w:val="3F7DD3A9"/>
    <w:rsid w:val="3F8C5E18"/>
    <w:rsid w:val="3FB13C09"/>
    <w:rsid w:val="3FBAC502"/>
    <w:rsid w:val="3FDDA451"/>
    <w:rsid w:val="4049E444"/>
    <w:rsid w:val="40668C11"/>
    <w:rsid w:val="407D77F5"/>
    <w:rsid w:val="40D12BE5"/>
    <w:rsid w:val="41863C5C"/>
    <w:rsid w:val="4194EEA0"/>
    <w:rsid w:val="4224667F"/>
    <w:rsid w:val="428D9316"/>
    <w:rsid w:val="42C5BACA"/>
    <w:rsid w:val="42E382BC"/>
    <w:rsid w:val="4308351F"/>
    <w:rsid w:val="43388AF1"/>
    <w:rsid w:val="4355A66C"/>
    <w:rsid w:val="4378FE5F"/>
    <w:rsid w:val="437F2A1C"/>
    <w:rsid w:val="438A384C"/>
    <w:rsid w:val="438B6300"/>
    <w:rsid w:val="43AA00C0"/>
    <w:rsid w:val="44143F53"/>
    <w:rsid w:val="4415921A"/>
    <w:rsid w:val="441A8ECC"/>
    <w:rsid w:val="44ABDBF9"/>
    <w:rsid w:val="451E446D"/>
    <w:rsid w:val="45511BD6"/>
    <w:rsid w:val="455F9B49"/>
    <w:rsid w:val="456E49ED"/>
    <w:rsid w:val="45EA2E9C"/>
    <w:rsid w:val="45EF6BF9"/>
    <w:rsid w:val="46411108"/>
    <w:rsid w:val="4643847C"/>
    <w:rsid w:val="46637975"/>
    <w:rsid w:val="46E973D5"/>
    <w:rsid w:val="4701F442"/>
    <w:rsid w:val="47423291"/>
    <w:rsid w:val="474C2FE4"/>
    <w:rsid w:val="476761E0"/>
    <w:rsid w:val="47950659"/>
    <w:rsid w:val="47AD5FB9"/>
    <w:rsid w:val="47B47BF6"/>
    <w:rsid w:val="4800A181"/>
    <w:rsid w:val="48234095"/>
    <w:rsid w:val="48272EAB"/>
    <w:rsid w:val="48905993"/>
    <w:rsid w:val="489B2FDC"/>
    <w:rsid w:val="48CE1664"/>
    <w:rsid w:val="48E0471E"/>
    <w:rsid w:val="49416673"/>
    <w:rsid w:val="49607B6B"/>
    <w:rsid w:val="4961BC16"/>
    <w:rsid w:val="4A2A4C4C"/>
    <w:rsid w:val="4A70247D"/>
    <w:rsid w:val="4AA43556"/>
    <w:rsid w:val="4AC6DAD4"/>
    <w:rsid w:val="4B060623"/>
    <w:rsid w:val="4B6DD807"/>
    <w:rsid w:val="4BBA4309"/>
    <w:rsid w:val="4BEC5A60"/>
    <w:rsid w:val="4C1E96C9"/>
    <w:rsid w:val="4CD50131"/>
    <w:rsid w:val="4D2B496E"/>
    <w:rsid w:val="4D3BF46C"/>
    <w:rsid w:val="4D70A317"/>
    <w:rsid w:val="4DC03EAC"/>
    <w:rsid w:val="4DD41F04"/>
    <w:rsid w:val="4DD96713"/>
    <w:rsid w:val="4E2D8F89"/>
    <w:rsid w:val="4E462247"/>
    <w:rsid w:val="4E4F4D46"/>
    <w:rsid w:val="4E5AEB1B"/>
    <w:rsid w:val="4E657975"/>
    <w:rsid w:val="4ED8AF6C"/>
    <w:rsid w:val="4EEC473F"/>
    <w:rsid w:val="4F421625"/>
    <w:rsid w:val="4FEFF1DE"/>
    <w:rsid w:val="5010DE50"/>
    <w:rsid w:val="501F20D2"/>
    <w:rsid w:val="502E30E9"/>
    <w:rsid w:val="50730793"/>
    <w:rsid w:val="50DA01D2"/>
    <w:rsid w:val="50DA998E"/>
    <w:rsid w:val="50FBDE38"/>
    <w:rsid w:val="5133219C"/>
    <w:rsid w:val="51D33576"/>
    <w:rsid w:val="51D9FC16"/>
    <w:rsid w:val="51F598D1"/>
    <w:rsid w:val="52007350"/>
    <w:rsid w:val="528155F4"/>
    <w:rsid w:val="5282111D"/>
    <w:rsid w:val="52D0B5E5"/>
    <w:rsid w:val="532CCFA4"/>
    <w:rsid w:val="5369DFD5"/>
    <w:rsid w:val="53A2C72F"/>
    <w:rsid w:val="53A6DD61"/>
    <w:rsid w:val="53B41167"/>
    <w:rsid w:val="53C5A9C0"/>
    <w:rsid w:val="5421FB33"/>
    <w:rsid w:val="5424BFE0"/>
    <w:rsid w:val="54366D2B"/>
    <w:rsid w:val="546AE8A9"/>
    <w:rsid w:val="54DD1203"/>
    <w:rsid w:val="5548D1E2"/>
    <w:rsid w:val="55885CF0"/>
    <w:rsid w:val="55BF7375"/>
    <w:rsid w:val="55C688A1"/>
    <w:rsid w:val="55E5A958"/>
    <w:rsid w:val="55E5ADAC"/>
    <w:rsid w:val="568268E2"/>
    <w:rsid w:val="568DF5B4"/>
    <w:rsid w:val="56F27BC6"/>
    <w:rsid w:val="56FBCF7C"/>
    <w:rsid w:val="573EAB69"/>
    <w:rsid w:val="57E002C6"/>
    <w:rsid w:val="580B3E9A"/>
    <w:rsid w:val="5825C1E6"/>
    <w:rsid w:val="582FDD55"/>
    <w:rsid w:val="5878457F"/>
    <w:rsid w:val="5881AAED"/>
    <w:rsid w:val="58C0AE7F"/>
    <w:rsid w:val="58C85E6D"/>
    <w:rsid w:val="58ECA19D"/>
    <w:rsid w:val="59285BB2"/>
    <w:rsid w:val="5935A53A"/>
    <w:rsid w:val="5936647E"/>
    <w:rsid w:val="59645A53"/>
    <w:rsid w:val="59C03649"/>
    <w:rsid w:val="59CF6E0B"/>
    <w:rsid w:val="5A1D1D48"/>
    <w:rsid w:val="5A605274"/>
    <w:rsid w:val="5ACEF573"/>
    <w:rsid w:val="5B3C4094"/>
    <w:rsid w:val="5B4AC042"/>
    <w:rsid w:val="5B720A4D"/>
    <w:rsid w:val="5B99406C"/>
    <w:rsid w:val="5BC29384"/>
    <w:rsid w:val="5BC5A6DD"/>
    <w:rsid w:val="5BF39008"/>
    <w:rsid w:val="5BF8482B"/>
    <w:rsid w:val="5C17489A"/>
    <w:rsid w:val="5C273E89"/>
    <w:rsid w:val="5C815F04"/>
    <w:rsid w:val="5C9115E6"/>
    <w:rsid w:val="5CB9DF34"/>
    <w:rsid w:val="5CC0A71C"/>
    <w:rsid w:val="5CD82EC2"/>
    <w:rsid w:val="5CFED329"/>
    <w:rsid w:val="5D384004"/>
    <w:rsid w:val="5D80E3B8"/>
    <w:rsid w:val="5DEB72C1"/>
    <w:rsid w:val="5E7942B8"/>
    <w:rsid w:val="5EA1741F"/>
    <w:rsid w:val="5EBDC942"/>
    <w:rsid w:val="5EC3C2EB"/>
    <w:rsid w:val="5F24F330"/>
    <w:rsid w:val="5F75DBE7"/>
    <w:rsid w:val="5F80B395"/>
    <w:rsid w:val="600DCA46"/>
    <w:rsid w:val="603A898E"/>
    <w:rsid w:val="6054F8D3"/>
    <w:rsid w:val="605852B2"/>
    <w:rsid w:val="60AB43E9"/>
    <w:rsid w:val="60D7A942"/>
    <w:rsid w:val="60DB5E4F"/>
    <w:rsid w:val="6141B0EB"/>
    <w:rsid w:val="62060730"/>
    <w:rsid w:val="6214BAEF"/>
    <w:rsid w:val="62775EAE"/>
    <w:rsid w:val="6376AB13"/>
    <w:rsid w:val="63D1A449"/>
    <w:rsid w:val="63D30AC9"/>
    <w:rsid w:val="6493D258"/>
    <w:rsid w:val="64DB6B89"/>
    <w:rsid w:val="64E5837F"/>
    <w:rsid w:val="64ED4F01"/>
    <w:rsid w:val="65062BAE"/>
    <w:rsid w:val="65586CE3"/>
    <w:rsid w:val="655F9ADA"/>
    <w:rsid w:val="65618F55"/>
    <w:rsid w:val="658EADCC"/>
    <w:rsid w:val="65C0038F"/>
    <w:rsid w:val="65C04447"/>
    <w:rsid w:val="65D2E058"/>
    <w:rsid w:val="65D4BEDB"/>
    <w:rsid w:val="65EC422E"/>
    <w:rsid w:val="660FB2E3"/>
    <w:rsid w:val="665A4AAC"/>
    <w:rsid w:val="66CFBBE3"/>
    <w:rsid w:val="66D20DCD"/>
    <w:rsid w:val="66DC5168"/>
    <w:rsid w:val="66F9A87D"/>
    <w:rsid w:val="6754668A"/>
    <w:rsid w:val="6788D2E0"/>
    <w:rsid w:val="67DCCA66"/>
    <w:rsid w:val="680BD920"/>
    <w:rsid w:val="689F22DE"/>
    <w:rsid w:val="68AD9A09"/>
    <w:rsid w:val="68D28B8C"/>
    <w:rsid w:val="68F39031"/>
    <w:rsid w:val="6913F7AE"/>
    <w:rsid w:val="694459E9"/>
    <w:rsid w:val="6A19AF2C"/>
    <w:rsid w:val="6A4682CA"/>
    <w:rsid w:val="6A5DFDE2"/>
    <w:rsid w:val="6A90B14A"/>
    <w:rsid w:val="6AC04E68"/>
    <w:rsid w:val="6B18720B"/>
    <w:rsid w:val="6B1E34D8"/>
    <w:rsid w:val="6B277D5C"/>
    <w:rsid w:val="6B874147"/>
    <w:rsid w:val="6B9D2B92"/>
    <w:rsid w:val="6BA1F263"/>
    <w:rsid w:val="6BDC1AB2"/>
    <w:rsid w:val="6C3E2A93"/>
    <w:rsid w:val="6C67653D"/>
    <w:rsid w:val="6CFAF8A0"/>
    <w:rsid w:val="6D0B062E"/>
    <w:rsid w:val="6DB1284B"/>
    <w:rsid w:val="6E2EE611"/>
    <w:rsid w:val="6E3A77FE"/>
    <w:rsid w:val="6E9B4B62"/>
    <w:rsid w:val="6ED10001"/>
    <w:rsid w:val="6F288453"/>
    <w:rsid w:val="6F4D7AC0"/>
    <w:rsid w:val="6F574CD6"/>
    <w:rsid w:val="6F9E4043"/>
    <w:rsid w:val="6FFEFDE3"/>
    <w:rsid w:val="7005667C"/>
    <w:rsid w:val="70083081"/>
    <w:rsid w:val="701856A5"/>
    <w:rsid w:val="70C12FD5"/>
    <w:rsid w:val="70F8743C"/>
    <w:rsid w:val="70FA9D5D"/>
    <w:rsid w:val="70FFDAE8"/>
    <w:rsid w:val="71077812"/>
    <w:rsid w:val="7147FB9F"/>
    <w:rsid w:val="7173A6B5"/>
    <w:rsid w:val="717FAD41"/>
    <w:rsid w:val="72029DE3"/>
    <w:rsid w:val="72305F70"/>
    <w:rsid w:val="72419751"/>
    <w:rsid w:val="72904336"/>
    <w:rsid w:val="72A99B69"/>
    <w:rsid w:val="7316D697"/>
    <w:rsid w:val="732218FC"/>
    <w:rsid w:val="735D52F6"/>
    <w:rsid w:val="73C18EB3"/>
    <w:rsid w:val="741BF375"/>
    <w:rsid w:val="7425950E"/>
    <w:rsid w:val="748B0F59"/>
    <w:rsid w:val="7495FD10"/>
    <w:rsid w:val="74E70657"/>
    <w:rsid w:val="7509855A"/>
    <w:rsid w:val="751CAD12"/>
    <w:rsid w:val="7521C5DB"/>
    <w:rsid w:val="75360330"/>
    <w:rsid w:val="76BAA252"/>
    <w:rsid w:val="772F47BA"/>
    <w:rsid w:val="773DE204"/>
    <w:rsid w:val="77743EAA"/>
    <w:rsid w:val="77D1995E"/>
    <w:rsid w:val="780F9606"/>
    <w:rsid w:val="787FCFB9"/>
    <w:rsid w:val="788980D7"/>
    <w:rsid w:val="78D69434"/>
    <w:rsid w:val="797F34A7"/>
    <w:rsid w:val="799ECC87"/>
    <w:rsid w:val="79C75080"/>
    <w:rsid w:val="7A0052F8"/>
    <w:rsid w:val="7A5F1A01"/>
    <w:rsid w:val="7A9784C5"/>
    <w:rsid w:val="7ACA5536"/>
    <w:rsid w:val="7AD01D17"/>
    <w:rsid w:val="7ADD468F"/>
    <w:rsid w:val="7B02CE74"/>
    <w:rsid w:val="7B10A7EE"/>
    <w:rsid w:val="7B1EEF64"/>
    <w:rsid w:val="7B28C37F"/>
    <w:rsid w:val="7B353A51"/>
    <w:rsid w:val="7B3A3F19"/>
    <w:rsid w:val="7B513743"/>
    <w:rsid w:val="7B66A3A9"/>
    <w:rsid w:val="7B796FF3"/>
    <w:rsid w:val="7BDCB207"/>
    <w:rsid w:val="7BE09813"/>
    <w:rsid w:val="7BF37739"/>
    <w:rsid w:val="7C0696F3"/>
    <w:rsid w:val="7C339907"/>
    <w:rsid w:val="7C3DCFF4"/>
    <w:rsid w:val="7C41C355"/>
    <w:rsid w:val="7C503AA2"/>
    <w:rsid w:val="7C526B6B"/>
    <w:rsid w:val="7C7BD653"/>
    <w:rsid w:val="7C9A2E58"/>
    <w:rsid w:val="7D2F6DB8"/>
    <w:rsid w:val="7D58DE2E"/>
    <w:rsid w:val="7DE99CD8"/>
    <w:rsid w:val="7E0E1C50"/>
    <w:rsid w:val="7E0FF39C"/>
    <w:rsid w:val="7F6BD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ABF7"/>
  <w15:chartTrackingRefBased/>
  <w15:docId w15:val="{11800920-40E3-4CA7-B0B8-6F766B93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Light" w:eastAsiaTheme="minorHAnsi" w:hAnsi="Arial Nova Light"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1E"/>
    <w:pPr>
      <w:jc w:val="both"/>
    </w:pPr>
    <w:rPr>
      <w:rFonts w:ascii="Microsoft GothicNeo" w:eastAsia="Microsoft GothicNeo" w:hAnsi="Microsoft GothicNeo" w:cs="Microsoft GothicNeo"/>
      <w:kern w:val="0"/>
      <w:sz w:val="20"/>
      <w:szCs w:val="20"/>
      <w14:ligatures w14:val="none"/>
    </w:rPr>
  </w:style>
  <w:style w:type="paragraph" w:styleId="Heading1">
    <w:name w:val="heading 1"/>
    <w:basedOn w:val="Normal"/>
    <w:next w:val="Normal"/>
    <w:link w:val="Heading1Char"/>
    <w:uiPriority w:val="9"/>
    <w:qFormat/>
    <w:rsid w:val="00873DE5"/>
    <w:pPr>
      <w:keepNext/>
      <w:keepLines/>
      <w:numPr>
        <w:numId w:val="3"/>
      </w:numPr>
      <w:shd w:val="clear" w:color="auto" w:fill="000000" w:themeFill="text1"/>
      <w:spacing w:after="0"/>
      <w:outlineLvl w:val="0"/>
    </w:pPr>
    <w:rPr>
      <w:b/>
      <w:color w:val="FFFFFF" w:themeColor="background1"/>
      <w:kern w:val="2"/>
      <w:sz w:val="28"/>
      <w:szCs w:val="32"/>
      <w14:ligatures w14:val="standardContextual"/>
    </w:rPr>
  </w:style>
  <w:style w:type="paragraph" w:styleId="Heading2">
    <w:name w:val="heading 2"/>
    <w:basedOn w:val="Normal"/>
    <w:next w:val="Normal"/>
    <w:link w:val="Heading2Char"/>
    <w:autoRedefine/>
    <w:uiPriority w:val="9"/>
    <w:unhideWhenUsed/>
    <w:qFormat/>
    <w:rsid w:val="000E19DC"/>
    <w:pPr>
      <w:keepNext/>
      <w:keepLines/>
      <w:numPr>
        <w:ilvl w:val="1"/>
        <w:numId w:val="5"/>
      </w:numPr>
      <w:shd w:val="clear" w:color="auto" w:fill="D9E2F3" w:themeFill="accent1" w:themeFillTint="33"/>
      <w:spacing w:before="40" w:after="240"/>
      <w:outlineLvl w:val="1"/>
    </w:pPr>
    <w:rPr>
      <w:b/>
      <w:kern w:val="2"/>
      <w:sz w:val="26"/>
      <w:szCs w:val="26"/>
      <w14:ligatures w14:val="standardContextual"/>
    </w:rPr>
  </w:style>
  <w:style w:type="paragraph" w:styleId="Heading3">
    <w:name w:val="heading 3"/>
    <w:basedOn w:val="Normal"/>
    <w:next w:val="Normal"/>
    <w:link w:val="Heading3Char"/>
    <w:uiPriority w:val="9"/>
    <w:unhideWhenUsed/>
    <w:qFormat/>
    <w:rsid w:val="00CA49C0"/>
    <w:pPr>
      <w:keepNext/>
      <w:keepLines/>
      <w:spacing w:before="40" w:after="0"/>
      <w:outlineLvl w:val="2"/>
    </w:pPr>
    <w:rPr>
      <w:b/>
      <w:kern w:val="2"/>
      <w:sz w:val="22"/>
      <w:szCs w:val="22"/>
      <w14:ligatures w14:val="standardContextual"/>
    </w:rPr>
  </w:style>
  <w:style w:type="paragraph" w:styleId="Heading4">
    <w:name w:val="heading 4"/>
    <w:basedOn w:val="Normal"/>
    <w:next w:val="Normal"/>
    <w:link w:val="Heading4Char"/>
    <w:uiPriority w:val="9"/>
    <w:unhideWhenUsed/>
    <w:qFormat/>
    <w:rsid w:val="008E7B85"/>
    <w:pPr>
      <w:keepNext/>
      <w:keepLines/>
      <w:spacing w:before="40" w:after="0"/>
      <w:outlineLvl w:val="3"/>
    </w:pPr>
    <w:rPr>
      <w:i/>
      <w:iCs/>
      <w:color w:val="2F5496" w:themeColor="accent1" w:themeShade="BF"/>
      <w:sz w:val="22"/>
      <w:szCs w:val="22"/>
    </w:rPr>
  </w:style>
  <w:style w:type="paragraph" w:styleId="Heading5">
    <w:name w:val="heading 5"/>
    <w:basedOn w:val="Normal"/>
    <w:next w:val="Normal"/>
    <w:link w:val="Heading5Char"/>
    <w:uiPriority w:val="9"/>
    <w:unhideWhenUsed/>
    <w:qFormat/>
    <w:rsid w:val="00BA5DCA"/>
    <w:pPr>
      <w:keepNext/>
      <w:keepLines/>
      <w:spacing w:before="40" w:after="0"/>
      <w:outlineLvl w:val="4"/>
    </w:pPr>
    <w:rPr>
      <w:rFonts w:asciiTheme="majorHAnsi" w:eastAsiaTheme="majorEastAsia" w:hAnsiTheme="majorHAnsi" w:cstheme="majorBidi"/>
      <w:color w:val="2F5496" w:themeColor="accent1" w:themeShade="BF"/>
      <w:kern w:val="2"/>
      <w:sz w:val="24"/>
      <w:szCs w:val="21"/>
      <w14:ligatures w14:val="standardContextual"/>
    </w:rPr>
  </w:style>
  <w:style w:type="paragraph" w:styleId="Heading6">
    <w:name w:val="heading 6"/>
    <w:basedOn w:val="Normal"/>
    <w:next w:val="Normal"/>
    <w:link w:val="Heading6Char"/>
    <w:uiPriority w:val="9"/>
    <w:unhideWhenUsed/>
    <w:qFormat/>
    <w:rsid w:val="003B10FE"/>
    <w:pPr>
      <w:keepNext/>
      <w:keepLines/>
      <w:spacing w:before="40" w:after="0"/>
      <w:jc w:val="left"/>
      <w:outlineLvl w:val="5"/>
    </w:pPr>
    <w:rPr>
      <w:rFonts w:asciiTheme="majorHAnsi" w:eastAsiaTheme="majorEastAsia" w:hAnsiTheme="majorHAnsi" w:cstheme="majorBidi"/>
      <w:color w:val="1F3763" w:themeColor="accent1" w:themeShade="7F"/>
      <w:szCs w:val="22"/>
    </w:rPr>
  </w:style>
  <w:style w:type="paragraph" w:styleId="Heading7">
    <w:name w:val="heading 7"/>
    <w:basedOn w:val="Normal"/>
    <w:next w:val="Normal"/>
    <w:link w:val="Heading7Char"/>
    <w:uiPriority w:val="9"/>
    <w:unhideWhenUsed/>
    <w:qFormat/>
    <w:rsid w:val="00816B3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E5"/>
    <w:rPr>
      <w:rFonts w:ascii="Microsoft GothicNeo" w:eastAsia="Microsoft GothicNeo" w:hAnsi="Microsoft GothicNeo" w:cs="Microsoft GothicNeo"/>
      <w:b/>
      <w:color w:val="FFFFFF" w:themeColor="background1"/>
      <w:sz w:val="28"/>
      <w:szCs w:val="32"/>
      <w:shd w:val="clear" w:color="auto" w:fill="000000" w:themeFill="text1"/>
    </w:rPr>
  </w:style>
  <w:style w:type="character" w:customStyle="1" w:styleId="Heading2Char">
    <w:name w:val="Heading 2 Char"/>
    <w:basedOn w:val="DefaultParagraphFont"/>
    <w:link w:val="Heading2"/>
    <w:uiPriority w:val="9"/>
    <w:rsid w:val="000E19DC"/>
    <w:rPr>
      <w:rFonts w:ascii="Microsoft GothicNeo" w:eastAsia="Microsoft GothicNeo" w:hAnsi="Microsoft GothicNeo" w:cs="Microsoft GothicNeo"/>
      <w:b/>
      <w:sz w:val="26"/>
      <w:szCs w:val="26"/>
      <w:shd w:val="clear" w:color="auto" w:fill="D9E2F3" w:themeFill="accent1" w:themeFillTint="33"/>
    </w:rPr>
  </w:style>
  <w:style w:type="character" w:customStyle="1" w:styleId="Heading3Char">
    <w:name w:val="Heading 3 Char"/>
    <w:basedOn w:val="DefaultParagraphFont"/>
    <w:link w:val="Heading3"/>
    <w:uiPriority w:val="9"/>
    <w:rsid w:val="00CA49C0"/>
    <w:rPr>
      <w:rFonts w:ascii="Microsoft GothicNeo" w:eastAsia="Microsoft GothicNeo" w:hAnsi="Microsoft GothicNeo" w:cs="Microsoft GothicNeo"/>
      <w:b/>
      <w:sz w:val="22"/>
      <w:szCs w:val="22"/>
      <w:lang w:val="en-US"/>
    </w:rPr>
  </w:style>
  <w:style w:type="character" w:customStyle="1" w:styleId="Heading5Char">
    <w:name w:val="Heading 5 Char"/>
    <w:basedOn w:val="DefaultParagraphFont"/>
    <w:link w:val="Heading5"/>
    <w:uiPriority w:val="9"/>
    <w:rsid w:val="00BA5DCA"/>
    <w:rPr>
      <w:rFonts w:asciiTheme="majorHAnsi" w:eastAsiaTheme="majorEastAsia" w:hAnsiTheme="majorHAnsi" w:cstheme="majorBidi"/>
      <w:color w:val="2F5496" w:themeColor="accent1" w:themeShade="BF"/>
      <w:sz w:val="24"/>
    </w:rPr>
  </w:style>
  <w:style w:type="paragraph" w:styleId="NoSpacing">
    <w:name w:val="No Spacing"/>
    <w:link w:val="NoSpacingChar"/>
    <w:uiPriority w:val="1"/>
    <w:qFormat/>
    <w:rsid w:val="00BF1915"/>
    <w:pPr>
      <w:spacing w:after="0" w:line="240" w:lineRule="auto"/>
    </w:pPr>
    <w:rPr>
      <w:rFonts w:ascii="Microsoft GothicNeo" w:eastAsiaTheme="minorEastAsia" w:hAnsi="Microsoft GothicNeo"/>
      <w:kern w:val="0"/>
      <w:sz w:val="20"/>
      <w:szCs w:val="22"/>
      <w14:ligatures w14:val="none"/>
    </w:rPr>
  </w:style>
  <w:style w:type="character" w:customStyle="1" w:styleId="NoSpacingChar">
    <w:name w:val="No Spacing Char"/>
    <w:basedOn w:val="DefaultParagraphFont"/>
    <w:link w:val="NoSpacing"/>
    <w:uiPriority w:val="1"/>
    <w:rsid w:val="00BF1915"/>
    <w:rPr>
      <w:rFonts w:ascii="Microsoft GothicNeo" w:eastAsiaTheme="minorEastAsia" w:hAnsi="Microsoft GothicNeo"/>
      <w:kern w:val="0"/>
      <w:sz w:val="20"/>
      <w:szCs w:val="22"/>
      <w:lang w:val="en-US"/>
      <w14:ligatures w14:val="none"/>
    </w:rPr>
  </w:style>
  <w:style w:type="character" w:styleId="PlaceholderText">
    <w:name w:val="Placeholder Text"/>
    <w:basedOn w:val="DefaultParagraphFont"/>
    <w:uiPriority w:val="99"/>
    <w:semiHidden/>
    <w:rsid w:val="00AE48C4"/>
    <w:rPr>
      <w:color w:val="808080"/>
    </w:rPr>
  </w:style>
  <w:style w:type="paragraph" w:styleId="Header">
    <w:name w:val="header"/>
    <w:basedOn w:val="Normal"/>
    <w:link w:val="HeaderChar"/>
    <w:uiPriority w:val="99"/>
    <w:unhideWhenUsed/>
    <w:rsid w:val="00D66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70E"/>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D66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70E"/>
    <w:rPr>
      <w:rFonts w:asciiTheme="minorHAnsi" w:eastAsiaTheme="minorEastAsia" w:hAnsiTheme="minorHAnsi"/>
      <w:kern w:val="0"/>
      <w:sz w:val="22"/>
      <w:szCs w:val="22"/>
      <w:lang w:val="en-US"/>
      <w14:ligatures w14:val="none"/>
    </w:rPr>
  </w:style>
  <w:style w:type="paragraph" w:styleId="Title">
    <w:name w:val="Title"/>
    <w:basedOn w:val="Normal"/>
    <w:next w:val="Normal"/>
    <w:link w:val="TitleChar"/>
    <w:uiPriority w:val="10"/>
    <w:qFormat/>
    <w:rsid w:val="0047610A"/>
    <w:pPr>
      <w:spacing w:after="0" w:line="240" w:lineRule="auto"/>
      <w:contextualSpacing/>
    </w:pPr>
    <w:rPr>
      <w:rFonts w:ascii="Bahnschrift" w:eastAsiaTheme="majorEastAsia" w:hAnsi="Bahnschrift" w:cstheme="majorBidi"/>
      <w:spacing w:val="-10"/>
      <w:kern w:val="28"/>
      <w:sz w:val="56"/>
      <w:szCs w:val="56"/>
    </w:rPr>
  </w:style>
  <w:style w:type="character" w:customStyle="1" w:styleId="TitleChar">
    <w:name w:val="Title Char"/>
    <w:basedOn w:val="DefaultParagraphFont"/>
    <w:link w:val="Title"/>
    <w:uiPriority w:val="10"/>
    <w:rsid w:val="0047610A"/>
    <w:rPr>
      <w:rFonts w:ascii="Bahnschrift" w:eastAsiaTheme="majorEastAsia" w:hAnsi="Bahnschrift" w:cstheme="majorBidi"/>
      <w:spacing w:val="-10"/>
      <w:kern w:val="28"/>
      <w:sz w:val="56"/>
      <w:szCs w:val="56"/>
      <w:lang w:val="en-US"/>
      <w14:ligatures w14:val="none"/>
    </w:rPr>
  </w:style>
  <w:style w:type="table" w:styleId="TableGrid">
    <w:name w:val="Table Grid"/>
    <w:basedOn w:val="TableNormal"/>
    <w:uiPriority w:val="39"/>
    <w:rsid w:val="00C8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3764"/>
    <w:pPr>
      <w:numPr>
        <w:numId w:val="0"/>
      </w:numPr>
      <w:shd w:val="clear" w:color="auto" w:fill="auto"/>
      <w:spacing w:before="240"/>
      <w:jc w:val="left"/>
      <w:outlineLvl w:val="9"/>
    </w:pPr>
    <w:rPr>
      <w:b w:val="0"/>
      <w:color w:val="2F5496" w:themeColor="accent1" w:themeShade="BF"/>
      <w:kern w:val="0"/>
      <w14:ligatures w14:val="none"/>
    </w:rPr>
  </w:style>
  <w:style w:type="paragraph" w:styleId="TOC1">
    <w:name w:val="toc 1"/>
    <w:basedOn w:val="Normal"/>
    <w:next w:val="Normal"/>
    <w:autoRedefine/>
    <w:uiPriority w:val="39"/>
    <w:unhideWhenUsed/>
    <w:rsid w:val="00BD6D35"/>
    <w:pPr>
      <w:tabs>
        <w:tab w:val="left" w:pos="720"/>
        <w:tab w:val="right" w:leader="dot" w:pos="9016"/>
      </w:tabs>
      <w:spacing w:after="100"/>
    </w:pPr>
  </w:style>
  <w:style w:type="character" w:styleId="Hyperlink">
    <w:name w:val="Hyperlink"/>
    <w:basedOn w:val="DefaultParagraphFont"/>
    <w:uiPriority w:val="99"/>
    <w:unhideWhenUsed/>
    <w:rsid w:val="00E94CF9"/>
    <w:rPr>
      <w:color w:val="0563C1" w:themeColor="hyperlink"/>
      <w:u w:val="single"/>
    </w:rPr>
  </w:style>
  <w:style w:type="paragraph" w:styleId="ListParagraph">
    <w:name w:val="List Paragraph"/>
    <w:basedOn w:val="Normal"/>
    <w:uiPriority w:val="34"/>
    <w:qFormat/>
    <w:rsid w:val="007C690A"/>
    <w:pPr>
      <w:ind w:left="720"/>
      <w:contextualSpacing/>
    </w:pPr>
  </w:style>
  <w:style w:type="paragraph" w:styleId="TOC3">
    <w:name w:val="toc 3"/>
    <w:basedOn w:val="Normal"/>
    <w:next w:val="Normal"/>
    <w:autoRedefine/>
    <w:uiPriority w:val="39"/>
    <w:unhideWhenUsed/>
    <w:rsid w:val="00B516A8"/>
    <w:pPr>
      <w:spacing w:after="100"/>
      <w:ind w:left="400"/>
    </w:pPr>
  </w:style>
  <w:style w:type="paragraph" w:styleId="TOC2">
    <w:name w:val="toc 2"/>
    <w:basedOn w:val="Normal"/>
    <w:next w:val="Normal"/>
    <w:autoRedefine/>
    <w:uiPriority w:val="39"/>
    <w:unhideWhenUsed/>
    <w:rsid w:val="00B516A8"/>
    <w:pPr>
      <w:spacing w:after="100"/>
      <w:ind w:left="200"/>
    </w:pPr>
  </w:style>
  <w:style w:type="character" w:customStyle="1" w:styleId="Heading4Char">
    <w:name w:val="Heading 4 Char"/>
    <w:basedOn w:val="DefaultParagraphFont"/>
    <w:link w:val="Heading4"/>
    <w:uiPriority w:val="9"/>
    <w:rsid w:val="008E7B85"/>
    <w:rPr>
      <w:rFonts w:ascii="Microsoft GothicNeo" w:eastAsia="Microsoft GothicNeo" w:hAnsi="Microsoft GothicNeo" w:cs="Microsoft GothicNeo"/>
      <w:i/>
      <w:iCs/>
      <w:color w:val="2F5496" w:themeColor="accent1" w:themeShade="BF"/>
      <w:kern w:val="0"/>
      <w:sz w:val="22"/>
      <w:szCs w:val="22"/>
      <w14:ligatures w14:val="none"/>
    </w:rPr>
  </w:style>
  <w:style w:type="character" w:customStyle="1" w:styleId="Heading6Char">
    <w:name w:val="Heading 6 Char"/>
    <w:basedOn w:val="DefaultParagraphFont"/>
    <w:link w:val="Heading6"/>
    <w:uiPriority w:val="9"/>
    <w:rsid w:val="003B10FE"/>
    <w:rPr>
      <w:rFonts w:asciiTheme="majorHAnsi" w:eastAsiaTheme="majorEastAsia" w:hAnsiTheme="majorHAnsi" w:cstheme="majorBidi"/>
      <w:color w:val="1F3763" w:themeColor="accent1" w:themeShade="7F"/>
      <w:kern w:val="0"/>
      <w:sz w:val="20"/>
      <w:szCs w:val="22"/>
      <w14:ligatures w14:val="none"/>
    </w:rPr>
  </w:style>
  <w:style w:type="character" w:styleId="Strong">
    <w:name w:val="Strong"/>
    <w:basedOn w:val="DefaultParagraphFont"/>
    <w:uiPriority w:val="22"/>
    <w:qFormat/>
    <w:rsid w:val="003B10FE"/>
    <w:rPr>
      <w:b/>
      <w:bCs/>
    </w:rPr>
  </w:style>
  <w:style w:type="character" w:styleId="CommentReference">
    <w:name w:val="annotation reference"/>
    <w:basedOn w:val="DefaultParagraphFont"/>
    <w:uiPriority w:val="99"/>
    <w:semiHidden/>
    <w:unhideWhenUsed/>
    <w:rsid w:val="003B10FE"/>
    <w:rPr>
      <w:sz w:val="16"/>
      <w:szCs w:val="16"/>
    </w:rPr>
  </w:style>
  <w:style w:type="paragraph" w:styleId="CommentText">
    <w:name w:val="annotation text"/>
    <w:basedOn w:val="Normal"/>
    <w:link w:val="CommentTextChar"/>
    <w:uiPriority w:val="99"/>
    <w:unhideWhenUsed/>
    <w:rsid w:val="003B10FE"/>
    <w:pPr>
      <w:spacing w:line="240" w:lineRule="auto"/>
      <w:jc w:val="left"/>
    </w:pPr>
    <w:rPr>
      <w:rFonts w:eastAsiaTheme="minorHAnsi" w:cstheme="minorBidi"/>
    </w:rPr>
  </w:style>
  <w:style w:type="character" w:customStyle="1" w:styleId="CommentTextChar">
    <w:name w:val="Comment Text Char"/>
    <w:basedOn w:val="DefaultParagraphFont"/>
    <w:link w:val="CommentText"/>
    <w:uiPriority w:val="99"/>
    <w:rsid w:val="003B10FE"/>
    <w:rPr>
      <w:rFonts w:ascii="Microsoft GothicNeo" w:hAnsi="Microsoft GothicNe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10FE"/>
    <w:rPr>
      <w:b/>
      <w:bCs/>
    </w:rPr>
  </w:style>
  <w:style w:type="character" w:customStyle="1" w:styleId="CommentSubjectChar">
    <w:name w:val="Comment Subject Char"/>
    <w:basedOn w:val="CommentTextChar"/>
    <w:link w:val="CommentSubject"/>
    <w:uiPriority w:val="99"/>
    <w:semiHidden/>
    <w:rsid w:val="003B10FE"/>
    <w:rPr>
      <w:rFonts w:ascii="Microsoft GothicNeo" w:hAnsi="Microsoft GothicNeo"/>
      <w:b/>
      <w:bCs/>
      <w:kern w:val="0"/>
      <w:sz w:val="20"/>
      <w:szCs w:val="20"/>
      <w14:ligatures w14:val="none"/>
    </w:rPr>
  </w:style>
  <w:style w:type="paragraph" w:styleId="BalloonText">
    <w:name w:val="Balloon Text"/>
    <w:basedOn w:val="Normal"/>
    <w:link w:val="BalloonTextChar"/>
    <w:uiPriority w:val="99"/>
    <w:semiHidden/>
    <w:unhideWhenUsed/>
    <w:rsid w:val="003B10FE"/>
    <w:pPr>
      <w:spacing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B10FE"/>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3B10FE"/>
    <w:rPr>
      <w:color w:val="605E5C"/>
      <w:shd w:val="clear" w:color="auto" w:fill="E1DFDD"/>
    </w:rPr>
  </w:style>
  <w:style w:type="character" w:styleId="HTMLCode">
    <w:name w:val="HTML Code"/>
    <w:basedOn w:val="DefaultParagraphFont"/>
    <w:uiPriority w:val="99"/>
    <w:semiHidden/>
    <w:unhideWhenUsed/>
    <w:rsid w:val="003B10FE"/>
    <w:rPr>
      <w:rFonts w:ascii="Courier New" w:eastAsia="Times New Roman" w:hAnsi="Courier New" w:cs="Courier New"/>
      <w:sz w:val="20"/>
      <w:szCs w:val="20"/>
    </w:rPr>
  </w:style>
  <w:style w:type="paragraph" w:styleId="NormalWeb">
    <w:name w:val="Normal (Web)"/>
    <w:basedOn w:val="Normal"/>
    <w:uiPriority w:val="99"/>
    <w:semiHidden/>
    <w:unhideWhenUsed/>
    <w:rsid w:val="003B10FE"/>
    <w:pPr>
      <w:jc w:val="left"/>
    </w:pPr>
    <w:rPr>
      <w:rFonts w:ascii="Times New Roman" w:eastAsiaTheme="minorHAnsi" w:hAnsi="Times New Roman" w:cs="Times New Roman"/>
      <w:sz w:val="24"/>
      <w:szCs w:val="24"/>
    </w:rPr>
  </w:style>
  <w:style w:type="paragraph" w:styleId="Revision">
    <w:name w:val="Revision"/>
    <w:hidden/>
    <w:uiPriority w:val="99"/>
    <w:semiHidden/>
    <w:rsid w:val="005C37D4"/>
    <w:pPr>
      <w:spacing w:after="0" w:line="240" w:lineRule="auto"/>
    </w:pPr>
    <w:rPr>
      <w:rFonts w:ascii="Microsoft GothicNeo" w:eastAsia="Microsoft GothicNeo" w:hAnsi="Microsoft GothicNeo" w:cs="Microsoft GothicNeo"/>
      <w:kern w:val="0"/>
      <w:sz w:val="20"/>
      <w:szCs w:val="20"/>
      <w14:ligatures w14:val="none"/>
    </w:rPr>
  </w:style>
  <w:style w:type="character" w:styleId="Mention">
    <w:name w:val="Mention"/>
    <w:basedOn w:val="DefaultParagraphFont"/>
    <w:uiPriority w:val="99"/>
    <w:unhideWhenUsed/>
    <w:rsid w:val="008D2682"/>
    <w:rPr>
      <w:color w:val="2B579A"/>
      <w:shd w:val="clear" w:color="auto" w:fill="E1DFDD"/>
    </w:rPr>
  </w:style>
  <w:style w:type="character" w:customStyle="1" w:styleId="Heading7Char">
    <w:name w:val="Heading 7 Char"/>
    <w:basedOn w:val="DefaultParagraphFont"/>
    <w:link w:val="Heading7"/>
    <w:uiPriority w:val="9"/>
    <w:rsid w:val="00816B3D"/>
    <w:rPr>
      <w:rFonts w:asciiTheme="majorHAnsi" w:eastAsiaTheme="majorEastAsia" w:hAnsiTheme="majorHAnsi" w:cstheme="majorBidi"/>
      <w:i/>
      <w:iCs/>
      <w:color w:val="1F3763" w:themeColor="accent1" w:themeShade="7F"/>
      <w:kern w:val="0"/>
      <w:sz w:val="20"/>
      <w:szCs w:val="20"/>
      <w14:ligatures w14:val="none"/>
    </w:rPr>
  </w:style>
  <w:style w:type="table" w:styleId="PlainTable1">
    <w:name w:val="Plain Table 1"/>
    <w:basedOn w:val="TableNormal"/>
    <w:uiPriority w:val="41"/>
    <w:rsid w:val="00944C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44C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944C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
    <w:name w:val="paragraph"/>
    <w:basedOn w:val="Normal"/>
    <w:rsid w:val="00FE653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FE6537"/>
  </w:style>
  <w:style w:type="character" w:customStyle="1" w:styleId="eop">
    <w:name w:val="eop"/>
    <w:basedOn w:val="DefaultParagraphFont"/>
    <w:rsid w:val="00FE6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0171">
      <w:bodyDiv w:val="1"/>
      <w:marLeft w:val="0"/>
      <w:marRight w:val="0"/>
      <w:marTop w:val="0"/>
      <w:marBottom w:val="0"/>
      <w:divBdr>
        <w:top w:val="none" w:sz="0" w:space="0" w:color="auto"/>
        <w:left w:val="none" w:sz="0" w:space="0" w:color="auto"/>
        <w:bottom w:val="none" w:sz="0" w:space="0" w:color="auto"/>
        <w:right w:val="none" w:sz="0" w:space="0" w:color="auto"/>
      </w:divBdr>
    </w:div>
    <w:div w:id="50345304">
      <w:bodyDiv w:val="1"/>
      <w:marLeft w:val="0"/>
      <w:marRight w:val="0"/>
      <w:marTop w:val="0"/>
      <w:marBottom w:val="0"/>
      <w:divBdr>
        <w:top w:val="none" w:sz="0" w:space="0" w:color="auto"/>
        <w:left w:val="none" w:sz="0" w:space="0" w:color="auto"/>
        <w:bottom w:val="none" w:sz="0" w:space="0" w:color="auto"/>
        <w:right w:val="none" w:sz="0" w:space="0" w:color="auto"/>
      </w:divBdr>
    </w:div>
    <w:div w:id="50544420">
      <w:bodyDiv w:val="1"/>
      <w:marLeft w:val="0"/>
      <w:marRight w:val="0"/>
      <w:marTop w:val="0"/>
      <w:marBottom w:val="0"/>
      <w:divBdr>
        <w:top w:val="none" w:sz="0" w:space="0" w:color="auto"/>
        <w:left w:val="none" w:sz="0" w:space="0" w:color="auto"/>
        <w:bottom w:val="none" w:sz="0" w:space="0" w:color="auto"/>
        <w:right w:val="none" w:sz="0" w:space="0" w:color="auto"/>
      </w:divBdr>
    </w:div>
    <w:div w:id="113716352">
      <w:bodyDiv w:val="1"/>
      <w:marLeft w:val="0"/>
      <w:marRight w:val="0"/>
      <w:marTop w:val="0"/>
      <w:marBottom w:val="0"/>
      <w:divBdr>
        <w:top w:val="none" w:sz="0" w:space="0" w:color="auto"/>
        <w:left w:val="none" w:sz="0" w:space="0" w:color="auto"/>
        <w:bottom w:val="none" w:sz="0" w:space="0" w:color="auto"/>
        <w:right w:val="none" w:sz="0" w:space="0" w:color="auto"/>
      </w:divBdr>
      <w:divsChild>
        <w:div w:id="496844668">
          <w:marLeft w:val="446"/>
          <w:marRight w:val="0"/>
          <w:marTop w:val="0"/>
          <w:marBottom w:val="0"/>
          <w:divBdr>
            <w:top w:val="none" w:sz="0" w:space="0" w:color="auto"/>
            <w:left w:val="none" w:sz="0" w:space="0" w:color="auto"/>
            <w:bottom w:val="none" w:sz="0" w:space="0" w:color="auto"/>
            <w:right w:val="none" w:sz="0" w:space="0" w:color="auto"/>
          </w:divBdr>
        </w:div>
        <w:div w:id="651108339">
          <w:marLeft w:val="446"/>
          <w:marRight w:val="0"/>
          <w:marTop w:val="0"/>
          <w:marBottom w:val="0"/>
          <w:divBdr>
            <w:top w:val="none" w:sz="0" w:space="0" w:color="auto"/>
            <w:left w:val="none" w:sz="0" w:space="0" w:color="auto"/>
            <w:bottom w:val="none" w:sz="0" w:space="0" w:color="auto"/>
            <w:right w:val="none" w:sz="0" w:space="0" w:color="auto"/>
          </w:divBdr>
        </w:div>
        <w:div w:id="862983871">
          <w:marLeft w:val="446"/>
          <w:marRight w:val="0"/>
          <w:marTop w:val="0"/>
          <w:marBottom w:val="0"/>
          <w:divBdr>
            <w:top w:val="none" w:sz="0" w:space="0" w:color="auto"/>
            <w:left w:val="none" w:sz="0" w:space="0" w:color="auto"/>
            <w:bottom w:val="none" w:sz="0" w:space="0" w:color="auto"/>
            <w:right w:val="none" w:sz="0" w:space="0" w:color="auto"/>
          </w:divBdr>
        </w:div>
        <w:div w:id="2004891722">
          <w:marLeft w:val="446"/>
          <w:marRight w:val="0"/>
          <w:marTop w:val="0"/>
          <w:marBottom w:val="0"/>
          <w:divBdr>
            <w:top w:val="none" w:sz="0" w:space="0" w:color="auto"/>
            <w:left w:val="none" w:sz="0" w:space="0" w:color="auto"/>
            <w:bottom w:val="none" w:sz="0" w:space="0" w:color="auto"/>
            <w:right w:val="none" w:sz="0" w:space="0" w:color="auto"/>
          </w:divBdr>
        </w:div>
      </w:divsChild>
    </w:div>
    <w:div w:id="122189186">
      <w:bodyDiv w:val="1"/>
      <w:marLeft w:val="0"/>
      <w:marRight w:val="0"/>
      <w:marTop w:val="0"/>
      <w:marBottom w:val="0"/>
      <w:divBdr>
        <w:top w:val="none" w:sz="0" w:space="0" w:color="auto"/>
        <w:left w:val="none" w:sz="0" w:space="0" w:color="auto"/>
        <w:bottom w:val="none" w:sz="0" w:space="0" w:color="auto"/>
        <w:right w:val="none" w:sz="0" w:space="0" w:color="auto"/>
      </w:divBdr>
    </w:div>
    <w:div w:id="124280232">
      <w:bodyDiv w:val="1"/>
      <w:marLeft w:val="0"/>
      <w:marRight w:val="0"/>
      <w:marTop w:val="0"/>
      <w:marBottom w:val="0"/>
      <w:divBdr>
        <w:top w:val="none" w:sz="0" w:space="0" w:color="auto"/>
        <w:left w:val="none" w:sz="0" w:space="0" w:color="auto"/>
        <w:bottom w:val="none" w:sz="0" w:space="0" w:color="auto"/>
        <w:right w:val="none" w:sz="0" w:space="0" w:color="auto"/>
      </w:divBdr>
    </w:div>
    <w:div w:id="138036408">
      <w:bodyDiv w:val="1"/>
      <w:marLeft w:val="0"/>
      <w:marRight w:val="0"/>
      <w:marTop w:val="0"/>
      <w:marBottom w:val="0"/>
      <w:divBdr>
        <w:top w:val="none" w:sz="0" w:space="0" w:color="auto"/>
        <w:left w:val="none" w:sz="0" w:space="0" w:color="auto"/>
        <w:bottom w:val="none" w:sz="0" w:space="0" w:color="auto"/>
        <w:right w:val="none" w:sz="0" w:space="0" w:color="auto"/>
      </w:divBdr>
      <w:divsChild>
        <w:div w:id="1070544182">
          <w:marLeft w:val="1267"/>
          <w:marRight w:val="0"/>
          <w:marTop w:val="0"/>
          <w:marBottom w:val="0"/>
          <w:divBdr>
            <w:top w:val="none" w:sz="0" w:space="0" w:color="auto"/>
            <w:left w:val="none" w:sz="0" w:space="0" w:color="auto"/>
            <w:bottom w:val="none" w:sz="0" w:space="0" w:color="auto"/>
            <w:right w:val="none" w:sz="0" w:space="0" w:color="auto"/>
          </w:divBdr>
        </w:div>
        <w:div w:id="1168712197">
          <w:marLeft w:val="1267"/>
          <w:marRight w:val="0"/>
          <w:marTop w:val="0"/>
          <w:marBottom w:val="0"/>
          <w:divBdr>
            <w:top w:val="none" w:sz="0" w:space="0" w:color="auto"/>
            <w:left w:val="none" w:sz="0" w:space="0" w:color="auto"/>
            <w:bottom w:val="none" w:sz="0" w:space="0" w:color="auto"/>
            <w:right w:val="none" w:sz="0" w:space="0" w:color="auto"/>
          </w:divBdr>
        </w:div>
        <w:div w:id="1815754997">
          <w:marLeft w:val="1267"/>
          <w:marRight w:val="0"/>
          <w:marTop w:val="0"/>
          <w:marBottom w:val="0"/>
          <w:divBdr>
            <w:top w:val="none" w:sz="0" w:space="0" w:color="auto"/>
            <w:left w:val="none" w:sz="0" w:space="0" w:color="auto"/>
            <w:bottom w:val="none" w:sz="0" w:space="0" w:color="auto"/>
            <w:right w:val="none" w:sz="0" w:space="0" w:color="auto"/>
          </w:divBdr>
        </w:div>
        <w:div w:id="1874727807">
          <w:marLeft w:val="1267"/>
          <w:marRight w:val="0"/>
          <w:marTop w:val="0"/>
          <w:marBottom w:val="0"/>
          <w:divBdr>
            <w:top w:val="none" w:sz="0" w:space="0" w:color="auto"/>
            <w:left w:val="none" w:sz="0" w:space="0" w:color="auto"/>
            <w:bottom w:val="none" w:sz="0" w:space="0" w:color="auto"/>
            <w:right w:val="none" w:sz="0" w:space="0" w:color="auto"/>
          </w:divBdr>
        </w:div>
      </w:divsChild>
    </w:div>
    <w:div w:id="205416102">
      <w:bodyDiv w:val="1"/>
      <w:marLeft w:val="0"/>
      <w:marRight w:val="0"/>
      <w:marTop w:val="0"/>
      <w:marBottom w:val="0"/>
      <w:divBdr>
        <w:top w:val="none" w:sz="0" w:space="0" w:color="auto"/>
        <w:left w:val="none" w:sz="0" w:space="0" w:color="auto"/>
        <w:bottom w:val="none" w:sz="0" w:space="0" w:color="auto"/>
        <w:right w:val="none" w:sz="0" w:space="0" w:color="auto"/>
      </w:divBdr>
    </w:div>
    <w:div w:id="230190778">
      <w:bodyDiv w:val="1"/>
      <w:marLeft w:val="0"/>
      <w:marRight w:val="0"/>
      <w:marTop w:val="0"/>
      <w:marBottom w:val="0"/>
      <w:divBdr>
        <w:top w:val="none" w:sz="0" w:space="0" w:color="auto"/>
        <w:left w:val="none" w:sz="0" w:space="0" w:color="auto"/>
        <w:bottom w:val="none" w:sz="0" w:space="0" w:color="auto"/>
        <w:right w:val="none" w:sz="0" w:space="0" w:color="auto"/>
      </w:divBdr>
    </w:div>
    <w:div w:id="237830254">
      <w:bodyDiv w:val="1"/>
      <w:marLeft w:val="0"/>
      <w:marRight w:val="0"/>
      <w:marTop w:val="0"/>
      <w:marBottom w:val="0"/>
      <w:divBdr>
        <w:top w:val="none" w:sz="0" w:space="0" w:color="auto"/>
        <w:left w:val="none" w:sz="0" w:space="0" w:color="auto"/>
        <w:bottom w:val="none" w:sz="0" w:space="0" w:color="auto"/>
        <w:right w:val="none" w:sz="0" w:space="0" w:color="auto"/>
      </w:divBdr>
    </w:div>
    <w:div w:id="263390634">
      <w:bodyDiv w:val="1"/>
      <w:marLeft w:val="0"/>
      <w:marRight w:val="0"/>
      <w:marTop w:val="0"/>
      <w:marBottom w:val="0"/>
      <w:divBdr>
        <w:top w:val="none" w:sz="0" w:space="0" w:color="auto"/>
        <w:left w:val="none" w:sz="0" w:space="0" w:color="auto"/>
        <w:bottom w:val="none" w:sz="0" w:space="0" w:color="auto"/>
        <w:right w:val="none" w:sz="0" w:space="0" w:color="auto"/>
      </w:divBdr>
    </w:div>
    <w:div w:id="285161491">
      <w:bodyDiv w:val="1"/>
      <w:marLeft w:val="0"/>
      <w:marRight w:val="0"/>
      <w:marTop w:val="0"/>
      <w:marBottom w:val="0"/>
      <w:divBdr>
        <w:top w:val="none" w:sz="0" w:space="0" w:color="auto"/>
        <w:left w:val="none" w:sz="0" w:space="0" w:color="auto"/>
        <w:bottom w:val="none" w:sz="0" w:space="0" w:color="auto"/>
        <w:right w:val="none" w:sz="0" w:space="0" w:color="auto"/>
      </w:divBdr>
    </w:div>
    <w:div w:id="312949901">
      <w:bodyDiv w:val="1"/>
      <w:marLeft w:val="0"/>
      <w:marRight w:val="0"/>
      <w:marTop w:val="0"/>
      <w:marBottom w:val="0"/>
      <w:divBdr>
        <w:top w:val="none" w:sz="0" w:space="0" w:color="auto"/>
        <w:left w:val="none" w:sz="0" w:space="0" w:color="auto"/>
        <w:bottom w:val="none" w:sz="0" w:space="0" w:color="auto"/>
        <w:right w:val="none" w:sz="0" w:space="0" w:color="auto"/>
      </w:divBdr>
    </w:div>
    <w:div w:id="347098851">
      <w:bodyDiv w:val="1"/>
      <w:marLeft w:val="0"/>
      <w:marRight w:val="0"/>
      <w:marTop w:val="0"/>
      <w:marBottom w:val="0"/>
      <w:divBdr>
        <w:top w:val="none" w:sz="0" w:space="0" w:color="auto"/>
        <w:left w:val="none" w:sz="0" w:space="0" w:color="auto"/>
        <w:bottom w:val="none" w:sz="0" w:space="0" w:color="auto"/>
        <w:right w:val="none" w:sz="0" w:space="0" w:color="auto"/>
      </w:divBdr>
      <w:divsChild>
        <w:div w:id="210390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978462">
      <w:bodyDiv w:val="1"/>
      <w:marLeft w:val="0"/>
      <w:marRight w:val="0"/>
      <w:marTop w:val="0"/>
      <w:marBottom w:val="0"/>
      <w:divBdr>
        <w:top w:val="none" w:sz="0" w:space="0" w:color="auto"/>
        <w:left w:val="none" w:sz="0" w:space="0" w:color="auto"/>
        <w:bottom w:val="none" w:sz="0" w:space="0" w:color="auto"/>
        <w:right w:val="none" w:sz="0" w:space="0" w:color="auto"/>
      </w:divBdr>
    </w:div>
    <w:div w:id="405736111">
      <w:bodyDiv w:val="1"/>
      <w:marLeft w:val="0"/>
      <w:marRight w:val="0"/>
      <w:marTop w:val="0"/>
      <w:marBottom w:val="0"/>
      <w:divBdr>
        <w:top w:val="none" w:sz="0" w:space="0" w:color="auto"/>
        <w:left w:val="none" w:sz="0" w:space="0" w:color="auto"/>
        <w:bottom w:val="none" w:sz="0" w:space="0" w:color="auto"/>
        <w:right w:val="none" w:sz="0" w:space="0" w:color="auto"/>
      </w:divBdr>
    </w:div>
    <w:div w:id="439185724">
      <w:bodyDiv w:val="1"/>
      <w:marLeft w:val="0"/>
      <w:marRight w:val="0"/>
      <w:marTop w:val="0"/>
      <w:marBottom w:val="0"/>
      <w:divBdr>
        <w:top w:val="none" w:sz="0" w:space="0" w:color="auto"/>
        <w:left w:val="none" w:sz="0" w:space="0" w:color="auto"/>
        <w:bottom w:val="none" w:sz="0" w:space="0" w:color="auto"/>
        <w:right w:val="none" w:sz="0" w:space="0" w:color="auto"/>
      </w:divBdr>
    </w:div>
    <w:div w:id="480584526">
      <w:bodyDiv w:val="1"/>
      <w:marLeft w:val="0"/>
      <w:marRight w:val="0"/>
      <w:marTop w:val="0"/>
      <w:marBottom w:val="0"/>
      <w:divBdr>
        <w:top w:val="none" w:sz="0" w:space="0" w:color="auto"/>
        <w:left w:val="none" w:sz="0" w:space="0" w:color="auto"/>
        <w:bottom w:val="none" w:sz="0" w:space="0" w:color="auto"/>
        <w:right w:val="none" w:sz="0" w:space="0" w:color="auto"/>
      </w:divBdr>
    </w:div>
    <w:div w:id="502009351">
      <w:bodyDiv w:val="1"/>
      <w:marLeft w:val="0"/>
      <w:marRight w:val="0"/>
      <w:marTop w:val="0"/>
      <w:marBottom w:val="0"/>
      <w:divBdr>
        <w:top w:val="none" w:sz="0" w:space="0" w:color="auto"/>
        <w:left w:val="none" w:sz="0" w:space="0" w:color="auto"/>
        <w:bottom w:val="none" w:sz="0" w:space="0" w:color="auto"/>
        <w:right w:val="none" w:sz="0" w:space="0" w:color="auto"/>
      </w:divBdr>
    </w:div>
    <w:div w:id="552959118">
      <w:bodyDiv w:val="1"/>
      <w:marLeft w:val="0"/>
      <w:marRight w:val="0"/>
      <w:marTop w:val="0"/>
      <w:marBottom w:val="0"/>
      <w:divBdr>
        <w:top w:val="none" w:sz="0" w:space="0" w:color="auto"/>
        <w:left w:val="none" w:sz="0" w:space="0" w:color="auto"/>
        <w:bottom w:val="none" w:sz="0" w:space="0" w:color="auto"/>
        <w:right w:val="none" w:sz="0" w:space="0" w:color="auto"/>
      </w:divBdr>
    </w:div>
    <w:div w:id="612171988">
      <w:bodyDiv w:val="1"/>
      <w:marLeft w:val="0"/>
      <w:marRight w:val="0"/>
      <w:marTop w:val="0"/>
      <w:marBottom w:val="0"/>
      <w:divBdr>
        <w:top w:val="none" w:sz="0" w:space="0" w:color="auto"/>
        <w:left w:val="none" w:sz="0" w:space="0" w:color="auto"/>
        <w:bottom w:val="none" w:sz="0" w:space="0" w:color="auto"/>
        <w:right w:val="none" w:sz="0" w:space="0" w:color="auto"/>
      </w:divBdr>
    </w:div>
    <w:div w:id="619191828">
      <w:bodyDiv w:val="1"/>
      <w:marLeft w:val="0"/>
      <w:marRight w:val="0"/>
      <w:marTop w:val="0"/>
      <w:marBottom w:val="0"/>
      <w:divBdr>
        <w:top w:val="none" w:sz="0" w:space="0" w:color="auto"/>
        <w:left w:val="none" w:sz="0" w:space="0" w:color="auto"/>
        <w:bottom w:val="none" w:sz="0" w:space="0" w:color="auto"/>
        <w:right w:val="none" w:sz="0" w:space="0" w:color="auto"/>
      </w:divBdr>
    </w:div>
    <w:div w:id="641544303">
      <w:bodyDiv w:val="1"/>
      <w:marLeft w:val="0"/>
      <w:marRight w:val="0"/>
      <w:marTop w:val="0"/>
      <w:marBottom w:val="0"/>
      <w:divBdr>
        <w:top w:val="none" w:sz="0" w:space="0" w:color="auto"/>
        <w:left w:val="none" w:sz="0" w:space="0" w:color="auto"/>
        <w:bottom w:val="none" w:sz="0" w:space="0" w:color="auto"/>
        <w:right w:val="none" w:sz="0" w:space="0" w:color="auto"/>
      </w:divBdr>
    </w:div>
    <w:div w:id="658965508">
      <w:bodyDiv w:val="1"/>
      <w:marLeft w:val="0"/>
      <w:marRight w:val="0"/>
      <w:marTop w:val="0"/>
      <w:marBottom w:val="0"/>
      <w:divBdr>
        <w:top w:val="none" w:sz="0" w:space="0" w:color="auto"/>
        <w:left w:val="none" w:sz="0" w:space="0" w:color="auto"/>
        <w:bottom w:val="none" w:sz="0" w:space="0" w:color="auto"/>
        <w:right w:val="none" w:sz="0" w:space="0" w:color="auto"/>
      </w:divBdr>
    </w:div>
    <w:div w:id="727387532">
      <w:bodyDiv w:val="1"/>
      <w:marLeft w:val="0"/>
      <w:marRight w:val="0"/>
      <w:marTop w:val="0"/>
      <w:marBottom w:val="0"/>
      <w:divBdr>
        <w:top w:val="none" w:sz="0" w:space="0" w:color="auto"/>
        <w:left w:val="none" w:sz="0" w:space="0" w:color="auto"/>
        <w:bottom w:val="none" w:sz="0" w:space="0" w:color="auto"/>
        <w:right w:val="none" w:sz="0" w:space="0" w:color="auto"/>
      </w:divBdr>
    </w:div>
    <w:div w:id="747383467">
      <w:bodyDiv w:val="1"/>
      <w:marLeft w:val="0"/>
      <w:marRight w:val="0"/>
      <w:marTop w:val="0"/>
      <w:marBottom w:val="0"/>
      <w:divBdr>
        <w:top w:val="none" w:sz="0" w:space="0" w:color="auto"/>
        <w:left w:val="none" w:sz="0" w:space="0" w:color="auto"/>
        <w:bottom w:val="none" w:sz="0" w:space="0" w:color="auto"/>
        <w:right w:val="none" w:sz="0" w:space="0" w:color="auto"/>
      </w:divBdr>
      <w:divsChild>
        <w:div w:id="79641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883168">
      <w:bodyDiv w:val="1"/>
      <w:marLeft w:val="0"/>
      <w:marRight w:val="0"/>
      <w:marTop w:val="0"/>
      <w:marBottom w:val="0"/>
      <w:divBdr>
        <w:top w:val="none" w:sz="0" w:space="0" w:color="auto"/>
        <w:left w:val="none" w:sz="0" w:space="0" w:color="auto"/>
        <w:bottom w:val="none" w:sz="0" w:space="0" w:color="auto"/>
        <w:right w:val="none" w:sz="0" w:space="0" w:color="auto"/>
      </w:divBdr>
    </w:div>
    <w:div w:id="843472684">
      <w:bodyDiv w:val="1"/>
      <w:marLeft w:val="0"/>
      <w:marRight w:val="0"/>
      <w:marTop w:val="0"/>
      <w:marBottom w:val="0"/>
      <w:divBdr>
        <w:top w:val="none" w:sz="0" w:space="0" w:color="auto"/>
        <w:left w:val="none" w:sz="0" w:space="0" w:color="auto"/>
        <w:bottom w:val="none" w:sz="0" w:space="0" w:color="auto"/>
        <w:right w:val="none" w:sz="0" w:space="0" w:color="auto"/>
      </w:divBdr>
    </w:div>
    <w:div w:id="848179199">
      <w:bodyDiv w:val="1"/>
      <w:marLeft w:val="0"/>
      <w:marRight w:val="0"/>
      <w:marTop w:val="0"/>
      <w:marBottom w:val="0"/>
      <w:divBdr>
        <w:top w:val="none" w:sz="0" w:space="0" w:color="auto"/>
        <w:left w:val="none" w:sz="0" w:space="0" w:color="auto"/>
        <w:bottom w:val="none" w:sz="0" w:space="0" w:color="auto"/>
        <w:right w:val="none" w:sz="0" w:space="0" w:color="auto"/>
      </w:divBdr>
    </w:div>
    <w:div w:id="848372700">
      <w:bodyDiv w:val="1"/>
      <w:marLeft w:val="0"/>
      <w:marRight w:val="0"/>
      <w:marTop w:val="0"/>
      <w:marBottom w:val="0"/>
      <w:divBdr>
        <w:top w:val="none" w:sz="0" w:space="0" w:color="auto"/>
        <w:left w:val="none" w:sz="0" w:space="0" w:color="auto"/>
        <w:bottom w:val="none" w:sz="0" w:space="0" w:color="auto"/>
        <w:right w:val="none" w:sz="0" w:space="0" w:color="auto"/>
      </w:divBdr>
    </w:div>
    <w:div w:id="848980368">
      <w:bodyDiv w:val="1"/>
      <w:marLeft w:val="0"/>
      <w:marRight w:val="0"/>
      <w:marTop w:val="0"/>
      <w:marBottom w:val="0"/>
      <w:divBdr>
        <w:top w:val="none" w:sz="0" w:space="0" w:color="auto"/>
        <w:left w:val="none" w:sz="0" w:space="0" w:color="auto"/>
        <w:bottom w:val="none" w:sz="0" w:space="0" w:color="auto"/>
        <w:right w:val="none" w:sz="0" w:space="0" w:color="auto"/>
      </w:divBdr>
    </w:div>
    <w:div w:id="874198864">
      <w:bodyDiv w:val="1"/>
      <w:marLeft w:val="0"/>
      <w:marRight w:val="0"/>
      <w:marTop w:val="0"/>
      <w:marBottom w:val="0"/>
      <w:divBdr>
        <w:top w:val="none" w:sz="0" w:space="0" w:color="auto"/>
        <w:left w:val="none" w:sz="0" w:space="0" w:color="auto"/>
        <w:bottom w:val="none" w:sz="0" w:space="0" w:color="auto"/>
        <w:right w:val="none" w:sz="0" w:space="0" w:color="auto"/>
      </w:divBdr>
    </w:div>
    <w:div w:id="902983747">
      <w:bodyDiv w:val="1"/>
      <w:marLeft w:val="0"/>
      <w:marRight w:val="0"/>
      <w:marTop w:val="0"/>
      <w:marBottom w:val="0"/>
      <w:divBdr>
        <w:top w:val="none" w:sz="0" w:space="0" w:color="auto"/>
        <w:left w:val="none" w:sz="0" w:space="0" w:color="auto"/>
        <w:bottom w:val="none" w:sz="0" w:space="0" w:color="auto"/>
        <w:right w:val="none" w:sz="0" w:space="0" w:color="auto"/>
      </w:divBdr>
    </w:div>
    <w:div w:id="904805284">
      <w:bodyDiv w:val="1"/>
      <w:marLeft w:val="0"/>
      <w:marRight w:val="0"/>
      <w:marTop w:val="0"/>
      <w:marBottom w:val="0"/>
      <w:divBdr>
        <w:top w:val="none" w:sz="0" w:space="0" w:color="auto"/>
        <w:left w:val="none" w:sz="0" w:space="0" w:color="auto"/>
        <w:bottom w:val="none" w:sz="0" w:space="0" w:color="auto"/>
        <w:right w:val="none" w:sz="0" w:space="0" w:color="auto"/>
      </w:divBdr>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935868343">
      <w:bodyDiv w:val="1"/>
      <w:marLeft w:val="0"/>
      <w:marRight w:val="0"/>
      <w:marTop w:val="0"/>
      <w:marBottom w:val="0"/>
      <w:divBdr>
        <w:top w:val="none" w:sz="0" w:space="0" w:color="auto"/>
        <w:left w:val="none" w:sz="0" w:space="0" w:color="auto"/>
        <w:bottom w:val="none" w:sz="0" w:space="0" w:color="auto"/>
        <w:right w:val="none" w:sz="0" w:space="0" w:color="auto"/>
      </w:divBdr>
    </w:div>
    <w:div w:id="952980489">
      <w:bodyDiv w:val="1"/>
      <w:marLeft w:val="0"/>
      <w:marRight w:val="0"/>
      <w:marTop w:val="0"/>
      <w:marBottom w:val="0"/>
      <w:divBdr>
        <w:top w:val="none" w:sz="0" w:space="0" w:color="auto"/>
        <w:left w:val="none" w:sz="0" w:space="0" w:color="auto"/>
        <w:bottom w:val="none" w:sz="0" w:space="0" w:color="auto"/>
        <w:right w:val="none" w:sz="0" w:space="0" w:color="auto"/>
      </w:divBdr>
    </w:div>
    <w:div w:id="980235062">
      <w:bodyDiv w:val="1"/>
      <w:marLeft w:val="0"/>
      <w:marRight w:val="0"/>
      <w:marTop w:val="0"/>
      <w:marBottom w:val="0"/>
      <w:divBdr>
        <w:top w:val="none" w:sz="0" w:space="0" w:color="auto"/>
        <w:left w:val="none" w:sz="0" w:space="0" w:color="auto"/>
        <w:bottom w:val="none" w:sz="0" w:space="0" w:color="auto"/>
        <w:right w:val="none" w:sz="0" w:space="0" w:color="auto"/>
      </w:divBdr>
    </w:div>
    <w:div w:id="1043752704">
      <w:bodyDiv w:val="1"/>
      <w:marLeft w:val="0"/>
      <w:marRight w:val="0"/>
      <w:marTop w:val="0"/>
      <w:marBottom w:val="0"/>
      <w:divBdr>
        <w:top w:val="none" w:sz="0" w:space="0" w:color="auto"/>
        <w:left w:val="none" w:sz="0" w:space="0" w:color="auto"/>
        <w:bottom w:val="none" w:sz="0" w:space="0" w:color="auto"/>
        <w:right w:val="none" w:sz="0" w:space="0" w:color="auto"/>
      </w:divBdr>
    </w:div>
    <w:div w:id="1058937347">
      <w:bodyDiv w:val="1"/>
      <w:marLeft w:val="0"/>
      <w:marRight w:val="0"/>
      <w:marTop w:val="0"/>
      <w:marBottom w:val="0"/>
      <w:divBdr>
        <w:top w:val="none" w:sz="0" w:space="0" w:color="auto"/>
        <w:left w:val="none" w:sz="0" w:space="0" w:color="auto"/>
        <w:bottom w:val="none" w:sz="0" w:space="0" w:color="auto"/>
        <w:right w:val="none" w:sz="0" w:space="0" w:color="auto"/>
      </w:divBdr>
    </w:div>
    <w:div w:id="1168400969">
      <w:bodyDiv w:val="1"/>
      <w:marLeft w:val="0"/>
      <w:marRight w:val="0"/>
      <w:marTop w:val="0"/>
      <w:marBottom w:val="0"/>
      <w:divBdr>
        <w:top w:val="none" w:sz="0" w:space="0" w:color="auto"/>
        <w:left w:val="none" w:sz="0" w:space="0" w:color="auto"/>
        <w:bottom w:val="none" w:sz="0" w:space="0" w:color="auto"/>
        <w:right w:val="none" w:sz="0" w:space="0" w:color="auto"/>
      </w:divBdr>
    </w:div>
    <w:div w:id="1210532787">
      <w:bodyDiv w:val="1"/>
      <w:marLeft w:val="0"/>
      <w:marRight w:val="0"/>
      <w:marTop w:val="0"/>
      <w:marBottom w:val="0"/>
      <w:divBdr>
        <w:top w:val="none" w:sz="0" w:space="0" w:color="auto"/>
        <w:left w:val="none" w:sz="0" w:space="0" w:color="auto"/>
        <w:bottom w:val="none" w:sz="0" w:space="0" w:color="auto"/>
        <w:right w:val="none" w:sz="0" w:space="0" w:color="auto"/>
      </w:divBdr>
    </w:div>
    <w:div w:id="1211843824">
      <w:bodyDiv w:val="1"/>
      <w:marLeft w:val="0"/>
      <w:marRight w:val="0"/>
      <w:marTop w:val="0"/>
      <w:marBottom w:val="0"/>
      <w:divBdr>
        <w:top w:val="none" w:sz="0" w:space="0" w:color="auto"/>
        <w:left w:val="none" w:sz="0" w:space="0" w:color="auto"/>
        <w:bottom w:val="none" w:sz="0" w:space="0" w:color="auto"/>
        <w:right w:val="none" w:sz="0" w:space="0" w:color="auto"/>
      </w:divBdr>
    </w:div>
    <w:div w:id="1242252967">
      <w:bodyDiv w:val="1"/>
      <w:marLeft w:val="0"/>
      <w:marRight w:val="0"/>
      <w:marTop w:val="0"/>
      <w:marBottom w:val="0"/>
      <w:divBdr>
        <w:top w:val="none" w:sz="0" w:space="0" w:color="auto"/>
        <w:left w:val="none" w:sz="0" w:space="0" w:color="auto"/>
        <w:bottom w:val="none" w:sz="0" w:space="0" w:color="auto"/>
        <w:right w:val="none" w:sz="0" w:space="0" w:color="auto"/>
      </w:divBdr>
    </w:div>
    <w:div w:id="1267545454">
      <w:bodyDiv w:val="1"/>
      <w:marLeft w:val="0"/>
      <w:marRight w:val="0"/>
      <w:marTop w:val="0"/>
      <w:marBottom w:val="0"/>
      <w:divBdr>
        <w:top w:val="none" w:sz="0" w:space="0" w:color="auto"/>
        <w:left w:val="none" w:sz="0" w:space="0" w:color="auto"/>
        <w:bottom w:val="none" w:sz="0" w:space="0" w:color="auto"/>
        <w:right w:val="none" w:sz="0" w:space="0" w:color="auto"/>
      </w:divBdr>
    </w:div>
    <w:div w:id="1272084736">
      <w:bodyDiv w:val="1"/>
      <w:marLeft w:val="0"/>
      <w:marRight w:val="0"/>
      <w:marTop w:val="0"/>
      <w:marBottom w:val="0"/>
      <w:divBdr>
        <w:top w:val="none" w:sz="0" w:space="0" w:color="auto"/>
        <w:left w:val="none" w:sz="0" w:space="0" w:color="auto"/>
        <w:bottom w:val="none" w:sz="0" w:space="0" w:color="auto"/>
        <w:right w:val="none" w:sz="0" w:space="0" w:color="auto"/>
      </w:divBdr>
    </w:div>
    <w:div w:id="1324773965">
      <w:bodyDiv w:val="1"/>
      <w:marLeft w:val="0"/>
      <w:marRight w:val="0"/>
      <w:marTop w:val="0"/>
      <w:marBottom w:val="0"/>
      <w:divBdr>
        <w:top w:val="none" w:sz="0" w:space="0" w:color="auto"/>
        <w:left w:val="none" w:sz="0" w:space="0" w:color="auto"/>
        <w:bottom w:val="none" w:sz="0" w:space="0" w:color="auto"/>
        <w:right w:val="none" w:sz="0" w:space="0" w:color="auto"/>
      </w:divBdr>
    </w:div>
    <w:div w:id="1327588528">
      <w:bodyDiv w:val="1"/>
      <w:marLeft w:val="0"/>
      <w:marRight w:val="0"/>
      <w:marTop w:val="0"/>
      <w:marBottom w:val="0"/>
      <w:divBdr>
        <w:top w:val="none" w:sz="0" w:space="0" w:color="auto"/>
        <w:left w:val="none" w:sz="0" w:space="0" w:color="auto"/>
        <w:bottom w:val="none" w:sz="0" w:space="0" w:color="auto"/>
        <w:right w:val="none" w:sz="0" w:space="0" w:color="auto"/>
      </w:divBdr>
    </w:div>
    <w:div w:id="1353456174">
      <w:bodyDiv w:val="1"/>
      <w:marLeft w:val="0"/>
      <w:marRight w:val="0"/>
      <w:marTop w:val="0"/>
      <w:marBottom w:val="0"/>
      <w:divBdr>
        <w:top w:val="none" w:sz="0" w:space="0" w:color="auto"/>
        <w:left w:val="none" w:sz="0" w:space="0" w:color="auto"/>
        <w:bottom w:val="none" w:sz="0" w:space="0" w:color="auto"/>
        <w:right w:val="none" w:sz="0" w:space="0" w:color="auto"/>
      </w:divBdr>
    </w:div>
    <w:div w:id="1423260820">
      <w:bodyDiv w:val="1"/>
      <w:marLeft w:val="0"/>
      <w:marRight w:val="0"/>
      <w:marTop w:val="0"/>
      <w:marBottom w:val="0"/>
      <w:divBdr>
        <w:top w:val="none" w:sz="0" w:space="0" w:color="auto"/>
        <w:left w:val="none" w:sz="0" w:space="0" w:color="auto"/>
        <w:bottom w:val="none" w:sz="0" w:space="0" w:color="auto"/>
        <w:right w:val="none" w:sz="0" w:space="0" w:color="auto"/>
      </w:divBdr>
    </w:div>
    <w:div w:id="1446385833">
      <w:bodyDiv w:val="1"/>
      <w:marLeft w:val="0"/>
      <w:marRight w:val="0"/>
      <w:marTop w:val="0"/>
      <w:marBottom w:val="0"/>
      <w:divBdr>
        <w:top w:val="none" w:sz="0" w:space="0" w:color="auto"/>
        <w:left w:val="none" w:sz="0" w:space="0" w:color="auto"/>
        <w:bottom w:val="none" w:sz="0" w:space="0" w:color="auto"/>
        <w:right w:val="none" w:sz="0" w:space="0" w:color="auto"/>
      </w:divBdr>
    </w:div>
    <w:div w:id="1465198039">
      <w:bodyDiv w:val="1"/>
      <w:marLeft w:val="0"/>
      <w:marRight w:val="0"/>
      <w:marTop w:val="0"/>
      <w:marBottom w:val="0"/>
      <w:divBdr>
        <w:top w:val="none" w:sz="0" w:space="0" w:color="auto"/>
        <w:left w:val="none" w:sz="0" w:space="0" w:color="auto"/>
        <w:bottom w:val="none" w:sz="0" w:space="0" w:color="auto"/>
        <w:right w:val="none" w:sz="0" w:space="0" w:color="auto"/>
      </w:divBdr>
    </w:div>
    <w:div w:id="1468232339">
      <w:bodyDiv w:val="1"/>
      <w:marLeft w:val="0"/>
      <w:marRight w:val="0"/>
      <w:marTop w:val="0"/>
      <w:marBottom w:val="0"/>
      <w:divBdr>
        <w:top w:val="none" w:sz="0" w:space="0" w:color="auto"/>
        <w:left w:val="none" w:sz="0" w:space="0" w:color="auto"/>
        <w:bottom w:val="none" w:sz="0" w:space="0" w:color="auto"/>
        <w:right w:val="none" w:sz="0" w:space="0" w:color="auto"/>
      </w:divBdr>
    </w:div>
    <w:div w:id="1516649713">
      <w:bodyDiv w:val="1"/>
      <w:marLeft w:val="0"/>
      <w:marRight w:val="0"/>
      <w:marTop w:val="0"/>
      <w:marBottom w:val="0"/>
      <w:divBdr>
        <w:top w:val="none" w:sz="0" w:space="0" w:color="auto"/>
        <w:left w:val="none" w:sz="0" w:space="0" w:color="auto"/>
        <w:bottom w:val="none" w:sz="0" w:space="0" w:color="auto"/>
        <w:right w:val="none" w:sz="0" w:space="0" w:color="auto"/>
      </w:divBdr>
    </w:div>
    <w:div w:id="1537935199">
      <w:bodyDiv w:val="1"/>
      <w:marLeft w:val="0"/>
      <w:marRight w:val="0"/>
      <w:marTop w:val="0"/>
      <w:marBottom w:val="0"/>
      <w:divBdr>
        <w:top w:val="none" w:sz="0" w:space="0" w:color="auto"/>
        <w:left w:val="none" w:sz="0" w:space="0" w:color="auto"/>
        <w:bottom w:val="none" w:sz="0" w:space="0" w:color="auto"/>
        <w:right w:val="none" w:sz="0" w:space="0" w:color="auto"/>
      </w:divBdr>
    </w:div>
    <w:div w:id="1541237633">
      <w:bodyDiv w:val="1"/>
      <w:marLeft w:val="0"/>
      <w:marRight w:val="0"/>
      <w:marTop w:val="0"/>
      <w:marBottom w:val="0"/>
      <w:divBdr>
        <w:top w:val="none" w:sz="0" w:space="0" w:color="auto"/>
        <w:left w:val="none" w:sz="0" w:space="0" w:color="auto"/>
        <w:bottom w:val="none" w:sz="0" w:space="0" w:color="auto"/>
        <w:right w:val="none" w:sz="0" w:space="0" w:color="auto"/>
      </w:divBdr>
    </w:div>
    <w:div w:id="1609652955">
      <w:bodyDiv w:val="1"/>
      <w:marLeft w:val="0"/>
      <w:marRight w:val="0"/>
      <w:marTop w:val="0"/>
      <w:marBottom w:val="0"/>
      <w:divBdr>
        <w:top w:val="none" w:sz="0" w:space="0" w:color="auto"/>
        <w:left w:val="none" w:sz="0" w:space="0" w:color="auto"/>
        <w:bottom w:val="none" w:sz="0" w:space="0" w:color="auto"/>
        <w:right w:val="none" w:sz="0" w:space="0" w:color="auto"/>
      </w:divBdr>
    </w:div>
    <w:div w:id="1629317567">
      <w:bodyDiv w:val="1"/>
      <w:marLeft w:val="0"/>
      <w:marRight w:val="0"/>
      <w:marTop w:val="0"/>
      <w:marBottom w:val="0"/>
      <w:divBdr>
        <w:top w:val="none" w:sz="0" w:space="0" w:color="auto"/>
        <w:left w:val="none" w:sz="0" w:space="0" w:color="auto"/>
        <w:bottom w:val="none" w:sz="0" w:space="0" w:color="auto"/>
        <w:right w:val="none" w:sz="0" w:space="0" w:color="auto"/>
      </w:divBdr>
    </w:div>
    <w:div w:id="1788885935">
      <w:bodyDiv w:val="1"/>
      <w:marLeft w:val="0"/>
      <w:marRight w:val="0"/>
      <w:marTop w:val="0"/>
      <w:marBottom w:val="0"/>
      <w:divBdr>
        <w:top w:val="none" w:sz="0" w:space="0" w:color="auto"/>
        <w:left w:val="none" w:sz="0" w:space="0" w:color="auto"/>
        <w:bottom w:val="none" w:sz="0" w:space="0" w:color="auto"/>
        <w:right w:val="none" w:sz="0" w:space="0" w:color="auto"/>
      </w:divBdr>
    </w:div>
    <w:div w:id="1832871657">
      <w:bodyDiv w:val="1"/>
      <w:marLeft w:val="0"/>
      <w:marRight w:val="0"/>
      <w:marTop w:val="0"/>
      <w:marBottom w:val="0"/>
      <w:divBdr>
        <w:top w:val="none" w:sz="0" w:space="0" w:color="auto"/>
        <w:left w:val="none" w:sz="0" w:space="0" w:color="auto"/>
        <w:bottom w:val="none" w:sz="0" w:space="0" w:color="auto"/>
        <w:right w:val="none" w:sz="0" w:space="0" w:color="auto"/>
      </w:divBdr>
    </w:div>
    <w:div w:id="1846703268">
      <w:bodyDiv w:val="1"/>
      <w:marLeft w:val="0"/>
      <w:marRight w:val="0"/>
      <w:marTop w:val="0"/>
      <w:marBottom w:val="0"/>
      <w:divBdr>
        <w:top w:val="none" w:sz="0" w:space="0" w:color="auto"/>
        <w:left w:val="none" w:sz="0" w:space="0" w:color="auto"/>
        <w:bottom w:val="none" w:sz="0" w:space="0" w:color="auto"/>
        <w:right w:val="none" w:sz="0" w:space="0" w:color="auto"/>
      </w:divBdr>
    </w:div>
    <w:div w:id="1847205454">
      <w:bodyDiv w:val="1"/>
      <w:marLeft w:val="0"/>
      <w:marRight w:val="0"/>
      <w:marTop w:val="0"/>
      <w:marBottom w:val="0"/>
      <w:divBdr>
        <w:top w:val="none" w:sz="0" w:space="0" w:color="auto"/>
        <w:left w:val="none" w:sz="0" w:space="0" w:color="auto"/>
        <w:bottom w:val="none" w:sz="0" w:space="0" w:color="auto"/>
        <w:right w:val="none" w:sz="0" w:space="0" w:color="auto"/>
      </w:divBdr>
    </w:div>
    <w:div w:id="1901476819">
      <w:bodyDiv w:val="1"/>
      <w:marLeft w:val="0"/>
      <w:marRight w:val="0"/>
      <w:marTop w:val="0"/>
      <w:marBottom w:val="0"/>
      <w:divBdr>
        <w:top w:val="none" w:sz="0" w:space="0" w:color="auto"/>
        <w:left w:val="none" w:sz="0" w:space="0" w:color="auto"/>
        <w:bottom w:val="none" w:sz="0" w:space="0" w:color="auto"/>
        <w:right w:val="none" w:sz="0" w:space="0" w:color="auto"/>
      </w:divBdr>
    </w:div>
    <w:div w:id="1924102758">
      <w:bodyDiv w:val="1"/>
      <w:marLeft w:val="0"/>
      <w:marRight w:val="0"/>
      <w:marTop w:val="0"/>
      <w:marBottom w:val="0"/>
      <w:divBdr>
        <w:top w:val="none" w:sz="0" w:space="0" w:color="auto"/>
        <w:left w:val="none" w:sz="0" w:space="0" w:color="auto"/>
        <w:bottom w:val="none" w:sz="0" w:space="0" w:color="auto"/>
        <w:right w:val="none" w:sz="0" w:space="0" w:color="auto"/>
      </w:divBdr>
    </w:div>
    <w:div w:id="1927615617">
      <w:bodyDiv w:val="1"/>
      <w:marLeft w:val="0"/>
      <w:marRight w:val="0"/>
      <w:marTop w:val="0"/>
      <w:marBottom w:val="0"/>
      <w:divBdr>
        <w:top w:val="none" w:sz="0" w:space="0" w:color="auto"/>
        <w:left w:val="none" w:sz="0" w:space="0" w:color="auto"/>
        <w:bottom w:val="none" w:sz="0" w:space="0" w:color="auto"/>
        <w:right w:val="none" w:sz="0" w:space="0" w:color="auto"/>
      </w:divBdr>
    </w:div>
    <w:div w:id="2034920384">
      <w:bodyDiv w:val="1"/>
      <w:marLeft w:val="0"/>
      <w:marRight w:val="0"/>
      <w:marTop w:val="0"/>
      <w:marBottom w:val="0"/>
      <w:divBdr>
        <w:top w:val="none" w:sz="0" w:space="0" w:color="auto"/>
        <w:left w:val="none" w:sz="0" w:space="0" w:color="auto"/>
        <w:bottom w:val="none" w:sz="0" w:space="0" w:color="auto"/>
        <w:right w:val="none" w:sz="0" w:space="0" w:color="auto"/>
      </w:divBdr>
    </w:div>
    <w:div w:id="2055154815">
      <w:bodyDiv w:val="1"/>
      <w:marLeft w:val="0"/>
      <w:marRight w:val="0"/>
      <w:marTop w:val="0"/>
      <w:marBottom w:val="0"/>
      <w:divBdr>
        <w:top w:val="none" w:sz="0" w:space="0" w:color="auto"/>
        <w:left w:val="none" w:sz="0" w:space="0" w:color="auto"/>
        <w:bottom w:val="none" w:sz="0" w:space="0" w:color="auto"/>
        <w:right w:val="none" w:sz="0" w:space="0" w:color="auto"/>
      </w:divBdr>
    </w:div>
    <w:div w:id="2068795651">
      <w:bodyDiv w:val="1"/>
      <w:marLeft w:val="0"/>
      <w:marRight w:val="0"/>
      <w:marTop w:val="0"/>
      <w:marBottom w:val="0"/>
      <w:divBdr>
        <w:top w:val="none" w:sz="0" w:space="0" w:color="auto"/>
        <w:left w:val="none" w:sz="0" w:space="0" w:color="auto"/>
        <w:bottom w:val="none" w:sz="0" w:space="0" w:color="auto"/>
        <w:right w:val="none" w:sz="0" w:space="0" w:color="auto"/>
      </w:divBdr>
    </w:div>
    <w:div w:id="21377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emf"/><Relationship Id="rId25" Type="http://schemas.openxmlformats.org/officeDocument/2006/relationships/header" Target="header1.xm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oleObject" Target="https://paysyslabs-my.sharepoint.com/personal/sauda_ghanyani_paysyslabs_com/Documents/Desktop/DataBase.xlsx"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eader" Target="header2.xml"/><Relationship Id="rId30" Type="http://schemas.microsoft.com/office/2011/relationships/people" Target="peop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527994624406D8AAFFED1B7569829"/>
        <w:category>
          <w:name w:val="General"/>
          <w:gallery w:val="placeholder"/>
        </w:category>
        <w:types>
          <w:type w:val="bbPlcHdr"/>
        </w:types>
        <w:behaviors>
          <w:behavior w:val="content"/>
        </w:behaviors>
        <w:guid w:val="{DA2B6692-F327-43A1-8C47-1C2639867737}"/>
      </w:docPartPr>
      <w:docPartBody>
        <w:p w:rsidR="004A6FBF" w:rsidRDefault="00050658">
          <w:r w:rsidRPr="0015197B">
            <w:rPr>
              <w:rStyle w:val="PlaceholderText"/>
            </w:rPr>
            <w:t>[Title]</w:t>
          </w:r>
        </w:p>
      </w:docPartBody>
    </w:docPart>
    <w:docPart>
      <w:docPartPr>
        <w:name w:val="9ABA39193DD64FF687545DD4D9A3D1AD"/>
        <w:category>
          <w:name w:val="General"/>
          <w:gallery w:val="placeholder"/>
        </w:category>
        <w:types>
          <w:type w:val="bbPlcHdr"/>
        </w:types>
        <w:behaviors>
          <w:behavior w:val="content"/>
        </w:behaviors>
        <w:guid w:val="{EA8B9758-7CAB-4B2D-9EBD-54B8250AD9E5}"/>
      </w:docPartPr>
      <w:docPartBody>
        <w:p w:rsidR="004A6FBF" w:rsidRDefault="00050658">
          <w:r w:rsidRPr="0015197B">
            <w:rPr>
              <w:rStyle w:val="PlaceholderText"/>
            </w:rPr>
            <w:t>[Title]</w:t>
          </w:r>
        </w:p>
      </w:docPartBody>
    </w:docPart>
    <w:docPart>
      <w:docPartPr>
        <w:name w:val="CC123D961B884E29928A32E33E688D78"/>
        <w:category>
          <w:name w:val="General"/>
          <w:gallery w:val="placeholder"/>
        </w:category>
        <w:types>
          <w:type w:val="bbPlcHdr"/>
        </w:types>
        <w:behaviors>
          <w:behavior w:val="content"/>
        </w:behaviors>
        <w:guid w:val="{9AAC2588-8E82-40EB-B194-6DE39A44625C}"/>
      </w:docPartPr>
      <w:docPartBody>
        <w:p w:rsidR="004A6FBF" w:rsidRDefault="00050658">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8"/>
    <w:rsid w:val="00005769"/>
    <w:rsid w:val="00012529"/>
    <w:rsid w:val="00021C59"/>
    <w:rsid w:val="00050658"/>
    <w:rsid w:val="00061562"/>
    <w:rsid w:val="000639A3"/>
    <w:rsid w:val="00071FD9"/>
    <w:rsid w:val="0009238C"/>
    <w:rsid w:val="000A6F94"/>
    <w:rsid w:val="000F4A63"/>
    <w:rsid w:val="00125AE2"/>
    <w:rsid w:val="00166C27"/>
    <w:rsid w:val="001C0819"/>
    <w:rsid w:val="001D44EF"/>
    <w:rsid w:val="001E74C9"/>
    <w:rsid w:val="001F4F78"/>
    <w:rsid w:val="00210125"/>
    <w:rsid w:val="002867A4"/>
    <w:rsid w:val="0038546B"/>
    <w:rsid w:val="00385B15"/>
    <w:rsid w:val="00386C8D"/>
    <w:rsid w:val="003E591C"/>
    <w:rsid w:val="00403E42"/>
    <w:rsid w:val="0042392F"/>
    <w:rsid w:val="00443A41"/>
    <w:rsid w:val="00451639"/>
    <w:rsid w:val="004775D0"/>
    <w:rsid w:val="004872F9"/>
    <w:rsid w:val="004A6FBF"/>
    <w:rsid w:val="005012D8"/>
    <w:rsid w:val="00505EBE"/>
    <w:rsid w:val="005324F0"/>
    <w:rsid w:val="00594C3D"/>
    <w:rsid w:val="005B3B27"/>
    <w:rsid w:val="00613704"/>
    <w:rsid w:val="006B0282"/>
    <w:rsid w:val="006C6FA7"/>
    <w:rsid w:val="006D5FBB"/>
    <w:rsid w:val="0074636F"/>
    <w:rsid w:val="007A68DC"/>
    <w:rsid w:val="007B3EC0"/>
    <w:rsid w:val="0087643C"/>
    <w:rsid w:val="00886115"/>
    <w:rsid w:val="008C70F9"/>
    <w:rsid w:val="008D450F"/>
    <w:rsid w:val="008E3E1B"/>
    <w:rsid w:val="0090284F"/>
    <w:rsid w:val="00953F11"/>
    <w:rsid w:val="00967282"/>
    <w:rsid w:val="00983620"/>
    <w:rsid w:val="009E571F"/>
    <w:rsid w:val="009E5DA1"/>
    <w:rsid w:val="00A069B0"/>
    <w:rsid w:val="00A20571"/>
    <w:rsid w:val="00A36ED8"/>
    <w:rsid w:val="00A637A8"/>
    <w:rsid w:val="00A743D4"/>
    <w:rsid w:val="00AA237E"/>
    <w:rsid w:val="00AD5519"/>
    <w:rsid w:val="00B10D0B"/>
    <w:rsid w:val="00B27C5D"/>
    <w:rsid w:val="00B304BC"/>
    <w:rsid w:val="00B33ACB"/>
    <w:rsid w:val="00C0059E"/>
    <w:rsid w:val="00C055D8"/>
    <w:rsid w:val="00C16400"/>
    <w:rsid w:val="00CB6634"/>
    <w:rsid w:val="00CC71C9"/>
    <w:rsid w:val="00D91279"/>
    <w:rsid w:val="00DE49C8"/>
    <w:rsid w:val="00DF6FD2"/>
    <w:rsid w:val="00E011B0"/>
    <w:rsid w:val="00E42AB2"/>
    <w:rsid w:val="00EB2E25"/>
    <w:rsid w:val="00F06E26"/>
    <w:rsid w:val="00F17F83"/>
    <w:rsid w:val="00F21DB3"/>
    <w:rsid w:val="00F34FE8"/>
    <w:rsid w:val="00F4160B"/>
    <w:rsid w:val="00F4471C"/>
    <w:rsid w:val="00F8063F"/>
    <w:rsid w:val="00F909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75E3-8CB6-44E9-A073-0426D805C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5279</TotalTime>
  <Pages>62</Pages>
  <Words>10112</Words>
  <Characters>69269</Characters>
  <Application>Microsoft Office Word</Application>
  <DocSecurity>0</DocSecurity>
  <Lines>5772</Lines>
  <Paragraphs>3053</Paragraphs>
  <ScaleCrop>false</ScaleCrop>
  <HeadingPairs>
    <vt:vector size="2" baseType="variant">
      <vt:variant>
        <vt:lpstr>Title</vt:lpstr>
      </vt:variant>
      <vt:variant>
        <vt:i4>1</vt:i4>
      </vt:variant>
    </vt:vector>
  </HeadingPairs>
  <TitlesOfParts>
    <vt:vector size="1" baseType="lpstr">
      <vt:lpstr>BIAR</vt:lpstr>
    </vt:vector>
  </TitlesOfParts>
  <Company>Paysys Labs</Company>
  <LinksUpToDate>false</LinksUpToDate>
  <CharactersWithSpaces>76328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BIAR</dc:title>
  <dc:subject/>
  <dc:creator>Soban Najam</dc:creator>
  <cp:keywords/>
  <dc:description/>
  <cp:lastModifiedBy>Ume Sauda Ghanyani</cp:lastModifiedBy>
  <cp:revision>107</cp:revision>
  <cp:lastPrinted>2023-07-07T16:23:00Z</cp:lastPrinted>
  <dcterms:created xsi:type="dcterms:W3CDTF">2025-10-23T07:04:00Z</dcterms:created>
  <dcterms:modified xsi:type="dcterms:W3CDTF">2025-11-07T07:54:00Z</dcterms:modified>
</cp:coreProperties>
</file>