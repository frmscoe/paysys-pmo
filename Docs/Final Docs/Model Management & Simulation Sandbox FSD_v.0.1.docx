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sdt>
      <w:sdtPr>
        <w:id w:val="722641109"/>
        <w:docPartObj>
          <w:docPartGallery w:val="Cover Pages"/>
          <w:docPartUnique/>
        </w:docPartObj>
      </w:sdtPr>
      <w:sdtEndPr/>
      <w:sdtContent>
        <w:p w:rsidR="0032788D" w:rsidP="00692196" w:rsidRDefault="0032788D" w14:paraId="77F1A534" w14:textId="4DB77000">
          <w:r w:rsidRPr="0032788D">
            <w:rPr>
              <w:noProof/>
            </w:rPr>
            <w:drawing>
              <wp:anchor distT="0" distB="0" distL="114300" distR="114300" simplePos="0" relativeHeight="251658240" behindDoc="1" locked="0" layoutInCell="1" allowOverlap="1" wp14:anchorId="3FE2014D" wp14:editId="06905451">
                <wp:simplePos x="0" y="0"/>
                <wp:positionH relativeFrom="column">
                  <wp:posOffset>-883920</wp:posOffset>
                </wp:positionH>
                <wp:positionV relativeFrom="page">
                  <wp:posOffset>-15240</wp:posOffset>
                </wp:positionV>
                <wp:extent cx="7498080" cy="2575560"/>
                <wp:effectExtent l="0" t="0" r="7620" b="0"/>
                <wp:wrapTight wrapText="bothSides">
                  <wp:wrapPolygon edited="0">
                    <wp:start x="3293" y="160"/>
                    <wp:lineTo x="0" y="959"/>
                    <wp:lineTo x="0" y="21408"/>
                    <wp:lineTo x="110" y="21408"/>
                    <wp:lineTo x="329" y="18373"/>
                    <wp:lineTo x="2579" y="18373"/>
                    <wp:lineTo x="14598" y="16296"/>
                    <wp:lineTo x="16628" y="13740"/>
                    <wp:lineTo x="16683" y="13260"/>
                    <wp:lineTo x="16902" y="10704"/>
                    <wp:lineTo x="21567" y="8467"/>
                    <wp:lineTo x="21567" y="1598"/>
                    <wp:lineTo x="5213" y="160"/>
                    <wp:lineTo x="3293" y="160"/>
                  </wp:wrapPolygon>
                </wp:wrapTight>
                <wp:docPr id="5" name="Picture 5" descr="A picture containing art, amber&#10;&#10;Description automatically generated">
                  <a:extLst xmlns:a="http://schemas.openxmlformats.org/drawingml/2006/main">
                    <a:ext uri="{FF2B5EF4-FFF2-40B4-BE49-F238E27FC236}">
                      <a16:creationId xmlns:a16="http://schemas.microsoft.com/office/drawing/2014/main" id="{87EAAABA-70C2-05CD-2092-0C10FDC717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art, amber&#10;&#10;Description automatically generated">
                          <a:extLst>
                            <a:ext uri="{FF2B5EF4-FFF2-40B4-BE49-F238E27FC236}">
                              <a16:creationId xmlns:a16="http://schemas.microsoft.com/office/drawing/2014/main" id="{87EAAABA-70C2-05CD-2092-0C10FDC717F0}"/>
                            </a:ext>
                          </a:extLst>
                        </pic:cNvPr>
                        <pic:cNvPicPr>
                          <a:picLocks noChangeAspect="1"/>
                        </pic:cNvPicPr>
                      </pic:nvPicPr>
                      <pic:blipFill>
                        <a:blip r:embed="rId8">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7498080" cy="2575560"/>
                        </a:xfrm>
                        <a:prstGeom prst="rect">
                          <a:avLst/>
                        </a:prstGeom>
                      </pic:spPr>
                    </pic:pic>
                  </a:graphicData>
                </a:graphic>
                <wp14:sizeRelH relativeFrom="margin">
                  <wp14:pctWidth>0</wp14:pctWidth>
                </wp14:sizeRelH>
              </wp:anchor>
            </w:drawing>
          </w:r>
        </w:p>
        <w:p w:rsidR="0032788D" w:rsidP="00692196" w:rsidRDefault="0032788D" w14:paraId="0562001D" w14:textId="667D3B78"/>
        <w:p w:rsidR="002F4097" w:rsidP="00692196" w:rsidRDefault="00D3197C" w14:paraId="0B667DF0" w14:textId="2830705C"/>
      </w:sdtContent>
    </w:sdt>
    <w:p w:rsidR="0032788D" w:rsidP="00692196" w:rsidRDefault="0032788D" w14:paraId="5052473A" w14:textId="5CAB0432"/>
    <w:p w:rsidR="0032788D" w:rsidP="4A725168" w:rsidRDefault="3AD2E775" w14:paraId="6AB1F244" w14:textId="5012C672">
      <w:pPr>
        <w:jc w:val="center"/>
      </w:pPr>
      <w:r>
        <w:rPr>
          <w:noProof/>
        </w:rPr>
        <w:drawing>
          <wp:inline distT="0" distB="0" distL="0" distR="0" wp14:anchorId="05999A45" wp14:editId="04850F6F">
            <wp:extent cx="3053715" cy="463550"/>
            <wp:effectExtent l="0" t="0" r="0" b="0"/>
            <wp:docPr id="1672494919" name="Picture 1" descr="Paysys Labs | FinTech |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ysys Labs | FinTech | Pakist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3715" cy="463550"/>
                    </a:xfrm>
                    <a:prstGeom prst="rect">
                      <a:avLst/>
                    </a:prstGeom>
                    <a:noFill/>
                    <a:ln>
                      <a:noFill/>
                    </a:ln>
                  </pic:spPr>
                </pic:pic>
              </a:graphicData>
            </a:graphic>
          </wp:inline>
        </w:drawing>
      </w:r>
    </w:p>
    <w:p w:rsidR="0032788D" w:rsidP="00692196" w:rsidRDefault="0032788D" w14:paraId="139C304E" w14:textId="25483316"/>
    <w:p w:rsidR="0032788D" w:rsidP="00692196" w:rsidRDefault="0032788D" w14:paraId="19B142DF" w14:textId="5F5EDEC2"/>
    <w:p w:rsidR="00EA2D82" w:rsidP="006F03C0" w:rsidRDefault="00143DAF" w14:paraId="33C05FAB" w14:textId="2D20DA4D">
      <w:pPr>
        <w:jc w:val="center"/>
        <w:rPr>
          <w:rStyle w:val="TitleChar"/>
          <w:b/>
          <w:bCs/>
        </w:rPr>
      </w:pPr>
      <w:sdt>
        <w:sdtPr>
          <w:rPr>
            <w:rStyle w:val="TitleChar"/>
            <w:b/>
            <w:bCs/>
          </w:rPr>
          <w:alias w:val="Title"/>
          <w:tag w:val=""/>
          <w:id w:val="-420563750"/>
          <w:placeholder>
            <w:docPart w:val="15F527994624406D8AAFFED1B7569829"/>
          </w:placeholder>
          <w:dataBinding w:prefixMappings="xmlns:ns0='http://purl.org/dc/elements/1.1/' xmlns:ns1='http://schemas.openxmlformats.org/package/2006/metadata/core-properties' " w:xpath="/ns1:coreProperties[1]/ns0:title[1]" w:storeItemID="{6C3C8BC8-F283-45AE-878A-BAB7291924A1}"/>
          <w:text/>
        </w:sdtPr>
        <w:sdtContent>
          <w:del w:author="Ume Sauda Ghanyani" w:date="2025-08-12T11:20:00Z" w16du:dateUtc="2025-08-12T06:20:00Z" w:id="0">
            <w:r w:rsidDel="00143DAF">
              <w:rPr>
                <w:rStyle w:val="TitleChar"/>
                <w:b/>
                <w:bCs/>
              </w:rPr>
              <w:delText>Model Management</w:delText>
            </w:r>
          </w:del>
          <w:ins w:author="Ume Sauda Ghanyani" w:date="2025-08-12T11:21:00Z" w16du:dateUtc="2025-08-12T06:21:00Z" w:id="1">
            <w:r w:rsidR="007C65FF">
              <w:rPr>
                <w:rStyle w:val="TitleChar"/>
                <w:b/>
                <w:bCs/>
              </w:rPr>
              <w:t>Model Management &amp; Simulation Sandbox</w:t>
            </w:r>
          </w:ins>
        </w:sdtContent>
      </w:sdt>
    </w:p>
    <w:p w:rsidRPr="00D63315" w:rsidR="00826F04" w:rsidP="00826F04" w:rsidRDefault="00F40A37" w14:paraId="41C3CC42" w14:textId="2E6CE28C">
      <w:pPr>
        <w:jc w:val="center"/>
        <w:rPr>
          <w:rStyle w:val="TitleChar"/>
          <w:b/>
          <w:bCs/>
          <w:sz w:val="48"/>
          <w:szCs w:val="48"/>
        </w:rPr>
      </w:pPr>
      <w:r>
        <w:rPr>
          <w:rStyle w:val="TitleChar"/>
          <w:b/>
          <w:bCs/>
          <w:sz w:val="48"/>
          <w:szCs w:val="48"/>
        </w:rPr>
        <w:t>TECHNICAL</w:t>
      </w:r>
      <w:r w:rsidRPr="00D63315" w:rsidR="00826F04">
        <w:rPr>
          <w:rStyle w:val="TitleChar"/>
          <w:b/>
          <w:bCs/>
          <w:sz w:val="48"/>
          <w:szCs w:val="48"/>
        </w:rPr>
        <w:t xml:space="preserve"> SPECIFICATIONS DOCUMENT</w:t>
      </w:r>
    </w:p>
    <w:p w:rsidR="00EA2D82" w:rsidP="00692196" w:rsidRDefault="00EA2D82" w14:paraId="37663A01" w14:textId="1E23ACA3">
      <w:pPr>
        <w:rPr>
          <w:rStyle w:val="TitleChar"/>
          <w:b/>
          <w:bCs/>
        </w:rPr>
      </w:pPr>
    </w:p>
    <w:p w:rsidR="004321BD" w:rsidP="004321BD" w:rsidRDefault="004321BD" w14:paraId="18027F4C" w14:textId="10AE36F2">
      <w:pPr>
        <w:pStyle w:val="NoSpacing"/>
        <w:rPr>
          <w:b/>
          <w:bCs/>
          <w:sz w:val="28"/>
          <w:szCs w:val="28"/>
        </w:rPr>
      </w:pPr>
    </w:p>
    <w:p w:rsidR="004321BD" w:rsidP="004321BD" w:rsidRDefault="004321BD" w14:paraId="5636B786" w14:textId="7A3061BD">
      <w:pPr>
        <w:pStyle w:val="NoSpacing"/>
        <w:rPr>
          <w:b/>
          <w:bCs/>
          <w:sz w:val="28"/>
          <w:szCs w:val="28"/>
        </w:rPr>
      </w:pPr>
    </w:p>
    <w:p w:rsidR="00990944" w:rsidP="004321BD" w:rsidRDefault="00990944" w14:paraId="16A0296C" w14:textId="77777777">
      <w:pPr>
        <w:pStyle w:val="NoSpacing"/>
        <w:rPr>
          <w:b/>
          <w:bCs/>
          <w:sz w:val="28"/>
          <w:szCs w:val="28"/>
        </w:rPr>
      </w:pPr>
    </w:p>
    <w:p w:rsidR="00990944" w:rsidP="004321BD" w:rsidRDefault="00990944" w14:paraId="59F1E35D" w14:textId="77777777">
      <w:pPr>
        <w:pStyle w:val="NoSpacing"/>
        <w:rPr>
          <w:b/>
          <w:bCs/>
          <w:sz w:val="28"/>
          <w:szCs w:val="28"/>
        </w:rPr>
      </w:pPr>
    </w:p>
    <w:p w:rsidR="003F5D9F" w:rsidP="008935C6" w:rsidRDefault="003F5D9F" w14:paraId="775B70A3" w14:textId="77777777">
      <w:pPr>
        <w:pStyle w:val="NoSpacing"/>
        <w:jc w:val="right"/>
        <w:rPr>
          <w:b/>
          <w:bCs/>
          <w:sz w:val="28"/>
          <w:szCs w:val="28"/>
        </w:rPr>
      </w:pPr>
    </w:p>
    <w:p w:rsidR="003F5D9F" w:rsidP="008935C6" w:rsidRDefault="003F5D9F" w14:paraId="4AD20C7C" w14:textId="77777777">
      <w:pPr>
        <w:pStyle w:val="NoSpacing"/>
        <w:jc w:val="right"/>
        <w:rPr>
          <w:b/>
          <w:bCs/>
          <w:sz w:val="28"/>
          <w:szCs w:val="28"/>
        </w:rPr>
      </w:pPr>
    </w:p>
    <w:p w:rsidR="003F5D9F" w:rsidP="008935C6" w:rsidRDefault="003F5D9F" w14:paraId="665ED081" w14:textId="77777777">
      <w:pPr>
        <w:pStyle w:val="NoSpacing"/>
        <w:jc w:val="right"/>
        <w:rPr>
          <w:b/>
          <w:bCs/>
          <w:sz w:val="28"/>
          <w:szCs w:val="28"/>
        </w:rPr>
      </w:pPr>
    </w:p>
    <w:p w:rsidR="00826F04" w:rsidP="008935C6" w:rsidRDefault="00826F04" w14:paraId="03451CB4" w14:textId="77777777">
      <w:pPr>
        <w:pStyle w:val="NoSpacing"/>
        <w:jc w:val="right"/>
        <w:rPr>
          <w:b/>
          <w:bCs/>
          <w:sz w:val="28"/>
          <w:szCs w:val="28"/>
        </w:rPr>
      </w:pPr>
    </w:p>
    <w:p w:rsidR="00826F04" w:rsidP="008935C6" w:rsidRDefault="00826F04" w14:paraId="54A1AA42" w14:textId="77777777">
      <w:pPr>
        <w:pStyle w:val="NoSpacing"/>
        <w:jc w:val="right"/>
        <w:rPr>
          <w:b/>
          <w:bCs/>
          <w:sz w:val="28"/>
          <w:szCs w:val="28"/>
        </w:rPr>
      </w:pPr>
    </w:p>
    <w:p w:rsidR="00826F04" w:rsidP="008935C6" w:rsidRDefault="00826F04" w14:paraId="74B9B46F" w14:textId="77777777">
      <w:pPr>
        <w:pStyle w:val="NoSpacing"/>
        <w:jc w:val="right"/>
        <w:rPr>
          <w:b/>
          <w:bCs/>
          <w:sz w:val="28"/>
          <w:szCs w:val="28"/>
        </w:rPr>
      </w:pPr>
    </w:p>
    <w:p w:rsidR="00826F04" w:rsidP="008935C6" w:rsidRDefault="00826F04" w14:paraId="63A97D22" w14:textId="77777777">
      <w:pPr>
        <w:pStyle w:val="NoSpacing"/>
        <w:jc w:val="right"/>
        <w:rPr>
          <w:b/>
          <w:bCs/>
          <w:sz w:val="28"/>
          <w:szCs w:val="28"/>
        </w:rPr>
      </w:pPr>
    </w:p>
    <w:p w:rsidR="00826F04" w:rsidP="008935C6" w:rsidRDefault="00826F04" w14:paraId="4395A249" w14:textId="77777777">
      <w:pPr>
        <w:pStyle w:val="NoSpacing"/>
        <w:jc w:val="right"/>
        <w:rPr>
          <w:b/>
          <w:bCs/>
          <w:sz w:val="28"/>
          <w:szCs w:val="28"/>
        </w:rPr>
      </w:pPr>
    </w:p>
    <w:p w:rsidR="00826F04" w:rsidP="008935C6" w:rsidRDefault="00826F04" w14:paraId="0DEC2F5F" w14:textId="77777777">
      <w:pPr>
        <w:pStyle w:val="NoSpacing"/>
        <w:jc w:val="right"/>
        <w:rPr>
          <w:b/>
          <w:bCs/>
          <w:sz w:val="28"/>
          <w:szCs w:val="28"/>
        </w:rPr>
      </w:pPr>
    </w:p>
    <w:p w:rsidRPr="004321BD" w:rsidR="00A3218E" w:rsidP="008935C6" w:rsidRDefault="00A3218E" w14:paraId="5E345A2C" w14:textId="7735CF4E">
      <w:pPr>
        <w:pStyle w:val="NoSpacing"/>
        <w:jc w:val="right"/>
        <w:rPr>
          <w:b/>
          <w:bCs/>
          <w:sz w:val="28"/>
          <w:szCs w:val="28"/>
        </w:rPr>
      </w:pPr>
      <w:r w:rsidRPr="004321BD">
        <w:rPr>
          <w:b/>
          <w:bCs/>
          <w:sz w:val="28"/>
          <w:szCs w:val="28"/>
        </w:rPr>
        <w:t>Version 1.0</w:t>
      </w:r>
      <w:r w:rsidRPr="000A6B72" w:rsidR="000A6B72">
        <w:rPr>
          <w:noProof/>
          <w14:ligatures w14:val="standardContextual"/>
        </w:rPr>
        <w:t xml:space="preserve"> </w:t>
      </w:r>
    </w:p>
    <w:p w:rsidRPr="006F03C0" w:rsidR="00BE481C" w:rsidP="006F03C0" w:rsidRDefault="4F37814C" w14:paraId="453646B4" w14:textId="39802EA8">
      <w:pPr>
        <w:pStyle w:val="NoSpacing"/>
        <w:jc w:val="right"/>
        <w:rPr>
          <w:b/>
          <w:bCs/>
          <w:sz w:val="28"/>
          <w:szCs w:val="28"/>
        </w:rPr>
      </w:pPr>
      <w:r w:rsidRPr="4A725168">
        <w:rPr>
          <w:b/>
          <w:bCs/>
          <w:sz w:val="28"/>
          <w:szCs w:val="28"/>
        </w:rPr>
        <w:t>04</w:t>
      </w:r>
      <w:r w:rsidRPr="4A725168" w:rsidR="6A3FC3CB">
        <w:rPr>
          <w:b/>
          <w:bCs/>
          <w:sz w:val="28"/>
          <w:szCs w:val="28"/>
        </w:rPr>
        <w:t>.0</w:t>
      </w:r>
      <w:r w:rsidRPr="4A725168" w:rsidR="74974F41">
        <w:rPr>
          <w:b/>
          <w:bCs/>
          <w:sz w:val="28"/>
          <w:szCs w:val="28"/>
        </w:rPr>
        <w:t>8</w:t>
      </w:r>
      <w:r w:rsidRPr="4A725168" w:rsidR="6A3FC3CB">
        <w:rPr>
          <w:b/>
          <w:bCs/>
          <w:sz w:val="28"/>
          <w:szCs w:val="28"/>
        </w:rPr>
        <w:t>.202</w:t>
      </w:r>
      <w:r w:rsidRPr="4A725168" w:rsidR="5F5C0991">
        <w:rPr>
          <w:b/>
          <w:bCs/>
          <w:sz w:val="28"/>
          <w:szCs w:val="28"/>
        </w:rPr>
        <w:t>5</w:t>
      </w:r>
      <w:r w:rsidRPr="4A725168" w:rsidR="00744DC3">
        <w:rPr>
          <w:b/>
          <w:bCs/>
          <w:sz w:val="22"/>
        </w:rPr>
        <w:br w:type="page"/>
      </w:r>
    </w:p>
    <w:p w:rsidRPr="0099390E" w:rsidR="004F171C" w:rsidP="0099390E" w:rsidRDefault="004F171C" w14:paraId="3BDBD864" w14:textId="1D6EF83F">
      <w:pPr>
        <w:pStyle w:val="NoSpacing"/>
        <w:rPr>
          <w:b/>
          <w:bCs/>
          <w:sz w:val="22"/>
          <w:szCs w:val="24"/>
        </w:rPr>
      </w:pPr>
      <w:r w:rsidRPr="0099390E">
        <w:rPr>
          <w:b/>
          <w:bCs/>
          <w:sz w:val="22"/>
          <w:szCs w:val="24"/>
        </w:rPr>
        <w:t>Document Information</w:t>
      </w:r>
    </w:p>
    <w:tbl>
      <w:tblPr>
        <w:tblStyle w:val="TableGrid"/>
        <w:tblW w:w="0" w:type="auto"/>
        <w:tblLook w:val="04A0" w:firstRow="1" w:lastRow="0" w:firstColumn="1" w:lastColumn="0" w:noHBand="0" w:noVBand="1"/>
      </w:tblPr>
      <w:tblGrid>
        <w:gridCol w:w="2122"/>
        <w:gridCol w:w="6894"/>
      </w:tblGrid>
      <w:tr w:rsidR="00C83DDA" w:rsidTr="70B044FC" w14:paraId="4B9C9968" w14:textId="77777777">
        <w:tc>
          <w:tcPr>
            <w:tcW w:w="2122" w:type="dxa"/>
            <w:shd w:val="clear" w:color="auto" w:fill="00B050"/>
          </w:tcPr>
          <w:p w:rsidRPr="006357A1" w:rsidR="00C83DDA" w:rsidP="00C83DDA" w:rsidRDefault="00C83DDA" w14:paraId="4D6AAEE3" w14:textId="4C772DFE">
            <w:pPr>
              <w:pStyle w:val="NoSpacing"/>
              <w:rPr>
                <w:b/>
                <w:bCs/>
                <w:color w:val="FFFFFF" w:themeColor="background1"/>
              </w:rPr>
            </w:pPr>
            <w:r w:rsidRPr="006357A1">
              <w:rPr>
                <w:b/>
                <w:bCs/>
                <w:color w:val="FFFFFF" w:themeColor="background1"/>
              </w:rPr>
              <w:t>Project</w:t>
            </w:r>
          </w:p>
        </w:tc>
        <w:tc>
          <w:tcPr>
            <w:tcW w:w="6894" w:type="dxa"/>
          </w:tcPr>
          <w:p w:rsidR="00C83DDA" w:rsidP="009D647F" w:rsidRDefault="00744DC3" w14:paraId="10C40911" w14:textId="6B01EEE5">
            <w:pPr>
              <w:pStyle w:val="NoSpacing"/>
              <w:jc w:val="both"/>
            </w:pPr>
            <w:r>
              <w:t>TAZAMA DEVELOPMENT</w:t>
            </w:r>
          </w:p>
        </w:tc>
      </w:tr>
      <w:tr w:rsidR="00C83DDA" w:rsidTr="70B044FC" w14:paraId="53161307" w14:textId="77777777">
        <w:tc>
          <w:tcPr>
            <w:tcW w:w="2122" w:type="dxa"/>
            <w:shd w:val="clear" w:color="auto" w:fill="00B050"/>
          </w:tcPr>
          <w:p w:rsidRPr="006357A1" w:rsidR="00C83DDA" w:rsidP="00C83DDA" w:rsidRDefault="00C83DDA" w14:paraId="51B60884" w14:textId="155F5F5A">
            <w:pPr>
              <w:pStyle w:val="NoSpacing"/>
              <w:rPr>
                <w:b/>
                <w:bCs/>
                <w:color w:val="FFFFFF" w:themeColor="background1"/>
              </w:rPr>
            </w:pPr>
            <w:r w:rsidRPr="006357A1">
              <w:rPr>
                <w:b/>
                <w:bCs/>
                <w:color w:val="FFFFFF" w:themeColor="background1"/>
              </w:rPr>
              <w:t>Document Title</w:t>
            </w:r>
          </w:p>
        </w:tc>
        <w:sdt>
          <w:sdtPr>
            <w:alias w:val="Title"/>
            <w:tag w:val=""/>
            <w:id w:val="-81913570"/>
            <w:placeholder>
              <w:docPart w:val="CC123D961B884E29928A32E33E688D78"/>
            </w:placeholder>
            <w:dataBinding w:prefixMappings="xmlns:ns0='http://purl.org/dc/elements/1.1/' xmlns:ns1='http://schemas.openxmlformats.org/package/2006/metadata/core-properties' " w:xpath="/ns1:coreProperties[1]/ns0:title[1]" w:storeItemID="{6C3C8BC8-F283-45AE-878A-BAB7291924A1}"/>
            <w:text/>
          </w:sdtPr>
          <w:sdtEndPr/>
          <w:sdtContent>
            <w:tc>
              <w:tcPr>
                <w:tcW w:w="6894" w:type="dxa"/>
              </w:tcPr>
              <w:p w:rsidR="00C83DDA" w:rsidP="009D647F" w:rsidRDefault="00F46218" w14:paraId="4F7192B5" w14:textId="197D8575">
                <w:pPr>
                  <w:pStyle w:val="NoSpacing"/>
                  <w:jc w:val="both"/>
                </w:pPr>
                <w:del w:author="Ume Sauda Ghanyani" w:date="2025-08-12T11:20:00Z" w16du:dateUtc="2025-08-12T06:20:00Z" w:id="2">
                  <w:r w:rsidDel="00143DAF">
                    <w:delText>Model Management</w:delText>
                  </w:r>
                </w:del>
                <w:ins w:author="Ume Sauda Ghanyani" w:date="2025-08-12T11:21:00Z" w16du:dateUtc="2025-08-12T06:21:00Z" w:id="3">
                  <w:r w:rsidR="007C65FF">
                    <w:t>Model Management &amp; Simulation Sandbox</w:t>
                  </w:r>
                </w:ins>
              </w:p>
            </w:tc>
          </w:sdtContent>
        </w:sdt>
      </w:tr>
      <w:tr w:rsidR="00C83DDA" w:rsidTr="70B044FC" w14:paraId="661A9756" w14:textId="77777777">
        <w:tc>
          <w:tcPr>
            <w:tcW w:w="2122" w:type="dxa"/>
            <w:shd w:val="clear" w:color="auto" w:fill="00B050"/>
          </w:tcPr>
          <w:p w:rsidRPr="006357A1" w:rsidR="00C83DDA" w:rsidP="00C83DDA" w:rsidRDefault="00C83DDA" w14:paraId="10E4D541" w14:textId="58298E23">
            <w:pPr>
              <w:pStyle w:val="NoSpacing"/>
              <w:rPr>
                <w:b/>
                <w:bCs/>
                <w:color w:val="FFFFFF" w:themeColor="background1"/>
              </w:rPr>
            </w:pPr>
            <w:r w:rsidRPr="006357A1">
              <w:rPr>
                <w:b/>
                <w:bCs/>
                <w:color w:val="FFFFFF" w:themeColor="background1"/>
              </w:rPr>
              <w:t>Prepared by</w:t>
            </w:r>
          </w:p>
        </w:tc>
        <w:tc>
          <w:tcPr>
            <w:tcW w:w="6894" w:type="dxa"/>
          </w:tcPr>
          <w:p w:rsidR="00C83DDA" w:rsidP="009D647F" w:rsidRDefault="7A4E6E12" w14:paraId="35D5CCB2" w14:textId="5399471E">
            <w:pPr>
              <w:pStyle w:val="NoSpacing"/>
              <w:jc w:val="both"/>
            </w:pPr>
            <w:proofErr w:type="spellStart"/>
            <w:r>
              <w:t>Behjet</w:t>
            </w:r>
            <w:proofErr w:type="spellEnd"/>
            <w:r>
              <w:t xml:space="preserve"> Ansari</w:t>
            </w:r>
            <w:r w:rsidR="27BDD8A7">
              <w:t xml:space="preserve"> – SENIOR BA @ PAYSYSLABS</w:t>
            </w:r>
          </w:p>
        </w:tc>
      </w:tr>
      <w:tr w:rsidR="00C83DDA" w:rsidTr="70B044FC" w14:paraId="348F81E9" w14:textId="77777777">
        <w:tc>
          <w:tcPr>
            <w:tcW w:w="2122" w:type="dxa"/>
            <w:shd w:val="clear" w:color="auto" w:fill="00B050"/>
          </w:tcPr>
          <w:p w:rsidRPr="006357A1" w:rsidR="00C83DDA" w:rsidP="00C83DDA" w:rsidRDefault="00CB4620" w14:paraId="252CB3CE" w14:textId="3EFCC0B1">
            <w:pPr>
              <w:pStyle w:val="NoSpacing"/>
              <w:rPr>
                <w:b/>
                <w:bCs/>
                <w:color w:val="FFFFFF" w:themeColor="background1"/>
              </w:rPr>
            </w:pPr>
            <w:r w:rsidRPr="006357A1">
              <w:rPr>
                <w:b/>
                <w:bCs/>
                <w:color w:val="FFFFFF" w:themeColor="background1"/>
              </w:rPr>
              <w:t>Version Number</w:t>
            </w:r>
          </w:p>
        </w:tc>
        <w:tc>
          <w:tcPr>
            <w:tcW w:w="6894" w:type="dxa"/>
          </w:tcPr>
          <w:p w:rsidR="00C83DDA" w:rsidP="009D647F" w:rsidRDefault="00744DC3" w14:paraId="3EFABF73" w14:textId="5C27E166">
            <w:pPr>
              <w:pStyle w:val="NoSpacing"/>
              <w:jc w:val="both"/>
            </w:pPr>
            <w:r>
              <w:t>0</w:t>
            </w:r>
            <w:r w:rsidR="2B6DBBB3">
              <w:t>.1</w:t>
            </w:r>
          </w:p>
        </w:tc>
      </w:tr>
      <w:tr w:rsidR="00C83DDA" w:rsidTr="70B044FC" w14:paraId="5E66DFD4" w14:textId="77777777">
        <w:tc>
          <w:tcPr>
            <w:tcW w:w="2122" w:type="dxa"/>
            <w:shd w:val="clear" w:color="auto" w:fill="00B050"/>
          </w:tcPr>
          <w:p w:rsidRPr="006357A1" w:rsidR="00C83DDA" w:rsidP="00C83DDA" w:rsidRDefault="00CB4620" w14:paraId="0077870A" w14:textId="743EBA4A">
            <w:pPr>
              <w:pStyle w:val="NoSpacing"/>
              <w:rPr>
                <w:b/>
                <w:bCs/>
                <w:color w:val="FFFFFF" w:themeColor="background1"/>
              </w:rPr>
            </w:pPr>
            <w:r w:rsidRPr="006357A1">
              <w:rPr>
                <w:b/>
                <w:bCs/>
                <w:color w:val="FFFFFF" w:themeColor="background1"/>
              </w:rPr>
              <w:t>Version Date</w:t>
            </w:r>
          </w:p>
        </w:tc>
        <w:tc>
          <w:tcPr>
            <w:tcW w:w="6894" w:type="dxa"/>
          </w:tcPr>
          <w:p w:rsidR="00C83DDA" w:rsidP="009D647F" w:rsidRDefault="441AD9F7" w14:paraId="04843160" w14:textId="6D83274E">
            <w:pPr>
              <w:pStyle w:val="NoSpacing"/>
              <w:jc w:val="both"/>
            </w:pPr>
            <w:r>
              <w:t>0</w:t>
            </w:r>
            <w:r w:rsidR="6AE9B805">
              <w:t>4</w:t>
            </w:r>
            <w:r w:rsidR="37947840">
              <w:t>.0</w:t>
            </w:r>
            <w:r w:rsidR="1150C449">
              <w:t>8</w:t>
            </w:r>
            <w:r w:rsidR="37947840">
              <w:t>.2025</w:t>
            </w:r>
          </w:p>
        </w:tc>
      </w:tr>
    </w:tbl>
    <w:p w:rsidR="009D647F" w:rsidP="00692196" w:rsidRDefault="009D647F" w14:paraId="1A59AD29" w14:textId="769040FF"/>
    <w:p w:rsidRPr="0099390E" w:rsidR="009D647F" w:rsidP="0099390E" w:rsidRDefault="009D647F" w14:paraId="6EC24CA1" w14:textId="42941460">
      <w:pPr>
        <w:pStyle w:val="NoSpacing"/>
        <w:rPr>
          <w:b/>
          <w:bCs/>
          <w:sz w:val="22"/>
          <w:szCs w:val="24"/>
        </w:rPr>
      </w:pPr>
      <w:r w:rsidRPr="0099390E">
        <w:rPr>
          <w:b/>
          <w:bCs/>
          <w:sz w:val="22"/>
          <w:szCs w:val="24"/>
        </w:rPr>
        <w:t>Document Revision History</w:t>
      </w:r>
    </w:p>
    <w:tbl>
      <w:tblPr>
        <w:tblStyle w:val="TableGrid"/>
        <w:tblW w:w="0" w:type="auto"/>
        <w:tblLook w:val="04A0" w:firstRow="1" w:lastRow="0" w:firstColumn="1" w:lastColumn="0" w:noHBand="0" w:noVBand="1"/>
      </w:tblPr>
      <w:tblGrid>
        <w:gridCol w:w="1413"/>
        <w:gridCol w:w="1372"/>
        <w:gridCol w:w="1321"/>
        <w:gridCol w:w="4910"/>
      </w:tblGrid>
      <w:tr w:rsidR="00AD1F97" w:rsidTr="5889B54D" w14:paraId="144FC556" w14:textId="77777777">
        <w:tc>
          <w:tcPr>
            <w:tcW w:w="1413" w:type="dxa"/>
            <w:shd w:val="clear" w:color="auto" w:fill="00B050"/>
            <w:vAlign w:val="center"/>
          </w:tcPr>
          <w:p w:rsidRPr="00924F44" w:rsidR="00AD1F97" w:rsidP="00AD1F97" w:rsidRDefault="00AD1F97" w14:paraId="096AC033" w14:textId="5EEF608F">
            <w:pPr>
              <w:pStyle w:val="NoSpacing"/>
              <w:jc w:val="center"/>
              <w:rPr>
                <w:b/>
                <w:bCs/>
                <w:color w:val="FFFFFF" w:themeColor="background1"/>
              </w:rPr>
            </w:pPr>
            <w:r w:rsidRPr="00924F44">
              <w:rPr>
                <w:b/>
                <w:bCs/>
                <w:color w:val="FFFFFF" w:themeColor="background1"/>
              </w:rPr>
              <w:t>Date</w:t>
            </w:r>
          </w:p>
        </w:tc>
        <w:tc>
          <w:tcPr>
            <w:tcW w:w="1372" w:type="dxa"/>
            <w:shd w:val="clear" w:color="auto" w:fill="00B050"/>
            <w:vAlign w:val="center"/>
          </w:tcPr>
          <w:p w:rsidRPr="00924F44" w:rsidR="00AD1F97" w:rsidP="00AD1F97" w:rsidRDefault="00AD1F97" w14:paraId="5F5C15AE" w14:textId="045CC61A">
            <w:pPr>
              <w:pStyle w:val="NoSpacing"/>
              <w:jc w:val="center"/>
              <w:rPr>
                <w:b/>
                <w:bCs/>
                <w:color w:val="FFFFFF" w:themeColor="background1"/>
              </w:rPr>
            </w:pPr>
            <w:r w:rsidRPr="00924F44">
              <w:rPr>
                <w:b/>
                <w:bCs/>
                <w:color w:val="FFFFFF" w:themeColor="background1"/>
              </w:rPr>
              <w:t>Author</w:t>
            </w:r>
          </w:p>
        </w:tc>
        <w:tc>
          <w:tcPr>
            <w:tcW w:w="1321" w:type="dxa"/>
            <w:shd w:val="clear" w:color="auto" w:fill="00B050"/>
            <w:vAlign w:val="center"/>
          </w:tcPr>
          <w:p w:rsidRPr="00924F44" w:rsidR="00AD1F97" w:rsidP="00AD1F97" w:rsidRDefault="00AD1F97" w14:paraId="6AB8940B" w14:textId="5032A065">
            <w:pPr>
              <w:pStyle w:val="NoSpacing"/>
              <w:jc w:val="center"/>
              <w:rPr>
                <w:b/>
                <w:bCs/>
                <w:color w:val="FFFFFF" w:themeColor="background1"/>
              </w:rPr>
            </w:pPr>
            <w:r w:rsidRPr="00924F44">
              <w:rPr>
                <w:b/>
                <w:bCs/>
                <w:color w:val="FFFFFF" w:themeColor="background1"/>
              </w:rPr>
              <w:t>Version</w:t>
            </w:r>
          </w:p>
        </w:tc>
        <w:tc>
          <w:tcPr>
            <w:tcW w:w="4910" w:type="dxa"/>
            <w:shd w:val="clear" w:color="auto" w:fill="00B050"/>
            <w:vAlign w:val="center"/>
          </w:tcPr>
          <w:p w:rsidRPr="00924F44" w:rsidR="00AD1F97" w:rsidP="00AD1F97" w:rsidRDefault="00AD1F97" w14:paraId="4614500C" w14:textId="390EE197">
            <w:pPr>
              <w:pStyle w:val="NoSpacing"/>
              <w:jc w:val="center"/>
              <w:rPr>
                <w:b/>
                <w:bCs/>
                <w:color w:val="FFFFFF" w:themeColor="background1"/>
              </w:rPr>
            </w:pPr>
            <w:r w:rsidRPr="00924F44">
              <w:rPr>
                <w:b/>
                <w:bCs/>
                <w:color w:val="FFFFFF" w:themeColor="background1"/>
              </w:rPr>
              <w:t>Change Reference</w:t>
            </w:r>
          </w:p>
        </w:tc>
      </w:tr>
      <w:tr w:rsidR="00AD1F97" w:rsidTr="5889B54D" w14:paraId="1F4FE153" w14:textId="77777777">
        <w:tc>
          <w:tcPr>
            <w:tcW w:w="1413" w:type="dxa"/>
            <w:vAlign w:val="center"/>
          </w:tcPr>
          <w:p w:rsidR="00AD1F97" w:rsidP="00AD1F97" w:rsidRDefault="441AD9F7" w14:paraId="53523A13" w14:textId="6D695823">
            <w:pPr>
              <w:pStyle w:val="NoSpacing"/>
              <w:jc w:val="center"/>
            </w:pPr>
            <w:r>
              <w:t>0</w:t>
            </w:r>
            <w:r w:rsidR="296AA1B6">
              <w:t>4</w:t>
            </w:r>
            <w:r>
              <w:t>.0</w:t>
            </w:r>
            <w:r w:rsidR="5AEAAC23">
              <w:t>8</w:t>
            </w:r>
            <w:r>
              <w:t>.2025</w:t>
            </w:r>
          </w:p>
        </w:tc>
        <w:tc>
          <w:tcPr>
            <w:tcW w:w="1372" w:type="dxa"/>
            <w:vAlign w:val="center"/>
          </w:tcPr>
          <w:p w:rsidR="00AD1F97" w:rsidP="4A725168" w:rsidRDefault="7C95DAA7" w14:paraId="148ACFD5" w14:textId="0AF503CD">
            <w:pPr>
              <w:pStyle w:val="NoSpacing"/>
            </w:pPr>
            <w:proofErr w:type="spellStart"/>
            <w:r>
              <w:t>Behjet</w:t>
            </w:r>
            <w:proofErr w:type="spellEnd"/>
            <w:r>
              <w:t xml:space="preserve"> Ansari</w:t>
            </w:r>
            <w:r w:rsidR="3250400C">
              <w:t xml:space="preserve"> / Ume Sauda </w:t>
            </w:r>
          </w:p>
        </w:tc>
        <w:tc>
          <w:tcPr>
            <w:tcW w:w="1321" w:type="dxa"/>
            <w:vAlign w:val="center"/>
          </w:tcPr>
          <w:p w:rsidR="00AD1F97" w:rsidP="00AD1F97" w:rsidRDefault="00744DC3" w14:paraId="2C53EB8E" w14:textId="12E10CB1">
            <w:pPr>
              <w:pStyle w:val="NoSpacing"/>
              <w:jc w:val="center"/>
            </w:pPr>
            <w:r>
              <w:t>0</w:t>
            </w:r>
            <w:r w:rsidR="52C35A79">
              <w:t>.1</w:t>
            </w:r>
          </w:p>
        </w:tc>
        <w:tc>
          <w:tcPr>
            <w:tcW w:w="4910" w:type="dxa"/>
            <w:vAlign w:val="center"/>
          </w:tcPr>
          <w:p w:rsidR="00AD1F97" w:rsidP="00AD1F97" w:rsidRDefault="00744DC3" w14:paraId="2A8083E0" w14:textId="62FC60DA">
            <w:pPr>
              <w:pStyle w:val="NoSpacing"/>
            </w:pPr>
            <w:r>
              <w:t>BASELINE VERSION SHARED WITH TAZAMA FOR REVIEW</w:t>
            </w:r>
          </w:p>
        </w:tc>
      </w:tr>
      <w:tr w:rsidR="00AD1F97" w:rsidTr="5889B54D" w14:paraId="6D13A9FE" w14:textId="77777777">
        <w:tc>
          <w:tcPr>
            <w:tcW w:w="1413" w:type="dxa"/>
            <w:vAlign w:val="center"/>
          </w:tcPr>
          <w:p w:rsidR="00AD1F97" w:rsidP="00AD1F97" w:rsidRDefault="00AD1F97" w14:paraId="5683E26D" w14:textId="77777777">
            <w:pPr>
              <w:pStyle w:val="NoSpacing"/>
              <w:jc w:val="center"/>
            </w:pPr>
          </w:p>
        </w:tc>
        <w:tc>
          <w:tcPr>
            <w:tcW w:w="1372" w:type="dxa"/>
            <w:vAlign w:val="center"/>
          </w:tcPr>
          <w:p w:rsidR="00AD1F97" w:rsidP="00AD1F97" w:rsidRDefault="00AD1F97" w14:paraId="1C924F0F" w14:textId="77777777">
            <w:pPr>
              <w:pStyle w:val="NoSpacing"/>
            </w:pPr>
          </w:p>
        </w:tc>
        <w:tc>
          <w:tcPr>
            <w:tcW w:w="1321" w:type="dxa"/>
            <w:vAlign w:val="center"/>
          </w:tcPr>
          <w:p w:rsidR="00AD1F97" w:rsidP="00AD1F97" w:rsidRDefault="00AD1F97" w14:paraId="33EFB5A9" w14:textId="77777777">
            <w:pPr>
              <w:pStyle w:val="NoSpacing"/>
              <w:jc w:val="center"/>
            </w:pPr>
          </w:p>
        </w:tc>
        <w:tc>
          <w:tcPr>
            <w:tcW w:w="4910" w:type="dxa"/>
            <w:vAlign w:val="center"/>
          </w:tcPr>
          <w:p w:rsidR="00AD1F97" w:rsidP="00AD1F97" w:rsidRDefault="00AD1F97" w14:paraId="0E18EB9D" w14:textId="77777777">
            <w:pPr>
              <w:pStyle w:val="NoSpacing"/>
            </w:pPr>
          </w:p>
        </w:tc>
      </w:tr>
      <w:tr w:rsidR="00E7588A" w:rsidTr="5889B54D" w14:paraId="4D2C9D23" w14:textId="77777777">
        <w:tc>
          <w:tcPr>
            <w:tcW w:w="1413" w:type="dxa"/>
            <w:vAlign w:val="center"/>
          </w:tcPr>
          <w:p w:rsidR="00E7588A" w:rsidP="00AD1F97" w:rsidRDefault="00E7588A" w14:paraId="23672998" w14:textId="77777777">
            <w:pPr>
              <w:pStyle w:val="NoSpacing"/>
              <w:jc w:val="center"/>
            </w:pPr>
          </w:p>
        </w:tc>
        <w:tc>
          <w:tcPr>
            <w:tcW w:w="1372" w:type="dxa"/>
            <w:vAlign w:val="center"/>
          </w:tcPr>
          <w:p w:rsidR="00E7588A" w:rsidP="00AD1F97" w:rsidRDefault="00E7588A" w14:paraId="47B366BD" w14:textId="77777777">
            <w:pPr>
              <w:pStyle w:val="NoSpacing"/>
            </w:pPr>
          </w:p>
        </w:tc>
        <w:tc>
          <w:tcPr>
            <w:tcW w:w="1321" w:type="dxa"/>
            <w:vAlign w:val="center"/>
          </w:tcPr>
          <w:p w:rsidR="00E7588A" w:rsidP="00AD1F97" w:rsidRDefault="00E7588A" w14:paraId="4879352E" w14:textId="77777777">
            <w:pPr>
              <w:pStyle w:val="NoSpacing"/>
              <w:jc w:val="center"/>
            </w:pPr>
          </w:p>
        </w:tc>
        <w:tc>
          <w:tcPr>
            <w:tcW w:w="4910" w:type="dxa"/>
            <w:vAlign w:val="center"/>
          </w:tcPr>
          <w:p w:rsidR="00E7588A" w:rsidP="00AD1F97" w:rsidRDefault="00E7588A" w14:paraId="6CF9FB5A" w14:textId="77777777">
            <w:pPr>
              <w:pStyle w:val="NoSpacing"/>
            </w:pPr>
          </w:p>
        </w:tc>
      </w:tr>
      <w:tr w:rsidR="00E7588A" w:rsidTr="5889B54D" w14:paraId="00F925DF" w14:textId="77777777">
        <w:tc>
          <w:tcPr>
            <w:tcW w:w="1413" w:type="dxa"/>
            <w:vAlign w:val="center"/>
          </w:tcPr>
          <w:p w:rsidR="00E7588A" w:rsidP="00AD1F97" w:rsidRDefault="00E7588A" w14:paraId="30D8331B" w14:textId="77777777">
            <w:pPr>
              <w:pStyle w:val="NoSpacing"/>
              <w:jc w:val="center"/>
            </w:pPr>
          </w:p>
        </w:tc>
        <w:tc>
          <w:tcPr>
            <w:tcW w:w="1372" w:type="dxa"/>
            <w:vAlign w:val="center"/>
          </w:tcPr>
          <w:p w:rsidR="00E7588A" w:rsidP="00AD1F97" w:rsidRDefault="00E7588A" w14:paraId="712D5917" w14:textId="77777777">
            <w:pPr>
              <w:pStyle w:val="NoSpacing"/>
            </w:pPr>
          </w:p>
        </w:tc>
        <w:tc>
          <w:tcPr>
            <w:tcW w:w="1321" w:type="dxa"/>
            <w:vAlign w:val="center"/>
          </w:tcPr>
          <w:p w:rsidR="00E7588A" w:rsidP="00AD1F97" w:rsidRDefault="00E7588A" w14:paraId="73BFAFBA" w14:textId="77777777">
            <w:pPr>
              <w:pStyle w:val="NoSpacing"/>
              <w:jc w:val="center"/>
            </w:pPr>
          </w:p>
        </w:tc>
        <w:tc>
          <w:tcPr>
            <w:tcW w:w="4910" w:type="dxa"/>
            <w:vAlign w:val="center"/>
          </w:tcPr>
          <w:p w:rsidR="00E7588A" w:rsidP="00AD1F97" w:rsidRDefault="00E7588A" w14:paraId="1BC573D3" w14:textId="77777777">
            <w:pPr>
              <w:pStyle w:val="NoSpacing"/>
            </w:pPr>
          </w:p>
        </w:tc>
      </w:tr>
    </w:tbl>
    <w:p w:rsidR="006418C5" w:rsidP="00692196" w:rsidRDefault="006418C5" w14:paraId="312C361A" w14:textId="77777777"/>
    <w:p w:rsidR="00CB3764" w:rsidP="00990944" w:rsidRDefault="00CB3764" w14:paraId="247869F1" w14:textId="10E283DD">
      <w:r>
        <w:br w:type="page"/>
      </w:r>
    </w:p>
    <w:sdt>
      <w:sdtPr>
        <w:id w:val="748518379"/>
        <w:docPartObj>
          <w:docPartGallery w:val="Table of Contents"/>
          <w:docPartUnique/>
        </w:docPartObj>
      </w:sdtPr>
      <w:sdtContent>
        <w:p w:rsidRPr="004523D7" w:rsidR="00CB3764" w:rsidP="00873DE5" w:rsidRDefault="760F1D01" w14:paraId="2E366EC2" w14:textId="09A0F9C9" w14:noSpellErr="1">
          <w:pPr>
            <w:pStyle w:val="TOCHeading"/>
            <w:rPr>
              <w:b w:val="1"/>
              <w:bCs w:val="1"/>
              <w:color w:val="auto"/>
            </w:rPr>
          </w:pPr>
          <w:r w:rsidRPr="4441BA12" w:rsidR="1EFE6CBD">
            <w:rPr>
              <w:b w:val="1"/>
              <w:bCs w:val="1"/>
              <w:color w:val="auto"/>
            </w:rPr>
            <w:t>Table of Contents</w:t>
          </w:r>
        </w:p>
        <w:p w:rsidR="002032B7" w:rsidP="4441BA12" w:rsidRDefault="4A725168" w14:paraId="092941F9" w14:textId="4EA104DD">
          <w:pPr>
            <w:pStyle w:val="TOC1"/>
            <w:tabs>
              <w:tab w:val="left" w:leader="none" w:pos="390"/>
              <w:tab w:val="right" w:leader="dot" w:pos="9015"/>
            </w:tabs>
            <w:rPr>
              <w:rStyle w:val="Hyperlink"/>
              <w:noProof/>
              <w:kern w:val="2"/>
              <w14:ligatures w14:val="standardContextual"/>
            </w:rPr>
            <w:pPrChange w:author="Ume Sauda Ghanyani" w:date="2025-08-13T06:06:35.444Z" w:id="4">
              <w:pPr/>
            </w:pPrChange>
          </w:pPr>
          <w:r>
            <w:fldChar w:fldCharType="begin"/>
          </w:r>
          <w:r>
            <w:instrText xml:space="preserve">TOC \o "1-3" \z \u \h</w:instrText>
          </w:r>
          <w:r>
            <w:fldChar w:fldCharType="separate"/>
          </w:r>
          <w:hyperlink w:anchor="_Toc1502092608">
            <w:r w:rsidRPr="4441BA12" w:rsidR="4441BA12">
              <w:rPr>
                <w:rStyle w:val="Hyperlink"/>
              </w:rPr>
              <w:t>1.</w:t>
            </w:r>
            <w:ins w:author="Ume Sauda Ghanyani" w:date="2025-08-13T06:06:35.438Z" w:id="1633844728">
              <w:r>
                <w:tab/>
              </w:r>
            </w:ins>
            <w:r w:rsidRPr="4441BA12" w:rsidR="4441BA12">
              <w:rPr>
                <w:rStyle w:val="Hyperlink"/>
              </w:rPr>
              <w:t>Introduction</w:t>
            </w:r>
            <w:ins w:author="Ume Sauda Ghanyani" w:date="2025-08-13T06:06:35.443Z" w:id="811654884">
              <w:r>
                <w:tab/>
              </w:r>
            </w:ins>
            <w:r>
              <w:fldChar w:fldCharType="begin"/>
            </w:r>
            <w:r>
              <w:instrText xml:space="preserve">PAGEREF _Toc1502092608 \h</w:instrText>
            </w:r>
            <w:r>
              <w:fldChar w:fldCharType="separate"/>
            </w:r>
            <w:r w:rsidRPr="4441BA12" w:rsidR="4441BA12">
              <w:rPr>
                <w:rStyle w:val="Hyperlink"/>
              </w:rPr>
              <w:t>3</w:t>
            </w:r>
            <w:r>
              <w:fldChar w:fldCharType="end"/>
            </w:r>
          </w:hyperlink>
        </w:p>
        <w:p w:rsidR="002032B7" w:rsidP="4441BA12" w:rsidRDefault="70B044FC" w14:paraId="0ED49C4A" w14:textId="7D0812EC">
          <w:pPr>
            <w:pStyle w:val="TOC2"/>
            <w:tabs>
              <w:tab w:val="left" w:pos="600"/>
              <w:tab w:val="right" w:leader="dot" w:pos="9015"/>
            </w:tabs>
            <w:rPr>
              <w:rStyle w:val="Hyperlink"/>
              <w:noProof/>
              <w:kern w:val="2"/>
              <w14:ligatures w14:val="standardContextual"/>
            </w:rPr>
            <w:pPrChange w:author="Ume Sauda Ghanyani" w:date="2025-08-13T06:06:35.452Z" w:id="7">
              <w:pPr/>
            </w:pPrChange>
          </w:pPr>
          <w:hyperlink w:anchor="_Toc179771025">
            <w:r w:rsidRPr="4441BA12" w:rsidR="4441BA12">
              <w:rPr>
                <w:rStyle w:val="Hyperlink"/>
              </w:rPr>
              <w:t>2.2</w:t>
            </w:r>
            <w:ins w:author="Ume Sauda Ghanyani" w:date="2025-08-13T06:06:35.449Z" w:id="1607460998">
              <w:r>
                <w:tab/>
              </w:r>
            </w:ins>
            <w:r w:rsidRPr="4441BA12" w:rsidR="4441BA12">
              <w:rPr>
                <w:rStyle w:val="Hyperlink"/>
              </w:rPr>
              <w:t>Purpose of the Document</w:t>
            </w:r>
            <w:ins w:author="Ume Sauda Ghanyani" w:date="2025-08-13T06:06:35.451Z" w:id="1238707740">
              <w:r>
                <w:tab/>
              </w:r>
            </w:ins>
            <w:r>
              <w:fldChar w:fldCharType="begin"/>
            </w:r>
            <w:r>
              <w:instrText xml:space="preserve">PAGEREF _Toc179771025 \h</w:instrText>
            </w:r>
            <w:r>
              <w:fldChar w:fldCharType="separate"/>
            </w:r>
            <w:r w:rsidRPr="4441BA12" w:rsidR="4441BA12">
              <w:rPr>
                <w:rStyle w:val="Hyperlink"/>
              </w:rPr>
              <w:t>3</w:t>
            </w:r>
            <w:r>
              <w:fldChar w:fldCharType="end"/>
            </w:r>
          </w:hyperlink>
        </w:p>
        <w:p w:rsidR="002032B7" w:rsidP="4441BA12" w:rsidRDefault="70B044FC" w14:paraId="0D7C8A85" w14:textId="769044DF">
          <w:pPr>
            <w:pStyle w:val="TOC2"/>
            <w:tabs>
              <w:tab w:val="left" w:pos="600"/>
              <w:tab w:val="right" w:leader="dot" w:pos="9015"/>
            </w:tabs>
            <w:rPr>
              <w:rStyle w:val="Hyperlink"/>
              <w:noProof/>
              <w:kern w:val="2"/>
              <w14:ligatures w14:val="standardContextual"/>
            </w:rPr>
            <w:pPrChange w:author="Ume Sauda Ghanyani" w:date="2025-08-13T06:06:35.458Z" w:id="10">
              <w:pPr/>
            </w:pPrChange>
          </w:pPr>
          <w:hyperlink w:anchor="_Toc547422381">
            <w:r w:rsidRPr="4441BA12" w:rsidR="4441BA12">
              <w:rPr>
                <w:rStyle w:val="Hyperlink"/>
              </w:rPr>
              <w:t>2.3</w:t>
            </w:r>
            <w:ins w:author="Ume Sauda Ghanyani" w:date="2025-08-13T06:06:35.456Z" w:id="713171776">
              <w:r>
                <w:tab/>
              </w:r>
            </w:ins>
            <w:r w:rsidRPr="4441BA12" w:rsidR="4441BA12">
              <w:rPr>
                <w:rStyle w:val="Hyperlink"/>
              </w:rPr>
              <w:t>Scope of the System</w:t>
            </w:r>
            <w:ins w:author="Ume Sauda Ghanyani" w:date="2025-08-13T06:06:35.457Z" w:id="1272277033">
              <w:r>
                <w:tab/>
              </w:r>
            </w:ins>
            <w:r>
              <w:fldChar w:fldCharType="begin"/>
            </w:r>
            <w:r>
              <w:instrText xml:space="preserve">PAGEREF _Toc547422381 \h</w:instrText>
            </w:r>
            <w:r>
              <w:fldChar w:fldCharType="separate"/>
            </w:r>
            <w:r w:rsidRPr="4441BA12" w:rsidR="4441BA12">
              <w:rPr>
                <w:rStyle w:val="Hyperlink"/>
              </w:rPr>
              <w:t>3</w:t>
            </w:r>
            <w:r>
              <w:fldChar w:fldCharType="end"/>
            </w:r>
          </w:hyperlink>
        </w:p>
        <w:p w:rsidR="002032B7" w:rsidP="4441BA12" w:rsidRDefault="70B044FC" w14:paraId="7DDAB64D" w14:textId="5BF8E35F">
          <w:pPr>
            <w:pStyle w:val="TOC1"/>
            <w:tabs>
              <w:tab w:val="left" w:leader="none" w:pos="390"/>
              <w:tab w:val="right" w:leader="dot" w:pos="9015"/>
            </w:tabs>
            <w:rPr>
              <w:rStyle w:val="Hyperlink"/>
              <w:noProof/>
              <w:kern w:val="2"/>
              <w14:ligatures w14:val="standardContextual"/>
            </w:rPr>
            <w:pPrChange w:author="Ume Sauda Ghanyani" w:date="2025-08-13T06:06:35.463Z" w:id="13">
              <w:pPr/>
            </w:pPrChange>
          </w:pPr>
          <w:hyperlink w:anchor="_Toc1360520673">
            <w:r w:rsidRPr="4441BA12" w:rsidR="4441BA12">
              <w:rPr>
                <w:rStyle w:val="Hyperlink"/>
              </w:rPr>
              <w:t>2.</w:t>
            </w:r>
            <w:ins w:author="Ume Sauda Ghanyani" w:date="2025-08-13T06:06:35.461Z" w:id="1218638801">
              <w:r>
                <w:tab/>
              </w:r>
            </w:ins>
            <w:r w:rsidRPr="4441BA12" w:rsidR="4441BA12">
              <w:rPr>
                <w:rStyle w:val="Hyperlink"/>
              </w:rPr>
              <w:t>Overall Description</w:t>
            </w:r>
            <w:ins w:author="Ume Sauda Ghanyani" w:date="2025-08-13T06:06:35.463Z" w:id="944398206">
              <w:r>
                <w:tab/>
              </w:r>
            </w:ins>
            <w:r>
              <w:fldChar w:fldCharType="begin"/>
            </w:r>
            <w:r>
              <w:instrText xml:space="preserve">PAGEREF _Toc1360520673 \h</w:instrText>
            </w:r>
            <w:r>
              <w:fldChar w:fldCharType="separate"/>
            </w:r>
            <w:r w:rsidRPr="4441BA12" w:rsidR="4441BA12">
              <w:rPr>
                <w:rStyle w:val="Hyperlink"/>
              </w:rPr>
              <w:t>4</w:t>
            </w:r>
            <w:r>
              <w:fldChar w:fldCharType="end"/>
            </w:r>
          </w:hyperlink>
        </w:p>
        <w:p w:rsidR="002032B7" w:rsidP="4441BA12" w:rsidRDefault="70B044FC" w14:paraId="4A90ABB2" w14:textId="2AC67B43">
          <w:pPr>
            <w:pStyle w:val="TOC2"/>
            <w:tabs>
              <w:tab w:val="right" w:leader="dot" w:pos="9015"/>
            </w:tabs>
            <w:rPr>
              <w:rStyle w:val="Hyperlink"/>
              <w:noProof/>
              <w:kern w:val="2"/>
              <w14:ligatures w14:val="standardContextual"/>
            </w:rPr>
            <w:pPrChange w:author="Ume Sauda Ghanyani" w:date="2025-08-13T06:06:35.467Z" w:id="16">
              <w:pPr/>
            </w:pPrChange>
          </w:pPr>
          <w:hyperlink w:anchor="_Toc1603447145">
            <w:r w:rsidRPr="4441BA12" w:rsidR="4441BA12">
              <w:rPr>
                <w:rStyle w:val="Hyperlink"/>
              </w:rPr>
              <w:t>2.1 Operating Environment</w:t>
            </w:r>
            <w:ins w:author="Ume Sauda Ghanyani" w:date="2025-08-13T06:06:35.467Z" w:id="1332404193">
              <w:r>
                <w:tab/>
              </w:r>
            </w:ins>
            <w:r>
              <w:fldChar w:fldCharType="begin"/>
            </w:r>
            <w:r>
              <w:instrText xml:space="preserve">PAGEREF _Toc1603447145 \h</w:instrText>
            </w:r>
            <w:r>
              <w:fldChar w:fldCharType="separate"/>
            </w:r>
            <w:r w:rsidRPr="4441BA12" w:rsidR="4441BA12">
              <w:rPr>
                <w:rStyle w:val="Hyperlink"/>
              </w:rPr>
              <w:t>4</w:t>
            </w:r>
            <w:r>
              <w:fldChar w:fldCharType="end"/>
            </w:r>
          </w:hyperlink>
        </w:p>
        <w:p w:rsidR="002032B7" w:rsidP="4441BA12" w:rsidRDefault="70B044FC" w14:paraId="2B17B218" w14:textId="7494C401">
          <w:pPr>
            <w:pStyle w:val="TOC1"/>
            <w:tabs>
              <w:tab w:val="left" w:leader="none" w:pos="390"/>
              <w:tab w:val="right" w:leader="dot" w:pos="9015"/>
            </w:tabs>
            <w:rPr>
              <w:rStyle w:val="Hyperlink"/>
              <w:noProof/>
              <w:kern w:val="2"/>
              <w14:ligatures w14:val="standardContextual"/>
            </w:rPr>
            <w:pPrChange w:author="Ume Sauda Ghanyani" w:date="2025-08-13T06:06:35.473Z" w:id="18">
              <w:pPr/>
            </w:pPrChange>
          </w:pPr>
          <w:hyperlink w:anchor="_Toc521287679">
            <w:r w:rsidRPr="4441BA12" w:rsidR="4441BA12">
              <w:rPr>
                <w:rStyle w:val="Hyperlink"/>
              </w:rPr>
              <w:t>3.</w:t>
            </w:r>
            <w:ins w:author="Ume Sauda Ghanyani" w:date="2025-08-13T06:06:35.471Z" w:id="818835322">
              <w:r>
                <w:tab/>
              </w:r>
            </w:ins>
            <w:r w:rsidRPr="4441BA12" w:rsidR="4441BA12">
              <w:rPr>
                <w:rStyle w:val="Hyperlink"/>
              </w:rPr>
              <w:t>System Architecture Overview</w:t>
            </w:r>
            <w:ins w:author="Ume Sauda Ghanyani" w:date="2025-08-13T06:06:35.472Z" w:id="440039006">
              <w:r>
                <w:tab/>
              </w:r>
            </w:ins>
            <w:r>
              <w:fldChar w:fldCharType="begin"/>
            </w:r>
            <w:r>
              <w:instrText xml:space="preserve">PAGEREF _Toc521287679 \h</w:instrText>
            </w:r>
            <w:r>
              <w:fldChar w:fldCharType="separate"/>
            </w:r>
            <w:r w:rsidRPr="4441BA12" w:rsidR="4441BA12">
              <w:rPr>
                <w:rStyle w:val="Hyperlink"/>
              </w:rPr>
              <w:t>5</w:t>
            </w:r>
            <w:r>
              <w:fldChar w:fldCharType="end"/>
            </w:r>
          </w:hyperlink>
        </w:p>
        <w:p w:rsidR="002032B7" w:rsidP="4441BA12" w:rsidRDefault="70B044FC" w14:paraId="471801CF" w14:textId="101EAC62">
          <w:pPr>
            <w:pStyle w:val="TOC2"/>
            <w:tabs>
              <w:tab w:val="right" w:leader="dot" w:pos="9015"/>
            </w:tabs>
            <w:rPr>
              <w:rStyle w:val="Hyperlink"/>
              <w:noProof/>
              <w:kern w:val="2"/>
              <w14:ligatures w14:val="standardContextual"/>
            </w:rPr>
            <w:pPrChange w:author="Ume Sauda Ghanyani" w:date="2025-08-13T06:06:35.476Z" w:id="21">
              <w:pPr/>
            </w:pPrChange>
          </w:pPr>
          <w:hyperlink w:anchor="_Toc112705786">
            <w:r w:rsidRPr="4441BA12" w:rsidR="4441BA12">
              <w:rPr>
                <w:rStyle w:val="Hyperlink"/>
              </w:rPr>
              <w:t>3.1 High-Level Architecture</w:t>
            </w:r>
            <w:ins w:author="Ume Sauda Ghanyani" w:date="2025-08-13T06:06:35.476Z" w:id="471677268">
              <w:r>
                <w:tab/>
              </w:r>
            </w:ins>
            <w:r>
              <w:fldChar w:fldCharType="begin"/>
            </w:r>
            <w:r>
              <w:instrText xml:space="preserve">PAGEREF _Toc112705786 \h</w:instrText>
            </w:r>
            <w:r>
              <w:fldChar w:fldCharType="separate"/>
            </w:r>
            <w:r w:rsidRPr="4441BA12" w:rsidR="4441BA12">
              <w:rPr>
                <w:rStyle w:val="Hyperlink"/>
              </w:rPr>
              <w:t>5</w:t>
            </w:r>
            <w:r>
              <w:fldChar w:fldCharType="end"/>
            </w:r>
          </w:hyperlink>
        </w:p>
        <w:p w:rsidR="002032B7" w:rsidP="4441BA12" w:rsidRDefault="70B044FC" w14:paraId="7F0A39C9" w14:textId="0F12C4B4">
          <w:pPr>
            <w:pStyle w:val="TOC2"/>
            <w:tabs>
              <w:tab w:val="right" w:leader="dot" w:pos="9015"/>
            </w:tabs>
            <w:rPr>
              <w:rStyle w:val="Hyperlink"/>
              <w:noProof/>
              <w:kern w:val="2"/>
              <w14:ligatures w14:val="standardContextual"/>
            </w:rPr>
            <w:pPrChange w:author="Ume Sauda Ghanyani" w:date="2025-08-13T06:06:35.479Z" w:id="23">
              <w:pPr/>
            </w:pPrChange>
          </w:pPr>
          <w:hyperlink w:anchor="_Toc1497679310">
            <w:r w:rsidRPr="4441BA12" w:rsidR="4441BA12">
              <w:rPr>
                <w:rStyle w:val="Hyperlink"/>
              </w:rPr>
              <w:t>3.2 End to End Flow</w:t>
            </w:r>
            <w:ins w:author="Ume Sauda Ghanyani" w:date="2025-08-13T06:06:35.478Z" w:id="1422026451">
              <w:r>
                <w:tab/>
              </w:r>
            </w:ins>
            <w:r>
              <w:fldChar w:fldCharType="begin"/>
            </w:r>
            <w:r>
              <w:instrText xml:space="preserve">PAGEREF _Toc1497679310 \h</w:instrText>
            </w:r>
            <w:r>
              <w:fldChar w:fldCharType="separate"/>
            </w:r>
            <w:r w:rsidRPr="4441BA12" w:rsidR="4441BA12">
              <w:rPr>
                <w:rStyle w:val="Hyperlink"/>
              </w:rPr>
              <w:t>8</w:t>
            </w:r>
            <w:r>
              <w:fldChar w:fldCharType="end"/>
            </w:r>
          </w:hyperlink>
        </w:p>
        <w:p w:rsidR="002032B7" w:rsidP="4441BA12" w:rsidRDefault="70B044FC" w14:paraId="4657E12F" w14:textId="4D21B6DC">
          <w:pPr>
            <w:pStyle w:val="TOC3"/>
            <w:tabs>
              <w:tab w:val="right" w:leader="dot" w:pos="9015"/>
            </w:tabs>
            <w:rPr>
              <w:rStyle w:val="Hyperlink"/>
              <w:noProof/>
              <w:kern w:val="2"/>
              <w14:ligatures w14:val="standardContextual"/>
            </w:rPr>
            <w:pPrChange w:author="Ume Sauda Ghanyani" w:date="2025-08-13T06:06:35.482Z" w:id="25">
              <w:pPr/>
            </w:pPrChange>
          </w:pPr>
          <w:hyperlink w:anchor="_Toc1681433008">
            <w:r w:rsidRPr="4441BA12" w:rsidR="4441BA12">
              <w:rPr>
                <w:rStyle w:val="Hyperlink"/>
              </w:rPr>
              <w:t>3.2.1 System Actors:</w:t>
            </w:r>
            <w:ins w:author="Ume Sauda Ghanyani" w:date="2025-08-13T06:06:35.482Z" w:id="1711150246">
              <w:r>
                <w:tab/>
              </w:r>
            </w:ins>
            <w:r>
              <w:fldChar w:fldCharType="begin"/>
            </w:r>
            <w:r>
              <w:instrText xml:space="preserve">PAGEREF _Toc1681433008 \h</w:instrText>
            </w:r>
            <w:r>
              <w:fldChar w:fldCharType="separate"/>
            </w:r>
            <w:r w:rsidRPr="4441BA12" w:rsidR="4441BA12">
              <w:rPr>
                <w:rStyle w:val="Hyperlink"/>
              </w:rPr>
              <w:t>9</w:t>
            </w:r>
            <w:r>
              <w:fldChar w:fldCharType="end"/>
            </w:r>
          </w:hyperlink>
        </w:p>
        <w:p w:rsidR="002032B7" w:rsidP="4441BA12" w:rsidRDefault="70B044FC" w14:paraId="3466AA02" w14:textId="46C9C871">
          <w:pPr>
            <w:pStyle w:val="TOC3"/>
            <w:tabs>
              <w:tab w:val="right" w:leader="dot" w:pos="9015"/>
            </w:tabs>
            <w:rPr>
              <w:rStyle w:val="Hyperlink"/>
              <w:noProof/>
              <w:kern w:val="2"/>
              <w14:ligatures w14:val="standardContextual"/>
            </w:rPr>
            <w:pPrChange w:author="Ume Sauda Ghanyani" w:date="2025-08-13T06:06:35.486Z" w:id="27">
              <w:pPr/>
            </w:pPrChange>
          </w:pPr>
          <w:hyperlink w:anchor="_Toc1249614616">
            <w:r w:rsidRPr="4441BA12" w:rsidR="4441BA12">
              <w:rPr>
                <w:rStyle w:val="Hyperlink"/>
              </w:rPr>
              <w:t>3.2.2 Workflow:</w:t>
            </w:r>
            <w:ins w:author="Ume Sauda Ghanyani" w:date="2025-08-13T06:06:35.485Z" w:id="2048956074">
              <w:r>
                <w:tab/>
              </w:r>
            </w:ins>
            <w:r>
              <w:fldChar w:fldCharType="begin"/>
            </w:r>
            <w:r>
              <w:instrText xml:space="preserve">PAGEREF _Toc1249614616 \h</w:instrText>
            </w:r>
            <w:r>
              <w:fldChar w:fldCharType="separate"/>
            </w:r>
            <w:r w:rsidRPr="4441BA12" w:rsidR="4441BA12">
              <w:rPr>
                <w:rStyle w:val="Hyperlink"/>
              </w:rPr>
              <w:t>11</w:t>
            </w:r>
            <w:r>
              <w:fldChar w:fldCharType="end"/>
            </w:r>
          </w:hyperlink>
        </w:p>
        <w:p w:rsidR="002032B7" w:rsidP="4441BA12" w:rsidRDefault="70B044FC" w14:paraId="6194D1B6" w14:textId="7AAD5545">
          <w:pPr>
            <w:pStyle w:val="TOC1"/>
            <w:tabs>
              <w:tab w:val="right" w:leader="dot" w:pos="9015"/>
            </w:tabs>
            <w:rPr>
              <w:rStyle w:val="Hyperlink"/>
              <w:noProof/>
              <w:kern w:val="2"/>
              <w14:ligatures w14:val="standardContextual"/>
            </w:rPr>
            <w:pPrChange w:author="Ume Sauda Ghanyani" w:date="2025-08-13T06:06:35.49Z" w:id="29">
              <w:pPr/>
            </w:pPrChange>
          </w:pPr>
          <w:hyperlink w:anchor="_Toc2077196252">
            <w:r w:rsidRPr="4441BA12" w:rsidR="4441BA12">
              <w:rPr>
                <w:rStyle w:val="Hyperlink"/>
              </w:rPr>
              <w:t>4. Functional Requirements</w:t>
            </w:r>
            <w:ins w:author="Ume Sauda Ghanyani" w:date="2025-08-13T06:06:35.489Z" w:id="2120705949">
              <w:r>
                <w:tab/>
              </w:r>
            </w:ins>
            <w:r>
              <w:fldChar w:fldCharType="begin"/>
            </w:r>
            <w:r>
              <w:instrText xml:space="preserve">PAGEREF _Toc2077196252 \h</w:instrText>
            </w:r>
            <w:r>
              <w:fldChar w:fldCharType="separate"/>
            </w:r>
            <w:r w:rsidRPr="4441BA12" w:rsidR="4441BA12">
              <w:rPr>
                <w:rStyle w:val="Hyperlink"/>
              </w:rPr>
              <w:t>12</w:t>
            </w:r>
            <w:r>
              <w:fldChar w:fldCharType="end"/>
            </w:r>
          </w:hyperlink>
        </w:p>
        <w:p w:rsidR="002032B7" w:rsidP="4441BA12" w:rsidRDefault="70B044FC" w14:paraId="253E1BCB" w14:textId="777AE0A5">
          <w:pPr>
            <w:pStyle w:val="TOC2"/>
            <w:tabs>
              <w:tab w:val="right" w:leader="dot" w:pos="9015"/>
            </w:tabs>
            <w:rPr>
              <w:rStyle w:val="Hyperlink"/>
              <w:noProof/>
              <w:kern w:val="2"/>
              <w14:ligatures w14:val="standardContextual"/>
            </w:rPr>
            <w:pPrChange w:author="Ume Sauda Ghanyani" w:date="2025-08-13T06:06:35.493Z" w:id="31">
              <w:pPr/>
            </w:pPrChange>
          </w:pPr>
          <w:hyperlink w:anchor="_Toc1483811177">
            <w:r w:rsidRPr="4441BA12" w:rsidR="4441BA12">
              <w:rPr>
                <w:rStyle w:val="Hyperlink"/>
              </w:rPr>
              <w:t>4.1 Tazama Rule Studio</w:t>
            </w:r>
            <w:ins w:author="Ume Sauda Ghanyani" w:date="2025-08-13T06:06:35.492Z" w:id="515762715">
              <w:r>
                <w:tab/>
              </w:r>
            </w:ins>
            <w:r>
              <w:fldChar w:fldCharType="begin"/>
            </w:r>
            <w:r>
              <w:instrText xml:space="preserve">PAGEREF _Toc1483811177 \h</w:instrText>
            </w:r>
            <w:r>
              <w:fldChar w:fldCharType="separate"/>
            </w:r>
            <w:r w:rsidRPr="4441BA12" w:rsidR="4441BA12">
              <w:rPr>
                <w:rStyle w:val="Hyperlink"/>
              </w:rPr>
              <w:t>13</w:t>
            </w:r>
            <w:r>
              <w:fldChar w:fldCharType="end"/>
            </w:r>
          </w:hyperlink>
        </w:p>
        <w:p w:rsidR="002032B7" w:rsidP="4441BA12" w:rsidRDefault="70B044FC" w14:paraId="5ABD0B11" w14:textId="74C90B39">
          <w:pPr>
            <w:pStyle w:val="TOC3"/>
            <w:tabs>
              <w:tab w:val="right" w:leader="dot" w:pos="9015"/>
            </w:tabs>
            <w:rPr>
              <w:rStyle w:val="Hyperlink"/>
              <w:noProof/>
              <w:kern w:val="2"/>
              <w14:ligatures w14:val="standardContextual"/>
            </w:rPr>
            <w:pPrChange w:author="Ume Sauda Ghanyani" w:date="2025-08-13T06:06:35.497Z" w:id="33">
              <w:pPr/>
            </w:pPrChange>
          </w:pPr>
          <w:hyperlink w:anchor="_Toc1585372649">
            <w:r w:rsidRPr="4441BA12" w:rsidR="4441BA12">
              <w:rPr>
                <w:rStyle w:val="Hyperlink"/>
              </w:rPr>
              <w:t>4.1.1 Components of Rule Definition:</w:t>
            </w:r>
            <w:ins w:author="Ume Sauda Ghanyani" w:date="2025-08-13T06:06:35.496Z" w:id="577590336">
              <w:r>
                <w:tab/>
              </w:r>
            </w:ins>
            <w:r>
              <w:fldChar w:fldCharType="begin"/>
            </w:r>
            <w:r>
              <w:instrText xml:space="preserve">PAGEREF _Toc1585372649 \h</w:instrText>
            </w:r>
            <w:r>
              <w:fldChar w:fldCharType="separate"/>
            </w:r>
            <w:r w:rsidRPr="4441BA12" w:rsidR="4441BA12">
              <w:rPr>
                <w:rStyle w:val="Hyperlink"/>
              </w:rPr>
              <w:t>13</w:t>
            </w:r>
            <w:r>
              <w:fldChar w:fldCharType="end"/>
            </w:r>
          </w:hyperlink>
        </w:p>
        <w:p w:rsidR="002032B7" w:rsidP="4441BA12" w:rsidRDefault="70B044FC" w14:paraId="215E8097" w14:textId="3A11190F">
          <w:pPr>
            <w:pStyle w:val="TOC3"/>
            <w:tabs>
              <w:tab w:val="right" w:leader="dot" w:pos="9015"/>
            </w:tabs>
            <w:rPr>
              <w:rStyle w:val="Hyperlink"/>
              <w:noProof/>
              <w:kern w:val="2"/>
              <w14:ligatures w14:val="standardContextual"/>
            </w:rPr>
            <w:pPrChange w:author="Ume Sauda Ghanyani" w:date="2025-08-13T06:06:35.5Z" w:id="35">
              <w:pPr/>
            </w:pPrChange>
          </w:pPr>
          <w:hyperlink w:anchor="_Toc1311815562">
            <w:r w:rsidRPr="4441BA12" w:rsidR="4441BA12">
              <w:rPr>
                <w:rStyle w:val="Hyperlink"/>
              </w:rPr>
              <w:t>4.1.2 Rule Design Flow</w:t>
            </w:r>
            <w:ins w:author="Ume Sauda Ghanyani" w:date="2025-08-13T06:06:35.499Z" w:id="255399176">
              <w:r>
                <w:tab/>
              </w:r>
            </w:ins>
            <w:r>
              <w:fldChar w:fldCharType="begin"/>
            </w:r>
            <w:r>
              <w:instrText xml:space="preserve">PAGEREF _Toc1311815562 \h</w:instrText>
            </w:r>
            <w:r>
              <w:fldChar w:fldCharType="separate"/>
            </w:r>
            <w:r w:rsidRPr="4441BA12" w:rsidR="4441BA12">
              <w:rPr>
                <w:rStyle w:val="Hyperlink"/>
              </w:rPr>
              <w:t>18</w:t>
            </w:r>
            <w:r>
              <w:fldChar w:fldCharType="end"/>
            </w:r>
          </w:hyperlink>
        </w:p>
        <w:p w:rsidR="002032B7" w:rsidP="4441BA12" w:rsidRDefault="70B044FC" w14:paraId="4177EC89" w14:textId="0E779AE2">
          <w:pPr>
            <w:pStyle w:val="TOC2"/>
            <w:tabs>
              <w:tab w:val="right" w:leader="dot" w:pos="9015"/>
            </w:tabs>
            <w:rPr>
              <w:rStyle w:val="Hyperlink"/>
              <w:noProof/>
              <w:kern w:val="2"/>
              <w14:ligatures w14:val="standardContextual"/>
            </w:rPr>
            <w:pPrChange w:author="Ume Sauda Ghanyani" w:date="2025-08-13T06:06:35.504Z" w:id="37">
              <w:pPr/>
            </w:pPrChange>
          </w:pPr>
          <w:hyperlink w:anchor="_Toc65398347">
            <w:r w:rsidRPr="4441BA12" w:rsidR="4441BA12">
              <w:rPr>
                <w:rStyle w:val="Hyperlink"/>
              </w:rPr>
              <w:t>4.2 Rule Processor</w:t>
            </w:r>
            <w:ins w:author="Ume Sauda Ghanyani" w:date="2025-08-13T06:06:35.503Z" w:id="1652594860">
              <w:r>
                <w:tab/>
              </w:r>
            </w:ins>
            <w:r>
              <w:fldChar w:fldCharType="begin"/>
            </w:r>
            <w:r>
              <w:instrText xml:space="preserve">PAGEREF _Toc65398347 \h</w:instrText>
            </w:r>
            <w:r>
              <w:fldChar w:fldCharType="separate"/>
            </w:r>
            <w:r w:rsidRPr="4441BA12" w:rsidR="4441BA12">
              <w:rPr>
                <w:rStyle w:val="Hyperlink"/>
              </w:rPr>
              <w:t>18</w:t>
            </w:r>
            <w:r>
              <w:fldChar w:fldCharType="end"/>
            </w:r>
          </w:hyperlink>
        </w:p>
        <w:p w:rsidR="002032B7" w:rsidP="4441BA12" w:rsidRDefault="70B044FC" w14:paraId="30BA08C8" w14:textId="1F6FE08B">
          <w:pPr>
            <w:pStyle w:val="TOC3"/>
            <w:tabs>
              <w:tab w:val="right" w:leader="dot" w:pos="9015"/>
            </w:tabs>
            <w:rPr>
              <w:rStyle w:val="Hyperlink"/>
              <w:noProof/>
              <w:kern w:val="2"/>
              <w14:ligatures w14:val="standardContextual"/>
            </w:rPr>
            <w:pPrChange w:author="Ume Sauda Ghanyani" w:date="2025-08-13T06:06:35.507Z" w:id="39">
              <w:pPr/>
            </w:pPrChange>
          </w:pPr>
          <w:hyperlink w:anchor="_Toc1176730302">
            <w:r w:rsidRPr="4441BA12" w:rsidR="4441BA12">
              <w:rPr>
                <w:rStyle w:val="Hyperlink"/>
              </w:rPr>
              <w:t>4.2.1 Tazama Rule StudioTazama Rule Studio Integration with Rule Processor</w:t>
            </w:r>
            <w:ins w:author="Ume Sauda Ghanyani" w:date="2025-08-13T06:06:35.506Z" w:id="1418203795">
              <w:r>
                <w:tab/>
              </w:r>
            </w:ins>
            <w:r>
              <w:fldChar w:fldCharType="begin"/>
            </w:r>
            <w:r>
              <w:instrText xml:space="preserve">PAGEREF _Toc1176730302 \h</w:instrText>
            </w:r>
            <w:r>
              <w:fldChar w:fldCharType="separate"/>
            </w:r>
            <w:r w:rsidRPr="4441BA12" w:rsidR="4441BA12">
              <w:rPr>
                <w:rStyle w:val="Hyperlink"/>
              </w:rPr>
              <w:t>18</w:t>
            </w:r>
            <w:r>
              <w:fldChar w:fldCharType="end"/>
            </w:r>
          </w:hyperlink>
        </w:p>
        <w:p w:rsidR="002032B7" w:rsidP="4441BA12" w:rsidRDefault="70B044FC" w14:paraId="6BEF9F4B" w14:textId="75C42098">
          <w:pPr>
            <w:pStyle w:val="TOC3"/>
            <w:tabs>
              <w:tab w:val="right" w:leader="dot" w:pos="9015"/>
            </w:tabs>
            <w:rPr>
              <w:rStyle w:val="Hyperlink"/>
              <w:noProof/>
              <w:kern w:val="2"/>
              <w14:ligatures w14:val="standardContextual"/>
            </w:rPr>
            <w:pPrChange w:author="Ume Sauda Ghanyani" w:date="2025-08-13T06:06:35.51Z" w:id="41">
              <w:pPr/>
            </w:pPrChange>
          </w:pPr>
          <w:hyperlink w:anchor="_Toc1543636946">
            <w:r w:rsidRPr="4441BA12" w:rsidR="4441BA12">
              <w:rPr>
                <w:rStyle w:val="Hyperlink"/>
              </w:rPr>
              <w:t>4.2.2 Query Composer</w:t>
            </w:r>
            <w:ins w:author="Ume Sauda Ghanyani" w:date="2025-08-13T06:06:35.509Z" w:id="632284967">
              <w:r>
                <w:tab/>
              </w:r>
            </w:ins>
            <w:r>
              <w:fldChar w:fldCharType="begin"/>
            </w:r>
            <w:r>
              <w:instrText xml:space="preserve">PAGEREF _Toc1543636946 \h</w:instrText>
            </w:r>
            <w:r>
              <w:fldChar w:fldCharType="separate"/>
            </w:r>
            <w:r w:rsidRPr="4441BA12" w:rsidR="4441BA12">
              <w:rPr>
                <w:rStyle w:val="Hyperlink"/>
              </w:rPr>
              <w:t>19</w:t>
            </w:r>
            <w:r>
              <w:fldChar w:fldCharType="end"/>
            </w:r>
          </w:hyperlink>
        </w:p>
        <w:p w:rsidR="4A725168" w:rsidP="4441BA12" w:rsidRDefault="70B044FC" w14:paraId="3F7C8547" w14:textId="29080D59">
          <w:pPr>
            <w:pStyle w:val="TOC3"/>
            <w:tabs>
              <w:tab w:val="right" w:leader="dot" w:pos="9015"/>
            </w:tabs>
            <w:rPr>
              <w:rStyle w:val="Hyperlink"/>
            </w:rPr>
            <w:pPrChange w:author="Ume Sauda Ghanyani" w:date="2025-08-13T06:06:35.513Z" w:id="43">
              <w:pPr/>
            </w:pPrChange>
          </w:pPr>
          <w:hyperlink w:anchor="_Toc1934052327">
            <w:r w:rsidRPr="4441BA12" w:rsidR="4441BA12">
              <w:rPr>
                <w:rStyle w:val="Hyperlink"/>
              </w:rPr>
              <w:t>4.2.3 Query Executor</w:t>
            </w:r>
            <w:ins w:author="Ume Sauda Ghanyani" w:date="2025-08-13T06:06:35.512Z" w:id="1549744288">
              <w:r>
                <w:tab/>
              </w:r>
            </w:ins>
            <w:r>
              <w:fldChar w:fldCharType="begin"/>
            </w:r>
            <w:r>
              <w:instrText xml:space="preserve">PAGEREF _Toc1934052327 \h</w:instrText>
            </w:r>
            <w:r>
              <w:fldChar w:fldCharType="separate"/>
            </w:r>
            <w:r w:rsidRPr="4441BA12" w:rsidR="4441BA12">
              <w:rPr>
                <w:rStyle w:val="Hyperlink"/>
              </w:rPr>
              <w:t>20</w:t>
            </w:r>
            <w:r>
              <w:fldChar w:fldCharType="end"/>
            </w:r>
          </w:hyperlink>
        </w:p>
        <w:p w:rsidR="4A725168" w:rsidP="4441BA12" w:rsidRDefault="70B044FC" w14:paraId="4D4240D6" w14:textId="77BA4F0B">
          <w:pPr>
            <w:pStyle w:val="TOC3"/>
            <w:tabs>
              <w:tab w:val="right" w:leader="dot" w:pos="9015"/>
            </w:tabs>
            <w:rPr>
              <w:rStyle w:val="Hyperlink"/>
            </w:rPr>
            <w:pPrChange w:author="Ume Sauda Ghanyani" w:date="2025-08-13T06:06:35.516Z" w:id="45">
              <w:pPr/>
            </w:pPrChange>
          </w:pPr>
          <w:hyperlink w:anchor="_Toc1552925605">
            <w:r w:rsidRPr="4441BA12" w:rsidR="4441BA12">
              <w:rPr>
                <w:rStyle w:val="Hyperlink"/>
              </w:rPr>
              <w:t>4.2.4 Query Post-Processing</w:t>
            </w:r>
            <w:ins w:author="Ume Sauda Ghanyani" w:date="2025-08-13T06:06:35.515Z" w:id="1894413300">
              <w:r>
                <w:tab/>
              </w:r>
            </w:ins>
            <w:r>
              <w:fldChar w:fldCharType="begin"/>
            </w:r>
            <w:r>
              <w:instrText xml:space="preserve">PAGEREF _Toc1552925605 \h</w:instrText>
            </w:r>
            <w:r>
              <w:fldChar w:fldCharType="separate"/>
            </w:r>
            <w:r w:rsidRPr="4441BA12" w:rsidR="4441BA12">
              <w:rPr>
                <w:rStyle w:val="Hyperlink"/>
              </w:rPr>
              <w:t>21</w:t>
            </w:r>
            <w:r>
              <w:fldChar w:fldCharType="end"/>
            </w:r>
          </w:hyperlink>
        </w:p>
        <w:p w:rsidR="4A725168" w:rsidP="4441BA12" w:rsidRDefault="70B044FC" w14:paraId="43E5ED3A" w14:textId="4F20B94E">
          <w:pPr>
            <w:pStyle w:val="TOC3"/>
            <w:tabs>
              <w:tab w:val="right" w:leader="dot" w:pos="9015"/>
            </w:tabs>
            <w:rPr>
              <w:rStyle w:val="Hyperlink"/>
            </w:rPr>
            <w:pPrChange w:author="Ume Sauda Ghanyani" w:date="2025-08-13T06:06:35.519Z" w:id="47">
              <w:pPr/>
            </w:pPrChange>
          </w:pPr>
          <w:hyperlink w:anchor="_Toc126701612">
            <w:r w:rsidRPr="4441BA12" w:rsidR="4441BA12">
              <w:rPr>
                <w:rStyle w:val="Hyperlink"/>
              </w:rPr>
              <w:t>4.2.5 Default and Institution-Specific Rule Processors</w:t>
            </w:r>
            <w:ins w:author="Ume Sauda Ghanyani" w:date="2025-08-13T06:06:35.518Z" w:id="1526891911">
              <w:r>
                <w:tab/>
              </w:r>
            </w:ins>
            <w:r>
              <w:fldChar w:fldCharType="begin"/>
            </w:r>
            <w:r>
              <w:instrText xml:space="preserve">PAGEREF _Toc126701612 \h</w:instrText>
            </w:r>
            <w:r>
              <w:fldChar w:fldCharType="separate"/>
            </w:r>
            <w:r w:rsidRPr="4441BA12" w:rsidR="4441BA12">
              <w:rPr>
                <w:rStyle w:val="Hyperlink"/>
              </w:rPr>
              <w:t>21</w:t>
            </w:r>
            <w:r>
              <w:fldChar w:fldCharType="end"/>
            </w:r>
          </w:hyperlink>
        </w:p>
        <w:p w:rsidR="4A725168" w:rsidP="4441BA12" w:rsidRDefault="70B044FC" w14:paraId="7C281AF7" w14:textId="40EAFDF4">
          <w:pPr>
            <w:pStyle w:val="TOC2"/>
            <w:tabs>
              <w:tab w:val="right" w:leader="dot" w:pos="9015"/>
            </w:tabs>
            <w:rPr>
              <w:rStyle w:val="Hyperlink"/>
            </w:rPr>
            <w:pPrChange w:author="Ume Sauda Ghanyani" w:date="2025-08-13T06:06:35.523Z" w:id="49">
              <w:pPr/>
            </w:pPrChange>
          </w:pPr>
          <w:hyperlink w:anchor="_Toc421149434">
            <w:r w:rsidRPr="4441BA12" w:rsidR="4441BA12">
              <w:rPr>
                <w:rStyle w:val="Hyperlink"/>
              </w:rPr>
              <w:t>4.3 Rule Testing and Simulation</w:t>
            </w:r>
            <w:ins w:author="Ume Sauda Ghanyani" w:date="2025-08-13T06:06:35.522Z" w:id="946230100">
              <w:r>
                <w:tab/>
              </w:r>
            </w:ins>
            <w:r>
              <w:fldChar w:fldCharType="begin"/>
            </w:r>
            <w:r>
              <w:instrText xml:space="preserve">PAGEREF _Toc421149434 \h</w:instrText>
            </w:r>
            <w:r>
              <w:fldChar w:fldCharType="separate"/>
            </w:r>
            <w:r w:rsidRPr="4441BA12" w:rsidR="4441BA12">
              <w:rPr>
                <w:rStyle w:val="Hyperlink"/>
              </w:rPr>
              <w:t>22</w:t>
            </w:r>
            <w:r>
              <w:fldChar w:fldCharType="end"/>
            </w:r>
          </w:hyperlink>
        </w:p>
        <w:p w:rsidR="4A725168" w:rsidP="4441BA12" w:rsidRDefault="70B044FC" w14:paraId="05822DF8" w14:textId="6B2022DA">
          <w:pPr>
            <w:pStyle w:val="TOC3"/>
            <w:tabs>
              <w:tab w:val="right" w:leader="dot" w:pos="9015"/>
            </w:tabs>
            <w:rPr>
              <w:rStyle w:val="Hyperlink"/>
            </w:rPr>
            <w:pPrChange w:author="Ume Sauda Ghanyani" w:date="2025-08-13T06:06:35.526Z" w:id="51">
              <w:pPr/>
            </w:pPrChange>
          </w:pPr>
          <w:hyperlink w:anchor="_Toc1326851324">
            <w:r w:rsidRPr="4441BA12" w:rsidR="4441BA12">
              <w:rPr>
                <w:rStyle w:val="Hyperlink"/>
              </w:rPr>
              <w:t>4.3.1.  Rule Testing Workflow</w:t>
            </w:r>
            <w:ins w:author="Ume Sauda Ghanyani" w:date="2025-08-13T06:06:35.526Z" w:id="553183555">
              <w:r>
                <w:tab/>
              </w:r>
            </w:ins>
            <w:r>
              <w:fldChar w:fldCharType="begin"/>
            </w:r>
            <w:r>
              <w:instrText xml:space="preserve">PAGEREF _Toc1326851324 \h</w:instrText>
            </w:r>
            <w:r>
              <w:fldChar w:fldCharType="separate"/>
            </w:r>
            <w:r w:rsidRPr="4441BA12" w:rsidR="4441BA12">
              <w:rPr>
                <w:rStyle w:val="Hyperlink"/>
              </w:rPr>
              <w:t>22</w:t>
            </w:r>
            <w:r>
              <w:fldChar w:fldCharType="end"/>
            </w:r>
          </w:hyperlink>
        </w:p>
        <w:p w:rsidR="4A725168" w:rsidP="4441BA12" w:rsidRDefault="70B044FC" w14:paraId="36374AB5" w14:textId="1EFD682B">
          <w:pPr>
            <w:pStyle w:val="TOC2"/>
            <w:tabs>
              <w:tab w:val="right" w:leader="dot" w:pos="9015"/>
            </w:tabs>
            <w:rPr>
              <w:rStyle w:val="Hyperlink"/>
            </w:rPr>
            <w:pPrChange w:author="Ume Sauda Ghanyani" w:date="2025-08-13T06:06:35.529Z" w:id="53">
              <w:pPr/>
            </w:pPrChange>
          </w:pPr>
          <w:hyperlink w:anchor="_Toc964188179">
            <w:r w:rsidRPr="4441BA12" w:rsidR="4441BA12">
              <w:rPr>
                <w:rStyle w:val="Hyperlink"/>
              </w:rPr>
              <w:t>4.4 CI/CD Integration</w:t>
            </w:r>
            <w:ins w:author="Ume Sauda Ghanyani" w:date="2025-08-13T06:06:35.529Z" w:id="1678220437">
              <w:r>
                <w:tab/>
              </w:r>
            </w:ins>
            <w:r>
              <w:fldChar w:fldCharType="begin"/>
            </w:r>
            <w:r>
              <w:instrText xml:space="preserve">PAGEREF _Toc964188179 \h</w:instrText>
            </w:r>
            <w:r>
              <w:fldChar w:fldCharType="separate"/>
            </w:r>
            <w:r w:rsidRPr="4441BA12" w:rsidR="4441BA12">
              <w:rPr>
                <w:rStyle w:val="Hyperlink"/>
              </w:rPr>
              <w:t>23</w:t>
            </w:r>
            <w:r>
              <w:fldChar w:fldCharType="end"/>
            </w:r>
          </w:hyperlink>
        </w:p>
        <w:p w:rsidR="4A725168" w:rsidP="4441BA12" w:rsidRDefault="70B044FC" w14:paraId="59ECB2C5" w14:textId="39A7C178">
          <w:pPr>
            <w:pStyle w:val="TOC3"/>
            <w:tabs>
              <w:tab w:val="right" w:leader="dot" w:pos="9015"/>
            </w:tabs>
            <w:rPr>
              <w:rStyle w:val="Hyperlink"/>
            </w:rPr>
            <w:pPrChange w:author="Ume Sauda Ghanyani" w:date="2025-08-13T06:06:35.532Z" w:id="55">
              <w:pPr/>
            </w:pPrChange>
          </w:pPr>
          <w:hyperlink w:anchor="_Toc1613697333">
            <w:r w:rsidRPr="4441BA12" w:rsidR="4441BA12">
              <w:rPr>
                <w:rStyle w:val="Hyperlink"/>
              </w:rPr>
              <w:t>4.4.1.  CI/CD Pipeline Workflow</w:t>
            </w:r>
            <w:ins w:author="Ume Sauda Ghanyani" w:date="2025-08-13T06:06:35.531Z" w:id="1081414928">
              <w:r>
                <w:tab/>
              </w:r>
            </w:ins>
            <w:r>
              <w:fldChar w:fldCharType="begin"/>
            </w:r>
            <w:r>
              <w:instrText xml:space="preserve">PAGEREF _Toc1613697333 \h</w:instrText>
            </w:r>
            <w:r>
              <w:fldChar w:fldCharType="separate"/>
            </w:r>
            <w:r w:rsidRPr="4441BA12" w:rsidR="4441BA12">
              <w:rPr>
                <w:rStyle w:val="Hyperlink"/>
              </w:rPr>
              <w:t>23</w:t>
            </w:r>
            <w:r>
              <w:fldChar w:fldCharType="end"/>
            </w:r>
          </w:hyperlink>
        </w:p>
        <w:p w:rsidR="4A725168" w:rsidP="4441BA12" w:rsidRDefault="70B044FC" w14:paraId="754B7B01" w14:textId="106F2EFD">
          <w:pPr>
            <w:pStyle w:val="TOC2"/>
            <w:tabs>
              <w:tab w:val="right" w:leader="dot" w:pos="9015"/>
            </w:tabs>
            <w:rPr>
              <w:rStyle w:val="Hyperlink"/>
            </w:rPr>
            <w:pPrChange w:author="Ume Sauda Ghanyani" w:date="2025-08-13T06:06:35.536Z" w:id="57">
              <w:pPr/>
            </w:pPrChange>
          </w:pPr>
          <w:hyperlink w:anchor="_Toc1381032895">
            <w:r w:rsidRPr="4441BA12" w:rsidR="4441BA12">
              <w:rPr>
                <w:rStyle w:val="Hyperlink"/>
              </w:rPr>
              <w:t>4.5 Multi Tenancy Support</w:t>
            </w:r>
            <w:ins w:author="Ume Sauda Ghanyani" w:date="2025-08-13T06:06:35.535Z" w:id="251166027">
              <w:r>
                <w:tab/>
              </w:r>
            </w:ins>
            <w:r>
              <w:fldChar w:fldCharType="begin"/>
            </w:r>
            <w:r>
              <w:instrText xml:space="preserve">PAGEREF _Toc1381032895 \h</w:instrText>
            </w:r>
            <w:r>
              <w:fldChar w:fldCharType="separate"/>
            </w:r>
            <w:r w:rsidRPr="4441BA12" w:rsidR="4441BA12">
              <w:rPr>
                <w:rStyle w:val="Hyperlink"/>
              </w:rPr>
              <w:t>24</w:t>
            </w:r>
            <w:r>
              <w:fldChar w:fldCharType="end"/>
            </w:r>
          </w:hyperlink>
        </w:p>
        <w:p w:rsidR="4A725168" w:rsidP="4441BA12" w:rsidRDefault="70B044FC" w14:paraId="666B45D1" w14:textId="5C73E2FD">
          <w:pPr>
            <w:pStyle w:val="TOC3"/>
            <w:tabs>
              <w:tab w:val="right" w:leader="dot" w:pos="9015"/>
            </w:tabs>
            <w:rPr>
              <w:rStyle w:val="Hyperlink"/>
            </w:rPr>
            <w:pPrChange w:author="Ume Sauda Ghanyani" w:date="2025-08-13T06:06:35.54Z" w:id="59">
              <w:pPr/>
            </w:pPrChange>
          </w:pPr>
          <w:hyperlink w:anchor="_Toc1100097310">
            <w:r w:rsidRPr="4441BA12" w:rsidR="4441BA12">
              <w:rPr>
                <w:rStyle w:val="Hyperlink"/>
              </w:rPr>
              <w:t>4.5.1.  Tenant Isolation</w:t>
            </w:r>
            <w:ins w:author="Ume Sauda Ghanyani" w:date="2025-08-13T06:06:35.539Z" w:id="1327590464">
              <w:r>
                <w:tab/>
              </w:r>
            </w:ins>
            <w:r>
              <w:fldChar w:fldCharType="begin"/>
            </w:r>
            <w:r>
              <w:instrText xml:space="preserve">PAGEREF _Toc1100097310 \h</w:instrText>
            </w:r>
            <w:r>
              <w:fldChar w:fldCharType="separate"/>
            </w:r>
            <w:r w:rsidRPr="4441BA12" w:rsidR="4441BA12">
              <w:rPr>
                <w:rStyle w:val="Hyperlink"/>
              </w:rPr>
              <w:t>24</w:t>
            </w:r>
            <w:r>
              <w:fldChar w:fldCharType="end"/>
            </w:r>
          </w:hyperlink>
        </w:p>
        <w:p w:rsidR="4A725168" w:rsidP="4441BA12" w:rsidRDefault="70B044FC" w14:paraId="13F0A010" w14:textId="482FDF18">
          <w:pPr>
            <w:pStyle w:val="TOC3"/>
            <w:tabs>
              <w:tab w:val="right" w:leader="dot" w:pos="9015"/>
            </w:tabs>
            <w:rPr>
              <w:rStyle w:val="Hyperlink"/>
            </w:rPr>
            <w:pPrChange w:author="Ume Sauda Ghanyani" w:date="2025-08-13T06:06:35.542Z" w:id="61">
              <w:pPr/>
            </w:pPrChange>
          </w:pPr>
          <w:hyperlink w:anchor="_Toc1416023601">
            <w:r w:rsidRPr="4441BA12" w:rsidR="4441BA12">
              <w:rPr>
                <w:rStyle w:val="Hyperlink"/>
              </w:rPr>
              <w:t>4.5.2.  Rule Versioning and Customization</w:t>
            </w:r>
            <w:ins w:author="Ume Sauda Ghanyani" w:date="2025-08-13T06:06:35.542Z" w:id="242931250">
              <w:r>
                <w:tab/>
              </w:r>
            </w:ins>
            <w:r>
              <w:fldChar w:fldCharType="begin"/>
            </w:r>
            <w:r>
              <w:instrText xml:space="preserve">PAGEREF _Toc1416023601 \h</w:instrText>
            </w:r>
            <w:r>
              <w:fldChar w:fldCharType="separate"/>
            </w:r>
            <w:r w:rsidRPr="4441BA12" w:rsidR="4441BA12">
              <w:rPr>
                <w:rStyle w:val="Hyperlink"/>
              </w:rPr>
              <w:t>25</w:t>
            </w:r>
            <w:r>
              <w:fldChar w:fldCharType="end"/>
            </w:r>
          </w:hyperlink>
        </w:p>
        <w:p w:rsidR="4A725168" w:rsidP="4441BA12" w:rsidRDefault="70B044FC" w14:paraId="62D254FE" w14:textId="77F40B4C">
          <w:pPr>
            <w:pStyle w:val="TOC3"/>
            <w:tabs>
              <w:tab w:val="right" w:leader="dot" w:pos="9015"/>
            </w:tabs>
            <w:rPr>
              <w:rStyle w:val="Hyperlink"/>
            </w:rPr>
            <w:pPrChange w:author="Ume Sauda Ghanyani" w:date="2025-08-13T06:06:35.545Z" w:id="63">
              <w:pPr/>
            </w:pPrChange>
          </w:pPr>
          <w:hyperlink w:anchor="_Toc1423039334">
            <w:r w:rsidRPr="4441BA12" w:rsidR="4441BA12">
              <w:rPr>
                <w:rStyle w:val="Hyperlink"/>
              </w:rPr>
              <w:t>4.5.3.  Role-Based Access Control (RBAC)</w:t>
            </w:r>
            <w:ins w:author="Ume Sauda Ghanyani" w:date="2025-08-13T06:06:35.545Z" w:id="2139176644">
              <w:r>
                <w:tab/>
              </w:r>
            </w:ins>
            <w:r>
              <w:fldChar w:fldCharType="begin"/>
            </w:r>
            <w:r>
              <w:instrText xml:space="preserve">PAGEREF _Toc1423039334 \h</w:instrText>
            </w:r>
            <w:r>
              <w:fldChar w:fldCharType="separate"/>
            </w:r>
            <w:r w:rsidRPr="4441BA12" w:rsidR="4441BA12">
              <w:rPr>
                <w:rStyle w:val="Hyperlink"/>
              </w:rPr>
              <w:t>25</w:t>
            </w:r>
            <w:r>
              <w:fldChar w:fldCharType="end"/>
            </w:r>
          </w:hyperlink>
        </w:p>
        <w:p w:rsidR="4441BA12" w:rsidP="4441BA12" w:rsidRDefault="4441BA12" w14:paraId="1A3686BF" w14:textId="5E929A67">
          <w:pPr>
            <w:pStyle w:val="TOC1"/>
            <w:tabs>
              <w:tab w:val="right" w:leader="dot" w:pos="9015"/>
            </w:tabs>
            <w:rPr>
              <w:rStyle w:val="Hyperlink"/>
            </w:rPr>
            <w:pPrChange w:author="Ume Sauda Ghanyani" w:date="2025-08-13T06:06:35.551Z">
              <w:pPr/>
            </w:pPrChange>
          </w:pPr>
          <w:hyperlink w:anchor="_Toc604036613">
            <w:r w:rsidRPr="4441BA12" w:rsidR="4441BA12">
              <w:rPr>
                <w:rStyle w:val="Hyperlink"/>
              </w:rPr>
              <w:t>5.  Database Requirements</w:t>
            </w:r>
            <w:ins w:author="Ume Sauda Ghanyani" w:date="2025-08-13T06:06:35.55Z" w:id="1350577697">
              <w:r>
                <w:tab/>
              </w:r>
            </w:ins>
            <w:r>
              <w:fldChar w:fldCharType="begin"/>
            </w:r>
            <w:r>
              <w:instrText xml:space="preserve">PAGEREF _Toc604036613 \h</w:instrText>
            </w:r>
            <w:r>
              <w:fldChar w:fldCharType="separate"/>
            </w:r>
            <w:r w:rsidRPr="4441BA12" w:rsidR="4441BA12">
              <w:rPr>
                <w:rStyle w:val="Hyperlink"/>
              </w:rPr>
              <w:t>26</w:t>
            </w:r>
            <w:r>
              <w:fldChar w:fldCharType="end"/>
            </w:r>
          </w:hyperlink>
        </w:p>
        <w:p w:rsidR="4441BA12" w:rsidP="4441BA12" w:rsidRDefault="4441BA12" w14:paraId="251A29AE" w14:textId="3285843A">
          <w:pPr>
            <w:pStyle w:val="TOC1"/>
            <w:tabs>
              <w:tab w:val="right" w:leader="dot" w:pos="9015"/>
            </w:tabs>
            <w:rPr>
              <w:rStyle w:val="Hyperlink"/>
            </w:rPr>
            <w:pPrChange w:author="Ume Sauda Ghanyani" w:date="2025-08-13T06:06:35.555Z">
              <w:pPr/>
            </w:pPrChange>
          </w:pPr>
          <w:hyperlink w:anchor="_Toc421799575">
            <w:r w:rsidRPr="4441BA12" w:rsidR="4441BA12">
              <w:rPr>
                <w:rStyle w:val="Hyperlink"/>
              </w:rPr>
              <w:t>6. Assumptions and Dependencies</w:t>
            </w:r>
            <w:ins w:author="Ume Sauda Ghanyani" w:date="2025-08-13T06:06:35.555Z" w:id="659276503">
              <w:r>
                <w:tab/>
              </w:r>
            </w:ins>
            <w:r>
              <w:fldChar w:fldCharType="begin"/>
            </w:r>
            <w:r>
              <w:instrText xml:space="preserve">PAGEREF _Toc421799575 \h</w:instrText>
            </w:r>
            <w:r>
              <w:fldChar w:fldCharType="separate"/>
            </w:r>
            <w:r w:rsidRPr="4441BA12" w:rsidR="4441BA12">
              <w:rPr>
                <w:rStyle w:val="Hyperlink"/>
              </w:rPr>
              <w:t>27</w:t>
            </w:r>
            <w:r>
              <w:fldChar w:fldCharType="end"/>
            </w:r>
          </w:hyperlink>
        </w:p>
        <w:p w:rsidR="4441BA12" w:rsidP="4441BA12" w:rsidRDefault="4441BA12" w14:paraId="0E5527D8" w14:textId="21D9A6E4">
          <w:pPr>
            <w:pStyle w:val="TOC1"/>
            <w:tabs>
              <w:tab w:val="right" w:leader="dot" w:pos="9015"/>
            </w:tabs>
            <w:rPr>
              <w:rStyle w:val="Hyperlink"/>
            </w:rPr>
            <w:pPrChange w:author="Ume Sauda Ghanyani" w:date="2025-08-13T06:06:35.559Z">
              <w:pPr/>
            </w:pPrChange>
          </w:pPr>
          <w:hyperlink w:anchor="_Toc223472292">
            <w:r w:rsidRPr="4441BA12" w:rsidR="4441BA12">
              <w:rPr>
                <w:rStyle w:val="Hyperlink"/>
              </w:rPr>
              <w:t>7. Prototype</w:t>
            </w:r>
            <w:ins w:author="Ume Sauda Ghanyani" w:date="2025-08-13T06:06:35.558Z" w:id="1152269662">
              <w:r>
                <w:tab/>
              </w:r>
            </w:ins>
            <w:r>
              <w:fldChar w:fldCharType="begin"/>
            </w:r>
            <w:r>
              <w:instrText xml:space="preserve">PAGEREF _Toc223472292 \h</w:instrText>
            </w:r>
            <w:r>
              <w:fldChar w:fldCharType="separate"/>
            </w:r>
            <w:r w:rsidRPr="4441BA12" w:rsidR="4441BA12">
              <w:rPr>
                <w:rStyle w:val="Hyperlink"/>
              </w:rPr>
              <w:t>27</w:t>
            </w:r>
            <w:r>
              <w:fldChar w:fldCharType="end"/>
            </w:r>
          </w:hyperlink>
          <w:r>
            <w:fldChar w:fldCharType="end"/>
          </w:r>
        </w:p>
      </w:sdtContent>
    </w:sdt>
    <w:p w:rsidR="00106CFA" w:rsidP="00692196" w:rsidRDefault="00106CFA" w14:paraId="135B977A" w14:textId="62BEFAC1"/>
    <w:p w:rsidR="00DA6E8A" w:rsidP="007840C0" w:rsidRDefault="00DA6E8A" w14:paraId="45416D9E" w14:textId="77777777"/>
    <w:p w:rsidR="00DA6E8A" w:rsidP="007840C0" w:rsidRDefault="00DA6E8A" w14:paraId="657307DD" w14:textId="77777777"/>
    <w:p w:rsidR="00DA6E8A" w:rsidP="4A725168" w:rsidRDefault="00DA6E8A" w14:paraId="2D22F917" w14:textId="08FCE17E"/>
    <w:p w:rsidR="00DA6E8A" w:rsidP="007840C0" w:rsidRDefault="00DA6E8A" w14:paraId="64954CB4" w14:textId="77777777">
      <w:pPr>
        <w:rPr>
          <w:ins w:author="Ume Sauda Ghanyani" w:date="2025-08-12T06:15:00Z" w16du:dateUtc="2025-08-12T06:15:48Z" w:id="65"/>
        </w:rPr>
      </w:pPr>
    </w:p>
    <w:p w:rsidR="70B044FC" w:rsidRDefault="70B044FC" w14:paraId="095A7003" w14:textId="67936D05"/>
    <w:p w:rsidR="4A725168" w:rsidRDefault="4A725168" w14:paraId="442702A2" w14:textId="512D09C2"/>
    <w:p w:rsidR="00F739EE" w:rsidP="00F739EE" w:rsidRDefault="52537B4C" w14:paraId="2BA67617" w14:textId="77777777" w14:noSpellErr="1">
      <w:pPr>
        <w:pStyle w:val="Heading1"/>
        <w:rPr/>
      </w:pPr>
      <w:bookmarkStart w:name="_Toc2083912073" w:id="66"/>
      <w:bookmarkStart w:name="_Toc1747970328" w:id="67"/>
      <w:bookmarkStart w:name="_Toc1531328969" w:id="68"/>
      <w:bookmarkStart w:name="_Toc1465707310" w:id="69"/>
      <w:bookmarkStart w:name="_Toc1914694660" w:id="70"/>
      <w:bookmarkStart w:name="_Toc1502092608" w:id="1371663602"/>
      <w:r w:rsidR="2597A061">
        <w:rPr/>
        <w:t>Introduction</w:t>
      </w:r>
      <w:bookmarkEnd w:id="66"/>
      <w:bookmarkEnd w:id="67"/>
      <w:bookmarkEnd w:id="68"/>
      <w:bookmarkEnd w:id="69"/>
      <w:bookmarkEnd w:id="70"/>
      <w:bookmarkEnd w:id="1371663602"/>
    </w:p>
    <w:p w:rsidR="00F739EE" w:rsidP="00F739EE" w:rsidRDefault="00F739EE" w14:paraId="2C0D1D88" w14:textId="77777777">
      <w:pPr>
        <w:pStyle w:val="NoSpacing"/>
        <w:rPr>
          <w:sz w:val="10"/>
          <w:szCs w:val="12"/>
        </w:rPr>
      </w:pPr>
    </w:p>
    <w:p w:rsidR="00F739EE" w:rsidP="4A725168" w:rsidRDefault="52537B4C" w14:paraId="0E32C7B2" w14:textId="0265B190" w14:noSpellErr="1">
      <w:pPr>
        <w:pStyle w:val="Heading2"/>
        <w:rPr/>
      </w:pPr>
      <w:bookmarkStart w:name="_Toc1696432073" w:id="71"/>
      <w:bookmarkStart w:name="_Toc467749680" w:id="72"/>
      <w:bookmarkStart w:name="_Toc1667073869" w:id="73"/>
      <w:bookmarkStart w:name="_Toc537019757" w:id="74"/>
      <w:bookmarkStart w:name="_Toc395088323" w:id="75"/>
      <w:bookmarkStart w:name="_Toc179771025" w:id="2084133198"/>
      <w:r w:rsidR="2597A061">
        <w:rPr/>
        <w:t>Purpose of the Document</w:t>
      </w:r>
      <w:bookmarkEnd w:id="71"/>
      <w:bookmarkEnd w:id="72"/>
      <w:bookmarkEnd w:id="73"/>
      <w:bookmarkEnd w:id="74"/>
      <w:bookmarkEnd w:id="75"/>
      <w:bookmarkEnd w:id="2084133198"/>
    </w:p>
    <w:p w:rsidRPr="009F7D69" w:rsidR="003D4E5F" w:rsidP="003D4E5F" w:rsidRDefault="00621CA3" w14:paraId="6F1A6AD1" w14:textId="7AF8F140">
      <w:r w:rsidRPr="009F7D69">
        <w:t>The purpose of this Functional Specification Document (FSD) is to provide detailed specifications for the Model Management module within the Tazama system. This document defines the system's architecture, core functionality, and the flow of operations to ensure the proper development, deployment, and management of rules in the Tazama environment. The FSD aims to serve as a comprehensive guide for the design and implementation of the Model Management module, aligning all stakeholders—including developers, testers, and project managers—on the expected functionality and features.</w:t>
      </w:r>
    </w:p>
    <w:p w:rsidR="00F739EE" w:rsidP="4A725168" w:rsidRDefault="52537B4C" w14:paraId="6D3B2C4F" w14:textId="78DC2633" w14:noSpellErr="1">
      <w:pPr>
        <w:pStyle w:val="Heading2"/>
        <w:rPr/>
      </w:pPr>
      <w:bookmarkStart w:name="_Toc1088638363" w:id="76"/>
      <w:bookmarkStart w:name="_Toc526189593" w:id="77"/>
      <w:bookmarkStart w:name="_Toc2101937854" w:id="78"/>
      <w:bookmarkStart w:name="_Toc798425793" w:id="79"/>
      <w:bookmarkStart w:name="_Toc1981599493" w:id="80"/>
      <w:bookmarkStart w:name="_Toc547422381" w:id="24855740"/>
      <w:r w:rsidR="2597A061">
        <w:rPr/>
        <w:t>Scope of the System</w:t>
      </w:r>
      <w:bookmarkEnd w:id="76"/>
      <w:bookmarkEnd w:id="77"/>
      <w:bookmarkEnd w:id="78"/>
      <w:bookmarkEnd w:id="79"/>
      <w:bookmarkEnd w:id="80"/>
      <w:bookmarkEnd w:id="24855740"/>
    </w:p>
    <w:p w:rsidRPr="00D8393E" w:rsidR="00D8393E" w:rsidP="00D8393E" w:rsidRDefault="56961C85" w14:paraId="0469DB24" w14:textId="172D2F66">
      <w:r>
        <w:t>The Model Management system is intended to support the entire lifecycle of rule creation, configuration, testing, deployment, and management within the Tazama environment. The system encompasses the following core components and processes:</w:t>
      </w:r>
    </w:p>
    <w:p w:rsidRPr="00D8393E" w:rsidR="00D8393E" w:rsidP="00D8393E" w:rsidRDefault="00D8393E" w14:paraId="6C08AB39" w14:textId="789840EC" w14:noSpellErr="1">
      <w:pPr>
        <w:numPr>
          <w:ilvl w:val="0"/>
          <w:numId w:val="96"/>
        </w:numPr>
        <w:rPr/>
      </w:pPr>
      <w:del w:author="Ume Sauda Ghanyani" w:date="2025-08-12T05:51:00Z" w:id="1798644906">
        <w:r w:rsidRPr="4441BA12" w:rsidDel="05775B3A">
          <w:rPr>
            <w:b w:val="1"/>
            <w:bCs w:val="1"/>
          </w:rPr>
          <w:delText>Rule Builder</w:delText>
        </w:r>
      </w:del>
      <w:ins w:author="Ume Sauda Ghanyani" w:date="2025-08-12T05:51:00Z" w:id="904538148">
        <w:r w:rsidRPr="4441BA12" w:rsidR="727188FC">
          <w:rPr>
            <w:b w:val="1"/>
            <w:bCs w:val="1"/>
          </w:rPr>
          <w:t>Tazama Rule Studio</w:t>
        </w:r>
      </w:ins>
      <w:r w:rsidRPr="4441BA12" w:rsidR="6281AF81">
        <w:rPr>
          <w:b w:val="1"/>
          <w:bCs w:val="1"/>
        </w:rPr>
        <w:t xml:space="preserve"> Interface:</w:t>
      </w:r>
      <w:r w:rsidR="6281AF81">
        <w:rPr/>
        <w:t xml:space="preserve"> This component provides a UI-based environment where users can develop rules by defining parameters, selecting message types (e.g., PACS-002, PACS-008), </w:t>
      </w:r>
      <w:commentRangeStart w:id="1165236790"/>
      <w:r w:rsidR="6281AF81">
        <w:rPr/>
        <w:t xml:space="preserve">and composing queries using PostgreSQL. </w:t>
      </w:r>
      <w:commentRangeEnd w:id="1165236790"/>
      <w:r>
        <w:rPr>
          <w:rStyle w:val="CommentReference"/>
        </w:rPr>
        <w:commentReference w:id="1165236790"/>
      </w:r>
      <w:r w:rsidR="6281AF81">
        <w:rPr/>
        <w:t>Once a rule is created, the system generates the corresponding rule processor code in an executable format (e.g., NPM module or configuration file). The CI/CD pipeline then facilitates code review and deployment into the development environment.</w:t>
      </w:r>
    </w:p>
    <w:p w:rsidRPr="00D8393E" w:rsidR="00D8393E" w:rsidP="00D8393E" w:rsidRDefault="56961C85" w14:paraId="239D9DEC" w14:textId="05FA7FB9">
      <w:pPr>
        <w:numPr>
          <w:ilvl w:val="0"/>
          <w:numId w:val="96"/>
        </w:numPr>
        <w:rPr/>
      </w:pPr>
      <w:r w:rsidRPr="4441BA12" w:rsidR="6281AF81">
        <w:rPr>
          <w:b w:val="1"/>
          <w:bCs w:val="1"/>
        </w:rPr>
        <w:t>Configuration UI:</w:t>
      </w:r>
      <w:r w:rsidR="6281AF81">
        <w:rPr/>
        <w:t xml:space="preserve"> </w:t>
      </w:r>
      <w:r w:rsidR="6281AF81">
        <w:rPr/>
        <w:t>The</w:t>
      </w:r>
      <w:del w:author="Ume Sauda Ghanyani" w:date="2025-08-12T05:51:00Z" w:id="664436008">
        <w:r w:rsidDel="05775B3A">
          <w:delText xml:space="preserve"> Rule Builder</w:delText>
        </w:r>
      </w:del>
      <w:ins w:author="Ume Sauda Ghanyani" w:date="2025-08-12T05:51:00Z" w:id="1706150028">
        <w:r w:rsidR="67D4FE8D">
          <w:t>Tazama</w:t>
        </w:r>
        <w:r w:rsidR="67D4FE8D">
          <w:t xml:space="preserve"> Rule Studio</w:t>
        </w:r>
      </w:ins>
      <w:r w:rsidR="6281AF81">
        <w:rPr/>
        <w:t xml:space="preserve"> sends the created rule to the Configuration UI, where users can configure rule thresholds, exit conditions, and link the rule to relevant typologies. This configuration is critical before any rule can be tested or deployed. Additionally, users can assign weightings to typologies, ensuring that these </w:t>
      </w:r>
      <w:commentRangeStart w:id="869547116"/>
      <w:r w:rsidR="6281AF81">
        <w:rPr/>
        <w:t>configurations are version-controlled for tracking and auditing purposes.</w:t>
      </w:r>
      <w:commentRangeEnd w:id="869547116"/>
      <w:r>
        <w:rPr>
          <w:rStyle w:val="CommentReference"/>
        </w:rPr>
        <w:commentReference w:id="869547116"/>
      </w:r>
    </w:p>
    <w:p w:rsidRPr="00D8393E" w:rsidR="00D8393E" w:rsidP="00D8393E" w:rsidRDefault="00D8393E" w14:paraId="70C03615" w14:textId="77777777" w14:noSpellErr="1">
      <w:pPr>
        <w:numPr>
          <w:ilvl w:val="0"/>
          <w:numId w:val="96"/>
        </w:numPr>
        <w:rPr/>
      </w:pPr>
      <w:r w:rsidRPr="4441BA12" w:rsidR="05775B3A">
        <w:rPr>
          <w:b w:val="1"/>
          <w:bCs w:val="1"/>
        </w:rPr>
        <w:t>Sandbox for Rule Validation:</w:t>
      </w:r>
      <w:r w:rsidR="05775B3A">
        <w:rPr/>
        <w:t xml:space="preserve"> Once a rule is configured, it is deployed to the Sandbox for validation, where </w:t>
      </w:r>
      <w:commentRangeStart w:id="2060505313"/>
      <w:r w:rsidR="05775B3A">
        <w:rPr/>
        <w:t xml:space="preserve">users can simulate the rule against historical or synthetic datasets to evaluate performance. </w:t>
      </w:r>
      <w:commentRangeEnd w:id="2060505313"/>
      <w:r>
        <w:rPr>
          <w:rStyle w:val="CommentReference"/>
        </w:rPr>
        <w:commentReference w:id="2060505313"/>
      </w:r>
      <w:r w:rsidR="05775B3A">
        <w:rPr/>
        <w:t>This iterative process allows fine-tuning of the rule logic before it is moved to the production environment.</w:t>
      </w:r>
    </w:p>
    <w:p w:rsidRPr="00D8393E" w:rsidR="00D8393E" w:rsidP="00D8393E" w:rsidRDefault="00D8393E" w14:paraId="18E7AB2F" w14:textId="4E52D2B3" w14:noSpellErr="1">
      <w:pPr>
        <w:numPr>
          <w:ilvl w:val="0"/>
          <w:numId w:val="96"/>
        </w:numPr>
        <w:rPr/>
      </w:pPr>
      <w:r w:rsidRPr="4441BA12" w:rsidR="05775B3A">
        <w:rPr>
          <w:b w:val="1"/>
          <w:bCs w:val="1"/>
        </w:rPr>
        <w:t>CI/CD Pipeline:</w:t>
      </w:r>
      <w:r w:rsidR="05775B3A">
        <w:rPr/>
        <w:t xml:space="preserve"> The CI/CD pipeline automates the entire process of rule review, merging, and deployment across multiple environments—Development (DEV), Quality Assurance (QA), and Production (PROD). It ensures that the rule code is thoroughly reviewed, tested, and approved at each stage before deployment</w:t>
      </w:r>
      <w:commentRangeStart w:id="606450187"/>
      <w:r w:rsidR="05775B3A">
        <w:rPr/>
        <w:t>.</w:t>
      </w:r>
      <w:commentRangeEnd w:id="606450187"/>
      <w:r>
        <w:rPr>
          <w:rStyle w:val="CommentReference"/>
        </w:rPr>
        <w:commentReference w:id="606450187"/>
      </w:r>
    </w:p>
    <w:p w:rsidRPr="00D8393E" w:rsidR="00D8393E" w:rsidP="00D8393E" w:rsidRDefault="56961C85" w14:paraId="0A9EDEC1" w14:textId="2942A5D8">
      <w:pPr>
        <w:numPr>
          <w:ilvl w:val="0"/>
          <w:numId w:val="96"/>
        </w:numPr>
        <w:rPr/>
      </w:pPr>
      <w:r w:rsidRPr="4441BA12" w:rsidR="6281AF81">
        <w:rPr>
          <w:b w:val="1"/>
          <w:bCs w:val="1"/>
        </w:rPr>
        <w:t>Rule Processor:</w:t>
      </w:r>
      <w:r w:rsidR="6281AF81">
        <w:rPr/>
        <w:t xml:space="preserve"> The system's core Rule Processor component executes the logical queries composed in </w:t>
      </w:r>
      <w:r w:rsidR="6281AF81">
        <w:rPr/>
        <w:t>the</w:t>
      </w:r>
      <w:del w:author="Ume Sauda Ghanyani" w:date="2025-08-12T05:51:00Z" w:id="761588381">
        <w:r w:rsidDel="05775B3A">
          <w:delText xml:space="preserve"> Rule Builder.</w:delText>
        </w:r>
      </w:del>
      <w:ins w:author="Ume Sauda Ghanyani" w:date="2025-08-12T05:51:00Z" w:id="120809011">
        <w:r w:rsidR="478F5F9A">
          <w:t>Tazama</w:t>
        </w:r>
        <w:r w:rsidR="478F5F9A">
          <w:t xml:space="preserve"> Rule Studio</w:t>
        </w:r>
      </w:ins>
      <w:r w:rsidR="6281AF81">
        <w:rPr/>
        <w:t xml:space="preserve"> It follows a standardized sequence of operations, including error handling, query composition, execution, post-processing, and outcome determination. The Query Composer and Query Executor are responsible for constructing and executing queries against </w:t>
      </w:r>
      <w:commentRangeStart w:id="921416871"/>
      <w:r w:rsidR="6281AF81">
        <w:rPr/>
        <w:t>transactional datasets in PostgreSQL,</w:t>
      </w:r>
      <w:commentRangeEnd w:id="921416871"/>
      <w:r>
        <w:rPr>
          <w:rStyle w:val="CommentReference"/>
        </w:rPr>
        <w:commentReference w:id="921416871"/>
      </w:r>
      <w:r w:rsidR="6281AF81">
        <w:rPr/>
        <w:t xml:space="preserve"> while the post-processing module formats raw query results into interpretable indicators for rule evaluation.</w:t>
      </w:r>
    </w:p>
    <w:p w:rsidRPr="00D8393E" w:rsidR="00D8393E" w:rsidP="00D8393E" w:rsidRDefault="00D8393E" w14:paraId="0BD439D4" w14:textId="77777777">
      <w:pPr>
        <w:numPr>
          <w:ilvl w:val="0"/>
          <w:numId w:val="96"/>
        </w:numPr>
        <w:rPr/>
      </w:pPr>
      <w:r w:rsidRPr="4441BA12" w:rsidR="05775B3A">
        <w:rPr>
          <w:b w:val="1"/>
          <w:bCs w:val="1"/>
        </w:rPr>
        <w:t>Multi-Tenancy Support:</w:t>
      </w:r>
      <w:r w:rsidR="05775B3A">
        <w:rPr/>
        <w:t xml:space="preserve"> To ensure secure isolation of data and rules between different institutions, the system implements multi-tenancy with role-based access control (RBAC). Users can only access data and deploy rules associated with their respective institutions. </w:t>
      </w:r>
      <w:r w:rsidR="05775B3A">
        <w:rPr/>
        <w:t>Keycloak</w:t>
      </w:r>
      <w:r w:rsidR="05775B3A">
        <w:rPr/>
        <w:t xml:space="preserve"> integration ensures robust access management across different tenants</w:t>
      </w:r>
      <w:commentRangeStart w:id="486414980"/>
      <w:r w:rsidR="05775B3A">
        <w:rPr/>
        <w:t>.</w:t>
      </w:r>
      <w:commentRangeEnd w:id="486414980"/>
      <w:r>
        <w:rPr>
          <w:rStyle w:val="CommentReference"/>
        </w:rPr>
        <w:commentReference w:id="486414980"/>
      </w:r>
    </w:p>
    <w:p w:rsidR="00F739EE" w:rsidP="007840C0" w:rsidRDefault="00D8393E" w14:paraId="526A1AA1" w14:textId="2FFB8E13" w14:noSpellErr="1">
      <w:r w:rsidR="05775B3A">
        <w:rPr/>
        <w:t>This system also relies on external modules such as Case Management and Data Lakehouse for providing necessary data and enabling simulation, with integration to version control and deployment pipelines completed prior to rule deployment</w:t>
      </w:r>
      <w:commentRangeStart w:id="524015083"/>
      <w:r w:rsidR="3B8D00A0">
        <w:rPr/>
        <w:t>.</w:t>
      </w:r>
      <w:commentRangeEnd w:id="524015083"/>
      <w:r>
        <w:rPr>
          <w:rStyle w:val="CommentReference"/>
        </w:rPr>
        <w:commentReference w:id="524015083"/>
      </w:r>
    </w:p>
    <w:p w:rsidR="00C63D02" w:rsidP="007840C0" w:rsidRDefault="00C63D02" w14:paraId="1A7374C4" w14:textId="77777777"/>
    <w:p w:rsidR="00C63D02" w:rsidP="599462F5" w:rsidRDefault="1DFFEF77" w14:paraId="3D9AADF9" w14:textId="64213FF3" w14:noSpellErr="1">
      <w:pPr>
        <w:pStyle w:val="Heading1"/>
        <w:rPr>
          <w:highlight w:val="black"/>
        </w:rPr>
      </w:pPr>
      <w:bookmarkStart w:name="_Toc1961218543" w:id="87"/>
      <w:bookmarkStart w:name="_Toc1360520673" w:id="987924949"/>
      <w:r w:rsidRPr="4441BA12" w:rsidR="57F8E649">
        <w:rPr>
          <w:highlight w:val="black"/>
        </w:rPr>
        <w:t>Overall Description</w:t>
      </w:r>
      <w:bookmarkEnd w:id="87"/>
      <w:bookmarkEnd w:id="987924949"/>
    </w:p>
    <w:p w:rsidR="00C63D02" w:rsidP="4A725168" w:rsidRDefault="00C63D02" w14:paraId="1466E00E" w14:textId="3A3A1CBF">
      <w:pPr>
        <w:spacing w:after="0" w:line="240" w:lineRule="auto"/>
        <w:rPr>
          <w:color w:val="000000" w:themeColor="text1"/>
          <w:sz w:val="12"/>
          <w:szCs w:val="12"/>
        </w:rPr>
      </w:pPr>
    </w:p>
    <w:p w:rsidR="00C63D02" w:rsidP="599462F5" w:rsidRDefault="1DFFEF77" w14:paraId="49761411" w14:textId="59C0D619" w14:noSpellErr="1">
      <w:pPr>
        <w:pStyle w:val="Heading2"/>
        <w:numPr>
          <w:ilvl w:val="0"/>
          <w:numId w:val="0"/>
        </w:numPr>
        <w:rPr>
          <w:color w:val="000000" w:themeColor="text1"/>
        </w:rPr>
      </w:pPr>
      <w:bookmarkStart w:name="_Toc962910667" w:id="88"/>
      <w:bookmarkStart w:name="_Toc1603447145" w:id="1067840438"/>
      <w:r w:rsidRPr="4441BA12" w:rsidR="57F8E649">
        <w:rPr>
          <w:color w:val="000000" w:themeColor="text1" w:themeTint="FF" w:themeShade="FF"/>
        </w:rPr>
        <w:t>2.1 Operating Environment</w:t>
      </w:r>
      <w:bookmarkEnd w:id="88"/>
      <w:bookmarkEnd w:id="1067840438"/>
    </w:p>
    <w:p w:rsidR="76C70B87" w:rsidP="4A725168" w:rsidRDefault="76C70B87" w14:paraId="4646DE4C" w14:textId="4D39E510">
      <w:pPr>
        <w:rPr>
          <w:color w:val="000000" w:themeColor="text1"/>
          <w:sz w:val="22"/>
          <w:szCs w:val="22"/>
        </w:rPr>
      </w:pPr>
      <w:r w:rsidRPr="4A725168">
        <w:rPr>
          <w:b/>
          <w:bCs/>
          <w:color w:val="000000" w:themeColor="text1"/>
          <w:sz w:val="22"/>
          <w:szCs w:val="22"/>
        </w:rPr>
        <w:t>Tech Stack Information:</w:t>
      </w:r>
    </w:p>
    <w:p w:rsidR="76C70B87" w:rsidP="4A725168" w:rsidRDefault="76C70B87" w14:paraId="5B16DD26" w14:textId="5286D097">
      <w:pPr>
        <w:pStyle w:val="ListParagraph"/>
        <w:numPr>
          <w:ilvl w:val="0"/>
          <w:numId w:val="31"/>
        </w:numPr>
        <w:rPr>
          <w:color w:val="000000" w:themeColor="text1"/>
        </w:rPr>
      </w:pPr>
      <w:r w:rsidRPr="4A725168">
        <w:rPr>
          <w:color w:val="000000" w:themeColor="text1"/>
        </w:rPr>
        <w:t>Frontend: React 18.3</w:t>
      </w:r>
    </w:p>
    <w:p w:rsidR="76C70B87" w:rsidP="4A725168" w:rsidRDefault="76C70B87" w14:paraId="407704B6" w14:textId="37AF3256">
      <w:pPr>
        <w:pStyle w:val="ListParagraph"/>
        <w:numPr>
          <w:ilvl w:val="0"/>
          <w:numId w:val="31"/>
        </w:numPr>
        <w:rPr>
          <w:color w:val="000000" w:themeColor="text1"/>
        </w:rPr>
      </w:pPr>
      <w:r w:rsidRPr="4A725168">
        <w:rPr>
          <w:color w:val="000000" w:themeColor="text1"/>
        </w:rPr>
        <w:t xml:space="preserve">Backend: </w:t>
      </w:r>
      <w:proofErr w:type="spellStart"/>
      <w:r w:rsidRPr="4A725168">
        <w:rPr>
          <w:color w:val="000000" w:themeColor="text1"/>
        </w:rPr>
        <w:t>NestJS</w:t>
      </w:r>
      <w:proofErr w:type="spellEnd"/>
    </w:p>
    <w:p w:rsidR="76C70B87" w:rsidP="4A725168" w:rsidRDefault="76C70B87" w14:paraId="7C64287C" w14:textId="32D359BE">
      <w:pPr>
        <w:pStyle w:val="ListParagraph"/>
        <w:numPr>
          <w:ilvl w:val="0"/>
          <w:numId w:val="31"/>
        </w:numPr>
        <w:rPr>
          <w:del w:author="Ume Sauda Ghanyani" w:date="2025-08-07T06:07:00Z" w16du:dateUtc="2025-08-07T06:07:54Z" w:id="89"/>
          <w:color w:val="000000" w:themeColor="text1"/>
        </w:rPr>
      </w:pPr>
      <w:commentRangeStart w:id="90"/>
      <w:commentRangeStart w:id="91"/>
      <w:del w:author="Ume Sauda Ghanyani" w:date="2025-08-07T06:07:00Z" w:id="92">
        <w:r w:rsidRPr="70B044FC" w:rsidDel="1DFFEF77">
          <w:rPr>
            <w:color w:val="000000" w:themeColor="text1"/>
          </w:rPr>
          <w:delText>Java Version: Java 17</w:delText>
        </w:r>
      </w:del>
      <w:commentRangeEnd w:id="90"/>
      <w:r>
        <w:rPr>
          <w:rStyle w:val="CommentReference"/>
        </w:rPr>
        <w:commentReference w:id="90"/>
      </w:r>
      <w:commentRangeEnd w:id="91"/>
      <w:r>
        <w:rPr>
          <w:rStyle w:val="CommentReference"/>
        </w:rPr>
        <w:commentReference w:id="91"/>
      </w:r>
    </w:p>
    <w:p w:rsidR="76C70B87" w:rsidP="4A725168" w:rsidRDefault="54E47DB0" w14:paraId="7EC0A7D1" w14:textId="3C6BFCC9">
      <w:pPr>
        <w:pStyle w:val="ListParagraph"/>
        <w:numPr>
          <w:ilvl w:val="0"/>
          <w:numId w:val="31"/>
        </w:numPr>
        <w:rPr>
          <w:color w:val="000000" w:themeColor="text1"/>
        </w:rPr>
      </w:pPr>
      <w:commentRangeStart w:id="93"/>
      <w:ins w:author="Ume Sauda Ghanyani" w:date="2025-08-06T12:31:00Z" w:id="94">
        <w:r w:rsidRPr="70B044FC">
          <w:rPr>
            <w:color w:val="000000" w:themeColor="text1"/>
          </w:rPr>
          <w:t>Datasets</w:t>
        </w:r>
      </w:ins>
      <w:del w:author="Ume Sauda Ghanyani" w:date="2025-08-06T12:31:00Z" w:id="95">
        <w:r w:rsidRPr="70B044FC" w:rsidDel="1DFFEF77" w:rsidR="76C70B87">
          <w:rPr>
            <w:color w:val="000000" w:themeColor="text1"/>
          </w:rPr>
          <w:delText>Database</w:delText>
        </w:r>
      </w:del>
      <w:r w:rsidRPr="70B044FC" w:rsidR="1DFFEF77">
        <w:rPr>
          <w:color w:val="000000" w:themeColor="text1"/>
        </w:rPr>
        <w:t xml:space="preserve"> for </w:t>
      </w:r>
      <w:r w:rsidRPr="70B044FC" w:rsidR="1CFED71F">
        <w:rPr>
          <w:color w:val="000000" w:themeColor="text1"/>
        </w:rPr>
        <w:t>Simulation testing</w:t>
      </w:r>
      <w:r w:rsidRPr="70B044FC" w:rsidR="1DFFEF77">
        <w:rPr>
          <w:color w:val="000000" w:themeColor="text1"/>
        </w:rPr>
        <w:t xml:space="preserve">: </w:t>
      </w:r>
      <w:r w:rsidRPr="70B044FC" w:rsidR="305BE96A">
        <w:rPr>
          <w:color w:val="000000" w:themeColor="text1"/>
        </w:rPr>
        <w:t>Data Lakehouse</w:t>
      </w:r>
      <w:commentRangeEnd w:id="93"/>
      <w:r w:rsidR="76C70B87">
        <w:rPr>
          <w:rStyle w:val="CommentReference"/>
        </w:rPr>
        <w:commentReference w:id="93"/>
      </w:r>
    </w:p>
    <w:p w:rsidR="76C70B87" w:rsidP="4A725168" w:rsidRDefault="76C70B87" w14:paraId="087BB4DB" w14:textId="558B01DB">
      <w:pPr>
        <w:pStyle w:val="ListParagraph"/>
        <w:numPr>
          <w:ilvl w:val="0"/>
          <w:numId w:val="31"/>
        </w:numPr>
        <w:rPr>
          <w:color w:val="000000" w:themeColor="text1"/>
        </w:rPr>
      </w:pPr>
      <w:r w:rsidRPr="4A725168">
        <w:rPr>
          <w:color w:val="000000" w:themeColor="text1"/>
        </w:rPr>
        <w:t>Database for Tazama Data Model: PostgreSQL</w:t>
      </w:r>
    </w:p>
    <w:p w:rsidR="76C70B87" w:rsidP="4A725168" w:rsidRDefault="76C70B87" w14:paraId="29822F0B" w14:textId="0671ECC5">
      <w:pPr>
        <w:pStyle w:val="ListParagraph"/>
        <w:numPr>
          <w:ilvl w:val="0"/>
          <w:numId w:val="31"/>
        </w:numPr>
        <w:rPr>
          <w:color w:val="000000" w:themeColor="text1"/>
        </w:rPr>
      </w:pPr>
      <w:r w:rsidRPr="4A725168">
        <w:rPr>
          <w:color w:val="000000" w:themeColor="text1"/>
        </w:rPr>
        <w:t xml:space="preserve">IAM: </w:t>
      </w:r>
      <w:proofErr w:type="spellStart"/>
      <w:r w:rsidRPr="4A725168">
        <w:rPr>
          <w:color w:val="000000" w:themeColor="text1"/>
        </w:rPr>
        <w:t>Keycloak</w:t>
      </w:r>
      <w:proofErr w:type="spellEnd"/>
    </w:p>
    <w:p w:rsidR="4A725168" w:rsidP="4A725168" w:rsidRDefault="4A725168" w14:paraId="5F469B80" w14:textId="541A46C4"/>
    <w:p w:rsidR="00C63D02" w:rsidP="007840C0" w:rsidRDefault="00C63D02" w14:paraId="06A1531C" w14:textId="77777777"/>
    <w:p w:rsidR="00C63D02" w:rsidP="007840C0" w:rsidRDefault="00C63D02" w14:paraId="5B7F1EA2" w14:textId="77777777"/>
    <w:p w:rsidR="00C63D02" w:rsidP="007840C0" w:rsidRDefault="00C63D02" w14:paraId="16D71F91" w14:textId="77777777"/>
    <w:p w:rsidR="00C63D02" w:rsidP="007840C0" w:rsidRDefault="00C63D02" w14:paraId="7F164735" w14:textId="77777777"/>
    <w:p w:rsidR="00C63D02" w:rsidP="007840C0" w:rsidRDefault="00C63D02" w14:paraId="2712D9B2" w14:textId="77777777"/>
    <w:p w:rsidR="00C63D02" w:rsidP="007840C0" w:rsidRDefault="00C63D02" w14:paraId="1222C48A" w14:textId="77777777"/>
    <w:p w:rsidR="00C63D02" w:rsidP="007840C0" w:rsidRDefault="00C63D02" w14:paraId="6C5D74BE" w14:textId="77777777"/>
    <w:p w:rsidR="00C63D02" w:rsidP="007840C0" w:rsidRDefault="00C63D02" w14:paraId="7CB6B6B8" w14:textId="77777777"/>
    <w:p w:rsidR="00C63D02" w:rsidP="007840C0" w:rsidRDefault="00C63D02" w14:paraId="79E1B683" w14:textId="77777777"/>
    <w:p w:rsidR="00C63D02" w:rsidP="007840C0" w:rsidRDefault="00C63D02" w14:paraId="47076935" w14:textId="77777777"/>
    <w:p w:rsidR="00C63D02" w:rsidP="007840C0" w:rsidRDefault="00C63D02" w14:paraId="4898FF80" w14:textId="77777777"/>
    <w:p w:rsidR="00C63D02" w:rsidP="007840C0" w:rsidRDefault="00C63D02" w14:paraId="7EF54C9C" w14:textId="77777777"/>
    <w:p w:rsidR="00C63D02" w:rsidP="007840C0" w:rsidRDefault="00C63D02" w14:paraId="5AC41ED3" w14:textId="77777777"/>
    <w:p w:rsidR="00C63D02" w:rsidP="007840C0" w:rsidRDefault="00C63D02" w14:paraId="07DF0F6B" w14:textId="77777777"/>
    <w:p w:rsidR="00C63D02" w:rsidP="007840C0" w:rsidRDefault="00C63D02" w14:paraId="461855F6" w14:textId="77777777"/>
    <w:p w:rsidR="00C63D02" w:rsidP="007840C0" w:rsidRDefault="00C63D02" w14:paraId="4701E83F" w14:textId="77777777"/>
    <w:p w:rsidR="00C63D02" w:rsidP="007840C0" w:rsidRDefault="00C63D02" w14:paraId="2385C488" w14:textId="77777777"/>
    <w:p w:rsidR="00C63D02" w:rsidP="007840C0" w:rsidRDefault="00C63D02" w14:paraId="17C02E83" w14:textId="6867F10D"/>
    <w:p w:rsidR="00C63D02" w:rsidP="007840C0" w:rsidRDefault="00C63D02" w14:paraId="7880172E" w14:textId="0E6CAF5D"/>
    <w:p w:rsidR="00C63D02" w:rsidP="007840C0" w:rsidRDefault="00C63D02" w14:paraId="7A8F11DC" w14:textId="7F950A27"/>
    <w:p w:rsidR="00C63D02" w:rsidP="4A725168" w:rsidRDefault="00C63D02" w14:paraId="1C2D19E2" w14:textId="70E66EF7"/>
    <w:p w:rsidR="00DA6E8A" w:rsidP="00DA6E8A" w:rsidRDefault="5FD127A6" w14:paraId="76174648" w14:textId="77777777" w14:noSpellErr="1">
      <w:pPr>
        <w:pStyle w:val="Heading1"/>
        <w:rPr/>
      </w:pPr>
      <w:bookmarkStart w:name="_Toc38409392" w:id="96"/>
      <w:bookmarkStart w:name="_Toc440227492" w:id="97"/>
      <w:bookmarkStart w:name="_Toc1132990997" w:id="98"/>
      <w:bookmarkStart w:name="_Toc521287679" w:id="1698229131"/>
      <w:r w:rsidR="46ECE0EA">
        <w:rPr/>
        <w:t>System Architecture Overview</w:t>
      </w:r>
      <w:bookmarkEnd w:id="96"/>
      <w:bookmarkEnd w:id="97"/>
      <w:bookmarkEnd w:id="98"/>
      <w:bookmarkEnd w:id="1698229131"/>
    </w:p>
    <w:p w:rsidR="00DA6E8A" w:rsidP="00DA6E8A" w:rsidRDefault="00DA6E8A" w14:paraId="75F0216D" w14:textId="77777777">
      <w:pPr>
        <w:pStyle w:val="NoSpacing"/>
        <w:rPr>
          <w:sz w:val="10"/>
          <w:szCs w:val="10"/>
        </w:rPr>
      </w:pPr>
    </w:p>
    <w:p w:rsidRPr="001352F3" w:rsidR="001352F3" w:rsidP="4A725168" w:rsidRDefault="31198671" w14:paraId="08F29E0D" w14:textId="12AAC517" w14:noSpellErr="1">
      <w:pPr>
        <w:pStyle w:val="Heading2"/>
        <w:numPr>
          <w:ilvl w:val="0"/>
          <w:numId w:val="0"/>
        </w:numPr>
      </w:pPr>
      <w:bookmarkStart w:name="_Toc1495720863" w:id="99"/>
      <w:bookmarkStart w:name="_Toc364535716" w:id="100"/>
      <w:bookmarkStart w:name="_Toc1854996848" w:id="101"/>
      <w:bookmarkStart w:name="_Toc112705786" w:id="952955319"/>
      <w:r w:rsidR="5F0BDE2F">
        <w:rPr/>
        <w:t xml:space="preserve">3.1 </w:t>
      </w:r>
      <w:r w:rsidR="46ECE0EA">
        <w:rPr/>
        <w:t xml:space="preserve">High-Level </w:t>
      </w:r>
      <w:bookmarkEnd w:id="99"/>
      <w:r w:rsidR="46ECE0EA">
        <w:rPr/>
        <w:t>Architectur</w:t>
      </w:r>
      <w:bookmarkEnd w:id="100"/>
      <w:r w:rsidR="47F51E14">
        <w:rPr/>
        <w:t>e</w:t>
      </w:r>
      <w:bookmarkEnd w:id="101"/>
      <w:bookmarkEnd w:id="952955319"/>
    </w:p>
    <w:p w:rsidR="5582DA0A" w:rsidP="4A725168" w:rsidRDefault="398DB71F" w14:paraId="07E49D24" w14:textId="0BAFDBCC">
      <w:pPr>
        <w:spacing w:line="257" w:lineRule="auto"/>
      </w:pPr>
      <w:ins w:author="Ume Sauda Ghanyani" w:date="2025-08-12T06:11:00Z" w:id="102">
        <w:r>
          <w:rPr>
            <w:noProof/>
          </w:rPr>
          <w:drawing>
            <wp:inline distT="0" distB="0" distL="0" distR="0" wp14:anchorId="1A9CA22E" wp14:editId="5A89EF34">
              <wp:extent cx="5724525" cy="2800350"/>
              <wp:effectExtent l="0" t="0" r="0" b="0"/>
              <wp:docPr id="455995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9555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5" cy="2800350"/>
                      </a:xfrm>
                      <a:prstGeom prst="rect">
                        <a:avLst/>
                      </a:prstGeom>
                    </pic:spPr>
                  </pic:pic>
                </a:graphicData>
              </a:graphic>
            </wp:inline>
          </w:drawing>
        </w:r>
      </w:ins>
    </w:p>
    <w:p w:rsidR="329C6CE6" w:rsidP="4A725168" w:rsidRDefault="329C6CE6" w14:paraId="4B231C5B" w14:textId="1C1CFCBB">
      <w:pPr>
        <w:spacing w:after="0"/>
      </w:pPr>
      <w:r w:rsidRPr="4A725168">
        <w:t>The Model Management module serves as the central platform for defining, configuring, testing, and deploying rules that will be processed within the Tazama system. It facilitates rule development through tight integration with payloads, configuration templates, sandbox testing, and staged deployment environments. The following outlines the major components and data flows in the system.</w:t>
      </w:r>
    </w:p>
    <w:p w:rsidR="329C6CE6" w:rsidP="4A725168" w:rsidRDefault="329C6CE6" w14:paraId="78FECF0C" w14:textId="76548918">
      <w:pPr>
        <w:spacing w:after="0"/>
      </w:pPr>
      <w:r w:rsidRPr="4A725168">
        <w:rPr>
          <w:b/>
          <w:bCs/>
        </w:rPr>
        <w:t>1. Tazama Connection Studio</w:t>
      </w:r>
    </w:p>
    <w:p w:rsidR="329C6CE6" w:rsidP="4A725168" w:rsidRDefault="329C6CE6" w14:paraId="26C57CB1" w14:textId="2AF8C064">
      <w:pPr>
        <w:pStyle w:val="ListParagraph"/>
        <w:numPr>
          <w:ilvl w:val="0"/>
          <w:numId w:val="26"/>
        </w:numPr>
        <w:spacing w:after="0"/>
      </w:pPr>
      <w:r w:rsidRPr="4A725168">
        <w:t>Acts as the entry point for external data integration.</w:t>
      </w:r>
    </w:p>
    <w:p w:rsidR="329C6CE6" w:rsidP="4A725168" w:rsidRDefault="329C6CE6" w14:paraId="7B705E1F" w14:textId="67B72632">
      <w:pPr>
        <w:pStyle w:val="ListParagraph"/>
        <w:numPr>
          <w:ilvl w:val="0"/>
          <w:numId w:val="26"/>
        </w:numPr>
        <w:spacing w:after="0"/>
      </w:pPr>
      <w:r w:rsidRPr="4A725168">
        <w:t>Responsible for defining connections and the associated payload structure.</w:t>
      </w:r>
    </w:p>
    <w:p w:rsidR="329C6CE6" w:rsidP="4A725168" w:rsidRDefault="41526718" w14:paraId="54337FBF" w14:textId="556DF1F8">
      <w:pPr>
        <w:pStyle w:val="ListParagraph"/>
        <w:numPr>
          <w:ilvl w:val="0"/>
          <w:numId w:val="26"/>
        </w:numPr>
        <w:spacing w:after="0"/>
      </w:pPr>
      <w:commentRangeStart w:id="103"/>
      <w:r>
        <w:t>The payload schema</w:t>
      </w:r>
      <w:commentRangeEnd w:id="103"/>
      <w:r w:rsidR="329C6CE6">
        <w:rPr>
          <w:rStyle w:val="CommentReference"/>
        </w:rPr>
        <w:commentReference w:id="103"/>
      </w:r>
      <w:r>
        <w:t xml:space="preserve"> is critical for rule design as it determines the attributes available for evaluation.</w:t>
      </w:r>
    </w:p>
    <w:p w:rsidR="329C6CE6" w:rsidP="4A725168" w:rsidRDefault="329C6CE6" w14:paraId="06803B0D" w14:textId="60465FEF">
      <w:pPr>
        <w:spacing w:after="0"/>
      </w:pPr>
      <w:r w:rsidRPr="4A725168">
        <w:t xml:space="preserve"> </w:t>
      </w:r>
    </w:p>
    <w:p w:rsidR="329C6CE6" w:rsidP="4A725168" w:rsidRDefault="329C6CE6" w14:paraId="09C91C8A" w14:textId="043CF13C">
      <w:pPr>
        <w:spacing w:after="0"/>
      </w:pPr>
      <w:r w:rsidRPr="4A725168">
        <w:rPr>
          <w:b/>
          <w:bCs/>
        </w:rPr>
        <w:t>2. Payload and Connection</w:t>
      </w:r>
    </w:p>
    <w:p w:rsidR="329C6CE6" w:rsidP="4A725168" w:rsidRDefault="329C6CE6" w14:paraId="0FFA5338" w14:textId="7B5B5CC6">
      <w:pPr>
        <w:pStyle w:val="ListParagraph"/>
        <w:numPr>
          <w:ilvl w:val="0"/>
          <w:numId w:val="25"/>
        </w:numPr>
        <w:spacing w:after="0"/>
      </w:pPr>
      <w:r w:rsidRPr="4A725168">
        <w:t>The payload consists of structured data ingested via the defined connection.</w:t>
      </w:r>
    </w:p>
    <w:p w:rsidR="329C6CE6" w:rsidP="4A725168" w:rsidRDefault="41526718" w14:paraId="4E2DE448" w14:textId="753D43CC">
      <w:pPr>
        <w:pStyle w:val="ListParagraph"/>
        <w:numPr>
          <w:ilvl w:val="0"/>
          <w:numId w:val="25"/>
        </w:numPr>
        <w:spacing w:after="0"/>
      </w:pPr>
      <w:r>
        <w:t xml:space="preserve">This payload is used as the input reference for </w:t>
      </w:r>
      <w:proofErr w:type="spellStart"/>
      <w:r>
        <w:t>the</w:t>
      </w:r>
      <w:del w:author="Ume Sauda Ghanyani" w:date="2025-08-12T05:51:00Z" w:id="104">
        <w:r w:rsidDel="41526718" w:rsidR="329C6CE6">
          <w:delText xml:space="preserve"> Rule Builder</w:delText>
        </w:r>
      </w:del>
      <w:ins w:author="Ume Sauda Ghanyani" w:date="2025-08-12T05:51:00Z" w:id="105">
        <w:r w:rsidR="15B1D971">
          <w:t>Tazama</w:t>
        </w:r>
        <w:proofErr w:type="spellEnd"/>
        <w:r w:rsidR="15B1D971">
          <w:t xml:space="preserve"> Rule Studio</w:t>
        </w:r>
      </w:ins>
      <w:r>
        <w:t>, allowing users to create rule logic based on available data fields.</w:t>
      </w:r>
    </w:p>
    <w:p w:rsidR="329C6CE6" w:rsidP="4A725168" w:rsidRDefault="329C6CE6" w14:paraId="79FE1C52" w14:textId="279C90C3">
      <w:pPr>
        <w:pStyle w:val="ListParagraph"/>
        <w:numPr>
          <w:ilvl w:val="0"/>
          <w:numId w:val="25"/>
        </w:numPr>
        <w:spacing w:after="0"/>
      </w:pPr>
      <w:r w:rsidRPr="4A725168">
        <w:t>The payload also becomes the input to the deployed Rule Processor during runtime.</w:t>
      </w:r>
    </w:p>
    <w:p w:rsidR="329C6CE6" w:rsidP="4A725168" w:rsidRDefault="329C6CE6" w14:paraId="0F48525D" w14:textId="1FCC7CA3">
      <w:pPr>
        <w:spacing w:after="0"/>
      </w:pPr>
      <w:r w:rsidRPr="4A725168">
        <w:t xml:space="preserve"> </w:t>
      </w:r>
    </w:p>
    <w:p w:rsidR="329C6CE6" w:rsidP="4A725168" w:rsidRDefault="329C6CE6" w14:paraId="28DD3133" w14:textId="78D3951E">
      <w:pPr>
        <w:spacing w:after="0"/>
      </w:pPr>
      <w:r w:rsidRPr="4A725168">
        <w:rPr>
          <w:b/>
          <w:bCs/>
        </w:rPr>
        <w:t>3. Model Management Core</w:t>
      </w:r>
    </w:p>
    <w:p w:rsidR="329C6CE6" w:rsidP="4A725168" w:rsidRDefault="329C6CE6" w14:paraId="04CE0E28" w14:textId="27FE2C93">
      <w:pPr>
        <w:spacing w:after="0"/>
      </w:pPr>
      <w:r w:rsidRPr="4A725168">
        <w:t>Encompasses three primary components:</w:t>
      </w:r>
    </w:p>
    <w:p w:rsidR="329C6CE6" w:rsidP="70B044FC" w:rsidRDefault="41526718" w14:paraId="0482BA1C" w14:textId="1029C26A">
      <w:pPr>
        <w:spacing w:after="0"/>
        <w:rPr>
          <w:del w:author="Ume Sauda Ghanyani" w:date="2025-08-12T05:59:00Z" w16du:dateUtc="2025-08-12T05:59:53Z" w:id="106"/>
          <w:b/>
          <w:bCs/>
        </w:rPr>
      </w:pPr>
      <w:r w:rsidRPr="70B044FC">
        <w:rPr>
          <w:b/>
          <w:bCs/>
        </w:rPr>
        <w:t xml:space="preserve">a. </w:t>
      </w:r>
      <w:commentRangeStart w:id="107"/>
      <w:del w:author="Ume Sauda Ghanyani" w:date="2025-08-12T05:52:00Z" w:id="108">
        <w:r w:rsidRPr="70B044FC" w:rsidDel="41526718" w:rsidR="329C6CE6">
          <w:rPr>
            <w:b/>
            <w:bCs/>
          </w:rPr>
          <w:delText>Rule Builder</w:delText>
        </w:r>
      </w:del>
      <w:ins w:author="Ume Sauda Ghanyani" w:date="2025-08-12T05:58:00Z" w:id="109">
        <w:r w:rsidRPr="70B044FC" w:rsidR="139AB367">
          <w:rPr>
            <w:b/>
            <w:bCs/>
          </w:rPr>
          <w:t xml:space="preserve">Tazama Rule </w:t>
        </w:r>
        <w:proofErr w:type="spellStart"/>
        <w:r w:rsidRPr="70B044FC" w:rsidR="139AB367">
          <w:rPr>
            <w:b/>
            <w:bCs/>
          </w:rPr>
          <w:t>Studio</w:t>
        </w:r>
      </w:ins>
      <w:commentRangeEnd w:id="107"/>
      <w:r w:rsidR="329C6CE6">
        <w:rPr>
          <w:rStyle w:val="CommentReference"/>
        </w:rPr>
        <w:commentReference w:id="107"/>
      </w:r>
    </w:p>
    <w:p w:rsidR="329C6CE6" w:rsidP="4A725168" w:rsidRDefault="41526718" w14:paraId="14ABC9DD" w14:textId="6970E050">
      <w:pPr>
        <w:pStyle w:val="ListParagraph"/>
        <w:numPr>
          <w:ilvl w:val="0"/>
          <w:numId w:val="24"/>
        </w:numPr>
        <w:spacing w:after="0"/>
      </w:pPr>
      <w:r>
        <w:t>Used</w:t>
      </w:r>
      <w:proofErr w:type="spellEnd"/>
      <w:r>
        <w:t xml:space="preserve"> to design and define rule logic</w:t>
      </w:r>
      <w:del w:author="Ume Sauda Ghanyani" w:date="2025-08-12T06:12:00Z" w:id="110">
        <w:r w:rsidDel="41526718" w:rsidR="329C6CE6">
          <w:delText>.</w:delText>
        </w:r>
      </w:del>
    </w:p>
    <w:p w:rsidR="329C6CE6" w:rsidP="4A725168" w:rsidRDefault="329C6CE6" w14:paraId="1F3A23DE" w14:textId="092110A0">
      <w:pPr>
        <w:pStyle w:val="ListParagraph"/>
        <w:numPr>
          <w:ilvl w:val="0"/>
          <w:numId w:val="24"/>
        </w:numPr>
        <w:spacing w:after="0"/>
      </w:pPr>
      <w:r w:rsidRPr="4A725168">
        <w:t>Allows mapping of payload attributes to evaluation logic.</w:t>
      </w:r>
    </w:p>
    <w:p w:rsidR="329C6CE6" w:rsidP="4A725168" w:rsidRDefault="329C6CE6" w14:paraId="42C40396" w14:textId="37DBE885">
      <w:pPr>
        <w:pStyle w:val="ListParagraph"/>
        <w:numPr>
          <w:ilvl w:val="0"/>
          <w:numId w:val="24"/>
        </w:numPr>
        <w:spacing w:after="0"/>
      </w:pPr>
      <w:r w:rsidRPr="4A725168">
        <w:t>Enables specification of:</w:t>
      </w:r>
    </w:p>
    <w:p w:rsidR="329C6CE6" w:rsidP="4A725168" w:rsidRDefault="329C6CE6" w14:paraId="139B10F2" w14:textId="5E1F0563">
      <w:pPr>
        <w:pStyle w:val="ListParagraph"/>
        <w:numPr>
          <w:ilvl w:val="1"/>
          <w:numId w:val="24"/>
        </w:numPr>
        <w:spacing w:after="0"/>
      </w:pPr>
      <w:r w:rsidRPr="4A725168">
        <w:t>Parameters – Dynamic thresholds and configurable values.</w:t>
      </w:r>
    </w:p>
    <w:p w:rsidR="329C6CE6" w:rsidP="4A725168" w:rsidRDefault="329C6CE6" w14:paraId="0FDE8852" w14:textId="6432F795">
      <w:pPr>
        <w:pStyle w:val="ListParagraph"/>
        <w:numPr>
          <w:ilvl w:val="1"/>
          <w:numId w:val="24"/>
        </w:numPr>
        <w:spacing w:after="0"/>
      </w:pPr>
      <w:r w:rsidRPr="4A725168">
        <w:t>Exit Conditions – Conditions that short-circuit rule evaluation.</w:t>
      </w:r>
    </w:p>
    <w:p w:rsidR="329C6CE6" w:rsidP="4A725168" w:rsidRDefault="329C6CE6" w14:paraId="7D11B603" w14:textId="7F709ABD">
      <w:pPr>
        <w:pStyle w:val="ListParagraph"/>
        <w:numPr>
          <w:ilvl w:val="1"/>
          <w:numId w:val="24"/>
        </w:numPr>
        <w:spacing w:after="0"/>
      </w:pPr>
      <w:r w:rsidRPr="4A725168">
        <w:t>Bands/Cases – Classification logic for rule outputs (e.g., risk bands or categories).</w:t>
      </w:r>
    </w:p>
    <w:p w:rsidR="71F6D8E0" w:rsidP="4441BA12" w:rsidRDefault="71F6D8E0" w14:paraId="477AD738" w14:textId="2C4F7CC9">
      <w:pPr>
        <w:pStyle w:val="ListParagraph"/>
        <w:numPr>
          <w:ilvl w:val="0"/>
          <w:numId w:val="24"/>
        </w:numPr>
        <w:spacing w:after="0"/>
        <w:rPr>
          <w:ins w:author="Ume Sauda Ghanyani" w:date="2025-08-07T06:32:00Z" w16du:dateUtc="2025-08-07T06:32:14Z" w:id="748226017"/>
          <w:sz w:val="20"/>
          <w:szCs w:val="20"/>
        </w:rPr>
      </w:pPr>
      <w:del w:author="Ume Sauda Ghanyani" w:date="2025-08-18T12:12:02.194Z" w:id="1353825735">
        <w:r w:rsidDel="07ABBAC7">
          <w:delText>Produces a rule configuration template based on the rule logic defined.</w:delText>
        </w:r>
      </w:del>
      <w:ins w:author="Ume Sauda Ghanyani" w:date="2025-08-12T06:13:00Z" w:id="13419218">
        <w:r w:rsidR="364478C9">
          <w:t>Users get a platform to compose queries.</w:t>
        </w:r>
      </w:ins>
    </w:p>
    <w:p w:rsidR="10A54E8A" w:rsidP="70B044FC" w:rsidRDefault="10A54E8A" w14:paraId="47D75726" w14:textId="08BF4A5E">
      <w:pPr>
        <w:pStyle w:val="ListParagraph"/>
        <w:numPr>
          <w:ilvl w:val="0"/>
          <w:numId w:val="24"/>
        </w:numPr>
        <w:spacing w:after="0"/>
        <w:rPr>
          <w:ins w:author="Ume Sauda Ghanyani" w:date="2025-08-07T06:33:00Z" w16du:dateUtc="2025-08-07T06:33:20Z" w:id="114"/>
        </w:rPr>
      </w:pPr>
      <w:ins w:author="Ume Sauda Ghanyani" w:date="2025-08-07T06:33:00Z" w:id="115">
        <w:r w:rsidRPr="70B044FC">
          <w:t xml:space="preserve">The </w:t>
        </w:r>
      </w:ins>
      <w:ins w:author="Ume Sauda Ghanyani" w:date="2025-08-12T05:52:00Z" w:id="116">
        <w:r w:rsidRPr="70B044FC" w:rsidR="21694A43">
          <w:t>Tazama Rule Studio</w:t>
        </w:r>
      </w:ins>
      <w:ins w:author="Ume Sauda Ghanyani" w:date="2025-08-07T06:33:00Z" w:id="117">
        <w:r w:rsidRPr="70B044FC">
          <w:t xml:space="preserve"> is also responsible for ensuring that the output from the rule processor is delivered in a standardized format. This output is sent to the typology processor in a structured way, which follows a specific format known as the "</w:t>
        </w:r>
        <w:proofErr w:type="spellStart"/>
        <w:r w:rsidRPr="70B044FC">
          <w:t>ruleResult</w:t>
        </w:r>
        <w:proofErr w:type="spellEnd"/>
        <w:r w:rsidRPr="70B044FC">
          <w:t>" object.</w:t>
        </w:r>
      </w:ins>
    </w:p>
    <w:p w:rsidR="10A54E8A" w:rsidRDefault="10A54E8A" w14:paraId="13AAF5A0" w14:textId="4558C9ED">
      <w:pPr>
        <w:shd w:val="clear" w:color="auto" w:fill="FFFFFF" w:themeFill="background1"/>
        <w:spacing w:after="0"/>
        <w:ind w:firstLine="720"/>
        <w:jc w:val="left"/>
        <w:rPr>
          <w:ins w:author="Ume Sauda Ghanyani" w:date="2025-08-07T06:33:00Z" w16du:dateUtc="2025-08-07T06:33:22Z" w:id="118"/>
          <w:rFonts w:ascii="Segoe UI" w:hAnsi="Segoe UI" w:eastAsia="Segoe UI" w:cs="Segoe UI"/>
          <w:color w:val="333333"/>
          <w:sz w:val="18"/>
          <w:szCs w:val="18"/>
        </w:rPr>
        <w:pPrChange w:author="Ume Sauda Ghanyani" w:date="2025-08-07T06:33:00Z" w:id="119">
          <w:pPr>
            <w:jc w:val="left"/>
          </w:pPr>
        </w:pPrChange>
      </w:pPr>
      <w:proofErr w:type="spellStart"/>
      <w:proofErr w:type="gramStart"/>
      <w:ins w:author="Ume Sauda Ghanyani" w:date="2025-08-07T06:33:00Z" w:id="120">
        <w:r w:rsidRPr="70B044FC">
          <w:rPr>
            <w:rFonts w:ascii="Segoe UI" w:hAnsi="Segoe UI" w:eastAsia="Segoe UI" w:cs="Segoe UI"/>
            <w:color w:val="333333"/>
            <w:sz w:val="18"/>
            <w:szCs w:val="18"/>
          </w:rPr>
          <w:t>ruleResult</w:t>
        </w:r>
        <w:proofErr w:type="spellEnd"/>
        <w:r w:rsidRPr="70B044FC">
          <w:rPr>
            <w:rFonts w:ascii="Segoe UI" w:hAnsi="Segoe UI" w:eastAsia="Segoe UI" w:cs="Segoe UI"/>
            <w:color w:val="333333"/>
            <w:sz w:val="18"/>
            <w:szCs w:val="18"/>
          </w:rPr>
          <w:t>: {</w:t>
        </w:r>
      </w:ins>
      <w:proofErr w:type="gramEnd"/>
    </w:p>
    <w:p w:rsidR="10A54E8A" w:rsidRDefault="10A54E8A" w14:paraId="2DBA871E" w14:textId="6BFDB855">
      <w:pPr>
        <w:shd w:val="clear" w:color="auto" w:fill="FFFFFF" w:themeFill="background1"/>
        <w:spacing w:after="0"/>
        <w:ind w:firstLine="720"/>
        <w:jc w:val="left"/>
        <w:rPr>
          <w:ins w:author="Ume Sauda Ghanyani" w:date="2025-08-07T06:33:00Z" w16du:dateUtc="2025-08-07T06:33:22Z" w:id="121"/>
          <w:rFonts w:ascii="Segoe UI" w:hAnsi="Segoe UI" w:eastAsia="Segoe UI" w:cs="Segoe UI"/>
          <w:color w:val="333333"/>
          <w:sz w:val="18"/>
          <w:szCs w:val="18"/>
        </w:rPr>
        <w:pPrChange w:author="Ume Sauda Ghanyani" w:date="2025-08-07T06:33:00Z" w:id="122">
          <w:pPr>
            <w:jc w:val="left"/>
          </w:pPr>
        </w:pPrChange>
      </w:pPr>
      <w:ins w:author="Ume Sauda Ghanyani" w:date="2025-08-07T06:33:00Z" w:id="123">
        <w:r w:rsidRPr="70B044FC">
          <w:rPr>
            <w:rFonts w:ascii="Segoe UI" w:hAnsi="Segoe UI" w:eastAsia="Segoe UI" w:cs="Segoe UI"/>
            <w:color w:val="333333"/>
            <w:sz w:val="18"/>
            <w:szCs w:val="18"/>
          </w:rPr>
          <w:t xml:space="preserve">  "id": "</w:t>
        </w:r>
        <w:r>
          <w:fldChar w:fldCharType="begin"/>
        </w:r>
        <w:r>
          <w:instrText xml:space="preserve">HYPERLINK "mailto:016@1.0.0" </w:instrText>
        </w:r>
        <w:r>
          <w:fldChar w:fldCharType="separate"/>
        </w:r>
        <w:r w:rsidRPr="70B044FC">
          <w:rPr>
            <w:rStyle w:val="Hyperlink"/>
            <w:rFonts w:ascii="Segoe UI" w:hAnsi="Segoe UI" w:eastAsia="Segoe UI" w:cs="Segoe UI"/>
            <w:sz w:val="18"/>
            <w:szCs w:val="18"/>
          </w:rPr>
          <w:t>016@1.0.0</w:t>
        </w:r>
        <w:r>
          <w:fldChar w:fldCharType="end"/>
        </w:r>
        <w:r w:rsidRPr="70B044FC">
          <w:rPr>
            <w:rFonts w:ascii="Segoe UI" w:hAnsi="Segoe UI" w:eastAsia="Segoe UI" w:cs="Segoe UI"/>
            <w:color w:val="333333"/>
            <w:sz w:val="18"/>
            <w:szCs w:val="18"/>
          </w:rPr>
          <w:t>",</w:t>
        </w:r>
      </w:ins>
    </w:p>
    <w:p w:rsidR="10A54E8A" w:rsidRDefault="10A54E8A" w14:paraId="58FD2417" w14:textId="4F724AD0">
      <w:pPr>
        <w:shd w:val="clear" w:color="auto" w:fill="FFFFFF" w:themeFill="background1"/>
        <w:spacing w:after="0"/>
        <w:ind w:firstLine="720"/>
        <w:jc w:val="left"/>
        <w:rPr>
          <w:ins w:author="Ume Sauda Ghanyani" w:date="2025-08-07T06:33:00Z" w16du:dateUtc="2025-08-07T06:33:22Z" w:id="124"/>
          <w:rFonts w:ascii="Segoe UI" w:hAnsi="Segoe UI" w:eastAsia="Segoe UI" w:cs="Segoe UI"/>
          <w:color w:val="333333"/>
          <w:sz w:val="18"/>
          <w:szCs w:val="18"/>
        </w:rPr>
        <w:pPrChange w:author="Ume Sauda Ghanyani" w:date="2025-08-07T06:33:00Z" w:id="125">
          <w:pPr>
            <w:jc w:val="left"/>
          </w:pPr>
        </w:pPrChange>
      </w:pPr>
      <w:ins w:author="Ume Sauda Ghanyani" w:date="2025-08-07T06:33:00Z" w:id="126">
        <w:r w:rsidRPr="70B044FC">
          <w:rPr>
            <w:rFonts w:ascii="Segoe UI" w:hAnsi="Segoe UI" w:eastAsia="Segoe UI" w:cs="Segoe UI"/>
            <w:color w:val="333333"/>
            <w:sz w:val="18"/>
            <w:szCs w:val="18"/>
          </w:rPr>
          <w:t xml:space="preserve">  "</w:t>
        </w:r>
        <w:proofErr w:type="spellStart"/>
        <w:r w:rsidRPr="70B044FC">
          <w:rPr>
            <w:rFonts w:ascii="Segoe UI" w:hAnsi="Segoe UI" w:eastAsia="Segoe UI" w:cs="Segoe UI"/>
            <w:color w:val="333333"/>
            <w:sz w:val="18"/>
            <w:szCs w:val="18"/>
          </w:rPr>
          <w:t>cfg</w:t>
        </w:r>
        <w:proofErr w:type="spellEnd"/>
        <w:r w:rsidRPr="70B044FC">
          <w:rPr>
            <w:rFonts w:ascii="Segoe UI" w:hAnsi="Segoe UI" w:eastAsia="Segoe UI" w:cs="Segoe UI"/>
            <w:color w:val="333333"/>
            <w:sz w:val="18"/>
            <w:szCs w:val="18"/>
          </w:rPr>
          <w:t>": "1.0.0",</w:t>
        </w:r>
      </w:ins>
    </w:p>
    <w:p w:rsidR="10A54E8A" w:rsidRDefault="10A54E8A" w14:paraId="4C0E7D58" w14:textId="04F2E71C">
      <w:pPr>
        <w:shd w:val="clear" w:color="auto" w:fill="FFFFFF" w:themeFill="background1"/>
        <w:spacing w:after="0"/>
        <w:ind w:firstLine="720"/>
        <w:jc w:val="left"/>
        <w:rPr>
          <w:ins w:author="Ume Sauda Ghanyani" w:date="2025-08-07T06:33:00Z" w16du:dateUtc="2025-08-07T06:33:22Z" w:id="127"/>
          <w:rFonts w:ascii="Segoe UI" w:hAnsi="Segoe UI" w:eastAsia="Segoe UI" w:cs="Segoe UI"/>
          <w:color w:val="333333"/>
          <w:sz w:val="18"/>
          <w:szCs w:val="18"/>
        </w:rPr>
        <w:pPrChange w:author="Ume Sauda Ghanyani" w:date="2025-08-07T06:33:00Z" w:id="128">
          <w:pPr>
            <w:jc w:val="left"/>
          </w:pPr>
        </w:pPrChange>
      </w:pPr>
      <w:ins w:author="Ume Sauda Ghanyani" w:date="2025-08-07T06:33:00Z" w:id="129">
        <w:r w:rsidRPr="70B044FC">
          <w:rPr>
            <w:rFonts w:ascii="Segoe UI" w:hAnsi="Segoe UI" w:eastAsia="Segoe UI" w:cs="Segoe UI"/>
            <w:color w:val="333333"/>
            <w:sz w:val="18"/>
            <w:szCs w:val="18"/>
          </w:rPr>
          <w:t xml:space="preserve">  "</w:t>
        </w:r>
        <w:proofErr w:type="spellStart"/>
        <w:r w:rsidRPr="70B044FC">
          <w:rPr>
            <w:rFonts w:ascii="Segoe UI" w:hAnsi="Segoe UI" w:eastAsia="Segoe UI" w:cs="Segoe UI"/>
            <w:color w:val="333333"/>
            <w:sz w:val="18"/>
            <w:szCs w:val="18"/>
          </w:rPr>
          <w:t>subRuleRef</w:t>
        </w:r>
        <w:proofErr w:type="spellEnd"/>
        <w:r w:rsidRPr="70B044FC">
          <w:rPr>
            <w:rFonts w:ascii="Segoe UI" w:hAnsi="Segoe UI" w:eastAsia="Segoe UI" w:cs="Segoe UI"/>
            <w:color w:val="333333"/>
            <w:sz w:val="18"/>
            <w:szCs w:val="18"/>
          </w:rPr>
          <w:t>": ".01",</w:t>
        </w:r>
      </w:ins>
    </w:p>
    <w:p w:rsidR="10A54E8A" w:rsidRDefault="10A54E8A" w14:paraId="6383339A" w14:textId="4316B96F">
      <w:pPr>
        <w:shd w:val="clear" w:color="auto" w:fill="FFFFFF" w:themeFill="background1"/>
        <w:spacing w:after="0"/>
        <w:ind w:firstLine="720"/>
        <w:jc w:val="left"/>
        <w:rPr>
          <w:ins w:author="Ume Sauda Ghanyani" w:date="2025-08-07T06:33:00Z" w16du:dateUtc="2025-08-07T06:33:22Z" w:id="130"/>
          <w:rFonts w:ascii="Segoe UI" w:hAnsi="Segoe UI" w:eastAsia="Segoe UI" w:cs="Segoe UI"/>
          <w:color w:val="333333"/>
          <w:sz w:val="18"/>
          <w:szCs w:val="18"/>
        </w:rPr>
        <w:pPrChange w:author="Ume Sauda Ghanyani" w:date="2025-08-07T06:33:00Z" w:id="131">
          <w:pPr>
            <w:jc w:val="left"/>
          </w:pPr>
        </w:pPrChange>
      </w:pPr>
      <w:ins w:author="Ume Sauda Ghanyani" w:date="2025-08-07T06:33:00Z" w:id="132">
        <w:r w:rsidRPr="70B044FC">
          <w:rPr>
            <w:rFonts w:ascii="Segoe UI" w:hAnsi="Segoe UI" w:eastAsia="Segoe UI" w:cs="Segoe UI"/>
            <w:color w:val="333333"/>
            <w:sz w:val="18"/>
            <w:szCs w:val="18"/>
          </w:rPr>
          <w:t xml:space="preserve">  "</w:t>
        </w:r>
        <w:proofErr w:type="spellStart"/>
        <w:r w:rsidRPr="70B044FC">
          <w:rPr>
            <w:rFonts w:ascii="Segoe UI" w:hAnsi="Segoe UI" w:eastAsia="Segoe UI" w:cs="Segoe UI"/>
            <w:color w:val="333333"/>
            <w:sz w:val="18"/>
            <w:szCs w:val="18"/>
          </w:rPr>
          <w:t>indpdntVarbl</w:t>
        </w:r>
        <w:proofErr w:type="spellEnd"/>
        <w:r w:rsidRPr="70B044FC">
          <w:rPr>
            <w:rFonts w:ascii="Segoe UI" w:hAnsi="Segoe UI" w:eastAsia="Segoe UI" w:cs="Segoe UI"/>
            <w:color w:val="333333"/>
            <w:sz w:val="18"/>
            <w:szCs w:val="18"/>
          </w:rPr>
          <w:t>": 6</w:t>
        </w:r>
      </w:ins>
    </w:p>
    <w:p w:rsidR="10A54E8A" w:rsidRDefault="10A54E8A" w14:paraId="7ABC6C6B" w14:textId="79C7955D">
      <w:pPr>
        <w:shd w:val="clear" w:color="auto" w:fill="FFFFFF" w:themeFill="background1"/>
        <w:spacing w:after="0"/>
        <w:ind w:firstLine="720"/>
        <w:jc w:val="left"/>
        <w:rPr>
          <w:ins w:author="Ume Sauda Ghanyani" w:date="2025-08-07T06:33:00Z" w16du:dateUtc="2025-08-07T06:33:22Z" w:id="133"/>
          <w:rFonts w:ascii="Segoe UI" w:hAnsi="Segoe UI" w:eastAsia="Segoe UI" w:cs="Segoe UI"/>
          <w:color w:val="333333"/>
          <w:sz w:val="18"/>
          <w:szCs w:val="18"/>
        </w:rPr>
        <w:pPrChange w:author="Ume Sauda Ghanyani" w:date="2025-08-07T06:33:00Z" w:id="134">
          <w:pPr>
            <w:jc w:val="left"/>
          </w:pPr>
        </w:pPrChange>
      </w:pPr>
      <w:ins w:author="Ume Sauda Ghanyani" w:date="2025-08-07T06:33:00Z" w:id="135">
        <w:r w:rsidRPr="70B044FC">
          <w:rPr>
            <w:rFonts w:ascii="Segoe UI" w:hAnsi="Segoe UI" w:eastAsia="Segoe UI" w:cs="Segoe UI"/>
            <w:color w:val="333333"/>
            <w:sz w:val="18"/>
            <w:szCs w:val="18"/>
          </w:rPr>
          <w:t>}</w:t>
        </w:r>
      </w:ins>
    </w:p>
    <w:p w:rsidR="70B044FC" w:rsidP="70B044FC" w:rsidRDefault="70B044FC" w14:paraId="00A52F36" w14:textId="1F42CA8E">
      <w:pPr>
        <w:pStyle w:val="ListParagraph"/>
        <w:spacing w:after="0"/>
      </w:pPr>
    </w:p>
    <w:p w:rsidR="329C6CE6" w:rsidP="4A725168" w:rsidRDefault="329C6CE6" w14:paraId="28B45FB7" w14:textId="411B4456">
      <w:pPr>
        <w:spacing w:after="0"/>
      </w:pPr>
      <w:r w:rsidRPr="4A725168">
        <w:rPr>
          <w:b/>
          <w:bCs/>
        </w:rPr>
        <w:t>b. Rule Config</w:t>
      </w:r>
    </w:p>
    <w:p w:rsidR="329C6CE6" w:rsidP="4A725168" w:rsidRDefault="41526718" w14:paraId="1691EDAB" w14:textId="5B02BEF2">
      <w:pPr>
        <w:pStyle w:val="ListParagraph"/>
        <w:numPr>
          <w:ilvl w:val="0"/>
          <w:numId w:val="23"/>
        </w:numPr>
        <w:spacing w:after="0"/>
      </w:pPr>
      <w:r>
        <w:t xml:space="preserve">Central structure representing the </w:t>
      </w:r>
      <w:commentRangeStart w:id="136"/>
      <w:commentRangeStart w:id="137"/>
      <w:del w:author="Ume Sauda Ghanyani" w:date="2025-08-07T07:25:00Z" w:id="138">
        <w:r w:rsidDel="41526718" w:rsidR="329C6CE6">
          <w:delText>compiled rule logic</w:delText>
        </w:r>
      </w:del>
      <w:commentRangeEnd w:id="136"/>
      <w:r w:rsidR="329C6CE6">
        <w:rPr>
          <w:rStyle w:val="CommentReference"/>
        </w:rPr>
        <w:commentReference w:id="136"/>
      </w:r>
      <w:commentRangeEnd w:id="137"/>
      <w:r w:rsidR="329C6CE6">
        <w:rPr>
          <w:rStyle w:val="CommentReference"/>
        </w:rPr>
        <w:commentReference w:id="137"/>
      </w:r>
      <w:del w:author="Ume Sauda Ghanyani" w:date="2025-08-07T07:25:00Z" w:id="139">
        <w:r w:rsidDel="41526718" w:rsidR="329C6CE6">
          <w:delText xml:space="preserve"> and</w:delText>
        </w:r>
      </w:del>
      <w:r>
        <w:t xml:space="preserve"> configuration template.</w:t>
      </w:r>
    </w:p>
    <w:p w:rsidR="329C6CE6" w:rsidP="4A725168" w:rsidRDefault="329C6CE6" w14:paraId="1FBB31D1" w14:textId="152F7C60">
      <w:pPr>
        <w:pStyle w:val="ListParagraph"/>
        <w:numPr>
          <w:ilvl w:val="0"/>
          <w:numId w:val="23"/>
        </w:numPr>
        <w:spacing w:after="0"/>
      </w:pPr>
      <w:r w:rsidRPr="4A725168">
        <w:t>Contains key sections such as:</w:t>
      </w:r>
    </w:p>
    <w:p w:rsidR="329C6CE6" w:rsidP="4A725168" w:rsidRDefault="329C6CE6" w14:paraId="44402998" w14:textId="0B2F7309">
      <w:pPr>
        <w:pStyle w:val="ListParagraph"/>
        <w:numPr>
          <w:ilvl w:val="1"/>
          <w:numId w:val="23"/>
        </w:numPr>
        <w:spacing w:after="0"/>
      </w:pPr>
      <w:r w:rsidRPr="4A725168">
        <w:t>parameters</w:t>
      </w:r>
    </w:p>
    <w:p w:rsidR="329C6CE6" w:rsidP="4A725168" w:rsidRDefault="41526718" w14:paraId="6FE25F68" w14:textId="2E490AA7">
      <w:pPr>
        <w:pStyle w:val="ListParagraph"/>
        <w:numPr>
          <w:ilvl w:val="1"/>
          <w:numId w:val="23"/>
        </w:numPr>
        <w:spacing w:after="0"/>
      </w:pPr>
      <w:r>
        <w:t>exit conditions</w:t>
      </w:r>
      <w:del w:author="jortlepp@contractor.linuxfoundation.org" w:date="2025-08-06T13:45:00Z" w:id="140">
        <w:r w:rsidDel="41526718" w:rsidR="329C6CE6">
          <w:delText>.</w:delText>
        </w:r>
      </w:del>
    </w:p>
    <w:p w:rsidR="329C6CE6" w:rsidP="4A725168" w:rsidRDefault="329C6CE6" w14:paraId="3A7634C5" w14:textId="3C649C13">
      <w:pPr>
        <w:pStyle w:val="ListParagraph"/>
        <w:numPr>
          <w:ilvl w:val="1"/>
          <w:numId w:val="23"/>
        </w:numPr>
        <w:spacing w:after="0"/>
      </w:pPr>
      <w:r w:rsidRPr="4A725168">
        <w:t>bands or cases</w:t>
      </w:r>
    </w:p>
    <w:p w:rsidR="329C6CE6" w:rsidP="4A725168" w:rsidRDefault="329C6CE6" w14:paraId="4C759D55" w14:textId="3510413E">
      <w:pPr>
        <w:pStyle w:val="ListParagraph"/>
        <w:numPr>
          <w:ilvl w:val="0"/>
          <w:numId w:val="23"/>
        </w:numPr>
        <w:spacing w:after="0"/>
        <w:rPr>
          <w:del w:author="Ume Sauda Ghanyani" w:date="2025-08-07T07:25:00Z" w16du:dateUtc="2025-08-07T07:25:13Z" w:id="141"/>
        </w:rPr>
      </w:pPr>
      <w:del w:author="Ume Sauda Ghanyani" w:date="2025-08-07T07:25:00Z" w:id="142">
        <w:r w:rsidDel="41526718">
          <w:delText>Bi-directionally linked with Rule Builder: as rules are designed, configurations evolve, and vice versa.</w:delText>
        </w:r>
      </w:del>
    </w:p>
    <w:p w:rsidR="329C6CE6" w:rsidP="4A725168" w:rsidRDefault="41526718" w14:paraId="5DDFD5D8" w14:textId="1C507B52">
      <w:pPr>
        <w:spacing w:after="0"/>
      </w:pPr>
      <w:r w:rsidRPr="70B044FC">
        <w:rPr>
          <w:b/>
          <w:bCs/>
        </w:rPr>
        <w:t>c. Config-UI</w:t>
      </w:r>
    </w:p>
    <w:p w:rsidR="14B4425D" w:rsidP="70B044FC" w:rsidRDefault="14B4425D" w14:paraId="177858A0" w14:textId="459541BC">
      <w:pPr>
        <w:pStyle w:val="ListParagraph"/>
        <w:numPr>
          <w:ilvl w:val="0"/>
          <w:numId w:val="22"/>
        </w:numPr>
        <w:spacing w:after="0"/>
        <w:rPr>
          <w:ins w:author="Ume Sauda Ghanyani" w:date="2025-08-07T07:26:00Z" w16du:dateUtc="2025-08-07T07:26:18Z" w:id="143"/>
        </w:rPr>
      </w:pPr>
      <w:ins w:author="Ume Sauda Ghanyani" w:date="2025-08-07T07:26:00Z" w:id="144">
        <w:r>
          <w:t xml:space="preserve">Provides a graphical interface to </w:t>
        </w:r>
        <w:commentRangeStart w:id="145"/>
        <w:r>
          <w:t>create new rule</w:t>
        </w:r>
      </w:ins>
      <w:ins w:author="Ume Sauda Ghanyani" w:date="2025-08-07T11:29:00Z" w:id="146">
        <w:r w:rsidR="2A9266CC">
          <w:t xml:space="preserve"> </w:t>
        </w:r>
        <w:del w:author="sandy@labuschagnehome.com" w:date="2025-08-07T11:31:00Z" w:id="147">
          <w:r w:rsidDel="2A9266CC">
            <w:delText>cpnfigurations</w:delText>
          </w:r>
        </w:del>
      </w:ins>
      <w:ins w:author="sandy@labuschagnehome.com" w:date="2025-08-07T11:31:00Z" w:id="148">
        <w:r w:rsidR="5B5F2853">
          <w:t>configurations</w:t>
        </w:r>
      </w:ins>
      <w:ins w:author="Ume Sauda Ghanyani" w:date="2025-08-07T07:26:00Z" w:id="149">
        <w:r>
          <w:t>.</w:t>
        </w:r>
      </w:ins>
      <w:commentRangeEnd w:id="145"/>
      <w:r>
        <w:rPr>
          <w:rStyle w:val="CommentReference"/>
        </w:rPr>
        <w:commentReference w:id="145"/>
      </w:r>
    </w:p>
    <w:p w:rsidR="329C6CE6" w:rsidP="4A725168" w:rsidRDefault="41526718" w14:paraId="0C342265" w14:textId="7818E856">
      <w:pPr>
        <w:pStyle w:val="ListParagraph"/>
        <w:numPr>
          <w:ilvl w:val="0"/>
          <w:numId w:val="22"/>
        </w:numPr>
        <w:spacing w:after="0"/>
      </w:pPr>
      <w:r>
        <w:t xml:space="preserve">Provides a graphical interface to review and manage </w:t>
      </w:r>
      <w:commentRangeStart w:id="150"/>
      <w:r>
        <w:t xml:space="preserve">finalized </w:t>
      </w:r>
      <w:commentRangeEnd w:id="150"/>
      <w:r w:rsidR="329C6CE6">
        <w:rPr>
          <w:rStyle w:val="CommentReference"/>
        </w:rPr>
        <w:commentReference w:id="150"/>
      </w:r>
      <w:r>
        <w:t>rule configurations.</w:t>
      </w:r>
    </w:p>
    <w:p w:rsidR="329C6CE6" w:rsidP="4A725168" w:rsidRDefault="41526718" w14:paraId="6B8AE1B3" w14:textId="54969CFE">
      <w:pPr>
        <w:pStyle w:val="ListParagraph"/>
        <w:numPr>
          <w:ilvl w:val="0"/>
          <w:numId w:val="22"/>
        </w:numPr>
        <w:spacing w:after="0"/>
      </w:pPr>
      <w:r>
        <w:t xml:space="preserve">Can retrieve existing configurations from the Tazama </w:t>
      </w:r>
      <w:commentRangeStart w:id="151"/>
      <w:commentRangeStart w:id="152"/>
      <w:r>
        <w:t>configuration database.</w:t>
      </w:r>
      <w:commentRangeEnd w:id="151"/>
      <w:r w:rsidR="329C6CE6">
        <w:rPr>
          <w:rStyle w:val="CommentReference"/>
        </w:rPr>
        <w:commentReference w:id="151"/>
      </w:r>
      <w:commentRangeEnd w:id="152"/>
      <w:r w:rsidR="329C6CE6">
        <w:rPr>
          <w:rStyle w:val="CommentReference"/>
        </w:rPr>
        <w:commentReference w:id="152"/>
      </w:r>
    </w:p>
    <w:p w:rsidR="329C6CE6" w:rsidP="4A725168" w:rsidRDefault="329C6CE6" w14:paraId="2272D16D" w14:textId="691E061A">
      <w:pPr>
        <w:pStyle w:val="ListParagraph"/>
        <w:numPr>
          <w:ilvl w:val="0"/>
          <w:numId w:val="22"/>
        </w:numPr>
        <w:spacing w:after="0"/>
      </w:pPr>
      <w:r w:rsidRPr="4A725168">
        <w:t>Publishes rule configurations to be consumed by rule processors in various environments (DEV, QA, Production).</w:t>
      </w:r>
    </w:p>
    <w:p w:rsidR="329C6CE6" w:rsidP="4A725168" w:rsidRDefault="329C6CE6" w14:paraId="4E6D174E" w14:textId="5D43E31D">
      <w:pPr>
        <w:spacing w:after="0"/>
      </w:pPr>
      <w:r w:rsidRPr="4A725168">
        <w:t xml:space="preserve"> </w:t>
      </w:r>
    </w:p>
    <w:p w:rsidR="329C6CE6" w:rsidP="4A725168" w:rsidRDefault="329C6CE6" w14:paraId="55C0A7A1" w14:textId="2752269B">
      <w:pPr>
        <w:spacing w:after="0"/>
      </w:pPr>
      <w:r w:rsidRPr="4A725168">
        <w:rPr>
          <w:b/>
          <w:bCs/>
        </w:rPr>
        <w:t>4. Deployment Environments</w:t>
      </w:r>
    </w:p>
    <w:p w:rsidR="329C6CE6" w:rsidP="4A725168" w:rsidRDefault="329C6CE6" w14:paraId="197B232A" w14:textId="5C5C1FE0">
      <w:pPr>
        <w:pStyle w:val="ListParagraph"/>
        <w:numPr>
          <w:ilvl w:val="0"/>
          <w:numId w:val="21"/>
        </w:numPr>
        <w:spacing w:after="0"/>
      </w:pPr>
      <w:r w:rsidRPr="4A725168">
        <w:t>DEV/QA Rule Processor</w:t>
      </w:r>
    </w:p>
    <w:p w:rsidR="329C6CE6" w:rsidP="4A725168" w:rsidRDefault="329C6CE6" w14:paraId="7B4A6A33" w14:textId="20DD8C1D">
      <w:pPr>
        <w:pStyle w:val="ListParagraph"/>
        <w:numPr>
          <w:ilvl w:val="1"/>
          <w:numId w:val="21"/>
        </w:numPr>
        <w:spacing w:after="0"/>
      </w:pPr>
      <w:r w:rsidRPr="4A725168">
        <w:t>Connected to the sandbox and test configurations.</w:t>
      </w:r>
    </w:p>
    <w:p w:rsidR="329C6CE6" w:rsidP="4A725168" w:rsidRDefault="329C6CE6" w14:paraId="2456BA78" w14:textId="4E46736F">
      <w:pPr>
        <w:pStyle w:val="ListParagraph"/>
        <w:numPr>
          <w:ilvl w:val="1"/>
          <w:numId w:val="21"/>
        </w:numPr>
        <w:spacing w:after="0"/>
      </w:pPr>
      <w:r w:rsidRPr="4A725168">
        <w:t>Allows simulation of rules over historical or synthetic data.</w:t>
      </w:r>
    </w:p>
    <w:p w:rsidR="329C6CE6" w:rsidP="4A725168" w:rsidRDefault="41526718" w14:paraId="6BE195A2" w14:textId="32283678">
      <w:pPr>
        <w:pStyle w:val="ListParagraph"/>
        <w:numPr>
          <w:ilvl w:val="1"/>
          <w:numId w:val="21"/>
        </w:numPr>
        <w:spacing w:after="0"/>
        <w:rPr>
          <w:del w:author="jortlepp@contractor.linuxfoundation.org" w:date="2025-08-06T13:58:00Z" w16du:dateUtc="2025-08-06T13:58:22Z" w:id="153"/>
        </w:rPr>
      </w:pPr>
      <w:r>
        <w:t>Facilitates the approval process for promotion to production.</w:t>
      </w:r>
    </w:p>
    <w:p w:rsidR="329C6CE6" w:rsidRDefault="329C6CE6" w14:paraId="76633743" w14:textId="7FA9F31A">
      <w:pPr>
        <w:spacing w:after="0"/>
        <w:pPrChange w:author="jortlepp@contractor.linuxfoundation.org" w:date="2025-08-06T13:58:00Z" w:id="154">
          <w:pPr>
            <w:pStyle w:val="ListParagraph"/>
            <w:numPr>
              <w:ilvl w:val="1"/>
              <w:numId w:val="21"/>
            </w:numPr>
            <w:spacing w:after="0"/>
            <w:ind w:left="1440" w:hanging="360"/>
          </w:pPr>
        </w:pPrChange>
      </w:pPr>
      <w:del w:author="jortlepp@contractor.linuxfoundation.org" w:date="2025-08-06T13:58:00Z" w:id="155">
        <w:r w:rsidDel="41526718">
          <w:delText xml:space="preserve"> </w:delText>
        </w:r>
      </w:del>
    </w:p>
    <w:p w:rsidR="329C6CE6" w:rsidP="4A725168" w:rsidRDefault="329C6CE6" w14:paraId="6A30D241" w14:textId="07913E30">
      <w:pPr>
        <w:pStyle w:val="ListParagraph"/>
        <w:numPr>
          <w:ilvl w:val="0"/>
          <w:numId w:val="21"/>
        </w:numPr>
        <w:spacing w:after="0"/>
      </w:pPr>
      <w:r w:rsidRPr="4A725168">
        <w:t>Production Rule Processor</w:t>
      </w:r>
    </w:p>
    <w:p w:rsidR="329C6CE6" w:rsidP="4A725168" w:rsidRDefault="329C6CE6" w14:paraId="1E9CA1E4" w14:textId="52A583FF">
      <w:pPr>
        <w:pStyle w:val="ListParagraph"/>
        <w:numPr>
          <w:ilvl w:val="1"/>
          <w:numId w:val="21"/>
        </w:numPr>
        <w:spacing w:after="0"/>
      </w:pPr>
      <w:r w:rsidRPr="4A725168">
        <w:t>Uses the finalized configuration as published by the Config-UI.</w:t>
      </w:r>
    </w:p>
    <w:p w:rsidR="329C6CE6" w:rsidP="4A725168" w:rsidRDefault="329C6CE6" w14:paraId="5798F1CB" w14:textId="3F6C1A83">
      <w:pPr>
        <w:pStyle w:val="ListParagraph"/>
        <w:numPr>
          <w:ilvl w:val="1"/>
          <w:numId w:val="21"/>
        </w:numPr>
        <w:spacing w:after="0"/>
      </w:pPr>
      <w:r w:rsidRPr="4A725168">
        <w:t>Runs live rule evaluation against incoming payloads.</w:t>
      </w:r>
    </w:p>
    <w:p w:rsidR="329C6CE6" w:rsidP="4A725168" w:rsidRDefault="329C6CE6" w14:paraId="69B4A081" w14:textId="5001B1E6">
      <w:pPr>
        <w:spacing w:after="0"/>
      </w:pPr>
      <w:r w:rsidRPr="4A725168">
        <w:t xml:space="preserve"> </w:t>
      </w:r>
    </w:p>
    <w:p w:rsidR="329C6CE6" w:rsidP="70B044FC" w:rsidRDefault="41526718" w14:paraId="38586E7F" w14:textId="0DEC9BD1">
      <w:pPr>
        <w:spacing w:after="0"/>
        <w:rPr>
          <w:b/>
          <w:bCs/>
        </w:rPr>
      </w:pPr>
      <w:r>
        <w:t>5</w:t>
      </w:r>
      <w:r w:rsidRPr="70B044FC">
        <w:rPr>
          <w:b/>
          <w:bCs/>
        </w:rPr>
        <w:t xml:space="preserve">. </w:t>
      </w:r>
      <w:commentRangeStart w:id="156"/>
      <w:commentRangeStart w:id="157"/>
      <w:r w:rsidRPr="70B044FC">
        <w:rPr>
          <w:b/>
          <w:bCs/>
        </w:rPr>
        <w:t>Sandbox Environment</w:t>
      </w:r>
      <w:commentRangeEnd w:id="156"/>
      <w:r w:rsidR="329C6CE6">
        <w:rPr>
          <w:rStyle w:val="CommentReference"/>
        </w:rPr>
        <w:commentReference w:id="156"/>
      </w:r>
      <w:commentRangeEnd w:id="157"/>
      <w:r w:rsidR="329C6CE6">
        <w:rPr>
          <w:rStyle w:val="CommentReference"/>
        </w:rPr>
        <w:commentReference w:id="157"/>
      </w:r>
    </w:p>
    <w:p w:rsidR="329C6CE6" w:rsidP="4A725168" w:rsidRDefault="329C6CE6" w14:paraId="24801961" w14:textId="4993EBBB" w14:noSpellErr="1">
      <w:pPr>
        <w:pStyle w:val="ListParagraph"/>
        <w:numPr>
          <w:ilvl w:val="0"/>
          <w:numId w:val="20"/>
        </w:numPr>
        <w:spacing w:after="0"/>
        <w:rPr/>
      </w:pPr>
      <w:commentRangeStart w:id="1336412298"/>
      <w:commentRangeStart w:id="1174225952"/>
      <w:commentRangeStart w:id="1618388032"/>
      <w:commentRangeStart w:id="1478636147"/>
      <w:r w:rsidR="0C1C5763">
        <w:rPr/>
        <w:t>Comprises:</w:t>
      </w:r>
    </w:p>
    <w:p w:rsidR="329C6CE6" w:rsidP="4A725168" w:rsidRDefault="41526718" w14:paraId="375E887F" w14:textId="5AC08CA0">
      <w:pPr>
        <w:pStyle w:val="ListParagraph"/>
        <w:numPr>
          <w:ilvl w:val="1"/>
          <w:numId w:val="20"/>
        </w:numPr>
        <w:spacing w:after="0"/>
      </w:pPr>
      <w:r>
        <w:t xml:space="preserve">A database that </w:t>
      </w:r>
      <w:commentRangeStart w:id="158"/>
      <w:r>
        <w:t>mimics the structure of the operational data store</w:t>
      </w:r>
      <w:ins w:author="Ume Sauda Ghanyani" w:date="2025-08-11T05:28:00Z" w:id="159">
        <w:r w:rsidR="67474F87">
          <w:t xml:space="preserve"> and input data from </w:t>
        </w:r>
      </w:ins>
      <w:ins w:author="Ume Sauda Ghanyani" w:date="2025-08-11T05:29:00Z" w:id="160">
        <w:r w:rsidR="67474F87">
          <w:t>TCS</w:t>
        </w:r>
      </w:ins>
      <w:commentRangeEnd w:id="158"/>
      <w:r w:rsidR="329C6CE6">
        <w:rPr>
          <w:rStyle w:val="CommentReference"/>
        </w:rPr>
        <w:commentReference w:id="158"/>
      </w:r>
      <w:del w:author="Ume Sauda Ghanyani" w:date="2025-08-11T05:28:00Z" w:id="161">
        <w:r w:rsidDel="41526718" w:rsidR="329C6CE6">
          <w:delText>.</w:delText>
        </w:r>
      </w:del>
    </w:p>
    <w:p w:rsidR="329C6CE6" w:rsidP="4441BA12" w:rsidRDefault="329C6CE6" w14:paraId="1266044E" w14:textId="005A8F7B">
      <w:pPr>
        <w:pStyle w:val="ListParagraph"/>
        <w:numPr>
          <w:ilvl w:val="1"/>
          <w:numId w:val="20"/>
        </w:numPr>
        <w:spacing w:after="0"/>
        <w:rPr>
          <w:highlight w:val="yellow"/>
        </w:rPr>
      </w:pPr>
      <w:del w:author="Ume Sauda Ghanyani" w:date="2025-08-15T11:21:07.749Z" w:id="654503243">
        <w:r w:rsidRPr="4441BA12" w:rsidDel="0C1C5763">
          <w:rPr>
            <w:highlight w:val="yellow"/>
          </w:rPr>
          <w:delText>An administrative interface to manage and manipulate test data</w:delText>
        </w:r>
      </w:del>
      <w:del w:author="Ume Sauda Ghanyani" w:date="2025-08-15T11:20:58.319Z" w:id="89204942">
        <w:r w:rsidRPr="4441BA12" w:rsidDel="0C1C5763">
          <w:rPr>
            <w:highlight w:val="yellow"/>
          </w:rPr>
          <w:delText>.</w:delText>
        </w:r>
      </w:del>
    </w:p>
    <w:p w:rsidR="329C6CE6" w:rsidP="4A725168" w:rsidRDefault="41526718" w14:paraId="357786AF" w14:textId="52F4F6E2">
      <w:pPr>
        <w:pStyle w:val="ListParagraph"/>
        <w:numPr>
          <w:ilvl w:val="0"/>
          <w:numId w:val="20"/>
        </w:numPr>
        <w:spacing w:after="0"/>
      </w:pPr>
      <w:commentRangeStart w:id="162"/>
      <w:r>
        <w:t xml:space="preserve">Integrated with </w:t>
      </w:r>
      <w:del w:author="Ume Sauda Ghanyani" w:date="2025-08-07T07:57:00Z" w:id="163">
        <w:r w:rsidDel="41526718" w:rsidR="329C6CE6">
          <w:delText xml:space="preserve">both </w:delText>
        </w:r>
      </w:del>
      <w:ins w:author="Ume Sauda Ghanyani" w:date="2025-08-07T07:57:00Z" w:id="164">
        <w:r w:rsidR="6A3AE96A">
          <w:t>TC</w:t>
        </w:r>
      </w:ins>
      <w:ins w:author="Ume Sauda Ghanyani" w:date="2025-08-11T05:29:00Z" w:id="165">
        <w:r w:rsidR="295335CE">
          <w:t>S</w:t>
        </w:r>
      </w:ins>
      <w:ins w:author="Ume Sauda Ghanyani" w:date="2025-08-07T07:57:00Z" w:id="166">
        <w:r w:rsidR="6A3AE96A">
          <w:t xml:space="preserve">, </w:t>
        </w:r>
      </w:ins>
      <w:del w:author="Ume Sauda Ghanyani" w:date="2025-08-12T05:58:00Z" w:id="167">
        <w:r w:rsidDel="41526718" w:rsidR="329C6CE6">
          <w:delText>Rule Builder</w:delText>
        </w:r>
      </w:del>
      <w:ins w:author="Ume Sauda Ghanyani" w:date="2025-08-12T05:52:00Z" w:id="168">
        <w:r w:rsidR="459129E8">
          <w:t>Tazama Rule Studio</w:t>
        </w:r>
      </w:ins>
      <w:r>
        <w:t xml:space="preserve"> and Config-UI for</w:t>
      </w:r>
      <w:commentRangeEnd w:id="162"/>
      <w:r w:rsidR="329C6CE6">
        <w:rPr>
          <w:rStyle w:val="CommentReference"/>
        </w:rPr>
        <w:commentReference w:id="162"/>
      </w:r>
      <w:r>
        <w:t>:</w:t>
      </w:r>
    </w:p>
    <w:p w:rsidR="1942532E" w:rsidP="70B044FC" w:rsidRDefault="1942532E" w14:paraId="77C74C44" w14:textId="358C99AD">
      <w:pPr>
        <w:pStyle w:val="ListParagraph"/>
        <w:numPr>
          <w:ilvl w:val="1"/>
          <w:numId w:val="20"/>
        </w:numPr>
        <w:spacing w:after="0"/>
        <w:rPr>
          <w:ins w:author="Ume Sauda Ghanyani" w:date="2025-08-07T07:58:00Z" w16du:dateUtc="2025-08-07T07:58:06Z" w:id="169"/>
        </w:rPr>
      </w:pPr>
      <w:ins w:author="Ume Sauda Ghanyani" w:date="2025-08-07T08:00:00Z" w:id="170">
        <w:r w:rsidRPr="70B044FC">
          <w:t>Use the TC</w:t>
        </w:r>
      </w:ins>
      <w:ins w:author="Ume Sauda Ghanyani" w:date="2025-08-11T05:29:00Z" w:id="171">
        <w:r w:rsidRPr="70B044FC" w:rsidR="1E5A5CF7">
          <w:t>S</w:t>
        </w:r>
      </w:ins>
      <w:ins w:author="Ume Sauda Ghanyani" w:date="2025-08-07T08:00:00Z" w:id="172">
        <w:r w:rsidRPr="70B044FC">
          <w:t xml:space="preserve"> payload output as input data to simulate the rule for new messages.</w:t>
        </w:r>
      </w:ins>
    </w:p>
    <w:p w:rsidR="329C6CE6" w:rsidP="4A725168" w:rsidRDefault="329C6CE6" w14:paraId="76E02B6E" w14:textId="53D20BF3">
      <w:pPr>
        <w:pStyle w:val="ListParagraph"/>
        <w:numPr>
          <w:ilvl w:val="1"/>
          <w:numId w:val="20"/>
        </w:numPr>
        <w:spacing w:after="0"/>
      </w:pPr>
      <w:r w:rsidRPr="4A725168">
        <w:t>Simulating rules using pre-defined or custom test datasets.</w:t>
      </w:r>
    </w:p>
    <w:p w:rsidR="329C6CE6" w:rsidP="4A725168" w:rsidRDefault="329C6CE6" w14:paraId="2CFDCEC0" w14:textId="7E98B496" w14:noSpellErr="1">
      <w:pPr>
        <w:pStyle w:val="ListParagraph"/>
        <w:numPr>
          <w:ilvl w:val="1"/>
          <w:numId w:val="20"/>
        </w:numPr>
        <w:spacing w:after="0"/>
        <w:rPr>
          <w:ins w:author="Ume Sauda Ghanyani" w:date="2025-08-12T06:25:07.499Z" w16du:dateUtc="2025-08-12T06:25:07.499Z" w:id="1093192137"/>
        </w:rPr>
      </w:pPr>
      <w:r w:rsidR="0C1C5763">
        <w:rPr/>
        <w:t>Evaluating rule output accuracy and performance before approval.</w:t>
      </w:r>
    </w:p>
    <w:p w:rsidR="39ED8B8C" w:rsidP="4441BA12" w:rsidRDefault="39ED8B8C" w14:paraId="4512934A" w14:textId="58E9BC92">
      <w:pPr>
        <w:pStyle w:val="ListParagraph"/>
        <w:numPr>
          <w:ilvl w:val="0"/>
          <w:numId w:val="20"/>
        </w:numPr>
        <w:spacing w:after="0"/>
        <w:rPr>
          <w:ins w:author="Ume Sauda Ghanyani" w:date="2025-08-12T07:16:50.719Z" w16du:dateUtc="2025-08-12T07:16:50.719Z" w:id="157998176"/>
        </w:rPr>
      </w:pPr>
      <w:ins w:author="Ume Sauda Ghanyani" w:date="2025-08-12T06:25:47.933Z" w:id="226213157">
        <w:r w:rsidR="39ED8B8C">
          <w:t>A CSV file for Datasets is imported in the Simulation Sandbox VM environment for the testing of rules (considered for now).</w:t>
        </w:r>
      </w:ins>
    </w:p>
    <w:p w:rsidR="557E37B3" w:rsidP="4441BA12" w:rsidRDefault="557E37B3" w14:paraId="2824FF6E" w14:textId="5F5B4401">
      <w:pPr>
        <w:pStyle w:val="ListParagraph"/>
        <w:spacing w:after="0"/>
        <w:ind w:left="720"/>
        <w:pPrChange w:author="Ume Sauda Ghanyani" w:date="2025-08-12T07:16:51.497Z">
          <w:pPr>
            <w:pStyle w:val="ListParagraph"/>
            <w:numPr>
              <w:ilvl w:val="0"/>
              <w:numId w:val="20"/>
            </w:numPr>
            <w:spacing w:after="0"/>
          </w:pPr>
        </w:pPrChange>
      </w:pPr>
      <w:ins w:author="Ume Sauda Ghanyani" w:date="2025-08-12T07:16:54.563Z" w:id="2097018889">
        <w:r w:rsidRPr="4441BA12" w:rsidR="557E37B3">
          <w:rPr>
            <w:b w:val="1"/>
            <w:bCs w:val="1"/>
            <w:rPrChange w:author="Ume Sauda Ghanyani" w:date="2025-08-12T07:17:25.646Z" w:id="701023367"/>
          </w:rPr>
          <w:t>Note:</w:t>
        </w:r>
        <w:r w:rsidR="557E37B3">
          <w:t xml:space="preserve"> </w:t>
        </w:r>
        <w:r w:rsidRPr="4441BA12" w:rsidR="557E37B3">
          <w:rPr>
            <w:noProof w:val="0"/>
            <w:lang w:val="en-US"/>
          </w:rPr>
          <w:t>All actions are performed within the Rule Builder interfac</w:t>
        </w:r>
        <w:r w:rsidRPr="4441BA12" w:rsidR="557E37B3">
          <w:rPr>
            <w:noProof w:val="0"/>
            <w:lang w:val="en-US"/>
          </w:rPr>
          <w:t>e. The Simulation</w:t>
        </w:r>
        <w:r w:rsidRPr="4441BA12" w:rsidR="557E37B3">
          <w:rPr>
            <w:noProof w:val="0"/>
            <w:lang w:val="en-US"/>
          </w:rPr>
          <w:t xml:space="preserve"> Sandbox operates in the background and streams its results directly into the Rule Builder. </w:t>
        </w:r>
      </w:ins>
      <w:commentRangeStart w:id="1946507267"/>
      <w:ins w:author="Ume Sauda Ghanyani" w:date="2025-08-12T07:16:54.563Z" w:id="999878456">
        <w:r w:rsidRPr="4441BA12" w:rsidR="557E37B3">
          <w:rPr>
            <w:noProof w:val="0"/>
            <w:lang w:val="en-US"/>
          </w:rPr>
          <w:t>T</w:t>
        </w:r>
        <w:r w:rsidRPr="4441BA12" w:rsidR="557E37B3">
          <w:rPr>
            <w:noProof w:val="0"/>
            <w:highlight w:val="yellow"/>
            <w:lang w:val="en-US"/>
            <w:rPrChange w:author="sandy@labuschagnehome.com" w:date="2025-08-14T10:18:36.169Z" w:id="878432406">
              <w:rPr>
                <w:noProof w:val="0"/>
                <w:lang w:val="en-US"/>
              </w:rPr>
            </w:rPrChange>
          </w:rPr>
          <w:t>here is no separate service or user interface for the Simulation Sandbox</w:t>
        </w:r>
      </w:ins>
      <w:commentRangeEnd w:id="1946507267"/>
      <w:r>
        <w:rPr>
          <w:rStyle w:val="CommentReference"/>
        </w:rPr>
        <w:commentReference w:id="1946507267"/>
      </w:r>
      <w:ins w:author="Ume Sauda Ghanyani" w:date="2025-08-12T07:16:54.563Z" w:id="1285120089">
        <w:r w:rsidRPr="4441BA12" w:rsidR="557E37B3">
          <w:rPr>
            <w:noProof w:val="0"/>
            <w:highlight w:val="yellow"/>
            <w:lang w:val="en-US"/>
            <w:rPrChange w:author="sandy@labuschagnehome.com" w:date="2025-08-14T10:18:36.169Z" w:id="157142122">
              <w:rPr>
                <w:noProof w:val="0"/>
                <w:lang w:val="en-US"/>
              </w:rPr>
            </w:rPrChange>
          </w:rPr>
          <w:t>.</w:t>
        </w:r>
      </w:ins>
      <w:commentRangeEnd w:id="1336412298"/>
      <w:r>
        <w:rPr>
          <w:rStyle w:val="CommentReference"/>
        </w:rPr>
        <w:commentReference w:id="1336412298"/>
      </w:r>
      <w:commentRangeEnd w:id="1174225952"/>
      <w:r>
        <w:rPr>
          <w:rStyle w:val="CommentReference"/>
        </w:rPr>
        <w:commentReference w:id="1174225952"/>
      </w:r>
      <w:commentRangeEnd w:id="1618388032"/>
      <w:r>
        <w:rPr>
          <w:rStyle w:val="CommentReference"/>
        </w:rPr>
        <w:commentReference w:id="1618388032"/>
      </w:r>
      <w:commentRangeEnd w:id="1478636147"/>
      <w:r>
        <w:rPr>
          <w:rStyle w:val="CommentReference"/>
        </w:rPr>
        <w:commentReference w:id="1478636147"/>
      </w:r>
    </w:p>
    <w:p w:rsidR="329C6CE6" w:rsidP="4A725168" w:rsidRDefault="329C6CE6" w14:paraId="45300286" w14:textId="3344B029">
      <w:pPr>
        <w:spacing w:after="0"/>
        <w:ind w:left="1440"/>
      </w:pPr>
      <w:r w:rsidRPr="4A725168">
        <w:t xml:space="preserve"> </w:t>
      </w:r>
    </w:p>
    <w:p w:rsidR="329C6CE6" w:rsidP="4A725168" w:rsidRDefault="329C6CE6" w14:paraId="12882B8E" w14:textId="25536230">
      <w:pPr>
        <w:spacing w:after="0"/>
      </w:pPr>
      <w:r w:rsidRPr="4A725168">
        <w:rPr>
          <w:b/>
          <w:bCs/>
        </w:rPr>
        <w:t>Workflow Integration</w:t>
      </w:r>
    </w:p>
    <w:p w:rsidR="329C6CE6" w:rsidP="4A725168" w:rsidRDefault="41526718" w14:paraId="5248D9D2" w14:textId="3DE2B6F3">
      <w:pPr>
        <w:pStyle w:val="ListParagraph"/>
        <w:numPr>
          <w:ilvl w:val="0"/>
          <w:numId w:val="19"/>
        </w:numPr>
        <w:spacing w:after="0"/>
      </w:pPr>
      <w:r>
        <w:t xml:space="preserve">Maker </w:t>
      </w:r>
      <w:ins w:author="Ume Sauda Ghanyani" w:date="2025-08-11T05:29:00Z" w:id="173">
        <w:r w:rsidR="1EE3C09D">
          <w:t xml:space="preserve">selects the </w:t>
        </w:r>
      </w:ins>
      <w:commentRangeStart w:id="174"/>
      <w:commentRangeStart w:id="175"/>
      <w:del w:author="Ume Sauda Ghanyani" w:date="2025-08-11T05:29:00Z" w:id="176">
        <w:r w:rsidDel="41526718" w:rsidR="329C6CE6">
          <w:delText xml:space="preserve">imports </w:delText>
        </w:r>
      </w:del>
      <w:commentRangeEnd w:id="174"/>
      <w:r w:rsidR="329C6CE6">
        <w:rPr>
          <w:rStyle w:val="CommentReference"/>
        </w:rPr>
        <w:commentReference w:id="174"/>
      </w:r>
      <w:commentRangeEnd w:id="175"/>
      <w:r w:rsidR="329C6CE6">
        <w:rPr>
          <w:rStyle w:val="CommentReference"/>
        </w:rPr>
        <w:commentReference w:id="175"/>
      </w:r>
      <w:r>
        <w:t xml:space="preserve">payload → Designs rule in </w:t>
      </w:r>
      <w:ins w:author="Ume Sauda Ghanyani" w:date="2025-08-11T05:32:00Z" w:id="177">
        <w:r w:rsidR="2B0AFCA3">
          <w:t xml:space="preserve">Tazama </w:t>
        </w:r>
      </w:ins>
      <w:ins w:author="Ume Sauda Ghanyani" w:date="2025-08-11T05:33:00Z" w:id="178">
        <w:r w:rsidR="2B0AFCA3">
          <w:t xml:space="preserve">Rule Studio by defining the Rule </w:t>
        </w:r>
      </w:ins>
      <w:del w:author="Ume Sauda Ghanyani" w:date="2025-08-11T05:39:00Z" w:id="179">
        <w:r w:rsidDel="41526718" w:rsidR="329C6CE6">
          <w:delText>Rule</w:delText>
        </w:r>
      </w:del>
      <w:ins w:author="Ume Sauda Ghanyani" w:date="2025-08-11T05:39:00Z" w:id="180">
        <w:r w:rsidR="0D7B6283">
          <w:t xml:space="preserve">definition. </w:t>
        </w:r>
      </w:ins>
      <w:del w:author="Ume Sauda Ghanyani" w:date="2025-08-12T05:52:00Z" w:id="181">
        <w:r w:rsidDel="41526718" w:rsidR="329C6CE6">
          <w:delText xml:space="preserve"> Builder</w:delText>
        </w:r>
      </w:del>
      <w:r>
        <w:t>.</w:t>
      </w:r>
    </w:p>
    <w:p w:rsidR="329C6CE6" w:rsidP="4A725168" w:rsidRDefault="329C6CE6" w14:paraId="62536963" w14:textId="0590A727" w14:noSpellErr="1">
      <w:pPr>
        <w:pStyle w:val="ListParagraph"/>
        <w:numPr>
          <w:ilvl w:val="0"/>
          <w:numId w:val="19"/>
        </w:numPr>
        <w:spacing w:after="0"/>
        <w:rPr>
          <w:ins w:author="Ume Sauda Ghanyani" w:date="2025-08-12T06:23:07.736Z" w16du:dateUtc="2025-08-12T06:23:07.736Z" w:id="1242229847"/>
        </w:rPr>
      </w:pPr>
      <w:commentRangeStart w:id="183"/>
      <w:commentRangeStart w:id="184"/>
      <w:del w:author="Ume Sauda Ghanyani" w:date="2025-08-07T08:36:00Z" w:id="299100831">
        <w:r w:rsidDel="0C1C5763">
          <w:delText>Rule logic</w:delText>
        </w:r>
      </w:del>
      <w:commentRangeEnd w:id="183"/>
      <w:r>
        <w:rPr>
          <w:rStyle w:val="CommentReference"/>
        </w:rPr>
        <w:commentReference w:id="183"/>
      </w:r>
      <w:commentRangeEnd w:id="184"/>
      <w:r>
        <w:rPr>
          <w:rStyle w:val="CommentReference"/>
        </w:rPr>
        <w:commentReference w:id="184"/>
      </w:r>
      <w:del w:author="Ume Sauda Ghanyani" w:date="2025-08-07T08:36:00Z" w:id="415682107">
        <w:r w:rsidDel="0C1C5763">
          <w:delText xml:space="preserve"> is stored in Rule Config and can be managed via Config-UI.</w:delText>
        </w:r>
      </w:del>
      <w:ins w:author="Ume Sauda Ghanyani" w:date="2025-08-07T08:36:00Z" w:id="758903734">
        <w:r w:rsidR="19EE3FFA">
          <w:t xml:space="preserve"> </w:t>
        </w:r>
      </w:ins>
      <w:ins w:author="Ume Sauda Ghanyani" w:date="2025-08-11T05:30:00Z" w:id="2114891386">
        <w:r w:rsidR="6927C7FB">
          <w:t>The configuration</w:t>
        </w:r>
      </w:ins>
      <w:ins w:author="Ume Sauda Ghanyani" w:date="2025-08-07T08:37:00Z" w:id="743785668">
        <w:r w:rsidR="19EE3FFA">
          <w:t xml:space="preserve"> of rules (</w:t>
        </w:r>
        <w:r w:rsidR="19EE3FFA">
          <w:t>e.g.</w:t>
        </w:r>
        <w:r w:rsidR="19EE3FFA">
          <w:t xml:space="preserve"> creating a new rule etc.) is managed via config UI</w:t>
        </w:r>
      </w:ins>
      <w:ins w:author="Ume Sauda Ghanyani" w:date="2025-08-11T05:31:00Z" w:id="1249044638">
        <w:r w:rsidR="72348FFB">
          <w:t xml:space="preserve">. Config UI produces a JSON Object that </w:t>
        </w:r>
        <w:r w:rsidR="72348FFB">
          <w:t>contains</w:t>
        </w:r>
        <w:r w:rsidR="72348FFB">
          <w:t xml:space="preserve"> parameters known as Rule Config. </w:t>
        </w:r>
      </w:ins>
    </w:p>
    <w:p w:rsidR="4FA87257" w:rsidP="4441BA12" w:rsidRDefault="4FA87257" w14:paraId="6C5EB874" w14:textId="714267CF">
      <w:pPr>
        <w:pStyle w:val="ListParagraph"/>
        <w:numPr>
          <w:ilvl w:val="0"/>
          <w:numId w:val="19"/>
        </w:numPr>
        <w:spacing w:after="0"/>
        <w:rPr>
          <w:del w:author="Ume Sauda Ghanyani" w:date="2025-08-07T08:36:00Z" w16du:dateUtc="2025-08-07T08:36:55Z" w:id="1321690257"/>
          <w:noProof w:val="0"/>
          <w:sz w:val="20"/>
          <w:szCs w:val="20"/>
          <w:lang w:val="en-US"/>
        </w:rPr>
        <w:pPrChange w:author="Ume Sauda Ghanyani" w:date="2025-08-12T06:24:27.374Z">
          <w:pPr>
            <w:spacing w:after="0"/>
            <w:ind w:left="720"/>
          </w:pPr>
        </w:pPrChange>
      </w:pPr>
      <w:ins w:author="Ume Sauda Ghanyani" w:date="2025-08-12T06:24:07.817Z" w:id="965692367">
        <w:r w:rsidRPr="4441BA12" w:rsidR="4FA87257">
          <w:rPr>
            <w:noProof w:val="0"/>
            <w:lang w:val="en-US"/>
          </w:rPr>
          <w:t xml:space="preserve">The rule logic is </w:t>
        </w:r>
        <w:r w:rsidRPr="4441BA12" w:rsidR="4FA87257">
          <w:rPr>
            <w:noProof w:val="0"/>
            <w:lang w:val="en-US"/>
          </w:rPr>
          <w:t>validated</w:t>
        </w:r>
        <w:r w:rsidRPr="4441BA12" w:rsidR="4FA87257">
          <w:rPr>
            <w:noProof w:val="0"/>
            <w:lang w:val="en-US"/>
          </w:rPr>
          <w:t xml:space="preserve"> within the Rule Builder platform to ensure that the query executes correctly and returns the expected results.</w:t>
        </w:r>
      </w:ins>
    </w:p>
    <w:p w:rsidR="329C6CE6" w:rsidP="4A725168" w:rsidRDefault="41526718" w14:paraId="6F5F6EDB" w14:textId="1A958DAB">
      <w:pPr>
        <w:pStyle w:val="ListParagraph"/>
        <w:numPr>
          <w:ilvl w:val="0"/>
          <w:numId w:val="19"/>
        </w:numPr>
        <w:spacing w:after="0"/>
        <w:rPr>
          <w:del w:author="Ume Sauda Ghanyani" w:date="2025-08-12T06:23:04.796Z" w16du:dateUtc="2025-08-12T06:23:04.796Z" w:id="1643440378"/>
        </w:rPr>
      </w:pPr>
      <w:r w:rsidR="07ABBAC7">
        <w:rPr/>
        <w:t>Rules are tested in DEV/QA using Sandbox</w:t>
      </w:r>
      <w:ins w:author="Ume Sauda Ghanyani" w:date="2025-08-11T05:34:00Z" w:id="31570192">
        <w:r w:rsidR="5E3DD75A">
          <w:t xml:space="preserve"> </w:t>
        </w:r>
      </w:ins>
      <w:del w:author="Ume Sauda Ghanyani" w:date="2025-08-12T06:23:04.798Z" w:id="451368496">
        <w:r w:rsidDel="0C1C5763">
          <w:delText>.</w:delText>
        </w:r>
      </w:del>
    </w:p>
    <w:p w:rsidR="329C6CE6" w:rsidP="4A725168" w:rsidRDefault="329C6CE6" w14:paraId="0BFACC4C" w14:textId="3611711A">
      <w:pPr>
        <w:pStyle w:val="ListParagraph"/>
        <w:numPr>
          <w:ilvl w:val="0"/>
          <w:numId w:val="19"/>
        </w:numPr>
        <w:spacing w:after="0"/>
      </w:pPr>
      <w:r w:rsidRPr="4A725168">
        <w:t>Checker validates simulation outputs and either approves or rejects.</w:t>
      </w:r>
    </w:p>
    <w:p w:rsidR="329C6CE6" w:rsidP="70B044FC" w:rsidRDefault="41526718" w14:paraId="7D1FFF44" w14:textId="76619C6E">
      <w:pPr>
        <w:pStyle w:val="ListParagraph"/>
        <w:numPr>
          <w:ilvl w:val="0"/>
          <w:numId w:val="19"/>
        </w:numPr>
        <w:spacing w:after="0"/>
        <w:rPr/>
        <w:sectPr w:rsidR="329C6CE6" w:rsidSect="009179F6">
          <w:headerReference w:type="default" r:id="rId15"/>
          <w:footerReference w:type="default" r:id="rId16"/>
          <w:footerReference w:type="first" r:id="rId17"/>
          <w:pgSz w:w="11906" w:h="16838" w:orient="portrait"/>
          <w:pgMar w:top="1440" w:right="1440" w:bottom="1440" w:left="1440" w:header="708" w:footer="708" w:gutter="0"/>
          <w:cols w:space="708"/>
          <w:titlePg/>
          <w:docGrid w:linePitch="360"/>
        </w:sectPr>
      </w:pPr>
      <w:r w:rsidR="07ABBAC7">
        <w:rPr/>
        <w:t xml:space="preserve">Upon approval, Admin publishes a rule to </w:t>
      </w:r>
      <w:r w:rsidR="48885B35">
        <w:rPr/>
        <w:t>Pr</w:t>
      </w:r>
      <w:r w:rsidR="48885B35">
        <w:rPr/>
        <w:t>oduction. The</w:t>
      </w:r>
      <w:r w:rsidR="43A714A8">
        <w:rPr/>
        <w:t xml:space="preserve"> rule is implemented in the production environment, ensuring that configurations are never overwritten and that new versions supersede older ones. A new network map </w:t>
      </w:r>
      <w:r w:rsidR="43A714A8">
        <w:rPr/>
        <w:t>is</w:t>
      </w:r>
      <w:r w:rsidR="43A714A8">
        <w:rPr/>
        <w:t xml:space="preserve"> issued to support the updated configuration.</w:t>
      </w:r>
      <w:r w:rsidR="43A714A8">
        <w:rPr/>
        <w:t xml:space="preserve"> </w:t>
      </w:r>
      <w:del w:author="Ume Sauda Ghanyani" w:date="2025-08-07T08:07:00Z" w:id="422826555">
        <w:r w:rsidDel="41526718">
          <w:delText xml:space="preserve">with </w:delText>
        </w:r>
      </w:del>
      <w:commentRangeStart w:id="198"/>
      <w:del w:author="Ume Sauda Ghanyani" w:date="2025-08-07T08:07:00Z" w:id="1137810239">
        <w:r w:rsidDel="41526718">
          <w:delText>associated configuration</w:delText>
        </w:r>
      </w:del>
      <w:commentRangeEnd w:id="198"/>
      <w:r>
        <w:rPr>
          <w:rStyle w:val="CommentReference"/>
        </w:rPr>
        <w:commentReference w:id="198"/>
      </w:r>
      <w:r w:rsidR="43A714A8">
        <w:rPr/>
        <w:t>.</w:t>
      </w:r>
    </w:p>
    <w:p w:rsidR="006E4182" w:rsidP="4A725168" w:rsidRDefault="372142E3" w14:paraId="60B6FF18" w14:textId="36680694" w14:noSpellErr="1">
      <w:pPr>
        <w:pStyle w:val="Heading2"/>
        <w:numPr>
          <w:ilvl w:val="0"/>
          <w:numId w:val="0"/>
        </w:numPr>
      </w:pPr>
      <w:bookmarkStart w:name="_Toc1108860726" w:id="199"/>
      <w:bookmarkStart w:name="_Toc1497679310" w:id="1696888329"/>
      <w:r w:rsidR="4A36F33F">
        <w:rPr/>
        <w:t xml:space="preserve">3.2 </w:t>
      </w:r>
      <w:r w:rsidR="740470BB">
        <w:rPr/>
        <w:t>End to End Flow</w:t>
      </w:r>
      <w:bookmarkEnd w:id="199"/>
      <w:bookmarkEnd w:id="1696888329"/>
      <w:commentRangeStart w:id="280530617"/>
      <w:commentRangeStart w:id="1567060285"/>
      <w:commentRangeEnd w:id="280530617"/>
      <w:r>
        <w:rPr>
          <w:rStyle w:val="CommentReference"/>
        </w:rPr>
        <w:commentReference w:id="280530617"/>
      </w:r>
      <w:commentRangeEnd w:id="1567060285"/>
      <w:r>
        <w:rPr>
          <w:rStyle w:val="CommentReference"/>
        </w:rPr>
        <w:commentReference w:id="1567060285"/>
      </w:r>
    </w:p>
    <w:p w:rsidR="00F773A9" w:rsidP="4A725168" w:rsidRDefault="36F86FC1" w14:paraId="247A501B" w14:textId="03535240">
      <w:pPr>
        <w:jc w:val="center"/>
        <w:sectPr w:rsidR="00F773A9" w:rsidSect="00F773A9">
          <w:pgSz w:w="16838" w:h="11906" w:orient="landscape"/>
          <w:pgMar w:top="1440" w:right="1440" w:bottom="1440" w:left="1440" w:header="708" w:footer="708" w:gutter="0"/>
          <w:cols w:space="708"/>
          <w:titlePg/>
          <w:docGrid w:linePitch="360"/>
        </w:sectPr>
      </w:pPr>
      <w:r w:rsidR="12D0BA4A">
        <w:drawing>
          <wp:inline wp14:editId="260B485C" wp14:anchorId="72B62652">
            <wp:extent cx="8858250" cy="5305425"/>
            <wp:effectExtent l="0" t="0" r="0" b="0"/>
            <wp:docPr id="2017050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050134" name=""/>
                    <pic:cNvPicPr/>
                  </pic:nvPicPr>
                  <pic:blipFill>
                    <a:blip xmlns:r="http://schemas.openxmlformats.org/officeDocument/2006/relationships" r:embed="rId1989429241">
                      <a:extLst>
                        <a:ext xmlns:a="http://schemas.openxmlformats.org/drawingml/2006/main" uri="{28A0092B-C50C-407E-A947-70E740481C1C}">
                          <a14:useLocalDpi xmlns:a14="http://schemas.microsoft.com/office/drawing/2010/main" val="0"/>
                        </a:ext>
                      </a:extLst>
                    </a:blip>
                    <a:stretch>
                      <a:fillRect/>
                    </a:stretch>
                  </pic:blipFill>
                  <pic:spPr>
                    <a:xfrm>
                      <a:off x="0" y="0"/>
                      <a:ext cx="8858250" cy="5305425"/>
                    </a:xfrm>
                    <a:prstGeom prst="rect">
                      <a:avLst/>
                    </a:prstGeom>
                  </pic:spPr>
                </pic:pic>
              </a:graphicData>
            </a:graphic>
          </wp:inline>
        </w:drawing>
      </w:r>
    </w:p>
    <w:p w:rsidR="1C55C0CB" w:rsidP="4A725168" w:rsidRDefault="51F74009" w14:paraId="0A424235" w14:textId="7787FD8D" w14:noSpellErr="1">
      <w:pPr>
        <w:pStyle w:val="Heading3"/>
      </w:pPr>
      <w:bookmarkStart w:name="_Toc194068096" w:id="200"/>
      <w:bookmarkStart w:name="_Toc1681433008" w:id="574920263"/>
      <w:r w:rsidR="537ED7D0">
        <w:rPr/>
        <w:t>3.2.1</w:t>
      </w:r>
      <w:commentRangeStart w:id="536143083"/>
      <w:r w:rsidR="537ED7D0">
        <w:rPr/>
        <w:t xml:space="preserve"> </w:t>
      </w:r>
      <w:r w:rsidR="0DD2FB62">
        <w:rPr/>
        <w:t>System Actors:</w:t>
      </w:r>
      <w:bookmarkEnd w:id="200"/>
      <w:bookmarkEnd w:id="574920263"/>
      <w:commentRangeEnd w:id="536143083"/>
      <w:r>
        <w:rPr>
          <w:rStyle w:val="CommentReference"/>
        </w:rPr>
        <w:commentReference w:id="536143083"/>
      </w:r>
    </w:p>
    <w:p w:rsidR="296F10C4" w:rsidP="4A725168" w:rsidRDefault="688F3361" w14:paraId="2ED2AB72" w14:textId="3B1CDD5E">
      <w:r w:rsidRPr="2615283E" w:rsidR="3CF1925D">
        <w:rPr>
          <w:color w:val="000000" w:themeColor="text1" w:themeTint="FF" w:themeShade="FF"/>
        </w:rPr>
        <w:t xml:space="preserve">The </w:t>
      </w:r>
      <w:del w:author="Ume Sauda Ghanyani" w:date="2025-08-12T05:52:00Z" w:id="708183117">
        <w:r w:rsidRPr="2615283E" w:rsidDel="688F3361">
          <w:rPr>
            <w:color w:val="000000" w:themeColor="text1" w:themeTint="FF" w:themeShade="FF"/>
          </w:rPr>
          <w:delText>Rule Builder</w:delText>
        </w:r>
      </w:del>
      <w:ins w:author="Ume Sauda Ghanyani" w:date="2025-08-12T05:58:00Z" w:id="632267547">
        <w:r w:rsidRPr="2615283E" w:rsidR="6D65538C">
          <w:rPr>
            <w:color w:val="000000" w:themeColor="text1" w:themeTint="FF" w:themeShade="FF"/>
          </w:rPr>
          <w:t>Tazama Rule Studio</w:t>
        </w:r>
      </w:ins>
      <w:del w:author="Ume Sauda Ghanyani" w:date="2025-08-12T05:52:00Z" w:id="534398704">
        <w:r w:rsidRPr="2615283E" w:rsidDel="688F3361">
          <w:rPr>
            <w:color w:val="000000" w:themeColor="text1" w:themeTint="FF" w:themeShade="FF"/>
          </w:rPr>
          <w:delText xml:space="preserve"> </w:delText>
        </w:r>
      </w:del>
      <w:ins w:author="Ume Sauda Ghanyani" w:date="2025-08-12T05:52:00Z" w:id="1316035151">
        <w:r w:rsidRPr="2615283E" w:rsidR="4D5AB534">
          <w:rPr>
            <w:color w:val="000000" w:themeColor="text1" w:themeTint="FF" w:themeShade="FF"/>
          </w:rPr>
          <w:t xml:space="preserve"> </w:t>
        </w:r>
      </w:ins>
      <w:r w:rsidRPr="2615283E" w:rsidR="3CF1925D">
        <w:rPr>
          <w:color w:val="000000" w:themeColor="text1" w:themeTint="FF" w:themeShade="FF"/>
        </w:rPr>
        <w:t xml:space="preserve">is designed for use by three key roles: </w:t>
      </w:r>
      <w:r w:rsidRPr="2615283E" w:rsidR="550423D1">
        <w:rPr>
          <w:color w:val="000000" w:themeColor="text1" w:themeTint="FF" w:themeShade="FF"/>
        </w:rPr>
        <w:t>Maker</w:t>
      </w:r>
      <w:r w:rsidRPr="2615283E" w:rsidR="3CF1925D">
        <w:rPr>
          <w:color w:val="000000" w:themeColor="text1" w:themeTint="FF" w:themeShade="FF"/>
        </w:rPr>
        <w:t xml:space="preserve">, </w:t>
      </w:r>
      <w:r w:rsidRPr="2615283E" w:rsidR="6AF29DAC">
        <w:rPr>
          <w:color w:val="000000" w:themeColor="text1" w:themeTint="FF" w:themeShade="FF"/>
        </w:rPr>
        <w:t xml:space="preserve">Checker </w:t>
      </w:r>
      <w:r w:rsidRPr="2615283E" w:rsidR="3CF1925D">
        <w:rPr>
          <w:color w:val="000000" w:themeColor="text1" w:themeTint="FF" w:themeShade="FF"/>
        </w:rPr>
        <w:t>and Deployer</w:t>
      </w:r>
      <w:r w:rsidRPr="2615283E" w:rsidR="3CF1925D">
        <w:rPr>
          <w:color w:val="000000" w:themeColor="text1" w:themeTint="FF" w:themeShade="FF"/>
        </w:rPr>
        <w:t xml:space="preserve">. The </w:t>
      </w:r>
      <w:del w:author="Ume Sauda Ghanyani" w:date="2025-08-12T05:52:00Z" w:id="1952534355">
        <w:r w:rsidRPr="2615283E" w:rsidDel="688F3361">
          <w:rPr>
            <w:color w:val="000000" w:themeColor="text1" w:themeTint="FF" w:themeShade="FF"/>
          </w:rPr>
          <w:delText>Rule Builder</w:delText>
        </w:r>
      </w:del>
      <w:ins w:author="Ume Sauda Ghanyani" w:date="2025-08-12T05:52:00Z" w:id="1526683256">
        <w:r w:rsidRPr="2615283E" w:rsidR="68419296">
          <w:rPr>
            <w:color w:val="000000" w:themeColor="text1" w:themeTint="FF" w:themeShade="FF"/>
          </w:rPr>
          <w:t>T</w:t>
        </w:r>
      </w:ins>
      <w:ins w:author="Ume Sauda Ghanyani" w:date="2025-08-12T05:53:00Z" w:id="1769718686">
        <w:r w:rsidRPr="2615283E" w:rsidR="68419296">
          <w:rPr>
            <w:color w:val="000000" w:themeColor="text1" w:themeTint="FF" w:themeShade="FF"/>
          </w:rPr>
          <w:t>azama Rule Studio</w:t>
        </w:r>
      </w:ins>
      <w:r w:rsidRPr="2615283E" w:rsidR="45E94CEF">
        <w:rPr>
          <w:color w:val="000000" w:themeColor="text1" w:themeTint="FF" w:themeShade="FF"/>
        </w:rPr>
        <w:t xml:space="preserve"> </w:t>
      </w:r>
      <w:r w:rsidRPr="2615283E" w:rsidR="3CF1925D">
        <w:rPr>
          <w:color w:val="000000" w:themeColor="text1" w:themeTint="FF" w:themeShade="FF"/>
        </w:rPr>
        <w:t xml:space="preserve">provides a role-aware interface that tailors access to features based on each user's responsibilities and technical </w:t>
      </w:r>
      <w:r w:rsidRPr="2615283E" w:rsidR="3CF1925D">
        <w:rPr>
          <w:color w:val="000000" w:themeColor="text1" w:themeTint="FF" w:themeShade="FF"/>
        </w:rPr>
        <w:t>proficiency</w:t>
      </w:r>
      <w:r w:rsidRPr="2615283E" w:rsidR="3CF1925D">
        <w:rPr>
          <w:color w:val="000000" w:themeColor="text1" w:themeTint="FF" w:themeShade="FF"/>
        </w:rPr>
        <w:t xml:space="preserve">. </w:t>
      </w:r>
      <w:r w:rsidRPr="2615283E" w:rsidR="40A74115">
        <w:rPr>
          <w:color w:val="000000" w:themeColor="text1" w:themeTint="FF" w:themeShade="FF"/>
        </w:rPr>
        <w:t xml:space="preserve">Makers </w:t>
      </w:r>
      <w:r w:rsidRPr="2615283E" w:rsidR="3CF1925D">
        <w:rPr>
          <w:color w:val="000000" w:themeColor="text1" w:themeTint="FF" w:themeShade="FF"/>
        </w:rPr>
        <w:t>are responsible for</w:t>
      </w:r>
      <w:r w:rsidRPr="2615283E" w:rsidR="3CF1925D">
        <w:rPr>
          <w:color w:val="000000" w:themeColor="text1" w:themeTint="FF" w:themeShade="FF"/>
        </w:rPr>
        <w:t xml:space="preserve"> creating and configuring rules and exit conditions</w:t>
      </w:r>
      <w:r w:rsidRPr="2615283E" w:rsidR="3CF1925D">
        <w:rPr>
          <w:color w:val="000000" w:themeColor="text1" w:themeTint="FF" w:themeShade="FF"/>
        </w:rPr>
        <w:t xml:space="preserve">.  </w:t>
      </w:r>
      <w:r w:rsidRPr="2615283E" w:rsidR="2C5A6575">
        <w:rPr>
          <w:color w:val="000000" w:themeColor="text1" w:themeTint="FF" w:themeShade="FF"/>
        </w:rPr>
        <w:t>Check</w:t>
      </w:r>
      <w:r w:rsidRPr="2615283E" w:rsidR="3CF1925D">
        <w:rPr>
          <w:color w:val="000000" w:themeColor="text1" w:themeTint="FF" w:themeShade="FF"/>
        </w:rPr>
        <w:t xml:space="preserve">ers, on the other hand, are tasked with reviewing these configurations, approving </w:t>
      </w:r>
      <w:r w:rsidRPr="2615283E" w:rsidR="3CF1925D">
        <w:rPr>
          <w:color w:val="000000" w:themeColor="text1" w:themeTint="FF" w:themeShade="FF"/>
        </w:rPr>
        <w:t>them</w:t>
      </w:r>
      <w:r w:rsidRPr="2615283E" w:rsidR="3CF1925D">
        <w:rPr>
          <w:color w:val="000000" w:themeColor="text1" w:themeTint="FF" w:themeShade="FF"/>
        </w:rPr>
        <w:t xml:space="preserve"> and sending them over for </w:t>
      </w:r>
      <w:r w:rsidRPr="2615283E" w:rsidR="67036D70">
        <w:rPr>
          <w:color w:val="000000" w:themeColor="text1" w:themeTint="FF" w:themeShade="FF"/>
        </w:rPr>
        <w:t>deployment</w:t>
      </w:r>
      <w:r w:rsidRPr="2615283E" w:rsidR="3CF1925D">
        <w:rPr>
          <w:color w:val="000000" w:themeColor="text1" w:themeTint="FF" w:themeShade="FF"/>
        </w:rPr>
        <w:t xml:space="preserve">, and </w:t>
      </w:r>
      <w:r w:rsidRPr="2615283E" w:rsidR="35A1B832">
        <w:rPr>
          <w:color w:val="000000" w:themeColor="text1" w:themeTint="FF" w:themeShade="FF"/>
        </w:rPr>
        <w:t>Deploy</w:t>
      </w:r>
      <w:r w:rsidRPr="2615283E" w:rsidR="3CF1925D">
        <w:rPr>
          <w:color w:val="000000" w:themeColor="text1" w:themeTint="FF" w:themeShade="FF"/>
        </w:rPr>
        <w:t xml:space="preserve">ers are tasked </w:t>
      </w:r>
      <w:r w:rsidRPr="2615283E" w:rsidR="21B3D833">
        <w:rPr>
          <w:color w:val="000000" w:themeColor="text1" w:themeTint="FF" w:themeShade="FF"/>
        </w:rPr>
        <w:t>with deploying</w:t>
      </w:r>
      <w:r w:rsidRPr="2615283E" w:rsidR="3CF1925D">
        <w:rPr>
          <w:color w:val="000000" w:themeColor="text1" w:themeTint="FF" w:themeShade="FF"/>
        </w:rPr>
        <w:t xml:space="preserve"> the finalized </w:t>
      </w:r>
      <w:r w:rsidRPr="2615283E" w:rsidR="5868CFBD">
        <w:rPr>
          <w:color w:val="000000" w:themeColor="text1" w:themeTint="FF" w:themeShade="FF"/>
        </w:rPr>
        <w:t>configuration</w:t>
      </w:r>
      <w:r w:rsidRPr="2615283E" w:rsidR="3CF1925D">
        <w:rPr>
          <w:color w:val="000000" w:themeColor="text1" w:themeTint="FF" w:themeShade="FF"/>
        </w:rPr>
        <w:t xml:space="preserve"> to </w:t>
      </w:r>
      <w:r w:rsidRPr="2615283E" w:rsidR="61EA4C6C">
        <w:rPr>
          <w:color w:val="000000" w:themeColor="text1" w:themeTint="FF" w:themeShade="FF"/>
        </w:rPr>
        <w:t>Production environment</w:t>
      </w:r>
      <w:r w:rsidRPr="2615283E" w:rsidR="3CF1925D">
        <w:rPr>
          <w:color w:val="000000" w:themeColor="text1" w:themeTint="FF" w:themeShade="FF"/>
        </w:rPr>
        <w:t xml:space="preserve">. This streamlined role model ensures a secure, controlled, and auditable integration workflow within the </w:t>
      </w:r>
      <w:r w:rsidRPr="2615283E" w:rsidR="3CF1925D">
        <w:rPr>
          <w:color w:val="000000" w:themeColor="text1" w:themeTint="FF" w:themeShade="FF"/>
        </w:rPr>
        <w:t>Tazama</w:t>
      </w:r>
      <w:r w:rsidRPr="2615283E" w:rsidR="3CF1925D">
        <w:rPr>
          <w:color w:val="000000" w:themeColor="text1" w:themeTint="FF" w:themeShade="FF"/>
        </w:rPr>
        <w:t xml:space="preserve"> ecosystem.</w:t>
      </w:r>
    </w:p>
    <w:p w:rsidR="3D81D179" w:rsidP="4A725168" w:rsidRDefault="3D81D179" w14:paraId="62566869" w14:textId="224155C7">
      <w:ins w:author="Ume Sauda Ghanyani" w:date="2025-08-27T10:19:18.042Z" w:id="855317572">
        <w:r w:rsidR="3357A669">
          <w:drawing>
            <wp:inline wp14:editId="01F2DC92" wp14:anchorId="3561FE17">
              <wp:extent cx="5724525" cy="3228975"/>
              <wp:effectExtent l="0" t="0" r="0" b="0"/>
              <wp:docPr id="2127438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7438192" name=""/>
                      <pic:cNvPicPr/>
                    </pic:nvPicPr>
                    <pic:blipFill>
                      <a:blip xmlns:r="http://schemas.openxmlformats.org/officeDocument/2006/relationships" r:embed="rId1372433205">
                        <a:extLst>
                          <a:ext xmlns:a="http://schemas.openxmlformats.org/drawingml/2006/main" uri="{28A0092B-C50C-407E-A947-70E740481C1C}">
                            <a14:useLocalDpi xmlns:a14="http://schemas.microsoft.com/office/drawing/2010/main" val="0"/>
                          </a:ext>
                        </a:extLst>
                      </a:blip>
                      <a:stretch>
                        <a:fillRect/>
                      </a:stretch>
                    </pic:blipFill>
                    <pic:spPr>
                      <a:xfrm>
                        <a:off x="0" y="0"/>
                        <a:ext cx="5724525" cy="3228975"/>
                      </a:xfrm>
                      <a:prstGeom prst="rect">
                        <a:avLst/>
                      </a:prstGeom>
                    </pic:spPr>
                  </pic:pic>
                </a:graphicData>
              </a:graphic>
            </wp:inline>
          </w:drawing>
        </w:r>
      </w:ins>
    </w:p>
    <w:p w:rsidR="0B6CD252" w:rsidP="4A725168" w:rsidRDefault="0B6CD252" w14:paraId="66D2B409" w14:textId="66670CB6">
      <w:pPr>
        <w:rPr>
          <w:b/>
          <w:bCs/>
          <w:color w:val="000000" w:themeColor="text1"/>
        </w:rPr>
      </w:pPr>
      <w:r w:rsidRPr="4A725168">
        <w:rPr>
          <w:b/>
          <w:bCs/>
          <w:color w:val="000000" w:themeColor="text1"/>
        </w:rPr>
        <w:t xml:space="preserve">User Type Responsibilities: </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070"/>
        <w:gridCol w:w="2340"/>
        <w:gridCol w:w="2655"/>
        <w:gridCol w:w="2055"/>
      </w:tblGrid>
      <w:tr w:rsidR="4A725168" w:rsidTr="70B044FC" w14:paraId="6BC3D10A" w14:textId="77777777">
        <w:trPr>
          <w:trHeight w:val="300"/>
        </w:trPr>
        <w:tc>
          <w:tcPr>
            <w:tcW w:w="2070" w:type="dxa"/>
            <w:tcBorders>
              <w:top w:val="single" w:color="auto" w:sz="6" w:space="0"/>
              <w:left w:val="single" w:color="auto" w:sz="6" w:space="0"/>
              <w:bottom w:val="single" w:color="auto" w:sz="6" w:space="0"/>
              <w:right w:val="single" w:color="auto" w:sz="6" w:space="0"/>
            </w:tcBorders>
          </w:tcPr>
          <w:p w:rsidR="4A725168" w:rsidP="4A725168" w:rsidRDefault="4A725168" w14:paraId="11475518" w14:textId="569316A8">
            <w:pPr>
              <w:spacing w:after="0"/>
              <w:jc w:val="center"/>
              <w:rPr>
                <w:rFonts w:ascii="Aptos Narrow" w:hAnsi="Aptos Narrow" w:eastAsia="Aptos Narrow" w:cs="Aptos Narrow"/>
                <w:color w:val="000000" w:themeColor="text1"/>
                <w:sz w:val="22"/>
                <w:szCs w:val="22"/>
              </w:rPr>
            </w:pPr>
            <w:r w:rsidRPr="4A725168">
              <w:rPr>
                <w:rFonts w:ascii="Aptos Narrow" w:hAnsi="Aptos Narrow" w:eastAsia="Aptos Narrow" w:cs="Aptos Narrow"/>
                <w:b/>
                <w:bCs/>
                <w:color w:val="000000" w:themeColor="text1"/>
                <w:sz w:val="22"/>
                <w:szCs w:val="22"/>
              </w:rPr>
              <w:t xml:space="preserve">Responsibilities </w:t>
            </w:r>
          </w:p>
        </w:tc>
        <w:tc>
          <w:tcPr>
            <w:tcW w:w="2340" w:type="dxa"/>
            <w:tcBorders>
              <w:top w:val="single" w:color="auto" w:sz="6" w:space="0"/>
              <w:left w:val="single" w:color="auto" w:sz="6" w:space="0"/>
              <w:bottom w:val="single" w:color="auto" w:sz="6" w:space="0"/>
              <w:right w:val="single" w:color="auto" w:sz="6" w:space="0"/>
            </w:tcBorders>
            <w:vAlign w:val="bottom"/>
          </w:tcPr>
          <w:p w:rsidR="220B14A5" w:rsidP="4A725168" w:rsidRDefault="220B14A5" w14:paraId="7EACC788" w14:textId="6AC96C16">
            <w:pPr>
              <w:spacing w:after="0"/>
              <w:jc w:val="center"/>
            </w:pPr>
            <w:r w:rsidRPr="4A725168">
              <w:rPr>
                <w:rFonts w:ascii="Aptos Narrow" w:hAnsi="Aptos Narrow" w:eastAsia="Aptos Narrow" w:cs="Aptos Narrow"/>
                <w:b/>
                <w:bCs/>
                <w:color w:val="000000" w:themeColor="text1"/>
                <w:sz w:val="22"/>
                <w:szCs w:val="22"/>
              </w:rPr>
              <w:t>Maker</w:t>
            </w:r>
          </w:p>
        </w:tc>
        <w:tc>
          <w:tcPr>
            <w:tcW w:w="2655" w:type="dxa"/>
            <w:tcBorders>
              <w:top w:val="single" w:color="auto" w:sz="6" w:space="0"/>
              <w:left w:val="single" w:color="auto" w:sz="6" w:space="0"/>
              <w:bottom w:val="single" w:color="auto" w:sz="6" w:space="0"/>
              <w:right w:val="single" w:color="auto" w:sz="6" w:space="0"/>
            </w:tcBorders>
            <w:vAlign w:val="bottom"/>
          </w:tcPr>
          <w:p w:rsidR="220B14A5" w:rsidP="4A725168" w:rsidRDefault="220B14A5" w14:paraId="08ADD9C1" w14:textId="647633DD">
            <w:pPr>
              <w:spacing w:after="0"/>
              <w:jc w:val="center"/>
            </w:pPr>
            <w:r w:rsidRPr="4A725168">
              <w:rPr>
                <w:rFonts w:ascii="Aptos Narrow" w:hAnsi="Aptos Narrow" w:eastAsia="Aptos Narrow" w:cs="Aptos Narrow"/>
                <w:b/>
                <w:bCs/>
                <w:color w:val="000000" w:themeColor="text1"/>
                <w:sz w:val="22"/>
                <w:szCs w:val="22"/>
              </w:rPr>
              <w:t>Checker</w:t>
            </w:r>
          </w:p>
        </w:tc>
        <w:tc>
          <w:tcPr>
            <w:tcW w:w="2055" w:type="dxa"/>
            <w:tcBorders>
              <w:top w:val="single" w:color="auto" w:sz="6" w:space="0"/>
              <w:left w:val="single" w:color="auto" w:sz="6" w:space="0"/>
              <w:bottom w:val="single" w:color="auto" w:sz="6" w:space="0"/>
              <w:right w:val="single" w:color="auto" w:sz="6" w:space="0"/>
            </w:tcBorders>
            <w:vAlign w:val="bottom"/>
          </w:tcPr>
          <w:p w:rsidR="220B14A5" w:rsidP="4A725168" w:rsidRDefault="220B14A5" w14:paraId="1025B899" w14:textId="5ADBF22E">
            <w:pPr>
              <w:spacing w:after="0"/>
              <w:jc w:val="center"/>
            </w:pPr>
            <w:r w:rsidRPr="4A725168">
              <w:rPr>
                <w:rFonts w:ascii="Aptos Narrow" w:hAnsi="Aptos Narrow" w:eastAsia="Aptos Narrow" w:cs="Aptos Narrow"/>
                <w:b/>
                <w:bCs/>
                <w:color w:val="000000" w:themeColor="text1"/>
                <w:sz w:val="22"/>
                <w:szCs w:val="22"/>
              </w:rPr>
              <w:t>Deployer</w:t>
            </w:r>
          </w:p>
        </w:tc>
      </w:tr>
      <w:tr w:rsidR="4A725168" w:rsidTr="70B044FC" w14:paraId="48D4B69A" w14:textId="77777777">
        <w:trPr>
          <w:trHeight w:val="300"/>
        </w:trPr>
        <w:tc>
          <w:tcPr>
            <w:tcW w:w="2070" w:type="dxa"/>
            <w:tcBorders>
              <w:top w:val="single" w:color="auto" w:sz="6" w:space="0"/>
              <w:left w:val="single" w:color="auto" w:sz="6" w:space="0"/>
              <w:bottom w:val="single" w:color="auto" w:sz="6" w:space="0"/>
              <w:right w:val="single" w:color="auto" w:sz="6" w:space="0"/>
            </w:tcBorders>
          </w:tcPr>
          <w:p w:rsidR="4A725168" w:rsidP="70B044FC" w:rsidRDefault="4A725168" w14:paraId="678DC4E0" w14:textId="1C351F3B">
            <w:pPr>
              <w:spacing w:after="0"/>
              <w:jc w:val="left"/>
              <w:rPr>
                <w:ins w:author="Ume Sauda Ghanyani" w:date="2025-08-11T05:44:00Z" w16du:dateUtc="2025-08-11T05:44:49Z" w:id="209"/>
                <w:rFonts w:ascii="Aptos Narrow" w:hAnsi="Aptos Narrow" w:eastAsia="Aptos Narrow" w:cs="Aptos Narrow"/>
                <w:b/>
                <w:bCs/>
                <w:color w:val="000000" w:themeColor="text1"/>
                <w:sz w:val="22"/>
                <w:szCs w:val="22"/>
              </w:rPr>
            </w:pPr>
            <w:commentRangeStart w:id="210"/>
            <w:commentRangeStart w:id="211"/>
            <w:del w:author="Ume Sauda Ghanyani" w:date="2025-08-11T05:41:00Z" w:id="212">
              <w:r w:rsidRPr="70B044FC" w:rsidDel="0E998539">
                <w:rPr>
                  <w:rFonts w:ascii="Aptos Narrow" w:hAnsi="Aptos Narrow" w:eastAsia="Aptos Narrow" w:cs="Aptos Narrow"/>
                  <w:b/>
                  <w:bCs/>
                  <w:color w:val="000000" w:themeColor="text1"/>
                  <w:sz w:val="22"/>
                  <w:szCs w:val="22"/>
                </w:rPr>
                <w:delText xml:space="preserve">Define </w:delText>
              </w:r>
              <w:r w:rsidRPr="70B044FC" w:rsidDel="038F220F">
                <w:rPr>
                  <w:rFonts w:ascii="Aptos Narrow" w:hAnsi="Aptos Narrow" w:eastAsia="Aptos Narrow" w:cs="Aptos Narrow"/>
                  <w:b/>
                  <w:bCs/>
                  <w:color w:val="000000" w:themeColor="text1"/>
                  <w:sz w:val="22"/>
                  <w:szCs w:val="22"/>
                </w:rPr>
                <w:delText>Rule Configuration</w:delText>
              </w:r>
            </w:del>
          </w:p>
          <w:p w:rsidR="4A725168" w:rsidP="70B044FC" w:rsidRDefault="1BB63B06" w14:paraId="217AADE1" w14:textId="5BE394E3">
            <w:pPr>
              <w:spacing w:after="0"/>
              <w:jc w:val="left"/>
              <w:rPr>
                <w:rFonts w:ascii="Aptos Narrow" w:hAnsi="Aptos Narrow" w:eastAsia="Aptos Narrow" w:cs="Aptos Narrow"/>
                <w:b/>
                <w:bCs/>
                <w:color w:val="000000" w:themeColor="text1"/>
                <w:sz w:val="22"/>
                <w:szCs w:val="22"/>
              </w:rPr>
            </w:pPr>
            <w:ins w:author="Ume Sauda Ghanyani" w:date="2025-08-11T05:45:00Z" w:id="213">
              <w:r w:rsidRPr="70B044FC">
                <w:rPr>
                  <w:rFonts w:ascii="Aptos Narrow" w:hAnsi="Aptos Narrow" w:eastAsia="Aptos Narrow" w:cs="Aptos Narrow"/>
                  <w:b/>
                  <w:bCs/>
                  <w:color w:val="000000" w:themeColor="text1"/>
                  <w:sz w:val="22"/>
                  <w:szCs w:val="22"/>
                </w:rPr>
                <w:t>Rule Definition</w:t>
              </w:r>
            </w:ins>
          </w:p>
        </w:tc>
        <w:tc>
          <w:tcPr>
            <w:tcW w:w="2340" w:type="dxa"/>
            <w:tcBorders>
              <w:top w:val="single" w:color="auto" w:sz="6" w:space="0"/>
              <w:left w:val="single" w:color="auto" w:sz="6" w:space="0"/>
              <w:bottom w:val="single" w:color="auto" w:sz="6" w:space="0"/>
              <w:right w:val="single" w:color="auto" w:sz="6" w:space="0"/>
            </w:tcBorders>
          </w:tcPr>
          <w:p w:rsidR="4A725168" w:rsidP="4A725168" w:rsidRDefault="0E998539" w14:paraId="170FBAEC" w14:textId="22CF800D">
            <w:pPr>
              <w:spacing w:after="0"/>
              <w:jc w:val="left"/>
              <w:rPr>
                <w:rFonts w:ascii="Aptos Narrow" w:hAnsi="Aptos Narrow" w:eastAsia="Aptos Narrow" w:cs="Aptos Narrow"/>
                <w:color w:val="000000" w:themeColor="text1"/>
                <w:sz w:val="22"/>
                <w:szCs w:val="22"/>
              </w:rPr>
            </w:pPr>
            <w:r w:rsidRPr="70B044FC">
              <w:rPr>
                <w:rFonts w:ascii="Aptos Narrow" w:hAnsi="Aptos Narrow" w:eastAsia="Aptos Narrow" w:cs="Aptos Narrow"/>
                <w:color w:val="000000" w:themeColor="text1"/>
                <w:sz w:val="22"/>
                <w:szCs w:val="22"/>
              </w:rPr>
              <w:t xml:space="preserve">Responsible for creating </w:t>
            </w:r>
            <w:del w:author="Ume Sauda Ghanyani" w:date="2025-08-11T05:46:00Z" w:id="214">
              <w:r w:rsidRPr="70B044FC" w:rsidDel="0CB03F10" w:rsidR="4A725168">
                <w:rPr>
                  <w:rFonts w:ascii="Aptos Narrow" w:hAnsi="Aptos Narrow" w:eastAsia="Aptos Narrow" w:cs="Aptos Narrow"/>
                  <w:color w:val="000000" w:themeColor="text1"/>
                  <w:sz w:val="22"/>
                  <w:szCs w:val="22"/>
                </w:rPr>
                <w:delText>rule</w:delText>
              </w:r>
            </w:del>
            <w:ins w:author="Ume Sauda Ghanyani" w:date="2025-08-11T05:46:00Z" w:id="215">
              <w:r w:rsidRPr="70B044FC" w:rsidR="220F908F">
                <w:rPr>
                  <w:rFonts w:ascii="Aptos Narrow" w:hAnsi="Aptos Narrow" w:eastAsia="Aptos Narrow" w:cs="Aptos Narrow"/>
                  <w:color w:val="000000" w:themeColor="text1"/>
                  <w:sz w:val="22"/>
                  <w:szCs w:val="22"/>
                </w:rPr>
                <w:t>rules</w:t>
              </w:r>
            </w:ins>
            <w:ins w:author="Ume Sauda Ghanyani" w:date="2025-08-11T05:45:00Z" w:id="216">
              <w:r w:rsidRPr="70B044FC" w:rsidR="2C98CA14">
                <w:rPr>
                  <w:rFonts w:ascii="Aptos Narrow" w:hAnsi="Aptos Narrow" w:eastAsia="Aptos Narrow" w:cs="Aptos Narrow"/>
                  <w:color w:val="000000" w:themeColor="text1"/>
                  <w:sz w:val="22"/>
                  <w:szCs w:val="22"/>
                </w:rPr>
                <w:t xml:space="preserve"> through queries.</w:t>
              </w:r>
            </w:ins>
            <w:r w:rsidRPr="70B044FC" w:rsidR="0CB03F10">
              <w:rPr>
                <w:rFonts w:ascii="Aptos Narrow" w:hAnsi="Aptos Narrow" w:eastAsia="Aptos Narrow" w:cs="Aptos Narrow"/>
                <w:color w:val="000000" w:themeColor="text1"/>
                <w:sz w:val="22"/>
                <w:szCs w:val="22"/>
              </w:rPr>
              <w:t xml:space="preserve"> </w:t>
            </w:r>
            <w:del w:author="Ume Sauda Ghanyani" w:date="2025-08-11T05:45:00Z" w:id="217">
              <w:r w:rsidRPr="70B044FC" w:rsidDel="0CB03F10" w:rsidR="4A725168">
                <w:rPr>
                  <w:rFonts w:ascii="Aptos Narrow" w:hAnsi="Aptos Narrow" w:eastAsia="Aptos Narrow" w:cs="Aptos Narrow"/>
                  <w:color w:val="000000" w:themeColor="text1"/>
                  <w:sz w:val="22"/>
                  <w:szCs w:val="22"/>
                </w:rPr>
                <w:delText>parameters, exit conditions etc.</w:delText>
              </w:r>
            </w:del>
          </w:p>
        </w:tc>
        <w:tc>
          <w:tcPr>
            <w:tcW w:w="2655" w:type="dxa"/>
            <w:tcBorders>
              <w:top w:val="single" w:color="auto" w:sz="6" w:space="0"/>
              <w:left w:val="single" w:color="auto" w:sz="6" w:space="0"/>
              <w:bottom w:val="single" w:color="auto" w:sz="6" w:space="0"/>
              <w:right w:val="single" w:color="auto" w:sz="6" w:space="0"/>
            </w:tcBorders>
          </w:tcPr>
          <w:p w:rsidR="4A725168" w:rsidP="4A725168" w:rsidRDefault="4A725168" w14:paraId="64D68C1A" w14:textId="3B225147">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Reviews for completeness</w:t>
            </w:r>
          </w:p>
        </w:tc>
        <w:tc>
          <w:tcPr>
            <w:tcW w:w="2055" w:type="dxa"/>
            <w:tcBorders>
              <w:top w:val="single" w:color="auto" w:sz="6" w:space="0"/>
              <w:left w:val="single" w:color="auto" w:sz="6" w:space="0"/>
              <w:bottom w:val="single" w:color="auto" w:sz="6" w:space="0"/>
              <w:right w:val="single" w:color="auto" w:sz="6" w:space="0"/>
            </w:tcBorders>
          </w:tcPr>
          <w:p w:rsidR="4A725168" w:rsidP="4A725168" w:rsidRDefault="0E998539" w14:paraId="049BE29E" w14:textId="3015915D">
            <w:pPr>
              <w:spacing w:after="0"/>
              <w:jc w:val="left"/>
              <w:rPr>
                <w:rFonts w:ascii="Aptos Narrow" w:hAnsi="Aptos Narrow" w:eastAsia="Aptos Narrow" w:cs="Aptos Narrow"/>
                <w:color w:val="000000" w:themeColor="text1"/>
                <w:sz w:val="22"/>
                <w:szCs w:val="22"/>
              </w:rPr>
            </w:pPr>
            <w:r w:rsidRPr="70B044FC">
              <w:rPr>
                <w:rFonts w:ascii="Aptos Narrow" w:hAnsi="Aptos Narrow" w:eastAsia="Aptos Narrow" w:cs="Aptos Narrow"/>
                <w:color w:val="000000" w:themeColor="text1"/>
                <w:sz w:val="22"/>
                <w:szCs w:val="22"/>
              </w:rPr>
              <w:t>Not Involved</w:t>
            </w:r>
            <w:commentRangeEnd w:id="210"/>
            <w:r w:rsidR="4A725168">
              <w:rPr>
                <w:rStyle w:val="CommentReference"/>
              </w:rPr>
              <w:commentReference w:id="210"/>
            </w:r>
            <w:commentRangeEnd w:id="211"/>
            <w:r w:rsidR="4A725168">
              <w:rPr>
                <w:rStyle w:val="CommentReference"/>
              </w:rPr>
              <w:commentReference w:id="211"/>
            </w:r>
          </w:p>
        </w:tc>
      </w:tr>
      <w:tr w:rsidR="4A725168" w:rsidTr="70B044FC" w14:paraId="4BD4A261" w14:textId="77777777">
        <w:trPr>
          <w:trHeight w:val="300"/>
        </w:trPr>
        <w:tc>
          <w:tcPr>
            <w:tcW w:w="2070" w:type="dxa"/>
            <w:tcBorders>
              <w:top w:val="single" w:color="auto" w:sz="6" w:space="0"/>
              <w:left w:val="single" w:color="auto" w:sz="6" w:space="0"/>
              <w:bottom w:val="single" w:color="auto" w:sz="6" w:space="0"/>
              <w:right w:val="single" w:color="auto" w:sz="6" w:space="0"/>
            </w:tcBorders>
          </w:tcPr>
          <w:p w:rsidR="4A725168" w:rsidP="4A725168" w:rsidRDefault="4A725168" w14:paraId="7AE0921F" w14:textId="53632924">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b/>
                <w:bCs/>
                <w:color w:val="000000" w:themeColor="text1"/>
                <w:sz w:val="22"/>
                <w:szCs w:val="22"/>
              </w:rPr>
              <w:t>Run Simulation / Validation</w:t>
            </w:r>
          </w:p>
        </w:tc>
        <w:tc>
          <w:tcPr>
            <w:tcW w:w="2340" w:type="dxa"/>
            <w:tcBorders>
              <w:top w:val="single" w:color="auto" w:sz="6" w:space="0"/>
              <w:left w:val="single" w:color="auto" w:sz="6" w:space="0"/>
              <w:bottom w:val="single" w:color="auto" w:sz="6" w:space="0"/>
              <w:right w:val="single" w:color="auto" w:sz="6" w:space="0"/>
            </w:tcBorders>
          </w:tcPr>
          <w:p w:rsidR="4A725168" w:rsidP="4A725168" w:rsidRDefault="4A725168" w14:paraId="4604CE8D" w14:textId="744BEBD4">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Runs dry-run and tests field mappings</w:t>
            </w:r>
          </w:p>
        </w:tc>
        <w:tc>
          <w:tcPr>
            <w:tcW w:w="2655" w:type="dxa"/>
            <w:tcBorders>
              <w:top w:val="single" w:color="auto" w:sz="6" w:space="0"/>
              <w:left w:val="single" w:color="auto" w:sz="6" w:space="0"/>
              <w:bottom w:val="single" w:color="auto" w:sz="6" w:space="0"/>
              <w:right w:val="single" w:color="auto" w:sz="6" w:space="0"/>
            </w:tcBorders>
          </w:tcPr>
          <w:p w:rsidR="4A725168" w:rsidP="4A725168" w:rsidRDefault="4A725168" w14:paraId="747A81DA" w14:textId="151004FA">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May request changes</w:t>
            </w:r>
          </w:p>
        </w:tc>
        <w:tc>
          <w:tcPr>
            <w:tcW w:w="2055" w:type="dxa"/>
            <w:tcBorders>
              <w:top w:val="single" w:color="auto" w:sz="6" w:space="0"/>
              <w:left w:val="single" w:color="auto" w:sz="6" w:space="0"/>
              <w:bottom w:val="single" w:color="auto" w:sz="6" w:space="0"/>
              <w:right w:val="single" w:color="auto" w:sz="6" w:space="0"/>
            </w:tcBorders>
          </w:tcPr>
          <w:p w:rsidR="4A725168" w:rsidP="4A725168" w:rsidRDefault="4A725168" w14:paraId="72F56E81" w14:textId="3FE6C7B7">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Not Involved</w:t>
            </w:r>
          </w:p>
        </w:tc>
      </w:tr>
      <w:tr w:rsidR="4A725168" w:rsidTr="70B044FC" w14:paraId="779AC11F" w14:textId="77777777">
        <w:trPr>
          <w:trHeight w:val="300"/>
        </w:trPr>
        <w:tc>
          <w:tcPr>
            <w:tcW w:w="2070" w:type="dxa"/>
            <w:tcBorders>
              <w:top w:val="single" w:color="auto" w:sz="6" w:space="0"/>
              <w:left w:val="single" w:color="auto" w:sz="6" w:space="0"/>
              <w:bottom w:val="single" w:color="auto" w:sz="6" w:space="0"/>
              <w:right w:val="single" w:color="auto" w:sz="6" w:space="0"/>
            </w:tcBorders>
          </w:tcPr>
          <w:p w:rsidR="4A725168" w:rsidP="4A725168" w:rsidRDefault="4A725168" w14:paraId="1B63BB31" w14:textId="3DC2F5CE">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b/>
                <w:bCs/>
                <w:color w:val="000000" w:themeColor="text1"/>
                <w:sz w:val="22"/>
                <w:szCs w:val="22"/>
              </w:rPr>
              <w:t>Validate &amp; Approve Configuration</w:t>
            </w:r>
          </w:p>
        </w:tc>
        <w:tc>
          <w:tcPr>
            <w:tcW w:w="2340" w:type="dxa"/>
            <w:tcBorders>
              <w:top w:val="single" w:color="auto" w:sz="6" w:space="0"/>
              <w:left w:val="single" w:color="auto" w:sz="6" w:space="0"/>
              <w:bottom w:val="single" w:color="auto" w:sz="6" w:space="0"/>
              <w:right w:val="single" w:color="auto" w:sz="6" w:space="0"/>
            </w:tcBorders>
          </w:tcPr>
          <w:p w:rsidR="4A725168" w:rsidP="4A725168" w:rsidRDefault="4A725168" w14:paraId="5F3B0BDD" w14:textId="0DAD4D25">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Not Responsible</w:t>
            </w:r>
          </w:p>
        </w:tc>
        <w:tc>
          <w:tcPr>
            <w:tcW w:w="2655" w:type="dxa"/>
            <w:tcBorders>
              <w:top w:val="single" w:color="auto" w:sz="6" w:space="0"/>
              <w:left w:val="single" w:color="auto" w:sz="6" w:space="0"/>
              <w:bottom w:val="single" w:color="auto" w:sz="6" w:space="0"/>
              <w:right w:val="single" w:color="auto" w:sz="6" w:space="0"/>
            </w:tcBorders>
          </w:tcPr>
          <w:p w:rsidR="4A725168" w:rsidP="4A725168" w:rsidRDefault="4A725168" w14:paraId="73852038" w14:textId="0C65735C">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Explicitly approves the configuration</w:t>
            </w:r>
          </w:p>
        </w:tc>
        <w:tc>
          <w:tcPr>
            <w:tcW w:w="2055" w:type="dxa"/>
            <w:tcBorders>
              <w:top w:val="single" w:color="auto" w:sz="6" w:space="0"/>
              <w:left w:val="single" w:color="auto" w:sz="6" w:space="0"/>
              <w:bottom w:val="single" w:color="auto" w:sz="6" w:space="0"/>
              <w:right w:val="single" w:color="auto" w:sz="6" w:space="0"/>
            </w:tcBorders>
          </w:tcPr>
          <w:p w:rsidR="4A725168" w:rsidP="4A725168" w:rsidRDefault="4A725168" w14:paraId="2139F35C" w14:textId="600116A3">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Not Responsible</w:t>
            </w:r>
          </w:p>
        </w:tc>
      </w:tr>
      <w:tr w:rsidR="4A725168" w:rsidTr="70B044FC" w14:paraId="47F08AF0" w14:textId="77777777">
        <w:trPr>
          <w:trHeight w:val="300"/>
        </w:trPr>
        <w:tc>
          <w:tcPr>
            <w:tcW w:w="2070" w:type="dxa"/>
            <w:tcBorders>
              <w:top w:val="single" w:color="auto" w:sz="6" w:space="0"/>
              <w:left w:val="single" w:color="auto" w:sz="6" w:space="0"/>
              <w:bottom w:val="single" w:color="auto" w:sz="6" w:space="0"/>
              <w:right w:val="single" w:color="auto" w:sz="6" w:space="0"/>
            </w:tcBorders>
          </w:tcPr>
          <w:p w:rsidR="4A725168" w:rsidP="4A725168" w:rsidRDefault="4A725168" w14:paraId="460C9CA6" w14:textId="1D42AF10">
            <w:pPr>
              <w:spacing w:after="0"/>
              <w:jc w:val="left"/>
              <w:rPr>
                <w:rFonts w:ascii="Aptos Narrow" w:hAnsi="Aptos Narrow" w:eastAsia="Aptos Narrow" w:cs="Aptos Narrow"/>
                <w:color w:val="000000" w:themeColor="text1"/>
                <w:sz w:val="22"/>
                <w:szCs w:val="22"/>
              </w:rPr>
            </w:pPr>
            <w:proofErr w:type="gramStart"/>
            <w:r w:rsidRPr="4A725168">
              <w:rPr>
                <w:rFonts w:ascii="Aptos Narrow" w:hAnsi="Aptos Narrow" w:eastAsia="Aptos Narrow" w:cs="Aptos Narrow"/>
                <w:b/>
                <w:bCs/>
                <w:color w:val="000000" w:themeColor="text1"/>
                <w:sz w:val="22"/>
                <w:szCs w:val="22"/>
              </w:rPr>
              <w:t>Deploy</w:t>
            </w:r>
            <w:proofErr w:type="gramEnd"/>
            <w:r w:rsidRPr="4A725168">
              <w:rPr>
                <w:rFonts w:ascii="Aptos Narrow" w:hAnsi="Aptos Narrow" w:eastAsia="Aptos Narrow" w:cs="Aptos Narrow"/>
                <w:b/>
                <w:bCs/>
                <w:color w:val="000000" w:themeColor="text1"/>
                <w:sz w:val="22"/>
                <w:szCs w:val="22"/>
              </w:rPr>
              <w:t xml:space="preserve"> to Production (Live)</w:t>
            </w:r>
          </w:p>
        </w:tc>
        <w:tc>
          <w:tcPr>
            <w:tcW w:w="2340" w:type="dxa"/>
            <w:tcBorders>
              <w:top w:val="single" w:color="auto" w:sz="6" w:space="0"/>
              <w:left w:val="single" w:color="auto" w:sz="6" w:space="0"/>
              <w:bottom w:val="single" w:color="auto" w:sz="6" w:space="0"/>
              <w:right w:val="single" w:color="auto" w:sz="6" w:space="0"/>
            </w:tcBorders>
          </w:tcPr>
          <w:p w:rsidR="4A725168" w:rsidP="4A725168" w:rsidRDefault="4A725168" w14:paraId="2C1A61A5" w14:textId="0F1D663D">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Not Responsible</w:t>
            </w:r>
          </w:p>
        </w:tc>
        <w:tc>
          <w:tcPr>
            <w:tcW w:w="2655" w:type="dxa"/>
            <w:tcBorders>
              <w:top w:val="single" w:color="auto" w:sz="6" w:space="0"/>
              <w:left w:val="single" w:color="auto" w:sz="6" w:space="0"/>
              <w:bottom w:val="single" w:color="auto" w:sz="6" w:space="0"/>
              <w:right w:val="single" w:color="auto" w:sz="6" w:space="0"/>
            </w:tcBorders>
          </w:tcPr>
          <w:p w:rsidR="4A725168" w:rsidP="4A725168" w:rsidRDefault="4A725168" w14:paraId="16210281" w14:textId="25BD8B75">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Not Responsible</w:t>
            </w:r>
          </w:p>
        </w:tc>
        <w:tc>
          <w:tcPr>
            <w:tcW w:w="2055" w:type="dxa"/>
            <w:tcBorders>
              <w:top w:val="single" w:color="auto" w:sz="6" w:space="0"/>
              <w:left w:val="single" w:color="auto" w:sz="6" w:space="0"/>
              <w:bottom w:val="single" w:color="auto" w:sz="6" w:space="0"/>
              <w:right w:val="single" w:color="auto" w:sz="6" w:space="0"/>
            </w:tcBorders>
          </w:tcPr>
          <w:p w:rsidR="4A725168" w:rsidP="4A725168" w:rsidRDefault="4A725168" w14:paraId="7262CBB9" w14:textId="45CEE1E5">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Triggers publish action, logs status</w:t>
            </w:r>
          </w:p>
        </w:tc>
      </w:tr>
      <w:tr w:rsidR="4A725168" w:rsidTr="70B044FC" w14:paraId="4854D075" w14:textId="77777777">
        <w:trPr>
          <w:trHeight w:val="300"/>
        </w:trPr>
        <w:tc>
          <w:tcPr>
            <w:tcW w:w="2070" w:type="dxa"/>
            <w:tcBorders>
              <w:top w:val="single" w:color="auto" w:sz="6" w:space="0"/>
              <w:left w:val="single" w:color="auto" w:sz="6" w:space="0"/>
              <w:bottom w:val="single" w:color="auto" w:sz="6" w:space="0"/>
              <w:right w:val="single" w:color="auto" w:sz="6" w:space="0"/>
            </w:tcBorders>
          </w:tcPr>
          <w:p w:rsidR="4A725168" w:rsidP="4A725168" w:rsidRDefault="4A725168" w14:paraId="55EEA4C8" w14:textId="192D13FC">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b/>
                <w:bCs/>
                <w:color w:val="000000" w:themeColor="text1"/>
                <w:sz w:val="22"/>
                <w:szCs w:val="22"/>
              </w:rPr>
              <w:t>Observe Logs &amp; System Feedback</w:t>
            </w:r>
          </w:p>
        </w:tc>
        <w:tc>
          <w:tcPr>
            <w:tcW w:w="2340" w:type="dxa"/>
            <w:tcBorders>
              <w:top w:val="single" w:color="auto" w:sz="6" w:space="0"/>
              <w:left w:val="single" w:color="auto" w:sz="6" w:space="0"/>
              <w:bottom w:val="single" w:color="auto" w:sz="6" w:space="0"/>
              <w:right w:val="single" w:color="auto" w:sz="6" w:space="0"/>
            </w:tcBorders>
          </w:tcPr>
          <w:p w:rsidR="4A725168" w:rsidP="4A725168" w:rsidRDefault="4A725168" w14:paraId="16B60508" w14:textId="04AD25F2">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Not Responsible</w:t>
            </w:r>
          </w:p>
        </w:tc>
        <w:tc>
          <w:tcPr>
            <w:tcW w:w="2655" w:type="dxa"/>
            <w:tcBorders>
              <w:top w:val="single" w:color="auto" w:sz="6" w:space="0"/>
              <w:left w:val="single" w:color="auto" w:sz="6" w:space="0"/>
              <w:bottom w:val="single" w:color="auto" w:sz="6" w:space="0"/>
              <w:right w:val="single" w:color="auto" w:sz="6" w:space="0"/>
            </w:tcBorders>
          </w:tcPr>
          <w:p w:rsidR="4A725168" w:rsidP="4A725168" w:rsidRDefault="4A725168" w14:paraId="237DEF5B" w14:textId="21811157">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Not Responsible</w:t>
            </w:r>
          </w:p>
        </w:tc>
        <w:tc>
          <w:tcPr>
            <w:tcW w:w="2055" w:type="dxa"/>
            <w:tcBorders>
              <w:top w:val="single" w:color="auto" w:sz="6" w:space="0"/>
              <w:left w:val="single" w:color="auto" w:sz="6" w:space="0"/>
              <w:bottom w:val="single" w:color="auto" w:sz="6" w:space="0"/>
              <w:right w:val="single" w:color="auto" w:sz="6" w:space="0"/>
            </w:tcBorders>
          </w:tcPr>
          <w:p w:rsidR="4A725168" w:rsidP="4A725168" w:rsidRDefault="4A725168" w14:paraId="7E5F9E22" w14:textId="65804DC2">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Monitors simulation logs and runtime behavior, reviews deployment success/failure logs, maintains deployment and infrastructure</w:t>
            </w:r>
          </w:p>
        </w:tc>
      </w:tr>
      <w:tr w:rsidR="4A725168" w:rsidTr="70B044FC" w14:paraId="46670293" w14:textId="77777777">
        <w:trPr>
          <w:trHeight w:val="300"/>
        </w:trPr>
        <w:tc>
          <w:tcPr>
            <w:tcW w:w="2070" w:type="dxa"/>
            <w:tcBorders>
              <w:top w:val="single" w:color="auto" w:sz="6" w:space="0"/>
              <w:left w:val="single" w:color="auto" w:sz="6" w:space="0"/>
              <w:bottom w:val="single" w:color="auto" w:sz="6" w:space="0"/>
              <w:right w:val="single" w:color="auto" w:sz="6" w:space="0"/>
            </w:tcBorders>
          </w:tcPr>
          <w:p w:rsidR="4A725168" w:rsidP="4A725168" w:rsidRDefault="4A725168" w14:paraId="305DC4C8" w14:textId="0BAFF013">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b/>
                <w:bCs/>
                <w:color w:val="000000" w:themeColor="text1"/>
                <w:sz w:val="22"/>
                <w:szCs w:val="22"/>
              </w:rPr>
              <w:t xml:space="preserve">Modify Existing </w:t>
            </w:r>
            <w:r w:rsidRPr="4A725168" w:rsidR="7B177BF6">
              <w:rPr>
                <w:rFonts w:ascii="Aptos Narrow" w:hAnsi="Aptos Narrow" w:eastAsia="Aptos Narrow" w:cs="Aptos Narrow"/>
                <w:b/>
                <w:bCs/>
                <w:color w:val="000000" w:themeColor="text1"/>
                <w:sz w:val="22"/>
                <w:szCs w:val="22"/>
              </w:rPr>
              <w:t>Rules</w:t>
            </w:r>
            <w:r w:rsidRPr="4A725168">
              <w:rPr>
                <w:rFonts w:ascii="Aptos Narrow" w:hAnsi="Aptos Narrow" w:eastAsia="Aptos Narrow" w:cs="Aptos Narrow"/>
                <w:b/>
                <w:bCs/>
                <w:color w:val="000000" w:themeColor="text1"/>
                <w:sz w:val="22"/>
                <w:szCs w:val="22"/>
              </w:rPr>
              <w:t xml:space="preserve"> maintaining versions</w:t>
            </w:r>
          </w:p>
        </w:tc>
        <w:tc>
          <w:tcPr>
            <w:tcW w:w="2340" w:type="dxa"/>
            <w:tcBorders>
              <w:top w:val="single" w:color="auto" w:sz="6" w:space="0"/>
              <w:left w:val="single" w:color="auto" w:sz="6" w:space="0"/>
              <w:bottom w:val="single" w:color="auto" w:sz="6" w:space="0"/>
              <w:right w:val="single" w:color="auto" w:sz="6" w:space="0"/>
            </w:tcBorders>
          </w:tcPr>
          <w:p w:rsidR="4A725168" w:rsidP="4A725168" w:rsidRDefault="4A725168" w14:paraId="030A1A8D" w14:textId="1A707120">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 xml:space="preserve">Can initiate updates to </w:t>
            </w:r>
            <w:r w:rsidRPr="4A725168" w:rsidR="110413CC">
              <w:rPr>
                <w:rFonts w:ascii="Aptos Narrow" w:hAnsi="Aptos Narrow" w:eastAsia="Aptos Narrow" w:cs="Aptos Narrow"/>
                <w:color w:val="000000" w:themeColor="text1"/>
                <w:sz w:val="22"/>
                <w:szCs w:val="22"/>
              </w:rPr>
              <w:t>rule configurations</w:t>
            </w:r>
          </w:p>
        </w:tc>
        <w:tc>
          <w:tcPr>
            <w:tcW w:w="2655" w:type="dxa"/>
            <w:tcBorders>
              <w:top w:val="single" w:color="auto" w:sz="6" w:space="0"/>
              <w:left w:val="single" w:color="auto" w:sz="6" w:space="0"/>
              <w:bottom w:val="single" w:color="auto" w:sz="6" w:space="0"/>
              <w:right w:val="single" w:color="auto" w:sz="6" w:space="0"/>
            </w:tcBorders>
          </w:tcPr>
          <w:p w:rsidR="4A725168" w:rsidP="4A725168" w:rsidRDefault="4A725168" w14:paraId="76EF8591" w14:textId="41F01575">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Must approve updated configuration before redeployment</w:t>
            </w:r>
          </w:p>
        </w:tc>
        <w:tc>
          <w:tcPr>
            <w:tcW w:w="2055" w:type="dxa"/>
            <w:tcBorders>
              <w:top w:val="single" w:color="auto" w:sz="6" w:space="0"/>
              <w:left w:val="single" w:color="auto" w:sz="6" w:space="0"/>
              <w:bottom w:val="single" w:color="auto" w:sz="6" w:space="0"/>
              <w:right w:val="single" w:color="auto" w:sz="6" w:space="0"/>
            </w:tcBorders>
          </w:tcPr>
          <w:p w:rsidR="4A725168" w:rsidP="4A725168" w:rsidRDefault="4A725168" w14:paraId="53907BA2" w14:textId="79C9A9C5">
            <w:pPr>
              <w:spacing w:after="0"/>
              <w:jc w:val="left"/>
              <w:rPr>
                <w:rFonts w:ascii="Aptos Narrow" w:hAnsi="Aptos Narrow" w:eastAsia="Aptos Narrow" w:cs="Aptos Narrow"/>
                <w:color w:val="000000" w:themeColor="text1"/>
                <w:sz w:val="22"/>
                <w:szCs w:val="22"/>
              </w:rPr>
            </w:pPr>
            <w:r w:rsidRPr="4A725168">
              <w:rPr>
                <w:rFonts w:ascii="Aptos Narrow" w:hAnsi="Aptos Narrow" w:eastAsia="Aptos Narrow" w:cs="Aptos Narrow"/>
                <w:color w:val="000000" w:themeColor="text1"/>
                <w:sz w:val="22"/>
                <w:szCs w:val="22"/>
              </w:rPr>
              <w:t>Manages redeployment</w:t>
            </w:r>
          </w:p>
        </w:tc>
      </w:tr>
    </w:tbl>
    <w:p w:rsidR="4A725168" w:rsidP="4A725168" w:rsidRDefault="4A725168" w14:paraId="5620BFFA" w14:textId="31215C30">
      <w:pPr>
        <w:rPr>
          <w:color w:val="000000" w:themeColor="text1"/>
        </w:rPr>
      </w:pPr>
    </w:p>
    <w:p w:rsidR="1D6ACB5F" w:rsidP="4A725168" w:rsidRDefault="08EE6CF6" w14:paraId="6307B418" w14:textId="5B441B96" w14:noSpellErr="1">
      <w:pPr>
        <w:pStyle w:val="Heading3"/>
      </w:pPr>
      <w:bookmarkStart w:name="_Toc336213632" w:id="218"/>
      <w:bookmarkStart w:name="_Toc1249614616" w:id="1603268719"/>
      <w:r w:rsidR="6A9C1DE4">
        <w:rPr/>
        <w:t xml:space="preserve">3.2.2 </w:t>
      </w:r>
      <w:r w:rsidR="0DD2FB62">
        <w:rPr/>
        <w:t>Workflow:</w:t>
      </w:r>
      <w:bookmarkEnd w:id="218"/>
      <w:bookmarkEnd w:id="1603268719"/>
      <w:r w:rsidR="0DD2FB62">
        <w:rPr/>
        <w:t xml:space="preserve"> </w:t>
      </w:r>
    </w:p>
    <w:p w:rsidR="4A725168" w:rsidP="4A725168" w:rsidRDefault="4A725168" w14:paraId="6D13F193" w14:textId="6CCE5537"/>
    <w:p w:rsidRPr="00FE3D93" w:rsidR="00FE3D93" w:rsidP="4A725168" w:rsidRDefault="480FEC25" w14:paraId="4C4789DA" w14:textId="10F64BD6" w14:noSpellErr="1">
      <w:pPr>
        <w:pStyle w:val="ListParagraph"/>
        <w:numPr>
          <w:ilvl w:val="0"/>
          <w:numId w:val="27"/>
        </w:numPr>
        <w:spacing w:after="0"/>
        <w:rPr>
          <w:b w:val="1"/>
          <w:bCs w:val="1"/>
        </w:rPr>
      </w:pPr>
      <w:commentRangeStart w:id="873961696"/>
      <w:commentRangeStart w:id="377206812"/>
      <w:r w:rsidRPr="4441BA12" w:rsidR="154962CD">
        <w:rPr>
          <w:b w:val="1"/>
          <w:bCs w:val="1"/>
        </w:rPr>
        <w:t>Rule Creation and Configuration</w:t>
      </w:r>
    </w:p>
    <w:p w:rsidR="5FD680C8" w:rsidP="70B044FC" w:rsidRDefault="5FD680C8" w14:paraId="2A2C3D6F" w14:textId="2FFA3984">
      <w:pPr>
        <w:pStyle w:val="ListParagraph"/>
        <w:numPr>
          <w:ilvl w:val="1"/>
          <w:numId w:val="27"/>
        </w:numPr>
        <w:spacing w:after="0"/>
        <w:rPr>
          <w:ins w:author="Ume Sauda Ghanyani" w:date="2025-08-11T06:22:00Z" w16du:dateUtc="2025-08-11T06:22:44Z" w:id="1871120014"/>
        </w:rPr>
      </w:pPr>
      <w:r w:rsidR="7E8E374D">
        <w:rPr/>
        <w:t xml:space="preserve">The Maker creates and defines the rule </w:t>
      </w:r>
      <w:ins w:author="Ume Sauda Ghanyani" w:date="2025-08-11T06:22:00Z" w:id="1765770662">
        <w:r w:rsidR="276C096F">
          <w:t>blueprint (Rule definition)</w:t>
        </w:r>
      </w:ins>
      <w:del w:author="Ume Sauda Ghanyani" w:date="2025-08-11T06:22:00Z" w:id="649630021">
        <w:r w:rsidDel="5FD680C8">
          <w:delText>logic</w:delText>
        </w:r>
      </w:del>
      <w:r w:rsidR="7E8E374D">
        <w:rPr/>
        <w:t xml:space="preserve"> using the </w:t>
      </w:r>
      <w:del w:author="Ume Sauda Ghanyani" w:date="2025-08-12T05:53:00Z" w:id="566996645">
        <w:r w:rsidDel="5FD680C8">
          <w:delText>Rule Builder</w:delText>
        </w:r>
      </w:del>
      <w:ins w:author="Ume Sauda Ghanyani" w:date="2025-08-12T05:58:00Z" w:id="1486421995">
        <w:r w:rsidR="6D65538C">
          <w:t>Tazama Rule Studio</w:t>
        </w:r>
      </w:ins>
      <w:r w:rsidR="7E8E374D">
        <w:rPr/>
        <w:t xml:space="preserve"> interface</w:t>
      </w:r>
      <w:ins w:author="Ume Sauda Ghanyani" w:date="2025-08-15T11:23:59.966Z" w:id="1820269686">
        <w:r w:rsidR="56558C66">
          <w:t xml:space="preserve"> using parameters,</w:t>
        </w:r>
      </w:ins>
      <w:ins w:author="Ume Sauda Ghanyani" w:date="2025-08-15T11:24:38.928Z" w:id="1659413174">
        <w:r w:rsidR="56558C66">
          <w:t xml:space="preserve"> exits condition</w:t>
        </w:r>
      </w:ins>
      <w:ins w:author="Behjet Ansari" w:date="2025-09-02T06:56:51.261Z" w:id="986096717">
        <w:r w:rsidR="0114B3E5">
          <w:t>s,</w:t>
        </w:r>
      </w:ins>
      <w:ins w:author="Ume Sauda Ghanyani" w:date="2025-08-15T11:24:38.928Z" w:id="41413007">
        <w:del w:author="Behjet Ansari" w:date="2025-09-02T06:56:49.846Z" w:id="449011218">
          <w:r w:rsidDel="56558C66">
            <w:delText xml:space="preserve"> and</w:delText>
          </w:r>
        </w:del>
        <w:r w:rsidR="56558C66">
          <w:t xml:space="preserve"> </w:t>
        </w:r>
        <w:r w:rsidR="56558C66">
          <w:t>bands</w:t>
        </w:r>
      </w:ins>
      <w:ins w:author="Behjet Ansari" w:date="2025-09-02T06:56:59.946Z" w:id="243659025">
        <w:r w:rsidR="53157D73">
          <w:t xml:space="preserve"> and</w:t>
        </w:r>
      </w:ins>
      <w:ins w:author="Ume Sauda Ghanyani" w:date="2025-08-15T11:24:38.928Z" w:id="348642755">
        <w:del w:author="Behjet Ansari" w:date="2025-09-02T06:56:58.534Z" w:id="597734674">
          <w:r w:rsidDel="56558C66">
            <w:delText>.</w:delText>
          </w:r>
        </w:del>
      </w:ins>
      <w:ins w:author="Behjet Ansari" w:date="2025-09-02T06:56:42.468Z" w:id="1259054270">
        <w:r w:rsidR="1F33ADD4">
          <w:t xml:space="preserve"> </w:t>
        </w:r>
      </w:ins>
      <w:ins w:author="Ume Sauda Ghanyani" w:date="2025-08-15T11:24:38.928Z" w:id="1096648448">
        <w:r w:rsidR="56558C66">
          <w:t>cases</w:t>
        </w:r>
        <w:r w:rsidR="56558C66">
          <w:t xml:space="preserve"> defined in the rule config (JSON Object)</w:t>
        </w:r>
      </w:ins>
      <w:del w:author="Ume Sauda Ghanyani" w:date="2025-08-15T11:23:53.842Z" w:id="1668942127">
        <w:r w:rsidDel="5FD680C8">
          <w:delText>.</w:delText>
        </w:r>
      </w:del>
    </w:p>
    <w:p w:rsidR="2BF8B054" w:rsidP="70B044FC" w:rsidRDefault="2BF8B054" w14:paraId="54B61E63" w14:textId="27292E8F">
      <w:pPr>
        <w:pStyle w:val="ListParagraph"/>
        <w:numPr>
          <w:ilvl w:val="0"/>
          <w:numId w:val="27"/>
        </w:numPr>
        <w:spacing w:after="0"/>
        <w:rPr>
          <w:ins w:author="Ume Sauda Ghanyani" w:date="2025-08-11T06:23:00Z" w16du:dateUtc="2025-08-11T06:23:17Z" w:id="224"/>
          <w:b/>
          <w:bCs/>
        </w:rPr>
      </w:pPr>
      <w:ins w:author="Ume Sauda Ghanyani" w:date="2025-08-11T06:22:00Z" w:id="225">
        <w:r w:rsidRPr="70B044FC">
          <w:rPr>
            <w:b/>
            <w:bCs/>
          </w:rPr>
          <w:t xml:space="preserve">Rule </w:t>
        </w:r>
      </w:ins>
      <w:ins w:author="Ume Sauda Ghanyani" w:date="2025-08-11T06:23:00Z" w:id="226">
        <w:r w:rsidRPr="70B044FC">
          <w:rPr>
            <w:b/>
            <w:bCs/>
          </w:rPr>
          <w:t xml:space="preserve">Testing inside </w:t>
        </w:r>
      </w:ins>
      <w:ins w:author="Ume Sauda Ghanyani" w:date="2025-08-12T05:53:00Z" w:id="227">
        <w:r w:rsidRPr="70B044FC" w:rsidR="61E49259">
          <w:rPr>
            <w:b/>
            <w:bCs/>
          </w:rPr>
          <w:t>Tazama Rule Studio</w:t>
        </w:r>
      </w:ins>
    </w:p>
    <w:p w:rsidR="2BF8B054" w:rsidP="4441BA12" w:rsidRDefault="2BF8B054" w14:paraId="6D7AA177" w14:textId="2B37A101" w14:noSpellErr="1">
      <w:pPr>
        <w:pStyle w:val="ListParagraph"/>
        <w:numPr>
          <w:ilvl w:val="0"/>
          <w:numId w:val="1"/>
        </w:numPr>
        <w:spacing w:after="0"/>
        <w:rPr>
          <w:ins w:author="Ume Sauda Ghanyani" w:date="2025-08-11T06:22:00Z" w16du:dateUtc="2025-08-11T06:22:46Z" w:id="1830390969"/>
        </w:rPr>
        <w:pPrChange w:author="Ume Sauda Ghanyani" w:date="2025-08-11T06:23:00Z" w:id="229">
          <w:pPr>
            <w:pStyle w:val="ListParagraph"/>
            <w:numPr>
              <w:ilvl w:val="0"/>
              <w:numId w:val="27"/>
            </w:numPr>
            <w:spacing w:after="0"/>
            <w:ind w:hanging="360"/>
          </w:pPr>
        </w:pPrChange>
      </w:pPr>
      <w:ins w:author="Ume Sauda Ghanyani" w:date="2025-08-11T06:23:00Z" w:id="1891141148">
        <w:r w:rsidRPr="4441BA12" w:rsidR="25E9E7DF">
          <w:rPr>
            <w:b w:val="1"/>
            <w:bCs w:val="1"/>
          </w:rPr>
          <w:t xml:space="preserve"> </w:t>
        </w:r>
      </w:ins>
      <w:ins w:author="Ume Sauda Ghanyani" w:date="2025-08-11T06:25:00Z" w:id="1689308319">
        <w:r w:rsidR="5DAB747A">
          <w:t xml:space="preserve">The rule logic is tested within the </w:t>
        </w:r>
      </w:ins>
      <w:ins w:author="Ume Sauda Ghanyani" w:date="2025-08-12T05:53:00Z" w:id="1545707478">
        <w:r w:rsidR="0FFBB753">
          <w:t>Tazama</w:t>
        </w:r>
        <w:r w:rsidR="0FFBB753">
          <w:t xml:space="preserve"> Rule Studio </w:t>
        </w:r>
      </w:ins>
      <w:ins w:author="Ume Sauda Ghanyani" w:date="2025-08-11T06:25:00Z" w:id="1068692305">
        <w:r w:rsidR="5DAB747A">
          <w:t>to ensure it runs without errors and uses the correct parameters.</w:t>
        </w:r>
      </w:ins>
      <w:commentRangeEnd w:id="873961696"/>
      <w:r>
        <w:rPr>
          <w:rStyle w:val="CommentReference"/>
        </w:rPr>
        <w:commentReference w:id="873961696"/>
      </w:r>
      <w:commentRangeEnd w:id="377206812"/>
      <w:r>
        <w:rPr>
          <w:rStyle w:val="CommentReference"/>
        </w:rPr>
        <w:commentReference w:id="377206812"/>
      </w:r>
    </w:p>
    <w:p w:rsidR="70B044FC" w:rsidP="70B044FC" w:rsidRDefault="70B044FC" w14:paraId="008235DB" w14:textId="56399F11">
      <w:pPr>
        <w:spacing w:after="0"/>
      </w:pPr>
    </w:p>
    <w:p w:rsidRPr="00FE3D93" w:rsidR="00FE3D93" w:rsidP="4A725168" w:rsidRDefault="480FEC25" w14:paraId="25CAC248" w14:textId="77777777">
      <w:pPr>
        <w:pStyle w:val="ListParagraph"/>
        <w:numPr>
          <w:ilvl w:val="0"/>
          <w:numId w:val="27"/>
        </w:numPr>
        <w:spacing w:after="0"/>
        <w:rPr>
          <w:b/>
          <w:bCs/>
        </w:rPr>
      </w:pPr>
      <w:r w:rsidRPr="4A725168">
        <w:rPr>
          <w:b/>
          <w:bCs/>
        </w:rPr>
        <w:t>Code Commit and Version Control</w:t>
      </w:r>
    </w:p>
    <w:p w:rsidRPr="00FE3D93" w:rsidR="00FE3D93" w:rsidP="4A725168" w:rsidRDefault="5FD680C8" w14:paraId="6E8C130E" w14:textId="33330337" w14:noSpellErr="1">
      <w:pPr>
        <w:pStyle w:val="ListParagraph"/>
        <w:numPr>
          <w:ilvl w:val="1"/>
          <w:numId w:val="27"/>
        </w:numPr>
        <w:spacing w:after="0"/>
        <w:rPr/>
      </w:pPr>
      <w:commentRangeStart w:id="234"/>
      <w:commentRangeStart w:id="235"/>
      <w:commentRangeStart w:id="635948626"/>
      <w:r w:rsidR="7E8E374D">
        <w:rPr/>
        <w:t>The rule is committed</w:t>
      </w:r>
      <w:ins w:author="Ume Sauda Ghanyani" w:date="2025-08-07T09:03:00Z" w:id="895415079">
        <w:r w:rsidR="46E84317">
          <w:t xml:space="preserve"> manually</w:t>
        </w:r>
      </w:ins>
      <w:r w:rsidR="7E8E374D">
        <w:rPr/>
        <w:t xml:space="preserve"> to a </w:t>
      </w:r>
      <w:del w:author="jortlepp@contractor.linuxfoundation.org" w:date="2025-08-06T15:57:00Z" w:id="20292165">
        <w:r w:rsidDel="154962CD">
          <w:delText xml:space="preserve">version </w:delText>
        </w:r>
      </w:del>
      <w:ins w:author="jortlepp@contractor.linuxfoundation.org" w:date="2025-08-06T15:57:00Z" w:id="256013444">
        <w:r w:rsidR="65857CAB">
          <w:t xml:space="preserve">source </w:t>
        </w:r>
      </w:ins>
      <w:r w:rsidR="7E8E374D">
        <w:rPr/>
        <w:t>control system</w:t>
      </w:r>
      <w:commentRangeEnd w:id="234"/>
      <w:r>
        <w:rPr>
          <w:rStyle w:val="CommentReference"/>
        </w:rPr>
        <w:commentReference w:id="234"/>
      </w:r>
      <w:commentRangeEnd w:id="235"/>
      <w:r>
        <w:rPr>
          <w:rStyle w:val="CommentReference"/>
        </w:rPr>
        <w:commentReference w:id="235"/>
      </w:r>
      <w:r w:rsidR="7E8E374D">
        <w:rPr/>
        <w:t xml:space="preserve"> (e.g., GitHub or GitLab).</w:t>
      </w:r>
      <w:commentRangeEnd w:id="635948626"/>
      <w:r>
        <w:rPr>
          <w:rStyle w:val="CommentReference"/>
        </w:rPr>
        <w:commentReference w:id="635948626"/>
      </w:r>
    </w:p>
    <w:p w:rsidRPr="00FE3D93" w:rsidR="00FE3D93" w:rsidP="4A725168" w:rsidRDefault="480FEC25" w14:paraId="0EC3E432" w14:textId="29C60088">
      <w:pPr>
        <w:pStyle w:val="ListParagraph"/>
        <w:numPr>
          <w:ilvl w:val="1"/>
          <w:numId w:val="27"/>
        </w:numPr>
        <w:spacing w:after="0"/>
        <w:rPr/>
      </w:pPr>
      <w:commentRangeStart w:id="1841917919"/>
      <w:commentRangeStart w:id="803256952"/>
      <w:commentRangeStart w:id="1794509879"/>
      <w:commentRangeStart w:id="736879509"/>
      <w:commentRangeStart w:id="1244358495"/>
      <w:r w:rsidR="154962CD">
        <w:rPr/>
        <w:t xml:space="preserve">The rule logic </w:t>
      </w:r>
      <w:del w:author="Ume Sauda Ghanyani" w:date="2025-08-18T10:49:02.654Z" w:id="919044213">
        <w:r w:rsidDel="480FEC25">
          <w:delText>and configuration</w:delText>
        </w:r>
      </w:del>
      <w:r w:rsidR="154962CD">
        <w:rPr/>
        <w:t xml:space="preserve"> </w:t>
      </w:r>
      <w:del w:author="Behjet Ansari" w:date="2025-09-02T06:57:42.307Z" w:id="1829649642">
        <w:r w:rsidDel="154962CD">
          <w:delText>are</w:delText>
        </w:r>
        <w:r w:rsidDel="154962CD">
          <w:delText xml:space="preserve"> </w:delText>
        </w:r>
      </w:del>
      <w:ins w:author="Behjet Ansari" w:date="2025-09-02T06:57:43.31Z" w:id="1940080565">
        <w:r w:rsidR="70662781">
          <w:t xml:space="preserve">is </w:t>
        </w:r>
      </w:ins>
      <w:r w:rsidR="154962CD">
        <w:rPr/>
        <w:t>stored in the repository.</w:t>
      </w:r>
      <w:commentRangeEnd w:id="1841917919"/>
      <w:r>
        <w:rPr>
          <w:rStyle w:val="CommentReference"/>
        </w:rPr>
        <w:commentReference w:id="1841917919"/>
      </w:r>
      <w:commentRangeEnd w:id="803256952"/>
      <w:r>
        <w:rPr>
          <w:rStyle w:val="CommentReference"/>
        </w:rPr>
        <w:commentReference w:id="803256952"/>
      </w:r>
      <w:commentRangeEnd w:id="1794509879"/>
      <w:r>
        <w:rPr>
          <w:rStyle w:val="CommentReference"/>
        </w:rPr>
        <w:commentReference w:id="1794509879"/>
      </w:r>
      <w:commentRangeEnd w:id="736879509"/>
      <w:r>
        <w:rPr>
          <w:rStyle w:val="CommentReference"/>
        </w:rPr>
        <w:commentReference w:id="736879509"/>
      </w:r>
      <w:commentRangeEnd w:id="1244358495"/>
      <w:r>
        <w:rPr>
          <w:rStyle w:val="CommentReference"/>
        </w:rPr>
        <w:commentReference w:id="1244358495"/>
      </w:r>
    </w:p>
    <w:p w:rsidRPr="00FE3D93" w:rsidR="00FE3D93" w:rsidP="4A725168" w:rsidRDefault="480FEC25" w14:paraId="0C15F90E" w14:textId="77777777">
      <w:pPr>
        <w:pStyle w:val="ListParagraph"/>
        <w:numPr>
          <w:ilvl w:val="1"/>
          <w:numId w:val="27"/>
        </w:numPr>
        <w:spacing w:after="0"/>
      </w:pPr>
      <w:r>
        <w:t xml:space="preserve">Acknowledgement of successful </w:t>
      </w:r>
      <w:proofErr w:type="gramStart"/>
      <w:r>
        <w:t>commit</w:t>
      </w:r>
      <w:proofErr w:type="gramEnd"/>
      <w:r>
        <w:t xml:space="preserve"> is returned.</w:t>
      </w:r>
    </w:p>
    <w:p w:rsidR="366097B8" w:rsidP="4A725168" w:rsidRDefault="366097B8" w14:paraId="6F2FC47E" w14:textId="214757F7">
      <w:pPr>
        <w:pStyle w:val="ListParagraph"/>
        <w:numPr>
          <w:ilvl w:val="1"/>
          <w:numId w:val="27"/>
        </w:numPr>
        <w:spacing w:after="0"/>
      </w:pPr>
      <w:r w:rsidRPr="4A725168">
        <w:t>System and Audit logs are maintained</w:t>
      </w:r>
    </w:p>
    <w:p w:rsidRPr="00FE3D93" w:rsidR="00FE3D93" w:rsidP="4A725168" w:rsidRDefault="480FEC25" w14:paraId="42004BFA" w14:textId="77777777">
      <w:pPr>
        <w:pStyle w:val="ListParagraph"/>
        <w:numPr>
          <w:ilvl w:val="0"/>
          <w:numId w:val="27"/>
        </w:numPr>
        <w:spacing w:after="0"/>
        <w:rPr>
          <w:b/>
          <w:bCs/>
        </w:rPr>
      </w:pPr>
      <w:r w:rsidRPr="4A725168">
        <w:rPr>
          <w:b/>
          <w:bCs/>
        </w:rPr>
        <w:t>CI/CD Pipeline Execution</w:t>
      </w:r>
    </w:p>
    <w:p w:rsidRPr="00FE3D93" w:rsidR="00FE3D93" w:rsidP="4A725168" w:rsidRDefault="5FD680C8" w14:paraId="206F9103" w14:textId="77777777">
      <w:pPr>
        <w:pStyle w:val="ListParagraph"/>
        <w:numPr>
          <w:ilvl w:val="1"/>
          <w:numId w:val="27"/>
        </w:numPr>
        <w:spacing w:after="0"/>
      </w:pPr>
      <w:r>
        <w:t xml:space="preserve">The CI/CD pipeline is triggered automatically upon </w:t>
      </w:r>
      <w:commentRangeStart w:id="239"/>
      <w:r>
        <w:t>commit</w:t>
      </w:r>
      <w:commentRangeEnd w:id="239"/>
      <w:r w:rsidR="480FEC25">
        <w:rPr>
          <w:rStyle w:val="CommentReference"/>
        </w:rPr>
        <w:commentReference w:id="239"/>
      </w:r>
      <w:r>
        <w:t>.</w:t>
      </w:r>
    </w:p>
    <w:p w:rsidRPr="00FE3D93" w:rsidR="00FE3D93" w:rsidP="4A725168" w:rsidRDefault="5FD680C8" w14:paraId="731AD5BC" w14:textId="7C8E13A9" w14:noSpellErr="1">
      <w:pPr>
        <w:pStyle w:val="ListParagraph"/>
        <w:numPr>
          <w:ilvl w:val="1"/>
          <w:numId w:val="27"/>
        </w:numPr>
        <w:spacing w:after="0"/>
        <w:rPr/>
      </w:pPr>
      <w:commentRangeStart w:id="854460669"/>
      <w:r w:rsidR="7E8E374D">
        <w:rPr/>
        <w:t xml:space="preserve"> </w:t>
      </w:r>
      <w:commentRangeStart w:id="240"/>
      <w:r w:rsidR="5EFA5A74">
        <w:rPr/>
        <w:t>Linting</w:t>
      </w:r>
      <w:r w:rsidR="7E8E374D">
        <w:rPr/>
        <w:t xml:space="preserve"> </w:t>
      </w:r>
      <w:r w:rsidR="7E8E374D">
        <w:rPr/>
        <w:t>checks,</w:t>
      </w:r>
      <w:r w:rsidR="7E8E374D">
        <w:rPr/>
        <w:t xml:space="preserve"> and code validation</w:t>
      </w:r>
      <w:commentRangeEnd w:id="240"/>
      <w:r>
        <w:rPr>
          <w:rStyle w:val="CommentReference"/>
        </w:rPr>
        <w:commentReference w:id="240"/>
      </w:r>
      <w:r w:rsidR="7E8E374D">
        <w:rPr/>
        <w:t xml:space="preserve"> are executed to ensure basic code hygiene and structural correctness.</w:t>
      </w:r>
      <w:commentRangeEnd w:id="854460669"/>
      <w:r>
        <w:rPr>
          <w:rStyle w:val="CommentReference"/>
        </w:rPr>
        <w:commentReference w:id="854460669"/>
      </w:r>
    </w:p>
    <w:p w:rsidRPr="00FE3D93" w:rsidR="00FE3D93" w:rsidP="4A725168" w:rsidRDefault="480FEC25" w14:paraId="67868F98" w14:textId="77777777">
      <w:pPr>
        <w:pStyle w:val="ListParagraph"/>
        <w:numPr>
          <w:ilvl w:val="0"/>
          <w:numId w:val="27"/>
        </w:numPr>
        <w:spacing w:after="0"/>
        <w:rPr>
          <w:b/>
          <w:bCs/>
        </w:rPr>
      </w:pPr>
      <w:r w:rsidRPr="4A725168">
        <w:rPr>
          <w:b/>
          <w:bCs/>
        </w:rPr>
        <w:t>Test Data Preparation</w:t>
      </w:r>
    </w:p>
    <w:p w:rsidRPr="00FE3D93" w:rsidR="00FE3D93" w:rsidP="4A725168" w:rsidRDefault="5FD680C8" w14:paraId="303FB5A0" w14:textId="5A0D05A1">
      <w:pPr>
        <w:pStyle w:val="ListParagraph"/>
        <w:numPr>
          <w:ilvl w:val="1"/>
          <w:numId w:val="27"/>
        </w:numPr>
        <w:spacing w:after="0"/>
      </w:pPr>
      <w:r>
        <w:t xml:space="preserve">Historical or </w:t>
      </w:r>
      <w:commentRangeStart w:id="241"/>
      <w:commentRangeStart w:id="242"/>
      <w:r>
        <w:t>synthetic</w:t>
      </w:r>
      <w:commentRangeEnd w:id="241"/>
      <w:r w:rsidR="480FEC25">
        <w:rPr>
          <w:rStyle w:val="CommentReference"/>
        </w:rPr>
        <w:commentReference w:id="241"/>
      </w:r>
      <w:commentRangeEnd w:id="242"/>
      <w:r w:rsidR="480FEC25">
        <w:rPr>
          <w:rStyle w:val="CommentReference"/>
        </w:rPr>
        <w:commentReference w:id="242"/>
      </w:r>
      <w:r>
        <w:t xml:space="preserve"> transaction data is </w:t>
      </w:r>
      <w:commentRangeStart w:id="243"/>
      <w:commentRangeStart w:id="244"/>
      <w:r>
        <w:t xml:space="preserve">pulled from the </w:t>
      </w:r>
      <w:ins w:author="Ume Sauda Ghanyani" w:date="2025-08-11T06:07:00Z" w:id="245">
        <w:r w:rsidR="54975145">
          <w:t>Simulation Sandbox Database – for now a CSV file will be imported for testing</w:t>
        </w:r>
      </w:ins>
      <w:ins w:author="Ume Sauda Ghanyani" w:date="2025-08-11T06:19:00Z" w:id="246">
        <w:r w:rsidR="5A3EB2DF">
          <w:t xml:space="preserve"> (further details will be mentioned in BIAR </w:t>
        </w:r>
      </w:ins>
      <w:ins w:author="Ume Sauda Ghanyani" w:date="2025-08-11T06:20:00Z" w:id="247">
        <w:r w:rsidR="5A3EB2DF">
          <w:t>workstream)</w:t>
        </w:r>
      </w:ins>
      <w:ins w:author="Ume Sauda Ghanyani" w:date="2025-08-11T06:07:00Z" w:id="248">
        <w:r w:rsidR="54975145">
          <w:t>.</w:t>
        </w:r>
      </w:ins>
      <w:del w:author="Ume Sauda Ghanyani" w:date="2025-08-11T06:07:00Z" w:id="249">
        <w:r w:rsidDel="5FD680C8" w:rsidR="480FEC25">
          <w:delText>Data Lakehouse</w:delText>
        </w:r>
      </w:del>
      <w:commentRangeEnd w:id="243"/>
      <w:r w:rsidR="480FEC25">
        <w:rPr>
          <w:rStyle w:val="CommentReference"/>
        </w:rPr>
        <w:commentReference w:id="243"/>
      </w:r>
      <w:commentRangeEnd w:id="244"/>
      <w:r w:rsidR="480FEC25">
        <w:rPr>
          <w:rStyle w:val="CommentReference"/>
        </w:rPr>
        <w:commentReference w:id="244"/>
      </w:r>
      <w:r>
        <w:t>.</w:t>
      </w:r>
    </w:p>
    <w:p w:rsidRPr="00FE3D93" w:rsidR="00FE3D93" w:rsidP="4A725168" w:rsidRDefault="480FEC25" w14:paraId="17279B30" w14:textId="77777777">
      <w:pPr>
        <w:pStyle w:val="ListParagraph"/>
        <w:numPr>
          <w:ilvl w:val="1"/>
          <w:numId w:val="27"/>
        </w:numPr>
        <w:spacing w:after="0"/>
      </w:pPr>
      <w:r>
        <w:t>The data is provided to the Simulation Sandbox for rule testing.</w:t>
      </w:r>
    </w:p>
    <w:p w:rsidRPr="00FE3D93" w:rsidR="00FE3D93" w:rsidP="4A725168" w:rsidRDefault="480FEC25" w14:paraId="65792EAB" w14:textId="77777777">
      <w:pPr>
        <w:pStyle w:val="ListParagraph"/>
        <w:numPr>
          <w:ilvl w:val="0"/>
          <w:numId w:val="27"/>
        </w:numPr>
        <w:spacing w:after="0"/>
        <w:rPr>
          <w:b/>
          <w:bCs/>
        </w:rPr>
      </w:pPr>
      <w:r w:rsidRPr="4A725168">
        <w:rPr>
          <w:b/>
          <w:bCs/>
        </w:rPr>
        <w:t>Rule Testing in Simulation Sandbox</w:t>
      </w:r>
    </w:p>
    <w:p w:rsidRPr="00FE3D93" w:rsidR="00FE3D93" w:rsidP="4A725168" w:rsidRDefault="5FD680C8" w14:paraId="750032BB" w14:textId="77777777" w14:noSpellErr="1">
      <w:pPr>
        <w:pStyle w:val="ListParagraph"/>
        <w:numPr>
          <w:ilvl w:val="1"/>
          <w:numId w:val="27"/>
        </w:numPr>
        <w:spacing w:after="0"/>
        <w:rPr/>
      </w:pPr>
      <w:commentRangeStart w:id="250"/>
      <w:commentRangeStart w:id="251"/>
      <w:commentRangeStart w:id="1205852619"/>
      <w:r w:rsidR="7E8E374D">
        <w:rPr/>
        <w:t>The rule is deployed</w:t>
      </w:r>
      <w:commentRangeEnd w:id="250"/>
      <w:r>
        <w:rPr>
          <w:rStyle w:val="CommentReference"/>
        </w:rPr>
        <w:commentReference w:id="250"/>
      </w:r>
      <w:commentRangeEnd w:id="251"/>
      <w:r>
        <w:rPr>
          <w:rStyle w:val="CommentReference"/>
        </w:rPr>
        <w:commentReference w:id="251"/>
      </w:r>
      <w:r w:rsidR="7E8E374D">
        <w:rPr/>
        <w:t xml:space="preserve"> and executed within the </w:t>
      </w:r>
      <w:commentRangeStart w:id="252"/>
      <w:r w:rsidR="7E8E374D">
        <w:rPr/>
        <w:t>Simulation Sandbox environment</w:t>
      </w:r>
      <w:commentRangeEnd w:id="252"/>
      <w:r>
        <w:rPr>
          <w:rStyle w:val="CommentReference"/>
        </w:rPr>
        <w:commentReference w:id="252"/>
      </w:r>
      <w:r w:rsidR="7E8E374D">
        <w:rPr/>
        <w:t>.</w:t>
      </w:r>
      <w:commentRangeEnd w:id="1205852619"/>
      <w:r>
        <w:rPr>
          <w:rStyle w:val="CommentReference"/>
        </w:rPr>
        <w:commentReference w:id="1205852619"/>
      </w:r>
    </w:p>
    <w:p w:rsidRPr="00FE3D93" w:rsidR="00FE3D93" w:rsidP="4A725168" w:rsidRDefault="480FEC25" w14:paraId="23A71D42" w14:textId="77777777">
      <w:pPr>
        <w:pStyle w:val="ListParagraph"/>
        <w:numPr>
          <w:ilvl w:val="1"/>
          <w:numId w:val="27"/>
        </w:numPr>
        <w:spacing w:after="0"/>
      </w:pPr>
      <w:r>
        <w:t>Test results are generated, including performance metrics such as precision, recall, and execution time.</w:t>
      </w:r>
    </w:p>
    <w:p w:rsidRPr="00FE3D93" w:rsidR="00FE3D93" w:rsidP="4A725168" w:rsidRDefault="480FEC25" w14:paraId="5D1A210D" w14:textId="77777777">
      <w:pPr>
        <w:pStyle w:val="ListParagraph"/>
        <w:numPr>
          <w:ilvl w:val="0"/>
          <w:numId w:val="27"/>
        </w:numPr>
        <w:spacing w:after="0"/>
        <w:rPr>
          <w:b/>
          <w:bCs/>
        </w:rPr>
      </w:pPr>
      <w:r w:rsidRPr="4A725168">
        <w:rPr>
          <w:b/>
          <w:bCs/>
        </w:rPr>
        <w:t>Feedback and Refinement</w:t>
      </w:r>
    </w:p>
    <w:p w:rsidRPr="00FE3D93" w:rsidR="00FE3D93" w:rsidP="4A725168" w:rsidRDefault="480FEC25" w14:paraId="4E72D2C7" w14:textId="77777777">
      <w:pPr>
        <w:pStyle w:val="ListParagraph"/>
        <w:numPr>
          <w:ilvl w:val="1"/>
          <w:numId w:val="27"/>
        </w:numPr>
        <w:spacing w:after="0"/>
      </w:pPr>
      <w:r>
        <w:t>The Maker is notified upon completion of simulation testing.</w:t>
      </w:r>
    </w:p>
    <w:p w:rsidRPr="00FE3D93" w:rsidR="00FE3D93" w:rsidP="4A725168" w:rsidRDefault="5FD680C8" w14:paraId="260CFB14" w14:textId="03278335">
      <w:pPr>
        <w:pStyle w:val="ListParagraph"/>
        <w:numPr>
          <w:ilvl w:val="1"/>
          <w:numId w:val="27"/>
        </w:numPr>
        <w:spacing w:after="0"/>
      </w:pPr>
      <w:r>
        <w:t xml:space="preserve">The Maker may refine the rule </w:t>
      </w:r>
      <w:ins w:author="Ume Sauda Ghanyani" w:date="2025-08-11T06:28:00Z" w:id="253">
        <w:r w:rsidR="192751A1">
          <w:t xml:space="preserve">definition in the </w:t>
        </w:r>
      </w:ins>
      <w:ins w:author="Ume Sauda Ghanyani" w:date="2025-08-12T05:53:00Z" w:id="254">
        <w:r w:rsidR="645F435D">
          <w:t xml:space="preserve">Tazama </w:t>
        </w:r>
      </w:ins>
      <w:ins w:author="Ume Sauda Ghanyani" w:date="2025-08-12T05:54:00Z" w:id="255">
        <w:r w:rsidR="645F435D">
          <w:t>Rule Studio</w:t>
        </w:r>
      </w:ins>
      <w:ins w:author="Ume Sauda Ghanyani" w:date="2025-08-11T06:28:00Z" w:id="256">
        <w:r w:rsidR="192751A1">
          <w:t xml:space="preserve"> </w:t>
        </w:r>
      </w:ins>
      <w:del w:author="Ume Sauda Ghanyani" w:date="2025-08-11T06:28:00Z" w:id="257">
        <w:r w:rsidDel="5FD680C8" w:rsidR="480FEC25">
          <w:delText>logic</w:delText>
        </w:r>
      </w:del>
      <w:r>
        <w:t xml:space="preserve"> based on test outcomes and performance feedback.</w:t>
      </w:r>
    </w:p>
    <w:p w:rsidRPr="00FE3D93" w:rsidR="00FE3D93" w:rsidP="4A725168" w:rsidRDefault="480FEC25" w14:paraId="5B08FF7D" w14:textId="77777777">
      <w:pPr>
        <w:pStyle w:val="ListParagraph"/>
        <w:numPr>
          <w:ilvl w:val="0"/>
          <w:numId w:val="27"/>
        </w:numPr>
        <w:spacing w:after="0"/>
        <w:rPr>
          <w:b/>
          <w:bCs/>
        </w:rPr>
      </w:pPr>
      <w:r w:rsidRPr="4A725168">
        <w:rPr>
          <w:b/>
          <w:bCs/>
        </w:rPr>
        <w:t>Pull Request Creation</w:t>
      </w:r>
    </w:p>
    <w:p w:rsidRPr="00FE3D93" w:rsidR="00FE3D93" w:rsidP="4A725168" w:rsidRDefault="5FD680C8" w14:paraId="033E345B" w14:textId="454E164D">
      <w:pPr>
        <w:pStyle w:val="ListParagraph"/>
        <w:numPr>
          <w:ilvl w:val="1"/>
          <w:numId w:val="27"/>
        </w:numPr>
        <w:spacing w:after="0"/>
      </w:pPr>
      <w:r>
        <w:t xml:space="preserve">A Pull Request (PR) is created for the updated rule </w:t>
      </w:r>
      <w:del w:author="Ume Sauda Ghanyani" w:date="2025-08-11T06:28:00Z" w:id="258">
        <w:r w:rsidDel="5FD680C8" w:rsidR="480FEC25">
          <w:delText xml:space="preserve">logic </w:delText>
        </w:r>
      </w:del>
      <w:proofErr w:type="spellStart"/>
      <w:ins w:author="Ume Sauda Ghanyani" w:date="2025-08-11T06:28:00Z" w:id="259">
        <w:r w:rsidR="3450D25A">
          <w:t>definitiio</w:t>
        </w:r>
      </w:ins>
      <w:ins w:author="Ume Sauda Ghanyani" w:date="2025-08-11T06:29:00Z" w:id="260">
        <w:r w:rsidR="3450D25A">
          <w:t>n</w:t>
        </w:r>
        <w:proofErr w:type="spellEnd"/>
        <w:r w:rsidR="3450D25A">
          <w:t xml:space="preserve"> </w:t>
        </w:r>
      </w:ins>
      <w:r>
        <w:t>and submitted for review.</w:t>
      </w:r>
    </w:p>
    <w:p w:rsidRPr="00FE3D93" w:rsidR="00FE3D93" w:rsidP="4A725168" w:rsidRDefault="480FEC25" w14:paraId="046B47A7" w14:textId="77777777">
      <w:pPr>
        <w:pStyle w:val="ListParagraph"/>
        <w:numPr>
          <w:ilvl w:val="0"/>
          <w:numId w:val="27"/>
        </w:numPr>
        <w:spacing w:after="0"/>
        <w:rPr>
          <w:b/>
          <w:bCs/>
        </w:rPr>
      </w:pPr>
      <w:r w:rsidRPr="4A725168">
        <w:rPr>
          <w:b/>
          <w:bCs/>
        </w:rPr>
        <w:t>Review and Approval (Maker-Checker Process)</w:t>
      </w:r>
    </w:p>
    <w:p w:rsidRPr="00FE3D93" w:rsidR="00FE3D93" w:rsidP="4A725168" w:rsidRDefault="5FD680C8" w14:paraId="22A874D0" w14:textId="77777777">
      <w:pPr>
        <w:pStyle w:val="ListParagraph"/>
        <w:numPr>
          <w:ilvl w:val="1"/>
          <w:numId w:val="27"/>
        </w:numPr>
        <w:spacing w:after="0"/>
      </w:pPr>
      <w:commentRangeStart w:id="261"/>
      <w:commentRangeStart w:id="262"/>
      <w:r>
        <w:t>The Checker reviews the PR</w:t>
      </w:r>
      <w:commentRangeEnd w:id="261"/>
      <w:r w:rsidR="480FEC25">
        <w:rPr>
          <w:rStyle w:val="CommentReference"/>
        </w:rPr>
        <w:commentReference w:id="261"/>
      </w:r>
      <w:commentRangeEnd w:id="262"/>
      <w:r w:rsidR="480FEC25">
        <w:rPr>
          <w:rStyle w:val="CommentReference"/>
        </w:rPr>
        <w:commentReference w:id="262"/>
      </w:r>
      <w:r>
        <w:t>, examining logs, test results, and business alignment.</w:t>
      </w:r>
    </w:p>
    <w:p w:rsidRPr="00FE3D93" w:rsidR="00FE3D93" w:rsidP="4A725168" w:rsidRDefault="480FEC25" w14:paraId="3396214D" w14:textId="77777777">
      <w:pPr>
        <w:pStyle w:val="ListParagraph"/>
        <w:numPr>
          <w:ilvl w:val="1"/>
          <w:numId w:val="27"/>
        </w:numPr>
        <w:spacing w:after="0"/>
      </w:pPr>
      <w:r>
        <w:t>The rule is verified against business requirements and technical standards.</w:t>
      </w:r>
    </w:p>
    <w:p w:rsidRPr="00FE3D93" w:rsidR="00FE3D93" w:rsidP="4A725168" w:rsidRDefault="480FEC25" w14:paraId="21885816" w14:textId="77777777">
      <w:pPr>
        <w:pStyle w:val="ListParagraph"/>
        <w:numPr>
          <w:ilvl w:val="1"/>
          <w:numId w:val="27"/>
        </w:numPr>
        <w:spacing w:after="0"/>
      </w:pPr>
      <w:r>
        <w:t>The PR is either approved or rejected, and the Maker is informed of the decision.</w:t>
      </w:r>
    </w:p>
    <w:p w:rsidRPr="00FE3D93" w:rsidR="00FE3D93" w:rsidP="4A725168" w:rsidRDefault="480FEC25" w14:paraId="06A7FC4E" w14:textId="77777777">
      <w:pPr>
        <w:pStyle w:val="ListParagraph"/>
        <w:numPr>
          <w:ilvl w:val="0"/>
          <w:numId w:val="27"/>
        </w:numPr>
        <w:spacing w:after="0"/>
        <w:rPr>
          <w:b/>
          <w:bCs/>
        </w:rPr>
      </w:pPr>
      <w:r w:rsidRPr="4A725168">
        <w:rPr>
          <w:b/>
          <w:bCs/>
        </w:rPr>
        <w:t>Deployment to Staging Environment</w:t>
      </w:r>
    </w:p>
    <w:p w:rsidRPr="00FE3D93" w:rsidR="00FE3D93" w:rsidP="4A725168" w:rsidRDefault="480FEC25" w14:paraId="7586EFEC" w14:textId="77777777">
      <w:pPr>
        <w:pStyle w:val="ListParagraph"/>
        <w:numPr>
          <w:ilvl w:val="1"/>
          <w:numId w:val="27"/>
        </w:numPr>
        <w:spacing w:after="0"/>
      </w:pPr>
      <w:r>
        <w:t>Upon approval, the rule is deployed to the staging environment.</w:t>
      </w:r>
    </w:p>
    <w:p w:rsidRPr="00FE3D93" w:rsidR="00FE3D93" w:rsidP="4A725168" w:rsidRDefault="480FEC25" w14:paraId="54AF200A" w14:textId="77777777">
      <w:pPr>
        <w:pStyle w:val="ListParagraph"/>
        <w:numPr>
          <w:ilvl w:val="1"/>
          <w:numId w:val="27"/>
        </w:numPr>
        <w:spacing w:after="0"/>
      </w:pPr>
      <w:r>
        <w:t>Staging tests are conducted to validate rule performance under near-production conditions.</w:t>
      </w:r>
    </w:p>
    <w:p w:rsidRPr="00FE3D93" w:rsidR="00FE3D93" w:rsidP="4A725168" w:rsidRDefault="480FEC25" w14:paraId="5D6D060F" w14:textId="77777777">
      <w:pPr>
        <w:pStyle w:val="ListParagraph"/>
        <w:numPr>
          <w:ilvl w:val="0"/>
          <w:numId w:val="27"/>
        </w:numPr>
        <w:spacing w:after="0"/>
        <w:rPr>
          <w:b/>
          <w:bCs/>
        </w:rPr>
      </w:pPr>
      <w:r w:rsidRPr="4A725168">
        <w:rPr>
          <w:b/>
          <w:bCs/>
        </w:rPr>
        <w:t>Staging Outcome</w:t>
      </w:r>
    </w:p>
    <w:p w:rsidRPr="00FE3D93" w:rsidR="00FE3D93" w:rsidP="4A725168" w:rsidRDefault="480FEC25" w14:paraId="3A8E52E7" w14:textId="77777777">
      <w:pPr>
        <w:pStyle w:val="ListParagraph"/>
        <w:numPr>
          <w:ilvl w:val="1"/>
          <w:numId w:val="27"/>
        </w:numPr>
        <w:spacing w:after="0"/>
      </w:pPr>
      <w:r>
        <w:t>If staging is successful, the rule is promoted for deployment to production.</w:t>
      </w:r>
    </w:p>
    <w:p w:rsidRPr="00FE3D93" w:rsidR="00FE3D93" w:rsidP="4A725168" w:rsidRDefault="480FEC25" w14:paraId="010F3F83" w14:textId="77777777">
      <w:pPr>
        <w:pStyle w:val="ListParagraph"/>
        <w:numPr>
          <w:ilvl w:val="1"/>
          <w:numId w:val="27"/>
        </w:numPr>
        <w:spacing w:after="0"/>
      </w:pPr>
      <w:r>
        <w:t>If issues arise, the rule is fixed and redeployed for further staging validation.</w:t>
      </w:r>
    </w:p>
    <w:p w:rsidRPr="00FE3D93" w:rsidR="00FE3D93" w:rsidP="4A725168" w:rsidRDefault="480FEC25" w14:paraId="41044507" w14:textId="77777777">
      <w:pPr>
        <w:pStyle w:val="ListParagraph"/>
        <w:numPr>
          <w:ilvl w:val="0"/>
          <w:numId w:val="27"/>
        </w:numPr>
        <w:spacing w:after="0"/>
        <w:rPr>
          <w:b/>
          <w:bCs/>
        </w:rPr>
      </w:pPr>
      <w:r w:rsidRPr="4A725168">
        <w:rPr>
          <w:b/>
          <w:bCs/>
        </w:rPr>
        <w:t>Production Deployment</w:t>
      </w:r>
    </w:p>
    <w:p w:rsidRPr="00FE3D93" w:rsidR="00FE3D93" w:rsidP="4A725168" w:rsidRDefault="480FEC25" w14:paraId="5BD8FF79" w14:textId="2FF67C1E">
      <w:pPr>
        <w:pStyle w:val="ListParagraph"/>
        <w:numPr>
          <w:ilvl w:val="1"/>
          <w:numId w:val="27"/>
        </w:numPr>
        <w:spacing w:after="0"/>
        <w:rPr>
          <w:del w:author="Ume Sauda Ghanyani" w:date="2025-08-08T09:40:00Z" w16du:dateUtc="2025-08-08T09:40:01Z" w:id="263"/>
        </w:rPr>
      </w:pPr>
      <w:commentRangeStart w:id="264"/>
      <w:del w:author="Ume Sauda Ghanyani" w:date="2025-08-08T09:40:00Z" w:id="265">
        <w:r w:rsidDel="5FD680C8">
          <w:delText>The rule is deployed to the production environment.</w:delText>
        </w:r>
      </w:del>
      <w:ins w:author="Ume Sauda Ghanyani" w:date="2025-08-08T09:40:00Z" w:id="266">
        <w:r w:rsidR="4402C35B">
          <w:t xml:space="preserve"> </w:t>
        </w:r>
      </w:ins>
      <w:commentRangeEnd w:id="264"/>
      <w:r>
        <w:rPr>
          <w:rStyle w:val="CommentReference"/>
        </w:rPr>
        <w:commentReference w:id="264"/>
      </w:r>
      <w:ins w:author="Ume Sauda Ghanyani" w:date="2025-08-08T09:40:00Z" w:id="267">
        <w:r w:rsidRPr="70B044FC" w:rsidR="4402C35B">
          <w:t xml:space="preserve">The rule is implemented in the production environment, ensuring that configurations are never overwritten and that new versions supersede older ones. A new network map </w:t>
        </w:r>
        <w:proofErr w:type="gramStart"/>
        <w:r w:rsidRPr="70B044FC" w:rsidR="4402C35B">
          <w:t>is</w:t>
        </w:r>
        <w:proofErr w:type="gramEnd"/>
        <w:r w:rsidRPr="70B044FC" w:rsidR="4402C35B">
          <w:t xml:space="preserve"> issued to support the updated </w:t>
        </w:r>
        <w:proofErr w:type="spellStart"/>
        <w:r w:rsidRPr="70B044FC" w:rsidR="4402C35B">
          <w:t>configuration.</w:t>
        </w:r>
      </w:ins>
    </w:p>
    <w:p w:rsidRPr="00FE3D93" w:rsidR="00FE3D93" w:rsidP="4A725168" w:rsidRDefault="480FEC25" w14:paraId="2ECDB9C6" w14:textId="77777777">
      <w:pPr>
        <w:pStyle w:val="ListParagraph"/>
        <w:numPr>
          <w:ilvl w:val="1"/>
          <w:numId w:val="27"/>
        </w:numPr>
        <w:spacing w:after="0"/>
      </w:pPr>
      <w:r>
        <w:t>Deployment</w:t>
      </w:r>
      <w:proofErr w:type="spellEnd"/>
      <w:r>
        <w:t xml:space="preserve"> success is confirmed, and production monitoring is initiated.</w:t>
      </w:r>
    </w:p>
    <w:p w:rsidR="0174AE5E" w:rsidP="4A725168" w:rsidRDefault="0174AE5E" w14:paraId="14835D1D" w14:textId="568C7D0E">
      <w:pPr>
        <w:pStyle w:val="ListParagraph"/>
        <w:numPr>
          <w:ilvl w:val="1"/>
          <w:numId w:val="27"/>
        </w:numPr>
        <w:spacing w:after="0"/>
      </w:pPr>
      <w:r w:rsidRPr="4A725168">
        <w:t>System and Audit logs are maintained.</w:t>
      </w:r>
    </w:p>
    <w:p w:rsidRPr="00FE3D93" w:rsidR="00FE3D93" w:rsidP="4A725168" w:rsidRDefault="5FD680C8" w14:paraId="255C9B3A" w14:textId="7C61306D" w14:noSpellErr="1">
      <w:pPr>
        <w:pStyle w:val="ListParagraph"/>
        <w:numPr>
          <w:ilvl w:val="1"/>
          <w:numId w:val="27"/>
        </w:numPr>
        <w:spacing w:after="0"/>
        <w:rPr/>
      </w:pPr>
      <w:commentRangeStart w:id="268"/>
      <w:commentRangeStart w:id="485505516"/>
      <w:r w:rsidR="7E8E374D">
        <w:rPr/>
        <w:t>A rollback mechanism</w:t>
      </w:r>
      <w:ins w:author="Ume Sauda Ghanyani" w:date="2025-08-11T06:31:00Z" w:id="1609583211">
        <w:r w:rsidR="2A32751B">
          <w:t xml:space="preserve"> of the active network configuratio</w:t>
        </w:r>
      </w:ins>
      <w:ins w:author="Ume Sauda Ghanyani" w:date="2025-08-11T06:32:00Z" w:id="838615851">
        <w:r w:rsidR="2A32751B">
          <w:t>n</w:t>
        </w:r>
      </w:ins>
      <w:r w:rsidR="7E8E374D">
        <w:rPr/>
        <w:t xml:space="preserve"> is in place</w:t>
      </w:r>
      <w:commentRangeEnd w:id="268"/>
      <w:r>
        <w:rPr>
          <w:rStyle w:val="CommentReference"/>
        </w:rPr>
        <w:commentReference w:id="268"/>
      </w:r>
      <w:r w:rsidR="7E8E374D">
        <w:rPr/>
        <w:t xml:space="preserve"> to revert to the previous stable version if needed.</w:t>
      </w:r>
      <w:commentRangeEnd w:id="485505516"/>
      <w:r>
        <w:rPr>
          <w:rStyle w:val="CommentReference"/>
        </w:rPr>
        <w:commentReference w:id="485505516"/>
      </w:r>
    </w:p>
    <w:p w:rsidRPr="007840C0" w:rsidR="00A02682" w:rsidP="007840C0" w:rsidRDefault="00A02682" w14:paraId="7CF4339F" w14:textId="5E2DC243">
      <w:pPr>
        <w:rPr>
          <w:noProof/>
          <w:color w:val="0563C1" w:themeColor="hyperlink"/>
          <w:kern w:val="2"/>
          <w:u w:val="single"/>
          <w14:ligatures w14:val="standardContextual"/>
        </w:rPr>
      </w:pPr>
      <w:r>
        <w:br w:type="page"/>
      </w:r>
    </w:p>
    <w:p w:rsidR="003B10FE" w:rsidP="006B3DD0" w:rsidRDefault="083E74D2" w14:paraId="6397B9CF" w14:textId="30FB3471" w14:noSpellErr="1">
      <w:pPr>
        <w:pStyle w:val="Heading1"/>
        <w:numPr>
          <w:ilvl w:val="0"/>
          <w:numId w:val="0"/>
        </w:numPr>
        <w:rPr>
          <w:del w:author="Ume Sauda Ghanyani" w:date="2025-08-11T06:40:00Z" w16du:dateUtc="2025-08-11T06:40:50Z" w:id="505057070"/>
        </w:rPr>
      </w:pPr>
      <w:bookmarkStart w:name="_Toc848960713" w:id="272"/>
      <w:bookmarkStart w:name="_Toc2077196252" w:id="386901607"/>
      <w:r w:rsidR="1E8CFD04">
        <w:rPr/>
        <w:t xml:space="preserve">4. </w:t>
      </w:r>
      <w:r w:rsidR="4EAE7C5B">
        <w:rPr/>
        <w:t>Functional Requirements</w:t>
      </w:r>
      <w:bookmarkEnd w:id="272"/>
      <w:bookmarkEnd w:id="386901607"/>
    </w:p>
    <w:p w:rsidRPr="00B9083B" w:rsidR="004D3485" w:rsidP="004D3485" w:rsidRDefault="004D3485" w14:paraId="72CB81D7" w14:textId="575001E7">
      <w:pPr>
        <w:pStyle w:val="NoSpacing"/>
        <w:rPr>
          <w:ins w:author="Ume Sauda Ghanyani" w:date="2025-08-11T06:40:00Z" w16du:dateUtc="2025-08-11T06:40:27Z" w:id="273"/>
          <w:sz w:val="10"/>
          <w:szCs w:val="10"/>
        </w:rPr>
      </w:pPr>
    </w:p>
    <w:p w:rsidR="70B044FC" w:rsidP="70B044FC" w:rsidRDefault="70B044FC" w14:paraId="7FA8CE01" w14:textId="4328FDEA">
      <w:pPr>
        <w:pStyle w:val="NoSpacing"/>
        <w:rPr>
          <w:sz w:val="10"/>
          <w:szCs w:val="10"/>
        </w:rPr>
      </w:pPr>
    </w:p>
    <w:p w:rsidR="6B8806EE" w:rsidP="4A725168" w:rsidRDefault="2202F8FF" w14:paraId="2EC68E02" w14:textId="41C1F44A" w14:noSpellErr="1">
      <w:pPr>
        <w:pStyle w:val="Heading2"/>
        <w:numPr>
          <w:ilvl w:val="0"/>
          <w:numId w:val="0"/>
        </w:numPr>
      </w:pPr>
      <w:bookmarkStart w:name="_Toc1051572533" w:id="274"/>
      <w:bookmarkStart w:name="_Toc1483811177" w:id="1921751420"/>
      <w:r w:rsidR="2D6EF255">
        <w:rPr/>
        <w:t xml:space="preserve">4.1 </w:t>
      </w:r>
      <w:ins w:author="Ume Sauda Ghanyani" w:date="2025-08-11T07:47:00Z" w:id="537188484">
        <w:r w:rsidR="44D68B33">
          <w:t>Tazama Rule Studio</w:t>
        </w:r>
      </w:ins>
      <w:bookmarkEnd w:id="274"/>
      <w:bookmarkEnd w:id="1921751420"/>
      <w:del w:author="Ume Sauda Ghanyani" w:date="2025-08-11T07:47:00Z" w:id="1459566537">
        <w:r w:rsidDel="1F4F11E0">
          <w:delText>Rule Configuration</w:delText>
        </w:r>
      </w:del>
    </w:p>
    <w:p w:rsidR="6B8806EE" w:rsidP="4A725168" w:rsidRDefault="2202F8FF" w14:paraId="199C3332" w14:textId="1CE1DC23">
      <w:r w:rsidR="2D6EF255">
        <w:rPr/>
        <w:t xml:space="preserve">The </w:t>
      </w:r>
      <w:ins w:author="Ume Sauda Ghanyani" w:date="2025-08-11T06:54:00Z" w:id="1052556137">
        <w:r w:rsidR="37EDD8C1">
          <w:t xml:space="preserve">Config UI </w:t>
        </w:r>
      </w:ins>
      <w:del w:author="Ume Sauda Ghanyani" w:date="2025-08-12T05:58:00Z" w:id="290133249">
        <w:r w:rsidRPr="4441BA12" w:rsidDel="1F4F11E0">
          <w:rPr>
            <w:b w:val="1"/>
            <w:bCs w:val="1"/>
          </w:rPr>
          <w:delText>Rule Builder</w:delText>
        </w:r>
      </w:del>
      <w:r w:rsidR="2D6EF255">
        <w:rPr/>
        <w:t xml:space="preserve"> will generate </w:t>
      </w:r>
      <w:r w:rsidRPr="4441BA12" w:rsidR="2D6EF255">
        <w:rPr>
          <w:b w:val="1"/>
          <w:bCs w:val="1"/>
        </w:rPr>
        <w:t xml:space="preserve">JSON-based </w:t>
      </w:r>
      <w:commentRangeStart w:id="280"/>
      <w:r w:rsidRPr="4441BA12" w:rsidR="2D6EF255">
        <w:rPr>
          <w:b w:val="1"/>
          <w:bCs w:val="1"/>
        </w:rPr>
        <w:t>rule configurations</w:t>
      </w:r>
      <w:r w:rsidR="2D6EF255">
        <w:rPr/>
        <w:t xml:space="preserve"> that define the rule’s </w:t>
      </w:r>
      <w:r w:rsidR="2D6EF255">
        <w:rPr/>
        <w:t>parameters,</w:t>
      </w:r>
      <w:r w:rsidR="2D6EF255">
        <w:rPr/>
        <w:t xml:space="preserve"> exit conditions</w:t>
      </w:r>
      <w:del w:author="Ume Sauda Ghanyani" w:date="2025-08-11T06:55:00Z" w:id="209635885">
        <w:r w:rsidDel="1F4F11E0">
          <w:delText>, and query setup</w:delText>
        </w:r>
      </w:del>
      <w:r w:rsidR="2D6EF255">
        <w:rPr/>
        <w:t>.</w:t>
      </w:r>
      <w:commentRangeEnd w:id="280"/>
      <w:r>
        <w:rPr>
          <w:rStyle w:val="CommentReference"/>
        </w:rPr>
        <w:commentReference w:id="280"/>
      </w:r>
      <w:r w:rsidR="2D6EF255">
        <w:rPr/>
        <w:t xml:space="preserve"> These configurations will be used by the rule processor during transaction evaluations.</w:t>
      </w:r>
    </w:p>
    <w:p w:rsidR="6B8806EE" w:rsidP="4A725168" w:rsidRDefault="2202F8FF" w14:paraId="08F628EE" w14:textId="541F4B32">
      <w:pPr>
        <w:spacing w:before="240" w:after="240"/>
      </w:pPr>
      <w:r w:rsidR="2D6EF255">
        <w:rPr/>
        <w:t xml:space="preserve">The </w:t>
      </w:r>
      <w:commentRangeStart w:id="282"/>
      <w:r w:rsidRPr="4441BA12" w:rsidR="2D6EF255">
        <w:rPr>
          <w:b w:val="1"/>
          <w:bCs w:val="1"/>
        </w:rPr>
        <w:t xml:space="preserve">Rule </w:t>
      </w:r>
      <w:del w:author="Ume Sauda Ghanyani" w:date="2025-08-11T06:55:00Z" w:id="917663701">
        <w:r w:rsidRPr="4441BA12" w:rsidDel="1F4F11E0">
          <w:rPr>
            <w:b w:val="1"/>
            <w:bCs w:val="1"/>
          </w:rPr>
          <w:delText>Configuration</w:delText>
        </w:r>
      </w:del>
      <w:ins w:author="Ume Sauda Ghanyani" w:date="2025-08-11T06:55:00Z" w:id="1249948066">
        <w:r w:rsidRPr="4441BA12" w:rsidR="2346F784">
          <w:rPr>
            <w:b w:val="1"/>
            <w:bCs w:val="1"/>
          </w:rPr>
          <w:t>definition</w:t>
        </w:r>
      </w:ins>
      <w:commentRangeEnd w:id="282"/>
      <w:r>
        <w:rPr>
          <w:rStyle w:val="CommentReference"/>
        </w:rPr>
        <w:commentReference w:id="282"/>
      </w:r>
      <w:r w:rsidR="2D6EF255">
        <w:rPr/>
        <w:t xml:space="preserve"> defines how each rule in the </w:t>
      </w:r>
      <w:ins w:author="Ume Sauda Ghanyani" w:date="2025-08-11T06:57:00Z" w:id="1408857354">
        <w:r w:rsidR="3CFD49CC">
          <w:t>Tazama</w:t>
        </w:r>
        <w:r w:rsidR="3CFD49CC">
          <w:t xml:space="preserve"> Rule Studio</w:t>
        </w:r>
      </w:ins>
      <w:ins w:author="Ume Sauda Ghanyani" w:date="2025-08-11T06:58:00Z" w:id="1898535388">
        <w:r w:rsidR="68F0EC10">
          <w:t xml:space="preserve"> </w:t>
        </w:r>
      </w:ins>
      <w:commentRangeStart w:id="287"/>
      <w:del w:author="Ume Sauda Ghanyani" w:date="2025-08-12T05:58:00Z" w:id="337376473">
        <w:r w:rsidDel="1F4F11E0">
          <w:delText>Rule Builder</w:delText>
        </w:r>
      </w:del>
      <w:commentRangeEnd w:id="287"/>
      <w:r>
        <w:rPr>
          <w:rStyle w:val="CommentReference"/>
        </w:rPr>
        <w:commentReference w:id="287"/>
      </w:r>
      <w:r w:rsidR="2D6EF255">
        <w:rPr/>
        <w:t xml:space="preserve"> should operate </w:t>
      </w:r>
      <w:commentRangeStart w:id="1286581584"/>
      <w:r w:rsidR="2D6EF255">
        <w:rPr/>
        <w:t>by</w:t>
      </w:r>
      <w:ins w:author="Ume Sauda Ghanyani" w:date="2025-08-11T06:56:00Z" w:id="1789649969">
        <w:r w:rsidR="32C97CB8">
          <w:t xml:space="preserve"> </w:t>
        </w:r>
        <w:r w:rsidR="32C97CB8">
          <w:t>providing a</w:t>
        </w:r>
        <w:r w:rsidR="32C97CB8">
          <w:t xml:space="preserve"> </w:t>
        </w:r>
        <w:r w:rsidR="32C97CB8">
          <w:t>a</w:t>
        </w:r>
        <w:r w:rsidR="32C97CB8">
          <w:t xml:space="preserve"> low-code/no-code environment for query setup </w:t>
        </w:r>
      </w:ins>
      <w:commentRangeEnd w:id="1286581584"/>
      <w:r>
        <w:rPr>
          <w:rStyle w:val="CommentReference"/>
        </w:rPr>
        <w:commentReference w:id="1286581584"/>
      </w:r>
      <w:del w:author="Ume Sauda Ghanyani" w:date="2025-08-11T06:58:00Z" w:id="1095889924">
        <w:r w:rsidDel="1F4F11E0">
          <w:delText xml:space="preserve"> integrating</w:delText>
        </w:r>
      </w:del>
      <w:ins w:author="Ume Sauda Ghanyani" w:date="2025-08-11T06:58:00Z" w:id="1907112373">
        <w:r w:rsidR="2B9568A5">
          <w:t>and integrating</w:t>
        </w:r>
      </w:ins>
      <w:r w:rsidR="2D6EF255">
        <w:rPr/>
        <w:t xml:space="preserve"> information from </w:t>
      </w:r>
      <w:commentRangeStart w:id="292"/>
      <w:r w:rsidR="2D6EF255">
        <w:rPr/>
        <w:t>two key sources</w:t>
      </w:r>
      <w:commentRangeEnd w:id="292"/>
      <w:r>
        <w:rPr>
          <w:rStyle w:val="CommentReference"/>
        </w:rPr>
        <w:commentReference w:id="292"/>
      </w:r>
      <w:r w:rsidR="2D6EF255">
        <w:rPr/>
        <w:t>:</w:t>
      </w:r>
    </w:p>
    <w:p w:rsidR="6B8806EE" w:rsidP="4A725168" w:rsidRDefault="2202F8FF" w14:paraId="305E5315" w14:textId="1F0FF3EF" w14:noSpellErr="1">
      <w:pPr>
        <w:pStyle w:val="ListParagraph"/>
        <w:numPr>
          <w:ilvl w:val="0"/>
          <w:numId w:val="42"/>
        </w:numPr>
        <w:spacing w:after="0"/>
        <w:rPr/>
      </w:pPr>
      <w:commentRangeStart w:id="204014170"/>
      <w:commentRangeStart w:id="607219165"/>
      <w:r w:rsidRPr="4441BA12" w:rsidR="2D6EF255">
        <w:rPr>
          <w:b w:val="1"/>
          <w:bCs w:val="1"/>
        </w:rPr>
        <w:t>Payload:</w:t>
      </w:r>
      <w:r w:rsidR="2D6EF255">
        <w:rPr/>
        <w:t xml:space="preserve"> </w:t>
      </w:r>
      <w:commentRangeStart w:id="1186138896"/>
      <w:r w:rsidR="2D6EF255">
        <w:rPr/>
        <w:t xml:space="preserve">The data output from the </w:t>
      </w:r>
      <w:r w:rsidRPr="4441BA12" w:rsidR="2D6EF255">
        <w:rPr>
          <w:b w:val="1"/>
          <w:bCs w:val="1"/>
        </w:rPr>
        <w:t>TCS (</w:t>
      </w:r>
      <w:commentRangeStart w:id="293"/>
      <w:r w:rsidRPr="4441BA12" w:rsidR="2D6EF255">
        <w:rPr>
          <w:b w:val="1"/>
          <w:bCs w:val="1"/>
        </w:rPr>
        <w:t>T</w:t>
      </w:r>
      <w:r w:rsidRPr="4441BA12" w:rsidR="5E26B874">
        <w:rPr>
          <w:b w:val="1"/>
          <w:bCs w:val="1"/>
        </w:rPr>
        <w:t>azama</w:t>
      </w:r>
      <w:r w:rsidRPr="4441BA12" w:rsidR="5E26B874">
        <w:rPr>
          <w:b w:val="1"/>
          <w:bCs w:val="1"/>
        </w:rPr>
        <w:t xml:space="preserve"> Connection Studio</w:t>
      </w:r>
      <w:commentRangeEnd w:id="293"/>
      <w:r>
        <w:rPr>
          <w:rStyle w:val="CommentReference"/>
        </w:rPr>
        <w:commentReference w:id="293"/>
      </w:r>
      <w:r w:rsidRPr="4441BA12" w:rsidR="2D6EF255">
        <w:rPr>
          <w:b w:val="1"/>
          <w:bCs w:val="1"/>
        </w:rPr>
        <w:t>)</w:t>
      </w:r>
      <w:r w:rsidR="2D6EF255">
        <w:rPr/>
        <w:t>, which includes real-time transaction details.</w:t>
      </w:r>
      <w:commentRangeEnd w:id="204014170"/>
      <w:r>
        <w:rPr>
          <w:rStyle w:val="CommentReference"/>
        </w:rPr>
        <w:commentReference w:id="204014170"/>
      </w:r>
      <w:commentRangeEnd w:id="607219165"/>
      <w:r>
        <w:rPr>
          <w:rStyle w:val="CommentReference"/>
        </w:rPr>
        <w:commentReference w:id="607219165"/>
      </w:r>
      <w:commentRangeEnd w:id="1186138896"/>
      <w:r>
        <w:rPr>
          <w:rStyle w:val="CommentReference"/>
        </w:rPr>
        <w:commentReference w:id="1186138896"/>
      </w:r>
    </w:p>
    <w:p w:rsidR="6B8806EE" w:rsidP="4A725168" w:rsidRDefault="2202F8FF" w14:paraId="3D971B10" w14:textId="00DB1338">
      <w:pPr>
        <w:pStyle w:val="ListParagraph"/>
        <w:numPr>
          <w:ilvl w:val="0"/>
          <w:numId w:val="42"/>
        </w:numPr>
        <w:spacing w:after="0"/>
        <w:rPr>
          <w:ins w:author="Ume Sauda Ghanyani" w:date="2025-08-12T04:57:00Z" w16du:dateUtc="2025-08-12T04:57:53Z" w:id="294"/>
        </w:rPr>
      </w:pPr>
      <w:r w:rsidRPr="70B044FC">
        <w:rPr>
          <w:b/>
          <w:bCs/>
        </w:rPr>
        <w:t>Configuration UI:</w:t>
      </w:r>
      <w:r>
        <w:t xml:space="preserve"> The configuration settings for rules, typologies, and parameters, which are defined and output as a </w:t>
      </w:r>
      <w:r w:rsidRPr="70B044FC">
        <w:rPr>
          <w:b/>
          <w:bCs/>
        </w:rPr>
        <w:t>JSON object</w:t>
      </w:r>
      <w:r>
        <w:t xml:space="preserve"> </w:t>
      </w:r>
      <w:commentRangeStart w:id="295"/>
      <w:r>
        <w:t xml:space="preserve">from the </w:t>
      </w:r>
      <w:r w:rsidRPr="70B044FC">
        <w:rPr>
          <w:b/>
          <w:bCs/>
        </w:rPr>
        <w:t xml:space="preserve">Configuration </w:t>
      </w:r>
      <w:ins w:author="Ume Sauda Ghanyani" w:date="2025-08-08T05:06:00Z" w:id="296">
        <w:r w:rsidRPr="70B044FC" w:rsidR="52B7DAA6">
          <w:rPr>
            <w:b/>
            <w:bCs/>
          </w:rPr>
          <w:t>database</w:t>
        </w:r>
      </w:ins>
      <w:del w:author="Ume Sauda Ghanyani" w:date="2025-08-08T05:06:00Z" w:id="297">
        <w:r w:rsidRPr="70B044FC" w:rsidDel="2202F8FF" w:rsidR="6B8806EE">
          <w:rPr>
            <w:b/>
            <w:bCs/>
          </w:rPr>
          <w:delText>UI</w:delText>
        </w:r>
      </w:del>
      <w:commentRangeEnd w:id="295"/>
      <w:r w:rsidR="6B8806EE">
        <w:rPr>
          <w:rStyle w:val="CommentReference"/>
        </w:rPr>
        <w:commentReference w:id="295"/>
      </w:r>
      <w:r>
        <w:t>.</w:t>
      </w:r>
    </w:p>
    <w:p w:rsidR="0F1C2D22" w:rsidP="70B044FC" w:rsidRDefault="0F1C2D22" w14:paraId="042D0500" w14:textId="1BA328EB">
      <w:pPr>
        <w:pStyle w:val="ListParagraph"/>
        <w:numPr>
          <w:ilvl w:val="0"/>
          <w:numId w:val="42"/>
        </w:numPr>
        <w:spacing w:after="0"/>
      </w:pPr>
      <w:ins w:author="Ume Sauda Ghanyani" w:date="2025-08-12T04:57:00Z" w:id="298">
        <w:r>
          <w:t xml:space="preserve">Data Model: </w:t>
        </w:r>
        <w:r w:rsidRPr="70B044FC">
          <w:t>The rule will run against existing historical records stored in the system’s current database schema, using only the fields and structures defined in that schema.</w:t>
        </w:r>
      </w:ins>
    </w:p>
    <w:p w:rsidR="6B8806EE" w:rsidP="4A725168" w:rsidRDefault="2202F8FF" w14:paraId="1FFD86A0" w14:textId="1018A09E">
      <w:pPr>
        <w:spacing w:before="240" w:after="240"/>
      </w:pPr>
      <w:r>
        <w:t xml:space="preserve">This dual data input allows the </w:t>
      </w:r>
      <w:del w:author="Ume Sauda Ghanyani" w:date="2025-08-11T06:57:00Z" w:id="299">
        <w:r w:rsidDel="2202F8FF" w:rsidR="6B8806EE">
          <w:delText>Rule Builder</w:delText>
        </w:r>
      </w:del>
      <w:ins w:author="Ume Sauda Ghanyani" w:date="2025-08-11T06:57:00Z" w:id="300">
        <w:r w:rsidR="155938BA">
          <w:t>Tazama Rule Studio</w:t>
        </w:r>
      </w:ins>
      <w:r>
        <w:t xml:space="preserve"> to generate a comprehensive and dynamic rule configuration that can be used for evaluating transactions. The configuration is then passed to the </w:t>
      </w:r>
      <w:r w:rsidRPr="70B044FC">
        <w:rPr>
          <w:b/>
          <w:bCs/>
        </w:rPr>
        <w:t>Rule Processor</w:t>
      </w:r>
      <w:r>
        <w:t xml:space="preserve"> for execution.</w:t>
      </w:r>
    </w:p>
    <w:p w:rsidR="716049C0" w:rsidP="4441BA12" w:rsidRDefault="351FF399" w14:paraId="191354CA" w14:textId="1B78801D" w14:noSpellErr="1">
      <w:pPr>
        <w:pStyle w:val="Heading3"/>
        <w:rPr>
          <w:b w:val="0"/>
          <w:bCs w:val="0"/>
          <w:i w:val="1"/>
          <w:iCs w:val="1"/>
          <w:color w:val="2F5496" w:themeColor="accent1" w:themeShade="BF"/>
          <w:sz w:val="20"/>
          <w:szCs w:val="20"/>
        </w:rPr>
      </w:pPr>
      <w:bookmarkStart w:name="_Toc1122572159" w:id="301"/>
      <w:bookmarkStart w:name="_Toc1585372649" w:id="1418977265"/>
      <w:r w:rsidR="14AA436C">
        <w:rPr/>
        <w:t xml:space="preserve">4.1.1 </w:t>
      </w:r>
      <w:r w:rsidR="2D6EF255">
        <w:rPr/>
        <w:t xml:space="preserve">Components of Rule </w:t>
      </w:r>
      <w:del w:author="Ume Sauda Ghanyani" w:date="2025-08-11T07:46:00Z" w:id="587321656">
        <w:r w:rsidDel="71043381">
          <w:delText>Configuration</w:delText>
        </w:r>
      </w:del>
      <w:ins w:author="Ume Sauda Ghanyani" w:date="2025-08-11T07:46:00Z" w:id="1626210617">
        <w:r w:rsidR="521C107E">
          <w:t>Definition</w:t>
        </w:r>
      </w:ins>
      <w:r w:rsidR="2D6EF255">
        <w:rPr/>
        <w:t>:</w:t>
      </w:r>
      <w:bookmarkEnd w:id="301"/>
      <w:bookmarkEnd w:id="1418977265"/>
    </w:p>
    <w:p w:rsidR="6B8806EE" w:rsidP="4A725168" w:rsidRDefault="6B8806EE" w14:paraId="5B803DB2" w14:textId="3E7A8983">
      <w:pPr>
        <w:spacing w:before="240" w:after="240"/>
      </w:pPr>
      <w:r w:rsidR="1F4F11E0">
        <w:rPr/>
        <w:t xml:space="preserve">The Rule </w:t>
      </w:r>
      <w:del w:author="sandy@labuschagnehome.com" w:date="2025-08-14T10:53:10.121Z" w:id="75355233">
        <w:r w:rsidDel="1F4F11E0">
          <w:delText xml:space="preserve">Configuration </w:delText>
        </w:r>
      </w:del>
      <w:ins w:author="sandy@labuschagnehome.com" w:date="2025-08-14T10:53:05.73Z" w:id="1293459359">
        <w:r w:rsidR="2F2694B9">
          <w:t xml:space="preserve">Definition </w:t>
        </w:r>
      </w:ins>
      <w:r w:rsidR="1F4F11E0">
        <w:rPr/>
        <w:t xml:space="preserve">consists of the following components, with detailed integration of the </w:t>
      </w:r>
      <w:r w:rsidRPr="4441BA12" w:rsidR="1F4F11E0">
        <w:rPr>
          <w:b w:val="1"/>
          <w:bCs w:val="1"/>
        </w:rPr>
        <w:t>payload</w:t>
      </w:r>
      <w:r w:rsidR="1F4F11E0">
        <w:rPr/>
        <w:t xml:space="preserve"> and </w:t>
      </w:r>
      <w:r w:rsidRPr="4441BA12" w:rsidR="1F4F11E0">
        <w:rPr>
          <w:b w:val="1"/>
          <w:bCs w:val="1"/>
        </w:rPr>
        <w:t>configuration UI</w:t>
      </w:r>
      <w:r w:rsidR="1F4F11E0">
        <w:rPr/>
        <w:t>:</w:t>
      </w:r>
    </w:p>
    <w:p w:rsidR="6B8806EE" w:rsidP="4A725168" w:rsidRDefault="6B8806EE" w14:paraId="28B04E4F" w14:textId="3C4A9E34">
      <w:pPr>
        <w:pStyle w:val="ListParagraph"/>
        <w:numPr>
          <w:ilvl w:val="0"/>
          <w:numId w:val="41"/>
        </w:numPr>
        <w:spacing w:after="0"/>
        <w:rPr>
          <w:b/>
          <w:bCs/>
        </w:rPr>
      </w:pPr>
      <w:r w:rsidRPr="4A725168">
        <w:rPr>
          <w:b/>
          <w:bCs/>
        </w:rPr>
        <w:t>Rule Parameters</w:t>
      </w:r>
    </w:p>
    <w:p w:rsidR="6B8806EE" w:rsidP="4A725168" w:rsidRDefault="6B8806EE" w14:paraId="05F6AB58" w14:textId="18D10C29">
      <w:pPr>
        <w:spacing w:before="240" w:after="240"/>
        <w:ind w:left="720"/>
      </w:pPr>
      <w:r w:rsidRPr="4A725168">
        <w:t>Parameters are the conditions or variables needed to evaluate a transaction and trigger specific actions within the rule. These parameters come from two sources:</w:t>
      </w:r>
    </w:p>
    <w:p w:rsidR="6B8806EE" w:rsidP="4A725168" w:rsidRDefault="6B8806EE" w14:paraId="411A9F74" w14:textId="5A2593A2">
      <w:pPr>
        <w:pStyle w:val="ListParagraph"/>
        <w:numPr>
          <w:ilvl w:val="1"/>
          <w:numId w:val="41"/>
        </w:numPr>
        <w:spacing w:after="0"/>
      </w:pPr>
      <w:r w:rsidRPr="4A725168">
        <w:rPr>
          <w:b/>
          <w:bCs/>
        </w:rPr>
        <w:t>Payload:</w:t>
      </w:r>
      <w:r w:rsidRPr="4A725168">
        <w:t xml:space="preserve"> This contains the live transactional data (e.g., transaction amount, sender/receiver details) passed from the TCS component.</w:t>
      </w:r>
    </w:p>
    <w:p w:rsidR="6B8806EE" w:rsidP="4A725168" w:rsidRDefault="6B8806EE" w14:paraId="12BBA613" w14:textId="7B59367D">
      <w:pPr>
        <w:pStyle w:val="ListParagraph"/>
        <w:numPr>
          <w:ilvl w:val="1"/>
          <w:numId w:val="41"/>
        </w:numPr>
        <w:spacing w:after="0"/>
      </w:pPr>
      <w:r w:rsidRPr="4A725168">
        <w:rPr>
          <w:b/>
          <w:bCs/>
        </w:rPr>
        <w:t>Configuration UI:</w:t>
      </w:r>
      <w:r w:rsidRPr="4A725168">
        <w:t xml:space="preserve"> This contains pre-configured values that are used to define thresholds, ranges, and types for the rules.</w:t>
      </w:r>
    </w:p>
    <w:p w:rsidR="6B8806EE" w:rsidP="4A725168" w:rsidRDefault="6B8806EE" w14:paraId="2E1B7857" w14:textId="06F20637">
      <w:pPr>
        <w:spacing w:before="240" w:after="240"/>
        <w:ind w:left="720"/>
        <w:rPr>
          <w:b/>
          <w:bCs/>
        </w:rPr>
      </w:pPr>
      <w:r w:rsidRPr="4A725168">
        <w:rPr>
          <w:b/>
          <w:bCs/>
        </w:rPr>
        <w:t>Example Parameters:</w:t>
      </w:r>
    </w:p>
    <w:p w:rsidR="6B8806EE" w:rsidP="4A725168" w:rsidRDefault="6B8806EE" w14:paraId="5F34CA1C" w14:textId="6DA1ACF6">
      <w:pPr>
        <w:pStyle w:val="ListParagraph"/>
        <w:numPr>
          <w:ilvl w:val="1"/>
          <w:numId w:val="41"/>
        </w:numPr>
        <w:spacing w:after="0"/>
      </w:pPr>
      <w:r w:rsidRPr="4A725168">
        <w:rPr>
          <w:b/>
          <w:bCs/>
        </w:rPr>
        <w:t>Transaction Amount</w:t>
      </w:r>
      <w:r w:rsidRPr="4A725168">
        <w:t xml:space="preserve"> from the </w:t>
      </w:r>
      <w:r w:rsidRPr="4A725168">
        <w:rPr>
          <w:b/>
          <w:bCs/>
        </w:rPr>
        <w:t>payload</w:t>
      </w:r>
      <w:r w:rsidRPr="4A725168">
        <w:t xml:space="preserve"> might be compared against a threshold defined in the </w:t>
      </w:r>
      <w:r w:rsidRPr="4A725168">
        <w:rPr>
          <w:b/>
          <w:bCs/>
        </w:rPr>
        <w:t>configuration UI</w:t>
      </w:r>
      <w:r w:rsidRPr="4A725168">
        <w:t>.</w:t>
      </w:r>
    </w:p>
    <w:p w:rsidR="6B8806EE" w:rsidP="4A725168" w:rsidRDefault="2202F8FF" w14:paraId="0582F898" w14:textId="44568A3C">
      <w:pPr>
        <w:pStyle w:val="ListParagraph"/>
        <w:numPr>
          <w:ilvl w:val="1"/>
          <w:numId w:val="41"/>
        </w:numPr>
        <w:spacing w:after="0"/>
      </w:pPr>
      <w:commentRangeStart w:id="304"/>
      <w:r w:rsidRPr="70B044FC">
        <w:rPr>
          <w:b/>
          <w:bCs/>
        </w:rPr>
        <w:t>Transaction Date</w:t>
      </w:r>
      <w:r>
        <w:t xml:space="preserve"> might be taken from the </w:t>
      </w:r>
      <w:r w:rsidRPr="70B044FC">
        <w:rPr>
          <w:b/>
          <w:bCs/>
        </w:rPr>
        <w:t>payload</w:t>
      </w:r>
      <w:r>
        <w:t xml:space="preserve"> to calculate whether the transaction falls within a defined time window from the </w:t>
      </w:r>
      <w:r w:rsidRPr="70B044FC">
        <w:rPr>
          <w:b/>
          <w:bCs/>
        </w:rPr>
        <w:t>configuration UI</w:t>
      </w:r>
      <w:r>
        <w:t>.</w:t>
      </w:r>
      <w:commentRangeEnd w:id="304"/>
      <w:r w:rsidR="6B8806EE">
        <w:rPr>
          <w:rStyle w:val="CommentReference"/>
        </w:rPr>
        <w:commentReference w:id="304"/>
      </w:r>
    </w:p>
    <w:p w:rsidR="6B8806EE" w:rsidP="4A725168" w:rsidRDefault="2202F8FF" w14:paraId="6EF09274" w14:textId="69135D73">
      <w:pPr>
        <w:pStyle w:val="ListParagraph"/>
        <w:numPr>
          <w:ilvl w:val="1"/>
          <w:numId w:val="41"/>
        </w:numPr>
        <w:spacing w:after="0"/>
        <w:rPr>
          <w:b/>
          <w:bCs/>
        </w:rPr>
      </w:pPr>
      <w:commentRangeStart w:id="305"/>
      <w:r w:rsidRPr="70B044FC">
        <w:rPr>
          <w:b/>
          <w:bCs/>
        </w:rPr>
        <w:t>Parameter Configuration Process</w:t>
      </w:r>
      <w:commentRangeEnd w:id="305"/>
      <w:r w:rsidR="6B8806EE">
        <w:rPr>
          <w:rStyle w:val="CommentReference"/>
        </w:rPr>
        <w:commentReference w:id="305"/>
      </w:r>
      <w:r w:rsidRPr="70B044FC">
        <w:rPr>
          <w:b/>
          <w:bCs/>
        </w:rPr>
        <w:t>:</w:t>
      </w:r>
    </w:p>
    <w:p w:rsidR="6B8806EE" w:rsidP="4A725168" w:rsidRDefault="2202F8FF" w14:paraId="6FC1F534" w14:textId="4A56E559">
      <w:pPr>
        <w:pStyle w:val="ListParagraph"/>
        <w:numPr>
          <w:ilvl w:val="2"/>
          <w:numId w:val="18"/>
        </w:numPr>
        <w:spacing w:after="0"/>
        <w:rPr>
          <w:ins w:author="Ume Sauda Ghanyani" w:date="2025-08-12T05:02:00Z" w16du:dateUtc="2025-08-12T05:02:58Z" w:id="306"/>
        </w:rPr>
      </w:pPr>
      <w:r w:rsidRPr="70B044FC">
        <w:rPr>
          <w:b/>
          <w:bCs/>
        </w:rPr>
        <w:t>Payload:</w:t>
      </w:r>
      <w:r>
        <w:t xml:space="preserve"> The </w:t>
      </w:r>
      <w:del w:author="Ume Sauda Ghanyani" w:date="2025-08-12T05:54:00Z" w:id="307">
        <w:r w:rsidDel="2202F8FF" w:rsidR="6B8806EE">
          <w:delText>Rule Builder</w:delText>
        </w:r>
      </w:del>
      <w:del w:author="Ume Sauda Ghanyani" w:date="2025-08-12T06:06:00Z" w:id="308">
        <w:r w:rsidDel="2202F8FF" w:rsidR="6B8806EE">
          <w:delText xml:space="preserve"> </w:delText>
        </w:r>
      </w:del>
      <w:ins w:author="Ume Sauda Ghanyani" w:date="2025-08-12T05:54:00Z" w:id="309">
        <w:r w:rsidR="1F988268">
          <w:t xml:space="preserve">Tazama Rule Studio </w:t>
        </w:r>
      </w:ins>
      <w:r>
        <w:t>pulls transactional data from the TCS component, which is processed to extract relevant transaction details (e.g., transaction amount, date, type).</w:t>
      </w:r>
    </w:p>
    <w:p w:rsidR="6C818344" w:rsidP="70B044FC" w:rsidRDefault="6C818344" w14:paraId="0346168D" w14:textId="6481447B">
      <w:pPr>
        <w:pStyle w:val="ListParagraph"/>
        <w:numPr>
          <w:ilvl w:val="2"/>
          <w:numId w:val="18"/>
        </w:numPr>
        <w:spacing w:after="0"/>
      </w:pPr>
      <w:ins w:author="Ume Sauda Ghanyani" w:date="2025-08-12T05:02:00Z" w:id="310">
        <w:r>
          <w:t>Data</w:t>
        </w:r>
      </w:ins>
      <w:ins w:author="Ume Sauda Ghanyani" w:date="2025-08-12T05:03:00Z" w:id="311">
        <w:r>
          <w:t xml:space="preserve"> Model: </w:t>
        </w:r>
        <w:r w:rsidRPr="70B044FC">
          <w:t>Certain parameters will correspond directly to fields in the existing data model and will be used to construct the query that retrieves the relevant historical data from the database.</w:t>
        </w:r>
      </w:ins>
    </w:p>
    <w:p w:rsidR="6B8806EE" w:rsidRDefault="2202F8FF" w14:paraId="5BA042B5" w14:textId="1139C90B">
      <w:pPr>
        <w:pStyle w:val="ListParagraph"/>
        <w:numPr>
          <w:ilvl w:val="2"/>
          <w:numId w:val="18"/>
        </w:numPr>
        <w:spacing w:after="0"/>
      </w:pPr>
      <w:r w:rsidRPr="70B044FC">
        <w:rPr>
          <w:b/>
          <w:bCs/>
        </w:rPr>
        <w:t>Configuration UI:</w:t>
      </w:r>
      <w:r>
        <w:t xml:space="preserve"> The user selects or defines parameters (e.g., a threshold for amount) through the configuration UI, which outputs these as a </w:t>
      </w:r>
      <w:commentRangeStart w:id="312"/>
      <w:r w:rsidRPr="70B044FC">
        <w:rPr>
          <w:b/>
          <w:bCs/>
        </w:rPr>
        <w:t xml:space="preserve">JSON </w:t>
      </w:r>
      <w:proofErr w:type="spellStart"/>
      <w:r w:rsidRPr="70B044FC">
        <w:rPr>
          <w:b/>
          <w:bCs/>
        </w:rPr>
        <w:t>object</w:t>
      </w:r>
      <w:commentRangeEnd w:id="312"/>
      <w:r w:rsidR="6B8806EE">
        <w:rPr>
          <w:rStyle w:val="CommentReference"/>
        </w:rPr>
        <w:commentReference w:id="312"/>
      </w:r>
      <w:proofErr w:type="gramStart"/>
      <w:r>
        <w:t>.</w:t>
      </w:r>
      <w:ins w:author="Ume Sauda Ghanyani" w:date="2025-08-11T07:53:00Z" w:id="313">
        <w:r w:rsidRPr="70B044FC" w:rsidR="1007345E">
          <w:t>The</w:t>
        </w:r>
        <w:proofErr w:type="spellEnd"/>
        <w:proofErr w:type="gramEnd"/>
        <w:r w:rsidRPr="70B044FC" w:rsidR="1007345E">
          <w:t xml:space="preserve"> </w:t>
        </w:r>
        <w:r w:rsidRPr="70B044FC" w:rsidR="1007345E">
          <w:rPr>
            <w:rFonts w:ascii="Consolas" w:hAnsi="Consolas" w:eastAsia="Consolas" w:cs="Consolas"/>
          </w:rPr>
          <w:t>"parameters"</w:t>
        </w:r>
        <w:r w:rsidRPr="70B044FC" w:rsidR="1007345E">
          <w:t xml:space="preserve"> attribute in the Rule Configuration is one of several root-level objects. The complete Rule </w:t>
        </w:r>
      </w:ins>
      <w:ins w:author="Ume Sauda Ghanyani" w:date="2025-08-11T07:54:00Z" w:id="314">
        <w:r w:rsidRPr="70B044FC" w:rsidR="1007345E">
          <w:rPr>
            <w:rPrChange w:author="Ume Sauda Ghanyani" w:date="2025-08-11T07:54:00Z" w:id="315">
              <w:rPr>
                <w:b/>
                <w:bCs/>
              </w:rPr>
            </w:rPrChange>
          </w:rPr>
          <w:t>Configuration</w:t>
        </w:r>
      </w:ins>
      <w:ins w:author="Ume Sauda Ghanyani" w:date="2025-08-11T07:53:00Z" w:id="316">
        <w:r w:rsidRPr="70B044FC" w:rsidR="1007345E">
          <w:t xml:space="preserve"> is ultimately composed of multiple such objects—including </w:t>
        </w:r>
        <w:r w:rsidRPr="70B044FC" w:rsidR="1007345E">
          <w:rPr>
            <w:rFonts w:ascii="Consolas" w:hAnsi="Consolas" w:eastAsia="Consolas" w:cs="Consolas"/>
          </w:rPr>
          <w:t>parameters</w:t>
        </w:r>
        <w:r w:rsidRPr="70B044FC" w:rsidR="1007345E">
          <w:t xml:space="preserve">, </w:t>
        </w:r>
        <w:r w:rsidRPr="70B044FC" w:rsidR="1007345E">
          <w:rPr>
            <w:rFonts w:ascii="Consolas" w:hAnsi="Consolas" w:eastAsia="Consolas" w:cs="Consolas"/>
          </w:rPr>
          <w:t>bands/cases</w:t>
        </w:r>
        <w:r w:rsidRPr="70B044FC" w:rsidR="1007345E">
          <w:t xml:space="preserve">, and </w:t>
        </w:r>
        <w:proofErr w:type="spellStart"/>
        <w:r w:rsidRPr="70B044FC" w:rsidR="1007345E">
          <w:rPr>
            <w:rFonts w:ascii="Consolas" w:hAnsi="Consolas" w:eastAsia="Consolas" w:cs="Consolas"/>
          </w:rPr>
          <w:t>exitConditions</w:t>
        </w:r>
        <w:proofErr w:type="spellEnd"/>
        <w:r w:rsidRPr="70B044FC" w:rsidR="1007345E">
          <w:t xml:space="preserve">—all of which are combined during the creation </w:t>
        </w:r>
        <w:proofErr w:type="gramStart"/>
        <w:r w:rsidRPr="70B044FC" w:rsidR="1007345E">
          <w:t>process</w:t>
        </w:r>
      </w:ins>
      <w:ins w:author="Ume Sauda Ghanyani" w:date="2025-08-11T07:54:00Z" w:id="317">
        <w:r w:rsidRPr="70B044FC" w:rsidR="77FBAC03">
          <w:t xml:space="preserve"> </w:t>
        </w:r>
      </w:ins>
      <w:ins w:author="Ume Sauda Ghanyani" w:date="2025-08-11T07:53:00Z" w:id="318">
        <w:r w:rsidRPr="70B044FC" w:rsidR="1007345E">
          <w:t xml:space="preserve"> </w:t>
        </w:r>
      </w:ins>
      <w:ins w:author="Ume Sauda Ghanyani" w:date="2025-08-11T07:55:00Z" w:id="319">
        <w:r w:rsidRPr="70B044FC" w:rsidR="31228718">
          <w:t>in</w:t>
        </w:r>
      </w:ins>
      <w:proofErr w:type="gramEnd"/>
      <w:ins w:author="Ume Sauda Ghanyani" w:date="2025-08-11T07:53:00Z" w:id="320">
        <w:r w:rsidRPr="70B044FC" w:rsidR="1007345E">
          <w:t xml:space="preserve"> </w:t>
        </w:r>
        <w:r w:rsidRPr="70B044FC" w:rsidR="1007345E">
          <w:rPr>
            <w:b/>
            <w:bCs/>
          </w:rPr>
          <w:t>Tazama Rule Studio</w:t>
        </w:r>
        <w:r w:rsidRPr="70B044FC" w:rsidR="1007345E">
          <w:t xml:space="preserve"> to form the final executable configuration</w:t>
        </w:r>
      </w:ins>
      <w:ins w:author="Ume Sauda Ghanyani" w:date="2025-08-11T07:55:00Z" w:id="321">
        <w:r w:rsidRPr="70B044FC" w:rsidR="3F5F7F42">
          <w:t xml:space="preserve"> known as Rule Definition</w:t>
        </w:r>
      </w:ins>
      <w:ins w:author="Ume Sauda Ghanyani" w:date="2025-08-11T07:53:00Z" w:id="322">
        <w:r w:rsidRPr="70B044FC" w:rsidR="1007345E">
          <w:t>.</w:t>
        </w:r>
      </w:ins>
    </w:p>
    <w:p w:rsidR="6B8806EE" w:rsidP="4A725168" w:rsidRDefault="6B8806EE" w14:paraId="4008994F" w14:textId="35167E79">
      <w:pPr>
        <w:spacing w:before="240" w:after="240"/>
        <w:ind w:left="1080"/>
        <w:rPr>
          <w:b/>
          <w:bCs/>
        </w:rPr>
      </w:pPr>
      <w:r w:rsidRPr="4A725168">
        <w:rPr>
          <w:b/>
          <w:bCs/>
        </w:rPr>
        <w:t>JSON Example:</w:t>
      </w:r>
    </w:p>
    <w:p w:rsidR="6B8806EE" w:rsidP="4A725168" w:rsidRDefault="6B8806EE" w14:paraId="5996CBF3" w14:textId="0CE9E4FC">
      <w:pPr>
        <w:spacing w:line="240" w:lineRule="auto"/>
        <w:ind w:left="1080"/>
        <w:rPr>
          <w:sz w:val="18"/>
          <w:szCs w:val="18"/>
        </w:rPr>
      </w:pPr>
      <w:r w:rsidRPr="4A725168">
        <w:rPr>
          <w:sz w:val="18"/>
          <w:szCs w:val="18"/>
        </w:rPr>
        <w:t xml:space="preserve">{  </w:t>
      </w:r>
    </w:p>
    <w:p w:rsidR="6B8806EE" w:rsidP="4A725168" w:rsidRDefault="6B8806EE" w14:paraId="20A7B2C9" w14:textId="42E8F6C9">
      <w:pPr>
        <w:spacing w:line="240" w:lineRule="auto"/>
        <w:ind w:left="1080"/>
        <w:rPr>
          <w:sz w:val="18"/>
          <w:szCs w:val="18"/>
        </w:rPr>
      </w:pPr>
      <w:r w:rsidRPr="4A725168">
        <w:rPr>
          <w:sz w:val="18"/>
          <w:szCs w:val="18"/>
        </w:rPr>
        <w:t>"parameters</w:t>
      </w:r>
      <w:proofErr w:type="gramStart"/>
      <w:r w:rsidRPr="4A725168">
        <w:rPr>
          <w:sz w:val="18"/>
          <w:szCs w:val="18"/>
        </w:rPr>
        <w:t>": {</w:t>
      </w:r>
      <w:proofErr w:type="gramEnd"/>
    </w:p>
    <w:p w:rsidR="6B8806EE" w:rsidP="4A725168" w:rsidRDefault="6B8806EE" w14:paraId="051F207B" w14:textId="1FE087EF">
      <w:pPr>
        <w:spacing w:line="240" w:lineRule="auto"/>
        <w:ind w:left="1080"/>
        <w:rPr>
          <w:sz w:val="18"/>
          <w:szCs w:val="18"/>
        </w:rPr>
      </w:pPr>
      <w:r w:rsidRPr="4A725168">
        <w:rPr>
          <w:sz w:val="18"/>
          <w:szCs w:val="18"/>
        </w:rPr>
        <w:t xml:space="preserve">    "</w:t>
      </w:r>
      <w:proofErr w:type="spellStart"/>
      <w:r w:rsidRPr="4A725168">
        <w:rPr>
          <w:sz w:val="18"/>
          <w:szCs w:val="18"/>
        </w:rPr>
        <w:t>transactionAmount</w:t>
      </w:r>
      <w:proofErr w:type="spellEnd"/>
      <w:proofErr w:type="gramStart"/>
      <w:r w:rsidRPr="4A725168">
        <w:rPr>
          <w:sz w:val="18"/>
          <w:szCs w:val="18"/>
        </w:rPr>
        <w:t>": {</w:t>
      </w:r>
      <w:proofErr w:type="gramEnd"/>
    </w:p>
    <w:p w:rsidR="6B8806EE" w:rsidP="4A725168" w:rsidRDefault="6B8806EE" w14:paraId="215A4AA3" w14:textId="7C101F8F">
      <w:pPr>
        <w:spacing w:line="240" w:lineRule="auto"/>
        <w:ind w:left="1080"/>
        <w:rPr>
          <w:sz w:val="18"/>
          <w:szCs w:val="18"/>
        </w:rPr>
      </w:pPr>
      <w:r w:rsidRPr="4A725168">
        <w:rPr>
          <w:sz w:val="18"/>
          <w:szCs w:val="18"/>
        </w:rPr>
        <w:t xml:space="preserve">      "min": 10000,</w:t>
      </w:r>
    </w:p>
    <w:p w:rsidR="6B8806EE" w:rsidP="4A725168" w:rsidRDefault="6B8806EE" w14:paraId="241CA45E" w14:textId="701C5BB9">
      <w:pPr>
        <w:spacing w:line="240" w:lineRule="auto"/>
        <w:ind w:left="1080"/>
        <w:rPr>
          <w:sz w:val="18"/>
          <w:szCs w:val="18"/>
        </w:rPr>
      </w:pPr>
      <w:r w:rsidRPr="4A725168">
        <w:rPr>
          <w:sz w:val="18"/>
          <w:szCs w:val="18"/>
        </w:rPr>
        <w:t xml:space="preserve">      "max": 50000</w:t>
      </w:r>
    </w:p>
    <w:p w:rsidR="6B8806EE" w:rsidP="4A725168" w:rsidRDefault="6B8806EE" w14:paraId="33611D00" w14:textId="30E7CF3D">
      <w:pPr>
        <w:spacing w:line="240" w:lineRule="auto"/>
        <w:ind w:left="1080"/>
        <w:rPr>
          <w:sz w:val="18"/>
          <w:szCs w:val="18"/>
        </w:rPr>
      </w:pPr>
      <w:r w:rsidRPr="4A725168">
        <w:rPr>
          <w:sz w:val="18"/>
          <w:szCs w:val="18"/>
        </w:rPr>
        <w:t xml:space="preserve">    },</w:t>
      </w:r>
    </w:p>
    <w:p w:rsidR="6B8806EE" w:rsidP="4A725168" w:rsidRDefault="6B8806EE" w14:paraId="6FF656A6" w14:textId="486AF7E5">
      <w:pPr>
        <w:spacing w:line="240" w:lineRule="auto"/>
        <w:ind w:left="1080"/>
        <w:rPr>
          <w:sz w:val="18"/>
          <w:szCs w:val="18"/>
        </w:rPr>
      </w:pPr>
      <w:r w:rsidRPr="4A725168">
        <w:rPr>
          <w:sz w:val="18"/>
          <w:szCs w:val="18"/>
        </w:rPr>
        <w:t xml:space="preserve">    "</w:t>
      </w:r>
      <w:proofErr w:type="spellStart"/>
      <w:r w:rsidRPr="4A725168">
        <w:rPr>
          <w:sz w:val="18"/>
          <w:szCs w:val="18"/>
        </w:rPr>
        <w:t>transactionDate</w:t>
      </w:r>
      <w:proofErr w:type="spellEnd"/>
      <w:proofErr w:type="gramStart"/>
      <w:r w:rsidRPr="4A725168">
        <w:rPr>
          <w:sz w:val="18"/>
          <w:szCs w:val="18"/>
        </w:rPr>
        <w:t>": {</w:t>
      </w:r>
      <w:proofErr w:type="gramEnd"/>
    </w:p>
    <w:p w:rsidR="6B8806EE" w:rsidP="4A725168" w:rsidRDefault="6B8806EE" w14:paraId="20616209" w14:textId="3E82E1EC">
      <w:pPr>
        <w:spacing w:line="240" w:lineRule="auto"/>
        <w:ind w:left="1080"/>
        <w:rPr>
          <w:sz w:val="18"/>
          <w:szCs w:val="18"/>
        </w:rPr>
      </w:pPr>
      <w:r w:rsidRPr="4A725168">
        <w:rPr>
          <w:sz w:val="18"/>
          <w:szCs w:val="18"/>
        </w:rPr>
        <w:t xml:space="preserve">      "from": "2025-07-01",</w:t>
      </w:r>
    </w:p>
    <w:p w:rsidR="6B8806EE" w:rsidP="4A725168" w:rsidRDefault="6B8806EE" w14:paraId="60B293BB" w14:textId="28B9DB9A">
      <w:pPr>
        <w:spacing w:line="240" w:lineRule="auto"/>
        <w:ind w:left="1080"/>
        <w:rPr>
          <w:sz w:val="18"/>
          <w:szCs w:val="18"/>
        </w:rPr>
      </w:pPr>
      <w:r w:rsidRPr="4A725168">
        <w:rPr>
          <w:sz w:val="18"/>
          <w:szCs w:val="18"/>
        </w:rPr>
        <w:t xml:space="preserve">      "to": "2025-07-31"</w:t>
      </w:r>
    </w:p>
    <w:p w:rsidR="6B8806EE" w:rsidP="4A725168" w:rsidRDefault="6B8806EE" w14:paraId="3868F937" w14:textId="7CF1D512">
      <w:pPr>
        <w:spacing w:line="240" w:lineRule="auto"/>
        <w:ind w:left="1080"/>
        <w:rPr>
          <w:sz w:val="18"/>
          <w:szCs w:val="18"/>
        </w:rPr>
      </w:pPr>
      <w:r w:rsidRPr="4A725168">
        <w:rPr>
          <w:sz w:val="18"/>
          <w:szCs w:val="18"/>
        </w:rPr>
        <w:t xml:space="preserve">    },</w:t>
      </w:r>
    </w:p>
    <w:p w:rsidR="6B8806EE" w:rsidP="4A725168" w:rsidRDefault="6B8806EE" w14:paraId="551EE298" w14:textId="2FEAF6EA">
      <w:pPr>
        <w:spacing w:line="240" w:lineRule="auto"/>
        <w:ind w:left="1080"/>
        <w:rPr>
          <w:sz w:val="18"/>
          <w:szCs w:val="18"/>
        </w:rPr>
      </w:pPr>
      <w:r w:rsidRPr="4A725168">
        <w:rPr>
          <w:sz w:val="18"/>
          <w:szCs w:val="18"/>
        </w:rPr>
        <w:t xml:space="preserve">    "</w:t>
      </w:r>
      <w:proofErr w:type="spellStart"/>
      <w:r w:rsidRPr="4A725168">
        <w:rPr>
          <w:sz w:val="18"/>
          <w:szCs w:val="18"/>
        </w:rPr>
        <w:t>transactionType</w:t>
      </w:r>
      <w:proofErr w:type="spellEnd"/>
      <w:r w:rsidRPr="4A725168">
        <w:rPr>
          <w:sz w:val="18"/>
          <w:szCs w:val="18"/>
        </w:rPr>
        <w:t>": "PACS-002"</w:t>
      </w:r>
    </w:p>
    <w:p w:rsidR="6B8806EE" w:rsidP="4A725168" w:rsidRDefault="6B8806EE" w14:paraId="201A069C" w14:textId="45DD52EA">
      <w:pPr>
        <w:spacing w:line="240" w:lineRule="auto"/>
        <w:ind w:left="1080"/>
        <w:rPr>
          <w:sz w:val="18"/>
          <w:szCs w:val="18"/>
        </w:rPr>
      </w:pPr>
      <w:r w:rsidRPr="4A725168">
        <w:rPr>
          <w:sz w:val="18"/>
          <w:szCs w:val="18"/>
        </w:rPr>
        <w:t xml:space="preserve">  }</w:t>
      </w:r>
    </w:p>
    <w:p w:rsidR="6B8806EE" w:rsidP="4A725168" w:rsidRDefault="6B8806EE" w14:paraId="4696EE35" w14:textId="10C2F8CE">
      <w:pPr>
        <w:spacing w:line="240" w:lineRule="auto"/>
        <w:ind w:left="1080"/>
        <w:rPr>
          <w:sz w:val="18"/>
          <w:szCs w:val="18"/>
        </w:rPr>
      </w:pPr>
      <w:r w:rsidRPr="4A725168">
        <w:rPr>
          <w:sz w:val="18"/>
          <w:szCs w:val="18"/>
        </w:rPr>
        <w:t xml:space="preserve">} </w:t>
      </w:r>
    </w:p>
    <w:p w:rsidR="6B8806EE" w:rsidP="4A725168" w:rsidRDefault="6B8806EE" w14:paraId="53019A8B" w14:textId="3DEFEFB5">
      <w:pPr>
        <w:spacing w:line="257" w:lineRule="auto"/>
      </w:pPr>
      <w:r w:rsidRPr="4A725168">
        <w:t xml:space="preserve"> </w:t>
      </w:r>
    </w:p>
    <w:p w:rsidR="6B8806EE" w:rsidP="4A725168" w:rsidRDefault="6B8806EE" w14:paraId="56C992A0" w14:textId="3CB72546" w14:noSpellErr="1">
      <w:pPr>
        <w:pStyle w:val="ListParagraph"/>
        <w:numPr>
          <w:ilvl w:val="0"/>
          <w:numId w:val="40"/>
        </w:numPr>
        <w:spacing w:after="0"/>
        <w:rPr>
          <w:b w:val="1"/>
          <w:bCs w:val="1"/>
        </w:rPr>
      </w:pPr>
      <w:commentRangeStart w:id="1058451172"/>
      <w:r w:rsidRPr="4441BA12" w:rsidR="1F4F11E0">
        <w:rPr>
          <w:b w:val="1"/>
          <w:bCs w:val="1"/>
        </w:rPr>
        <w:t>Exit Conditions</w:t>
      </w:r>
      <w:commentRangeEnd w:id="1058451172"/>
      <w:r>
        <w:rPr>
          <w:rStyle w:val="CommentReference"/>
        </w:rPr>
        <w:commentReference w:id="1058451172"/>
      </w:r>
    </w:p>
    <w:p w:rsidR="6B8806EE" w:rsidP="4A725168" w:rsidRDefault="6B8806EE" w14:paraId="03D669F5" w14:textId="349E9AF5">
      <w:pPr>
        <w:spacing w:before="240" w:after="240"/>
        <w:ind w:left="720"/>
      </w:pPr>
      <w:r w:rsidRPr="4A725168">
        <w:t>Exit conditions define scenarios where the rule should stop execution early to optimize processing. These conditions help avoid unnecessary rule evaluations.</w:t>
      </w:r>
    </w:p>
    <w:p w:rsidR="6B8806EE" w:rsidP="4A725168" w:rsidRDefault="6B8806EE" w14:paraId="1339FA40" w14:textId="0B505EC0">
      <w:pPr>
        <w:pStyle w:val="ListParagraph"/>
        <w:numPr>
          <w:ilvl w:val="1"/>
          <w:numId w:val="40"/>
        </w:numPr>
        <w:spacing w:after="0"/>
      </w:pPr>
      <w:r w:rsidRPr="4A725168">
        <w:rPr>
          <w:b/>
          <w:bCs/>
        </w:rPr>
        <w:t>Payload:</w:t>
      </w:r>
      <w:r w:rsidRPr="4A725168">
        <w:t xml:space="preserve"> If the transaction from the TCS output is marked as cancelled or failed, the exit condition will prevent further processing of the rule.</w:t>
      </w:r>
    </w:p>
    <w:p w:rsidR="6B8806EE" w:rsidP="4A725168" w:rsidRDefault="6B8806EE" w14:paraId="6628E237" w14:textId="7248917B">
      <w:pPr>
        <w:pStyle w:val="ListParagraph"/>
        <w:numPr>
          <w:ilvl w:val="1"/>
          <w:numId w:val="40"/>
        </w:numPr>
        <w:spacing w:after="0"/>
      </w:pPr>
      <w:r w:rsidRPr="4A725168">
        <w:rPr>
          <w:b/>
          <w:bCs/>
        </w:rPr>
        <w:t>Configuration UI:</w:t>
      </w:r>
      <w:r w:rsidRPr="4A725168">
        <w:t xml:space="preserve"> Pre-defined exit conditions (e.g., "transaction cancelled") are specified through the configuration UI.</w:t>
      </w:r>
    </w:p>
    <w:p w:rsidR="6B8806EE" w:rsidP="4A725168" w:rsidRDefault="6B8806EE" w14:paraId="356DCD23" w14:textId="0BB2EDCA">
      <w:pPr>
        <w:pStyle w:val="ListParagraph"/>
        <w:numPr>
          <w:ilvl w:val="1"/>
          <w:numId w:val="40"/>
        </w:numPr>
        <w:spacing w:after="0"/>
        <w:rPr>
          <w:b/>
          <w:bCs/>
        </w:rPr>
      </w:pPr>
      <w:r w:rsidRPr="4A725168">
        <w:rPr>
          <w:b/>
          <w:bCs/>
        </w:rPr>
        <w:t>Exit Condition Configuration Process:</w:t>
      </w:r>
    </w:p>
    <w:p w:rsidR="6B8806EE" w:rsidP="4A725168" w:rsidRDefault="6B8806EE" w14:paraId="737658FC" w14:textId="22A4FDD4">
      <w:pPr>
        <w:pStyle w:val="ListParagraph"/>
        <w:numPr>
          <w:ilvl w:val="2"/>
          <w:numId w:val="17"/>
        </w:numPr>
        <w:spacing w:after="0"/>
      </w:pPr>
      <w:r w:rsidRPr="4A725168">
        <w:t xml:space="preserve">The </w:t>
      </w:r>
      <w:r w:rsidRPr="4A725168">
        <w:rPr>
          <w:b/>
          <w:bCs/>
        </w:rPr>
        <w:t>Payload</w:t>
      </w:r>
      <w:r w:rsidRPr="4A725168">
        <w:t xml:space="preserve"> provides live transaction status (e.g., "cancelled").</w:t>
      </w:r>
    </w:p>
    <w:p w:rsidR="6B8806EE" w:rsidP="4A725168" w:rsidRDefault="2202F8FF" w14:paraId="484344DA" w14:textId="13EF5717">
      <w:pPr>
        <w:pStyle w:val="ListParagraph"/>
        <w:numPr>
          <w:ilvl w:val="2"/>
          <w:numId w:val="17"/>
        </w:numPr>
        <w:spacing w:after="0"/>
        <w:rPr>
          <w:ins w:author="jortlepp@contractor.linuxfoundation.org" w:date="2025-08-06T17:45:00Z" w16du:dateUtc="2025-08-06T17:45:14Z" w:id="323"/>
        </w:rPr>
      </w:pPr>
      <w:r>
        <w:t xml:space="preserve">The </w:t>
      </w:r>
      <w:r w:rsidRPr="70B044FC">
        <w:rPr>
          <w:b/>
          <w:bCs/>
        </w:rPr>
        <w:t>Configuration UI</w:t>
      </w:r>
      <w:r>
        <w:t xml:space="preserve"> includes predefined exit conditions that can be matched against the transaction's data.</w:t>
      </w:r>
    </w:p>
    <w:p w:rsidR="25B09CFE" w:rsidP="70B044FC" w:rsidRDefault="25B09CFE" w14:paraId="17E7324E" w14:textId="178E4B81">
      <w:pPr>
        <w:spacing w:after="0"/>
        <w:rPr>
          <w:ins w:author="jortlepp@contractor.linuxfoundation.org" w:date="2025-08-06T17:45:00Z" w16du:dateUtc="2025-08-06T17:45:17Z" w:id="324"/>
        </w:rPr>
      </w:pPr>
      <w:commentRangeStart w:id="325"/>
      <w:ins w:author="jortlepp@contractor.linuxfoundation.org" w:date="2025-08-07T09:53:00Z" w:id="326">
        <w:r>
          <w:rPr>
            <w:noProof/>
          </w:rPr>
          <w:drawing>
            <wp:inline distT="0" distB="0" distL="0" distR="0" wp14:anchorId="11FA000C" wp14:editId="47E941B1">
              <wp:extent cx="5724525" cy="2800350"/>
              <wp:effectExtent l="0" t="0" r="0" b="0"/>
              <wp:docPr id="915110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1072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25" cy="2800350"/>
                      </a:xfrm>
                      <a:prstGeom prst="rect">
                        <a:avLst/>
                      </a:prstGeom>
                    </pic:spPr>
                  </pic:pic>
                </a:graphicData>
              </a:graphic>
            </wp:inline>
          </w:drawing>
        </w:r>
      </w:ins>
      <w:commentRangeEnd w:id="325"/>
      <w:r>
        <w:rPr>
          <w:rStyle w:val="CommentReference"/>
        </w:rPr>
        <w:commentReference w:id="325"/>
      </w:r>
    </w:p>
    <w:p w:rsidR="70B044FC" w:rsidP="70B044FC" w:rsidRDefault="70B044FC" w14:paraId="2ED52AA7" w14:textId="6CB3FDBF">
      <w:pPr>
        <w:spacing w:after="0"/>
      </w:pPr>
    </w:p>
    <w:p w:rsidR="6B8806EE" w:rsidP="4A725168" w:rsidRDefault="6B8806EE" w14:paraId="499558C0" w14:textId="4C1F6161">
      <w:pPr>
        <w:spacing w:before="240" w:after="240"/>
        <w:ind w:left="1080"/>
        <w:rPr>
          <w:b/>
          <w:bCs/>
        </w:rPr>
      </w:pPr>
      <w:r w:rsidRPr="4A725168">
        <w:rPr>
          <w:b/>
          <w:bCs/>
        </w:rPr>
        <w:t>JSON Example:</w:t>
      </w:r>
    </w:p>
    <w:p w:rsidR="6B8806EE" w:rsidP="4A725168" w:rsidRDefault="6B8806EE" w14:paraId="7E5497E9" w14:textId="4515AADE">
      <w:pPr>
        <w:spacing w:line="240" w:lineRule="auto"/>
        <w:ind w:left="1080"/>
        <w:rPr>
          <w:sz w:val="18"/>
          <w:szCs w:val="18"/>
        </w:rPr>
      </w:pPr>
      <w:r w:rsidRPr="4A725168">
        <w:rPr>
          <w:sz w:val="18"/>
          <w:szCs w:val="18"/>
        </w:rPr>
        <w:t xml:space="preserve">{  </w:t>
      </w:r>
    </w:p>
    <w:p w:rsidR="6B8806EE" w:rsidP="4A725168" w:rsidRDefault="6B8806EE" w14:paraId="04563440" w14:textId="5BD08815">
      <w:pPr>
        <w:spacing w:line="240" w:lineRule="auto"/>
        <w:ind w:left="1080"/>
        <w:rPr>
          <w:sz w:val="18"/>
          <w:szCs w:val="18"/>
        </w:rPr>
      </w:pPr>
      <w:r w:rsidRPr="4A725168">
        <w:rPr>
          <w:sz w:val="18"/>
          <w:szCs w:val="18"/>
        </w:rPr>
        <w:t>"</w:t>
      </w:r>
      <w:proofErr w:type="spellStart"/>
      <w:r w:rsidRPr="4A725168">
        <w:rPr>
          <w:sz w:val="18"/>
          <w:szCs w:val="18"/>
        </w:rPr>
        <w:t>exitConditions</w:t>
      </w:r>
      <w:proofErr w:type="spellEnd"/>
      <w:r w:rsidRPr="4A725168">
        <w:rPr>
          <w:sz w:val="18"/>
          <w:szCs w:val="18"/>
        </w:rPr>
        <w:t>": [</w:t>
      </w:r>
    </w:p>
    <w:p w:rsidR="6B8806EE" w:rsidP="4A725168" w:rsidRDefault="6B8806EE" w14:paraId="799FC13E" w14:textId="55AA0214">
      <w:pPr>
        <w:spacing w:line="240" w:lineRule="auto"/>
        <w:ind w:left="1080"/>
        <w:rPr>
          <w:sz w:val="18"/>
          <w:szCs w:val="18"/>
        </w:rPr>
      </w:pPr>
      <w:r w:rsidRPr="4A725168">
        <w:rPr>
          <w:sz w:val="18"/>
          <w:szCs w:val="18"/>
        </w:rPr>
        <w:t xml:space="preserve">    {</w:t>
      </w:r>
    </w:p>
    <w:p w:rsidR="6B8806EE" w:rsidP="4A725168" w:rsidRDefault="6B8806EE" w14:paraId="77B97C53" w14:textId="6FFE4DB1">
      <w:pPr>
        <w:spacing w:line="240" w:lineRule="auto"/>
        <w:ind w:left="1080"/>
        <w:rPr>
          <w:sz w:val="18"/>
          <w:szCs w:val="18"/>
        </w:rPr>
      </w:pPr>
      <w:r w:rsidRPr="4A725168">
        <w:rPr>
          <w:sz w:val="18"/>
          <w:szCs w:val="18"/>
        </w:rPr>
        <w:t xml:space="preserve">      "condition": "</w:t>
      </w:r>
      <w:proofErr w:type="spellStart"/>
      <w:r w:rsidRPr="4A725168">
        <w:rPr>
          <w:sz w:val="18"/>
          <w:szCs w:val="18"/>
        </w:rPr>
        <w:t>transactionStatus</w:t>
      </w:r>
      <w:proofErr w:type="spellEnd"/>
      <w:r w:rsidRPr="4A725168">
        <w:rPr>
          <w:sz w:val="18"/>
          <w:szCs w:val="18"/>
        </w:rPr>
        <w:t>",</w:t>
      </w:r>
    </w:p>
    <w:p w:rsidR="6B8806EE" w:rsidP="4A725168" w:rsidRDefault="6B8806EE" w14:paraId="30E10DA0" w14:textId="78426DE9">
      <w:pPr>
        <w:spacing w:line="240" w:lineRule="auto"/>
        <w:ind w:left="1080"/>
        <w:rPr>
          <w:sz w:val="18"/>
          <w:szCs w:val="18"/>
        </w:rPr>
      </w:pPr>
      <w:r w:rsidRPr="4A725168">
        <w:rPr>
          <w:sz w:val="18"/>
          <w:szCs w:val="18"/>
        </w:rPr>
        <w:t xml:space="preserve">      "value": "cancelled"</w:t>
      </w:r>
    </w:p>
    <w:p w:rsidR="6B8806EE" w:rsidP="4A725168" w:rsidRDefault="6B8806EE" w14:paraId="17121EC6" w14:textId="575A83E7">
      <w:pPr>
        <w:spacing w:line="240" w:lineRule="auto"/>
        <w:ind w:left="1080"/>
        <w:rPr>
          <w:sz w:val="18"/>
          <w:szCs w:val="18"/>
        </w:rPr>
      </w:pPr>
      <w:r w:rsidRPr="4A725168">
        <w:rPr>
          <w:sz w:val="18"/>
          <w:szCs w:val="18"/>
        </w:rPr>
        <w:t xml:space="preserve">    },</w:t>
      </w:r>
    </w:p>
    <w:p w:rsidR="6B8806EE" w:rsidP="4A725168" w:rsidRDefault="6B8806EE" w14:paraId="7153F391" w14:textId="123631A1">
      <w:pPr>
        <w:spacing w:line="240" w:lineRule="auto"/>
        <w:ind w:left="1080"/>
        <w:rPr>
          <w:sz w:val="18"/>
          <w:szCs w:val="18"/>
        </w:rPr>
      </w:pPr>
      <w:r w:rsidRPr="4A725168">
        <w:rPr>
          <w:sz w:val="18"/>
          <w:szCs w:val="18"/>
        </w:rPr>
        <w:t xml:space="preserve">    {</w:t>
      </w:r>
    </w:p>
    <w:p w:rsidR="6B8806EE" w:rsidP="4A725168" w:rsidRDefault="6B8806EE" w14:paraId="605BAE95" w14:textId="62DE3B6D">
      <w:pPr>
        <w:spacing w:line="240" w:lineRule="auto"/>
        <w:ind w:left="1080"/>
        <w:rPr>
          <w:sz w:val="18"/>
          <w:szCs w:val="18"/>
        </w:rPr>
      </w:pPr>
      <w:r w:rsidRPr="4A725168">
        <w:rPr>
          <w:sz w:val="18"/>
          <w:szCs w:val="18"/>
        </w:rPr>
        <w:t xml:space="preserve">      "condition": "</w:t>
      </w:r>
      <w:proofErr w:type="spellStart"/>
      <w:r w:rsidRPr="4A725168">
        <w:rPr>
          <w:sz w:val="18"/>
          <w:szCs w:val="18"/>
        </w:rPr>
        <w:t>transactionAmount</w:t>
      </w:r>
      <w:proofErr w:type="spellEnd"/>
      <w:r w:rsidRPr="4A725168">
        <w:rPr>
          <w:sz w:val="18"/>
          <w:szCs w:val="18"/>
        </w:rPr>
        <w:t>",</w:t>
      </w:r>
    </w:p>
    <w:p w:rsidR="6B8806EE" w:rsidP="4A725168" w:rsidRDefault="6B8806EE" w14:paraId="6506F4A8" w14:textId="384F7FFA">
      <w:pPr>
        <w:spacing w:line="240" w:lineRule="auto"/>
        <w:ind w:left="1080"/>
        <w:rPr>
          <w:sz w:val="18"/>
          <w:szCs w:val="18"/>
        </w:rPr>
      </w:pPr>
      <w:r w:rsidRPr="4A725168">
        <w:rPr>
          <w:sz w:val="18"/>
          <w:szCs w:val="18"/>
        </w:rPr>
        <w:t xml:space="preserve">      "value": "&lt;100"</w:t>
      </w:r>
    </w:p>
    <w:p w:rsidR="6B8806EE" w:rsidP="4A725168" w:rsidRDefault="6B8806EE" w14:paraId="1AD14A2B" w14:textId="0C074199">
      <w:pPr>
        <w:spacing w:line="240" w:lineRule="auto"/>
        <w:ind w:left="1080"/>
        <w:rPr>
          <w:sz w:val="18"/>
          <w:szCs w:val="18"/>
        </w:rPr>
      </w:pPr>
      <w:r w:rsidRPr="4A725168">
        <w:rPr>
          <w:sz w:val="18"/>
          <w:szCs w:val="18"/>
        </w:rPr>
        <w:t xml:space="preserve">    }</w:t>
      </w:r>
    </w:p>
    <w:p w:rsidR="6B8806EE" w:rsidP="4A725168" w:rsidRDefault="6B8806EE" w14:paraId="4CBC0CF7" w14:textId="2A6B800D">
      <w:pPr>
        <w:spacing w:line="240" w:lineRule="auto"/>
        <w:ind w:left="1080"/>
        <w:rPr>
          <w:sz w:val="18"/>
          <w:szCs w:val="18"/>
        </w:rPr>
      </w:pPr>
      <w:r w:rsidRPr="4A725168">
        <w:rPr>
          <w:sz w:val="18"/>
          <w:szCs w:val="18"/>
        </w:rPr>
        <w:t xml:space="preserve">  ]</w:t>
      </w:r>
    </w:p>
    <w:p w:rsidR="6B8806EE" w:rsidP="4A725168" w:rsidRDefault="6B8806EE" w14:paraId="7BB85CE2" w14:textId="60AFD5A7">
      <w:pPr>
        <w:spacing w:line="240" w:lineRule="auto"/>
        <w:ind w:left="1080"/>
        <w:rPr>
          <w:sz w:val="18"/>
          <w:szCs w:val="18"/>
        </w:rPr>
      </w:pPr>
      <w:r w:rsidRPr="4A725168">
        <w:rPr>
          <w:sz w:val="18"/>
          <w:szCs w:val="18"/>
        </w:rPr>
        <w:t xml:space="preserve">} </w:t>
      </w:r>
    </w:p>
    <w:p w:rsidR="6B8806EE" w:rsidP="4A725168" w:rsidRDefault="6B8806EE" w14:paraId="134821F3" w14:textId="4537D84B">
      <w:pPr>
        <w:spacing w:line="257" w:lineRule="auto"/>
      </w:pPr>
      <w:r w:rsidRPr="4A725168">
        <w:t xml:space="preserve"> </w:t>
      </w:r>
    </w:p>
    <w:p w:rsidR="4A725168" w:rsidP="4A725168" w:rsidRDefault="4A725168" w14:paraId="76CE0E6F" w14:textId="6E3CAC86">
      <w:pPr>
        <w:spacing w:line="257" w:lineRule="auto"/>
      </w:pPr>
    </w:p>
    <w:p w:rsidR="6B8806EE" w:rsidP="4A725168" w:rsidRDefault="6B8806EE" w14:paraId="23BADBE6" w14:textId="49148C36">
      <w:pPr>
        <w:pStyle w:val="ListParagraph"/>
        <w:numPr>
          <w:ilvl w:val="0"/>
          <w:numId w:val="39"/>
        </w:numPr>
        <w:spacing w:after="0"/>
        <w:rPr>
          <w:b/>
          <w:bCs/>
        </w:rPr>
      </w:pPr>
      <w:r w:rsidRPr="4A725168">
        <w:rPr>
          <w:b/>
          <w:bCs/>
        </w:rPr>
        <w:t>Query Logic</w:t>
      </w:r>
    </w:p>
    <w:p w:rsidR="6B8806EE" w:rsidP="4A725168" w:rsidRDefault="2202F8FF" w14:paraId="09126939" w14:textId="74776ACD">
      <w:pPr>
        <w:spacing w:before="240" w:after="240"/>
        <w:ind w:left="720"/>
      </w:pPr>
      <w:r>
        <w:t xml:space="preserve">The query logic defines how to retrieve transaction data for evaluation. This logic is </w:t>
      </w:r>
      <w:ins w:author="Ume Sauda Ghanyani" w:date="2025-08-11T07:58:00Z" w:id="327">
        <w:r w:rsidR="7EE28D2D">
          <w:t xml:space="preserve">built by the user in a low code / no code </w:t>
        </w:r>
        <w:proofErr w:type="spellStart"/>
        <w:r w:rsidR="7EE28D2D">
          <w:t>environment</w:t>
        </w:r>
      </w:ins>
      <w:commentRangeStart w:id="328"/>
      <w:commentRangeStart w:id="329"/>
      <w:del w:author="Ume Sauda Ghanyani" w:date="2025-08-11T07:58:00Z" w:id="330">
        <w:r w:rsidDel="2202F8FF" w:rsidR="6B8806EE">
          <w:delText>dynamically built</w:delText>
        </w:r>
      </w:del>
      <w:commentRangeEnd w:id="328"/>
      <w:r w:rsidR="6B8806EE">
        <w:rPr>
          <w:rStyle w:val="CommentReference"/>
        </w:rPr>
        <w:commentReference w:id="328"/>
      </w:r>
      <w:commentRangeEnd w:id="329"/>
      <w:r w:rsidR="6B8806EE">
        <w:rPr>
          <w:rStyle w:val="CommentReference"/>
        </w:rPr>
        <w:commentReference w:id="329"/>
      </w:r>
      <w:del w:author="Ume Sauda Ghanyani" w:date="2025-08-11T07:58:00Z" w:id="331">
        <w:r w:rsidDel="2202F8FF" w:rsidR="6B8806EE">
          <w:delText xml:space="preserve"> </w:delText>
        </w:r>
      </w:del>
      <w:r>
        <w:t>by</w:t>
      </w:r>
      <w:proofErr w:type="spellEnd"/>
      <w:r>
        <w:t xml:space="preserve"> integrating information from both the </w:t>
      </w:r>
      <w:r w:rsidRPr="70B044FC">
        <w:rPr>
          <w:b/>
          <w:bCs/>
        </w:rPr>
        <w:t>payload</w:t>
      </w:r>
      <w:r>
        <w:t xml:space="preserve"> and the </w:t>
      </w:r>
      <w:r w:rsidRPr="70B044FC">
        <w:rPr>
          <w:b/>
          <w:bCs/>
        </w:rPr>
        <w:t>configuration UI</w:t>
      </w:r>
      <w:r>
        <w:t>.</w:t>
      </w:r>
    </w:p>
    <w:p w:rsidR="6B8806EE" w:rsidP="4A725168" w:rsidRDefault="6B8806EE" w14:paraId="7569BC00" w14:textId="47890324">
      <w:pPr>
        <w:pStyle w:val="ListParagraph"/>
        <w:numPr>
          <w:ilvl w:val="1"/>
          <w:numId w:val="39"/>
        </w:numPr>
        <w:spacing w:after="0"/>
      </w:pPr>
      <w:r w:rsidRPr="4A725168">
        <w:rPr>
          <w:b/>
          <w:bCs/>
        </w:rPr>
        <w:t>Payload:</w:t>
      </w:r>
      <w:r w:rsidRPr="4A725168">
        <w:t xml:space="preserve"> Transactional data from the TCS component will provide the necessary values (e.g., amount, date) for the query.</w:t>
      </w:r>
    </w:p>
    <w:p w:rsidR="6B8806EE" w:rsidP="4A725168" w:rsidRDefault="6B8806EE" w14:paraId="54DF3069" w14:textId="5DFB9144">
      <w:pPr>
        <w:pStyle w:val="ListParagraph"/>
        <w:numPr>
          <w:ilvl w:val="1"/>
          <w:numId w:val="39"/>
        </w:numPr>
        <w:spacing w:after="0"/>
      </w:pPr>
      <w:r w:rsidRPr="4A725168">
        <w:rPr>
          <w:b/>
          <w:bCs/>
        </w:rPr>
        <w:t>Configuration UI:</w:t>
      </w:r>
      <w:r w:rsidRPr="4A725168">
        <w:t xml:space="preserve"> Predefined configurations, such as time windows and thresholds, guide the filtering and structuring of the database query.</w:t>
      </w:r>
    </w:p>
    <w:p w:rsidR="6B8806EE" w:rsidP="4A725168" w:rsidRDefault="2202F8FF" w14:paraId="388D11AF" w14:textId="60D9059E">
      <w:pPr>
        <w:spacing w:before="240" w:after="240"/>
        <w:ind w:left="720"/>
        <w:rPr>
          <w:b/>
          <w:bCs/>
        </w:rPr>
      </w:pPr>
      <w:commentRangeStart w:id="332"/>
      <w:r w:rsidRPr="70B044FC">
        <w:rPr>
          <w:b/>
          <w:bCs/>
        </w:rPr>
        <w:t>Example Query:</w:t>
      </w:r>
      <w:commentRangeEnd w:id="332"/>
      <w:r w:rsidR="6B8806EE">
        <w:rPr>
          <w:rStyle w:val="CommentReference"/>
        </w:rPr>
        <w:commentReference w:id="332"/>
      </w:r>
    </w:p>
    <w:p w:rsidR="6B8806EE" w:rsidP="4A725168" w:rsidRDefault="6B8806EE" w14:paraId="3E10AE7A" w14:textId="2C514AD4">
      <w:pPr>
        <w:pStyle w:val="ListParagraph"/>
        <w:numPr>
          <w:ilvl w:val="1"/>
          <w:numId w:val="39"/>
        </w:numPr>
        <w:spacing w:after="0"/>
        <w:rPr/>
      </w:pPr>
      <w:commentRangeStart w:id="470555066"/>
      <w:r w:rsidR="1F4F11E0">
        <w:rPr/>
        <w:t>The rule</w:t>
      </w:r>
      <w:commentRangeEnd w:id="470555066"/>
      <w:r>
        <w:rPr>
          <w:rStyle w:val="CommentReference"/>
        </w:rPr>
        <w:commentReference w:id="470555066"/>
      </w:r>
      <w:r w:rsidR="1F4F11E0">
        <w:rPr/>
        <w:t xml:space="preserve"> may check for transactions over a certain amount within a specified time window. The query logic uses parameters like </w:t>
      </w:r>
      <w:r w:rsidR="1F4F11E0">
        <w:rPr/>
        <w:t>transactionAmount</w:t>
      </w:r>
      <w:r w:rsidR="1F4F11E0">
        <w:rPr/>
        <w:t xml:space="preserve"> from the </w:t>
      </w:r>
      <w:r w:rsidRPr="4441BA12" w:rsidR="1F4F11E0">
        <w:rPr>
          <w:b w:val="1"/>
          <w:bCs w:val="1"/>
        </w:rPr>
        <w:t>payload</w:t>
      </w:r>
      <w:r w:rsidR="1F4F11E0">
        <w:rPr/>
        <w:t xml:space="preserve"> and </w:t>
      </w:r>
      <w:r w:rsidR="1F4F11E0">
        <w:rPr/>
        <w:t>timeWindow</w:t>
      </w:r>
      <w:r w:rsidR="1F4F11E0">
        <w:rPr/>
        <w:t xml:space="preserve"> from the </w:t>
      </w:r>
      <w:r w:rsidRPr="4441BA12" w:rsidR="1F4F11E0">
        <w:rPr>
          <w:b w:val="1"/>
          <w:bCs w:val="1"/>
        </w:rPr>
        <w:t>configuration UI</w:t>
      </w:r>
      <w:r w:rsidR="1F4F11E0">
        <w:rPr/>
        <w:t xml:space="preserve"> to dynamically build the query.</w:t>
      </w:r>
    </w:p>
    <w:p w:rsidR="6B8806EE" w:rsidP="4A725168" w:rsidRDefault="6B8806EE" w14:paraId="2F653A2E" w14:textId="4EA5A22B">
      <w:pPr>
        <w:pStyle w:val="ListParagraph"/>
        <w:numPr>
          <w:ilvl w:val="1"/>
          <w:numId w:val="39"/>
        </w:numPr>
        <w:spacing w:after="0"/>
        <w:rPr>
          <w:b/>
          <w:bCs/>
        </w:rPr>
      </w:pPr>
      <w:r w:rsidRPr="4A725168">
        <w:rPr>
          <w:b/>
          <w:bCs/>
        </w:rPr>
        <w:t>Query Setup:</w:t>
      </w:r>
    </w:p>
    <w:p w:rsidR="6B8806EE" w:rsidP="4A725168" w:rsidRDefault="2202F8FF" w14:paraId="5DE172D4" w14:textId="0C22DDA6">
      <w:pPr>
        <w:pStyle w:val="ListParagraph"/>
        <w:numPr>
          <w:ilvl w:val="2"/>
          <w:numId w:val="16"/>
        </w:numPr>
        <w:spacing w:after="0"/>
        <w:rPr>
          <w:ins w:author="Ume Sauda Ghanyani" w:date="2025-08-12T05:30:00Z" w16du:dateUtc="2025-08-12T05:30:38Z" w:id="333"/>
        </w:rPr>
      </w:pPr>
      <w:commentRangeStart w:id="334"/>
      <w:r w:rsidRPr="70B044FC">
        <w:rPr>
          <w:b/>
          <w:bCs/>
        </w:rPr>
        <w:t>Payload</w:t>
      </w:r>
      <w:r>
        <w:t xml:space="preserve"> </w:t>
      </w:r>
      <w:commentRangeEnd w:id="334"/>
      <w:r w:rsidR="6B8806EE">
        <w:rPr>
          <w:rStyle w:val="CommentReference"/>
        </w:rPr>
        <w:commentReference w:id="334"/>
      </w:r>
      <w:r>
        <w:t xml:space="preserve">(e.g., </w:t>
      </w:r>
      <w:proofErr w:type="spellStart"/>
      <w:r>
        <w:t>transactionAmount</w:t>
      </w:r>
      <w:proofErr w:type="spellEnd"/>
      <w:r>
        <w:t xml:space="preserve">, </w:t>
      </w:r>
      <w:proofErr w:type="spellStart"/>
      <w:r>
        <w:t>transactionDate</w:t>
      </w:r>
      <w:proofErr w:type="spellEnd"/>
      <w:r>
        <w:t xml:space="preserve">) is matched against the configured parameters (e.g., min, max, </w:t>
      </w:r>
      <w:proofErr w:type="spellStart"/>
      <w:r>
        <w:t>timeWindow</w:t>
      </w:r>
      <w:proofErr w:type="spellEnd"/>
      <w:r>
        <w:t>).</w:t>
      </w:r>
    </w:p>
    <w:p w:rsidR="15E43F83" w:rsidP="70B044FC" w:rsidRDefault="15E43F83" w14:paraId="38655922" w14:textId="6C5C8C0F">
      <w:pPr>
        <w:pStyle w:val="ListParagraph"/>
        <w:numPr>
          <w:ilvl w:val="2"/>
          <w:numId w:val="16"/>
        </w:numPr>
        <w:spacing w:after="0"/>
        <w:rPr>
          <w:ins w:author="Ume Sauda Ghanyani" w:date="2025-08-12T05:30:00Z" w16du:dateUtc="2025-08-12T05:30:39Z" w:id="335"/>
        </w:rPr>
      </w:pPr>
      <w:ins w:author="Ume Sauda Ghanyani" w:date="2025-08-12T05:30:00Z" w:id="336">
        <w:r w:rsidRPr="70B044FC">
          <w:t xml:space="preserve">When composing a rule, the user defines query parameters (e.g., </w:t>
        </w:r>
        <w:proofErr w:type="spellStart"/>
        <w:r w:rsidRPr="70B044FC">
          <w:rPr>
            <w:rFonts w:ascii="Consolas" w:hAnsi="Consolas" w:eastAsia="Consolas" w:cs="Consolas"/>
          </w:rPr>
          <w:t>transactionAmount</w:t>
        </w:r>
        <w:proofErr w:type="spellEnd"/>
        <w:r w:rsidRPr="70B044FC">
          <w:t xml:space="preserve">, </w:t>
        </w:r>
        <w:proofErr w:type="spellStart"/>
        <w:r w:rsidRPr="70B044FC">
          <w:rPr>
            <w:rFonts w:ascii="Consolas" w:hAnsi="Consolas" w:eastAsia="Consolas" w:cs="Consolas"/>
          </w:rPr>
          <w:t>transactionDate</w:t>
        </w:r>
        <w:proofErr w:type="spellEnd"/>
        <w:r w:rsidRPr="70B044FC">
          <w:t>) that map directly to fields in the existing data model. These parameters form part of the query used to retrieve relevant historical data from the database.</w:t>
        </w:r>
      </w:ins>
    </w:p>
    <w:p w:rsidR="15E43F83" w:rsidRDefault="15E43F83" w14:paraId="18A78AF9" w14:textId="5529CF74">
      <w:pPr>
        <w:pStyle w:val="ListParagraph"/>
        <w:numPr>
          <w:ilvl w:val="2"/>
          <w:numId w:val="16"/>
        </w:numPr>
        <w:spacing w:before="240" w:after="240"/>
        <w:pPrChange w:author="Ume Sauda Ghanyani" w:date="2025-08-12T05:30:00Z" w:id="337">
          <w:pPr/>
        </w:pPrChange>
      </w:pPr>
      <w:ins w:author="Ume Sauda Ghanyani" w:date="2025-08-12T05:30:00Z" w:id="338">
        <w:r w:rsidRPr="70B044FC">
          <w:t>As per Tazama’s standard rule processor design principles, and to maintain real-time historical integrity, the system will restrict all historical data retrieval to records ingested prior to the trigger transaction. This ensures that queries can only return results with timestamps earlier than or equal to the trigger transaction’s timestamp, preventing the inclusion of any post-trigger data in the evaluation.</w:t>
        </w:r>
      </w:ins>
    </w:p>
    <w:p w:rsidR="6B8806EE" w:rsidP="4A725168" w:rsidRDefault="6B8806EE" w14:paraId="6C2C961A" w14:textId="4A5BF76F">
      <w:pPr>
        <w:pStyle w:val="ListParagraph"/>
        <w:numPr>
          <w:ilvl w:val="2"/>
          <w:numId w:val="16"/>
        </w:numPr>
        <w:spacing w:after="0"/>
      </w:pPr>
      <w:del w:author="Ume Sauda Ghanyani" w:date="2025-08-12T05:04:00Z" w:id="339">
        <w:r w:rsidDel="2202F8FF">
          <w:delText>The</w:delText>
        </w:r>
      </w:del>
      <w:ins w:author="Ume Sauda Ghanyani" w:date="2025-08-12T05:04:00Z" w:id="340">
        <w:r w:rsidR="43EA755D">
          <w:t xml:space="preserve">In the </w:t>
        </w:r>
      </w:ins>
      <w:del w:author="Ume Sauda Ghanyani" w:date="2025-08-12T05:04:00Z" w:id="341">
        <w:r w:rsidDel="2202F8FF">
          <w:delText xml:space="preserve"> </w:delText>
        </w:r>
        <w:r w:rsidRPr="70B044FC" w:rsidDel="2202F8FF">
          <w:rPr>
            <w:b/>
            <w:bCs/>
          </w:rPr>
          <w:delText>Rule Builder</w:delText>
        </w:r>
      </w:del>
      <w:ins w:author="Ume Sauda Ghanyani" w:date="2025-08-12T05:04:00Z" w:id="342">
        <w:r w:rsidRPr="70B044FC" w:rsidR="293BCA37">
          <w:rPr>
            <w:b/>
            <w:bCs/>
          </w:rPr>
          <w:t xml:space="preserve"> Tazama Rule Studio </w:t>
        </w:r>
        <w:proofErr w:type="gramStart"/>
        <w:r w:rsidRPr="70B044FC" w:rsidR="293BCA37">
          <w:rPr>
            <w:b/>
            <w:bCs/>
          </w:rPr>
          <w:t>user</w:t>
        </w:r>
        <w:proofErr w:type="gramEnd"/>
        <w:r w:rsidRPr="70B044FC" w:rsidR="293BCA37">
          <w:rPr>
            <w:b/>
            <w:bCs/>
          </w:rPr>
          <w:t xml:space="preserve"> can</w:t>
        </w:r>
      </w:ins>
      <w:r w:rsidR="2202F8FF">
        <w:t xml:space="preserve"> </w:t>
      </w:r>
      <w:proofErr w:type="gramStart"/>
      <w:r w:rsidR="2202F8FF">
        <w:t>constructs</w:t>
      </w:r>
      <w:proofErr w:type="gramEnd"/>
      <w:r w:rsidR="2202F8FF">
        <w:t xml:space="preserve"> a query based on these parameters.</w:t>
      </w:r>
    </w:p>
    <w:p w:rsidR="6B8806EE" w:rsidP="4A725168" w:rsidRDefault="6B8806EE" w14:paraId="2487CE44" w14:textId="70947E54">
      <w:pPr>
        <w:spacing w:before="240" w:after="240"/>
        <w:ind w:left="1080"/>
        <w:rPr>
          <w:b/>
          <w:bCs/>
        </w:rPr>
      </w:pPr>
      <w:r w:rsidRPr="4A725168">
        <w:rPr>
          <w:b/>
          <w:bCs/>
        </w:rPr>
        <w:t>JSON Example:</w:t>
      </w:r>
    </w:p>
    <w:p w:rsidR="6B8806EE" w:rsidP="4A725168" w:rsidRDefault="6B8806EE" w14:paraId="282D9A2A" w14:textId="32D2B940">
      <w:pPr>
        <w:spacing w:line="240" w:lineRule="auto"/>
        <w:ind w:left="1080"/>
        <w:rPr>
          <w:sz w:val="18"/>
          <w:szCs w:val="18"/>
        </w:rPr>
      </w:pPr>
      <w:r w:rsidRPr="4A725168">
        <w:rPr>
          <w:sz w:val="18"/>
          <w:szCs w:val="18"/>
        </w:rPr>
        <w:t xml:space="preserve">{  </w:t>
      </w:r>
    </w:p>
    <w:p w:rsidR="6B8806EE" w:rsidP="4A725168" w:rsidRDefault="6B8806EE" w14:paraId="74A502F5" w14:textId="05AD92EC">
      <w:pPr>
        <w:spacing w:line="240" w:lineRule="auto"/>
        <w:ind w:left="1080"/>
        <w:rPr>
          <w:sz w:val="18"/>
          <w:szCs w:val="18"/>
        </w:rPr>
      </w:pPr>
      <w:r w:rsidRPr="4A725168">
        <w:rPr>
          <w:sz w:val="18"/>
          <w:szCs w:val="18"/>
        </w:rPr>
        <w:t>"query</w:t>
      </w:r>
      <w:proofErr w:type="gramStart"/>
      <w:r w:rsidRPr="4A725168">
        <w:rPr>
          <w:sz w:val="18"/>
          <w:szCs w:val="18"/>
        </w:rPr>
        <w:t>": {</w:t>
      </w:r>
      <w:proofErr w:type="gramEnd"/>
    </w:p>
    <w:p w:rsidR="6B8806EE" w:rsidP="4A725168" w:rsidRDefault="6B8806EE" w14:paraId="6C2E18C1" w14:textId="73363DF5">
      <w:pPr>
        <w:spacing w:line="240" w:lineRule="auto"/>
        <w:ind w:left="1080"/>
        <w:rPr>
          <w:sz w:val="18"/>
          <w:szCs w:val="18"/>
        </w:rPr>
      </w:pPr>
      <w:r w:rsidRPr="4A725168">
        <w:rPr>
          <w:sz w:val="18"/>
          <w:szCs w:val="18"/>
        </w:rPr>
        <w:t xml:space="preserve">    "select": "</w:t>
      </w:r>
      <w:proofErr w:type="gramStart"/>
      <w:r w:rsidRPr="4A725168">
        <w:rPr>
          <w:sz w:val="18"/>
          <w:szCs w:val="18"/>
        </w:rPr>
        <w:t>COUNT(</w:t>
      </w:r>
      <w:proofErr w:type="gramEnd"/>
      <w:r w:rsidRPr="4A725168">
        <w:rPr>
          <w:sz w:val="18"/>
          <w:szCs w:val="18"/>
        </w:rPr>
        <w:t>*)",</w:t>
      </w:r>
    </w:p>
    <w:p w:rsidR="6B8806EE" w:rsidP="4A725168" w:rsidRDefault="6B8806EE" w14:paraId="6FF78F1D" w14:textId="5EF8B52B">
      <w:pPr>
        <w:spacing w:line="240" w:lineRule="auto"/>
        <w:ind w:left="1080"/>
        <w:rPr>
          <w:sz w:val="18"/>
          <w:szCs w:val="18"/>
        </w:rPr>
      </w:pPr>
      <w:r w:rsidRPr="4A725168">
        <w:rPr>
          <w:sz w:val="18"/>
          <w:szCs w:val="18"/>
        </w:rPr>
        <w:t xml:space="preserve">    "from": "transactions",</w:t>
      </w:r>
    </w:p>
    <w:p w:rsidR="6B8806EE" w:rsidP="4A725168" w:rsidRDefault="6B8806EE" w14:paraId="1AD94862" w14:textId="30DFB17C">
      <w:pPr>
        <w:spacing w:line="240" w:lineRule="auto"/>
        <w:ind w:left="1080"/>
        <w:rPr>
          <w:sz w:val="18"/>
          <w:szCs w:val="18"/>
        </w:rPr>
      </w:pPr>
      <w:r w:rsidRPr="4A725168">
        <w:rPr>
          <w:sz w:val="18"/>
          <w:szCs w:val="18"/>
        </w:rPr>
        <w:t xml:space="preserve">    "where</w:t>
      </w:r>
      <w:proofErr w:type="gramStart"/>
      <w:r w:rsidRPr="4A725168">
        <w:rPr>
          <w:sz w:val="18"/>
          <w:szCs w:val="18"/>
        </w:rPr>
        <w:t>": {</w:t>
      </w:r>
      <w:proofErr w:type="gramEnd"/>
    </w:p>
    <w:p w:rsidR="6B8806EE" w:rsidP="4A725168" w:rsidRDefault="6B8806EE" w14:paraId="7BAD1466" w14:textId="386E7A20">
      <w:pPr>
        <w:spacing w:line="240" w:lineRule="auto"/>
        <w:ind w:left="1080"/>
        <w:rPr>
          <w:sz w:val="18"/>
          <w:szCs w:val="18"/>
        </w:rPr>
      </w:pPr>
      <w:r w:rsidRPr="4A725168">
        <w:rPr>
          <w:sz w:val="18"/>
          <w:szCs w:val="18"/>
        </w:rPr>
        <w:t xml:space="preserve">      "</w:t>
      </w:r>
      <w:proofErr w:type="spellStart"/>
      <w:r w:rsidRPr="4A725168">
        <w:rPr>
          <w:sz w:val="18"/>
          <w:szCs w:val="18"/>
        </w:rPr>
        <w:t>transactionAmount</w:t>
      </w:r>
      <w:proofErr w:type="spellEnd"/>
      <w:r w:rsidRPr="4A725168">
        <w:rPr>
          <w:sz w:val="18"/>
          <w:szCs w:val="18"/>
        </w:rPr>
        <w:t>": "&gt;10000",</w:t>
      </w:r>
    </w:p>
    <w:p w:rsidR="6B8806EE" w:rsidP="4A725168" w:rsidRDefault="2202F8FF" w14:paraId="0964E090" w14:textId="0618E843">
      <w:pPr>
        <w:spacing w:line="240" w:lineRule="auto"/>
        <w:ind w:left="1080"/>
        <w:rPr>
          <w:sz w:val="18"/>
          <w:szCs w:val="18"/>
        </w:rPr>
      </w:pPr>
      <w:r w:rsidRPr="70B044FC">
        <w:rPr>
          <w:sz w:val="18"/>
          <w:szCs w:val="18"/>
        </w:rPr>
        <w:t xml:space="preserve">      "</w:t>
      </w:r>
      <w:proofErr w:type="spellStart"/>
      <w:r w:rsidRPr="70B044FC">
        <w:rPr>
          <w:sz w:val="18"/>
          <w:szCs w:val="18"/>
        </w:rPr>
        <w:t>transactionDate</w:t>
      </w:r>
      <w:proofErr w:type="spellEnd"/>
      <w:r w:rsidRPr="70B044FC">
        <w:rPr>
          <w:sz w:val="18"/>
          <w:szCs w:val="18"/>
        </w:rPr>
        <w:t>": "</w:t>
      </w:r>
      <w:commentRangeStart w:id="343"/>
      <w:commentRangeStart w:id="344"/>
      <w:r w:rsidRPr="70B044FC">
        <w:rPr>
          <w:sz w:val="18"/>
          <w:szCs w:val="18"/>
        </w:rPr>
        <w:t>BETWEEN '2025-07-01' AND '2025-07-31'</w:t>
      </w:r>
      <w:commentRangeEnd w:id="343"/>
      <w:r w:rsidR="6B8806EE">
        <w:rPr>
          <w:rStyle w:val="CommentReference"/>
        </w:rPr>
        <w:commentReference w:id="343"/>
      </w:r>
      <w:commentRangeEnd w:id="344"/>
      <w:r w:rsidR="6B8806EE">
        <w:rPr>
          <w:rStyle w:val="CommentReference"/>
        </w:rPr>
        <w:commentReference w:id="344"/>
      </w:r>
      <w:r w:rsidRPr="70B044FC">
        <w:rPr>
          <w:sz w:val="18"/>
          <w:szCs w:val="18"/>
        </w:rPr>
        <w:t>",</w:t>
      </w:r>
    </w:p>
    <w:p w:rsidR="6B8806EE" w:rsidP="4A725168" w:rsidRDefault="6B8806EE" w14:paraId="2766F79A" w14:textId="1BC51D77">
      <w:pPr>
        <w:spacing w:line="240" w:lineRule="auto"/>
        <w:ind w:left="1080"/>
        <w:rPr>
          <w:sz w:val="18"/>
          <w:szCs w:val="18"/>
        </w:rPr>
      </w:pPr>
      <w:r w:rsidRPr="4A725168">
        <w:rPr>
          <w:sz w:val="18"/>
          <w:szCs w:val="18"/>
        </w:rPr>
        <w:t xml:space="preserve">      "</w:t>
      </w:r>
      <w:bookmarkStart w:name="_Int_jkRPjsym" w:id="345"/>
      <w:proofErr w:type="spellStart"/>
      <w:r w:rsidRPr="4A725168">
        <w:rPr>
          <w:sz w:val="18"/>
          <w:szCs w:val="18"/>
        </w:rPr>
        <w:t>transactionType</w:t>
      </w:r>
      <w:bookmarkEnd w:id="345"/>
      <w:proofErr w:type="spellEnd"/>
      <w:r w:rsidRPr="4A725168">
        <w:rPr>
          <w:sz w:val="18"/>
          <w:szCs w:val="18"/>
        </w:rPr>
        <w:t>": "PACS-002"</w:t>
      </w:r>
    </w:p>
    <w:p w:rsidR="6B8806EE" w:rsidP="4A725168" w:rsidRDefault="6B8806EE" w14:paraId="13852ACA" w14:textId="0CF33F94">
      <w:pPr>
        <w:spacing w:line="240" w:lineRule="auto"/>
        <w:ind w:left="1080"/>
        <w:rPr>
          <w:sz w:val="18"/>
          <w:szCs w:val="18"/>
        </w:rPr>
      </w:pPr>
      <w:r w:rsidRPr="4A725168">
        <w:rPr>
          <w:sz w:val="18"/>
          <w:szCs w:val="18"/>
        </w:rPr>
        <w:t xml:space="preserve">    }</w:t>
      </w:r>
    </w:p>
    <w:p w:rsidR="6B8806EE" w:rsidP="4A725168" w:rsidRDefault="6B8806EE" w14:paraId="41E671F0" w14:textId="5F7325CA">
      <w:pPr>
        <w:spacing w:line="240" w:lineRule="auto"/>
        <w:ind w:left="1080"/>
        <w:rPr>
          <w:sz w:val="18"/>
          <w:szCs w:val="18"/>
        </w:rPr>
      </w:pPr>
      <w:r w:rsidRPr="4A725168">
        <w:rPr>
          <w:sz w:val="18"/>
          <w:szCs w:val="18"/>
        </w:rPr>
        <w:t xml:space="preserve">  }</w:t>
      </w:r>
    </w:p>
    <w:p w:rsidR="6B8806EE" w:rsidP="4A725168" w:rsidRDefault="6B8806EE" w14:paraId="18B2C554" w14:textId="7BA7265D">
      <w:pPr>
        <w:spacing w:line="240" w:lineRule="auto"/>
        <w:ind w:left="1080"/>
        <w:rPr>
          <w:sz w:val="18"/>
          <w:szCs w:val="18"/>
        </w:rPr>
      </w:pPr>
      <w:r w:rsidRPr="4A725168">
        <w:rPr>
          <w:sz w:val="18"/>
          <w:szCs w:val="18"/>
        </w:rPr>
        <w:t xml:space="preserve">} </w:t>
      </w:r>
    </w:p>
    <w:p w:rsidR="6B8806EE" w:rsidP="4A725168" w:rsidRDefault="6B8806EE" w14:paraId="561A8448" w14:textId="6DCBBAF4">
      <w:pPr>
        <w:spacing w:line="257" w:lineRule="auto"/>
      </w:pPr>
      <w:r w:rsidRPr="4A725168">
        <w:t xml:space="preserve"> </w:t>
      </w:r>
    </w:p>
    <w:p w:rsidR="6B8806EE" w:rsidP="4A725168" w:rsidRDefault="6B8806EE" w14:paraId="60BD7E9F" w14:textId="40CE8BD2">
      <w:pPr>
        <w:pStyle w:val="ListParagraph"/>
        <w:numPr>
          <w:ilvl w:val="0"/>
          <w:numId w:val="38"/>
        </w:numPr>
        <w:spacing w:after="0"/>
        <w:rPr>
          <w:b/>
          <w:bCs/>
        </w:rPr>
      </w:pPr>
      <w:r w:rsidRPr="4A725168">
        <w:rPr>
          <w:b/>
          <w:bCs/>
        </w:rPr>
        <w:t>Result Categories and Bucketing</w:t>
      </w:r>
    </w:p>
    <w:p w:rsidR="6B8806EE" w:rsidP="4A725168" w:rsidRDefault="6B8806EE" w14:paraId="22165F67" w14:textId="5FB48A11">
      <w:pPr>
        <w:spacing w:before="240" w:after="240"/>
        <w:ind w:left="720"/>
      </w:pPr>
      <w:r w:rsidRPr="4A725168">
        <w:t>Result categories define thresholds for evaluating the outcome of the rule. Based on the processed transaction data, the system categorizes the result (e.g., fraud, suspicious, low risk).</w:t>
      </w:r>
    </w:p>
    <w:p w:rsidR="6B8806EE" w:rsidP="4A725168" w:rsidRDefault="6B8806EE" w14:paraId="035B8CDC" w14:textId="5061C41C">
      <w:pPr>
        <w:pStyle w:val="ListParagraph"/>
        <w:numPr>
          <w:ilvl w:val="1"/>
          <w:numId w:val="38"/>
        </w:numPr>
        <w:spacing w:after="0"/>
      </w:pPr>
      <w:r w:rsidRPr="4A725168">
        <w:rPr>
          <w:b/>
          <w:bCs/>
        </w:rPr>
        <w:t>Payload:</w:t>
      </w:r>
      <w:r w:rsidRPr="4A725168">
        <w:t xml:space="preserve"> Transaction data from the TCS component helps determine which result category the transaction should fall into based on the number of transactions or other relevant criteria.</w:t>
      </w:r>
    </w:p>
    <w:p w:rsidR="6B8806EE" w:rsidP="4A725168" w:rsidRDefault="6B8806EE" w14:paraId="1BA855E5" w14:textId="28B4AD20">
      <w:pPr>
        <w:pStyle w:val="ListParagraph"/>
        <w:numPr>
          <w:ilvl w:val="1"/>
          <w:numId w:val="38"/>
        </w:numPr>
        <w:spacing w:after="0"/>
      </w:pPr>
      <w:r w:rsidRPr="4A725168">
        <w:rPr>
          <w:b/>
          <w:bCs/>
        </w:rPr>
        <w:t>Configuration UI:</w:t>
      </w:r>
      <w:r w:rsidRPr="4A725168">
        <w:t xml:space="preserve"> The user defines these thresholds (e.g., what defines "high risk" or "low risk").</w:t>
      </w:r>
    </w:p>
    <w:p w:rsidR="6B8806EE" w:rsidP="4A725168" w:rsidRDefault="6B8806EE" w14:paraId="63FBA534" w14:textId="01734F7F" w14:noSpellErr="1">
      <w:pPr>
        <w:spacing w:before="240" w:after="240"/>
        <w:ind w:left="720"/>
        <w:rPr>
          <w:b w:val="1"/>
          <w:bCs w:val="1"/>
        </w:rPr>
      </w:pPr>
      <w:commentRangeStart w:id="1915379156"/>
      <w:r w:rsidRPr="4441BA12" w:rsidR="1F4F11E0">
        <w:rPr>
          <w:b w:val="1"/>
          <w:bCs w:val="1"/>
        </w:rPr>
        <w:t>Bucketing Logic:</w:t>
      </w:r>
      <w:commentRangeEnd w:id="1915379156"/>
      <w:r>
        <w:rPr>
          <w:rStyle w:val="CommentReference"/>
        </w:rPr>
        <w:commentReference w:id="1915379156"/>
      </w:r>
    </w:p>
    <w:p w:rsidR="6B8806EE" w:rsidP="4A725168" w:rsidRDefault="2202F8FF" w14:paraId="1F5DDF67" w14:textId="7B61E941">
      <w:pPr>
        <w:pStyle w:val="ListParagraph"/>
        <w:numPr>
          <w:ilvl w:val="1"/>
          <w:numId w:val="38"/>
        </w:numPr>
        <w:spacing w:after="0"/>
      </w:pPr>
      <w:r>
        <w:t xml:space="preserve">The </w:t>
      </w:r>
      <w:del w:author="Ume Sauda Ghanyani" w:date="2025-08-12T05:54:00Z" w:id="346">
        <w:r w:rsidRPr="70B044FC" w:rsidDel="2202F8FF" w:rsidR="6B8806EE">
          <w:rPr>
            <w:b/>
            <w:bCs/>
          </w:rPr>
          <w:delText>Rule Builder</w:delText>
        </w:r>
      </w:del>
      <w:del w:author="Ume Sauda Ghanyani" w:date="2025-08-12T06:05:00Z" w:id="347">
        <w:r w:rsidDel="2202F8FF" w:rsidR="6B8806EE">
          <w:delText xml:space="preserve"> </w:delText>
        </w:r>
      </w:del>
      <w:ins w:author="Ume Sauda Ghanyani" w:date="2025-08-12T05:54:00Z" w:id="348">
        <w:r w:rsidR="1A774620">
          <w:t xml:space="preserve">Tazama Rule Studio </w:t>
        </w:r>
      </w:ins>
      <w:r>
        <w:t xml:space="preserve">uses predefined result categories from the </w:t>
      </w:r>
      <w:r w:rsidRPr="70B044FC">
        <w:rPr>
          <w:b/>
          <w:bCs/>
        </w:rPr>
        <w:t>Configuration UI</w:t>
      </w:r>
      <w:r>
        <w:t xml:space="preserve"> to categorize the transaction's outcome.</w:t>
      </w:r>
    </w:p>
    <w:p w:rsidR="6B8806EE" w:rsidP="4A725168" w:rsidRDefault="2202F8FF" w14:paraId="67898729" w14:textId="240B577B">
      <w:pPr>
        <w:pStyle w:val="ListParagraph"/>
        <w:numPr>
          <w:ilvl w:val="1"/>
          <w:numId w:val="38"/>
        </w:numPr>
        <w:spacing w:after="0"/>
      </w:pPr>
      <w:commentRangeStart w:id="349"/>
      <w:r>
        <w:t xml:space="preserve">The </w:t>
      </w:r>
      <w:ins w:author="Ume Sauda Ghanyani" w:date="2025-08-08T05:17:00Z" w:id="350">
        <w:r w:rsidR="563F5AA9">
          <w:t xml:space="preserve">query used by the </w:t>
        </w:r>
      </w:ins>
      <w:r w:rsidRPr="70B044FC">
        <w:rPr>
          <w:b/>
          <w:bCs/>
        </w:rPr>
        <w:t>payload</w:t>
      </w:r>
      <w:r>
        <w:t xml:space="preserve"> provides the actual transaction data (e.g., number of transactions within the defined period</w:t>
      </w:r>
      <w:commentRangeEnd w:id="349"/>
      <w:r w:rsidR="6B8806EE">
        <w:rPr>
          <w:rStyle w:val="CommentReference"/>
        </w:rPr>
        <w:commentReference w:id="349"/>
      </w:r>
      <w:r>
        <w:t>), which is compared to the configured thresholds.</w:t>
      </w:r>
    </w:p>
    <w:p w:rsidR="6B8806EE" w:rsidP="4A725168" w:rsidRDefault="2202F8FF" w14:paraId="29D5C621" w14:textId="309FD164">
      <w:pPr>
        <w:spacing w:before="240" w:after="240"/>
        <w:ind w:left="1440"/>
        <w:rPr>
          <w:b/>
          <w:bCs/>
        </w:rPr>
      </w:pPr>
      <w:commentRangeStart w:id="351"/>
      <w:r w:rsidRPr="70B044FC">
        <w:rPr>
          <w:b/>
          <w:bCs/>
        </w:rPr>
        <w:t>JSON Example</w:t>
      </w:r>
      <w:commentRangeEnd w:id="351"/>
      <w:r w:rsidR="6B8806EE">
        <w:rPr>
          <w:rStyle w:val="CommentReference"/>
        </w:rPr>
        <w:commentReference w:id="351"/>
      </w:r>
      <w:r w:rsidRPr="70B044FC">
        <w:rPr>
          <w:b/>
          <w:bCs/>
        </w:rPr>
        <w:t>:</w:t>
      </w:r>
    </w:p>
    <w:p w:rsidR="6B8806EE" w:rsidP="4A725168" w:rsidRDefault="6B8806EE" w14:paraId="2819A89F" w14:textId="2E1AE936">
      <w:pPr>
        <w:spacing w:line="240" w:lineRule="auto"/>
        <w:ind w:left="1440"/>
      </w:pPr>
      <w:r w:rsidRPr="4A725168">
        <w:rPr>
          <w:sz w:val="18"/>
          <w:szCs w:val="18"/>
        </w:rPr>
        <w:t xml:space="preserve">{  </w:t>
      </w:r>
    </w:p>
    <w:p w:rsidR="6B8806EE" w:rsidP="70B044FC" w:rsidRDefault="6B8806EE" w14:paraId="6F38B638" w14:textId="0166221F">
      <w:pPr>
        <w:spacing w:line="240" w:lineRule="auto"/>
        <w:ind w:left="1440"/>
        <w:rPr>
          <w:del w:author="jortlepp@contractor.linuxfoundation.org" w:date="2025-08-07T10:04:00Z" w16du:dateUtc="2025-08-07T10:04:50Z" w:id="352"/>
          <w:sz w:val="18"/>
          <w:szCs w:val="18"/>
        </w:rPr>
      </w:pPr>
      <w:del w:author="jortlepp@contractor.linuxfoundation.org" w:date="2025-08-07T10:04:00Z" w:id="353">
        <w:r w:rsidRPr="70B044FC" w:rsidDel="2202F8FF">
          <w:rPr>
            <w:sz w:val="18"/>
            <w:szCs w:val="18"/>
          </w:rPr>
          <w:delText>"resultCategories": [</w:delText>
        </w:r>
      </w:del>
    </w:p>
    <w:p w:rsidR="6B8806EE" w:rsidP="70B044FC" w:rsidRDefault="6B8806EE" w14:paraId="0470A643" w14:textId="678D26FC">
      <w:pPr>
        <w:spacing w:line="240" w:lineRule="auto"/>
        <w:ind w:left="1440"/>
        <w:rPr>
          <w:del w:author="jortlepp@contractor.linuxfoundation.org" w:date="2025-08-07T10:04:00Z" w16du:dateUtc="2025-08-07T10:04:50Z" w:id="354"/>
          <w:sz w:val="18"/>
          <w:szCs w:val="18"/>
        </w:rPr>
      </w:pPr>
      <w:del w:author="jortlepp@contractor.linuxfoundation.org" w:date="2025-08-07T10:04:00Z" w:id="355">
        <w:r w:rsidRPr="70B044FC" w:rsidDel="2202F8FF">
          <w:rPr>
            <w:sz w:val="18"/>
            <w:szCs w:val="18"/>
          </w:rPr>
          <w:delText xml:space="preserve">    {      "range": "1-5",</w:delText>
        </w:r>
      </w:del>
    </w:p>
    <w:p w:rsidR="6B8806EE" w:rsidP="70B044FC" w:rsidRDefault="6B8806EE" w14:paraId="1A434EF0" w14:textId="3DA314B6">
      <w:pPr>
        <w:spacing w:line="240" w:lineRule="auto"/>
        <w:ind w:left="1440"/>
        <w:rPr>
          <w:del w:author="jortlepp@contractor.linuxfoundation.org" w:date="2025-08-07T10:04:00Z" w16du:dateUtc="2025-08-07T10:04:50Z" w:id="356"/>
          <w:sz w:val="18"/>
          <w:szCs w:val="18"/>
        </w:rPr>
      </w:pPr>
      <w:del w:author="jortlepp@contractor.linuxfoundation.org" w:date="2025-08-07T10:04:00Z" w:id="357">
        <w:r w:rsidRPr="70B044FC" w:rsidDel="2202F8FF">
          <w:rPr>
            <w:sz w:val="18"/>
            <w:szCs w:val="18"/>
          </w:rPr>
          <w:delText xml:space="preserve">      "category": "lowRisk"</w:delText>
        </w:r>
      </w:del>
    </w:p>
    <w:p w:rsidR="6B8806EE" w:rsidP="4A725168" w:rsidRDefault="6B8806EE" w14:paraId="7409C6A2" w14:textId="2F778D05">
      <w:pPr>
        <w:spacing w:line="240" w:lineRule="auto"/>
        <w:ind w:left="1440"/>
        <w:rPr>
          <w:del w:author="jortlepp@contractor.linuxfoundation.org" w:date="2025-08-07T10:04:00Z" w16du:dateUtc="2025-08-07T10:04:50Z" w:id="358"/>
          <w:sz w:val="18"/>
          <w:szCs w:val="18"/>
        </w:rPr>
      </w:pPr>
      <w:del w:author="jortlepp@contractor.linuxfoundation.org" w:date="2025-08-07T10:04:00Z" w:id="359">
        <w:r w:rsidRPr="70B044FC" w:rsidDel="2202F8FF">
          <w:rPr>
            <w:sz w:val="18"/>
            <w:szCs w:val="18"/>
          </w:rPr>
          <w:delText xml:space="preserve">    },</w:delText>
        </w:r>
      </w:del>
    </w:p>
    <w:p w:rsidR="6B8806EE" w:rsidP="70B044FC" w:rsidRDefault="6B8806EE" w14:paraId="0EAC3327" w14:textId="134ACE5B">
      <w:pPr>
        <w:spacing w:line="240" w:lineRule="auto"/>
        <w:ind w:left="1440"/>
        <w:rPr>
          <w:del w:author="jortlepp@contractor.linuxfoundation.org" w:date="2025-08-07T10:04:00Z" w16du:dateUtc="2025-08-07T10:04:50Z" w:id="360"/>
          <w:sz w:val="18"/>
          <w:szCs w:val="18"/>
        </w:rPr>
      </w:pPr>
      <w:del w:author="jortlepp@contractor.linuxfoundation.org" w:date="2025-08-07T10:04:00Z" w:id="361">
        <w:r w:rsidRPr="70B044FC" w:rsidDel="2202F8FF">
          <w:rPr>
            <w:sz w:val="18"/>
            <w:szCs w:val="18"/>
          </w:rPr>
          <w:delText xml:space="preserve">    {      "range": "6-10",</w:delText>
        </w:r>
      </w:del>
    </w:p>
    <w:p w:rsidR="6B8806EE" w:rsidP="70B044FC" w:rsidRDefault="6B8806EE" w14:paraId="4B628C2E" w14:textId="25DA3536">
      <w:pPr>
        <w:spacing w:line="240" w:lineRule="auto"/>
        <w:ind w:left="1440"/>
        <w:rPr>
          <w:del w:author="jortlepp@contractor.linuxfoundation.org" w:date="2025-08-07T10:04:00Z" w16du:dateUtc="2025-08-07T10:04:50Z" w:id="362"/>
          <w:sz w:val="18"/>
          <w:szCs w:val="18"/>
        </w:rPr>
      </w:pPr>
      <w:del w:author="jortlepp@contractor.linuxfoundation.org" w:date="2025-08-07T10:04:00Z" w:id="363">
        <w:r w:rsidRPr="70B044FC" w:rsidDel="2202F8FF">
          <w:rPr>
            <w:sz w:val="18"/>
            <w:szCs w:val="18"/>
          </w:rPr>
          <w:delText xml:space="preserve">      "category": "mediumRisk"</w:delText>
        </w:r>
      </w:del>
    </w:p>
    <w:p w:rsidR="6B8806EE" w:rsidP="70B044FC" w:rsidRDefault="6B8806EE" w14:paraId="0BDA8E20" w14:textId="5243EDCF">
      <w:pPr>
        <w:spacing w:line="240" w:lineRule="auto"/>
        <w:ind w:left="1440"/>
        <w:rPr>
          <w:del w:author="jortlepp@contractor.linuxfoundation.org" w:date="2025-08-07T10:04:00Z" w16du:dateUtc="2025-08-07T10:04:50Z" w:id="364"/>
          <w:sz w:val="18"/>
          <w:szCs w:val="18"/>
        </w:rPr>
      </w:pPr>
      <w:del w:author="jortlepp@contractor.linuxfoundation.org" w:date="2025-08-07T10:04:00Z" w:id="365">
        <w:r w:rsidRPr="70B044FC" w:rsidDel="2202F8FF">
          <w:rPr>
            <w:sz w:val="18"/>
            <w:szCs w:val="18"/>
          </w:rPr>
          <w:delText xml:space="preserve">    },</w:delText>
        </w:r>
      </w:del>
    </w:p>
    <w:p w:rsidR="6B8806EE" w:rsidP="70B044FC" w:rsidRDefault="6B8806EE" w14:paraId="07412B75" w14:textId="21C84AF8">
      <w:pPr>
        <w:spacing w:line="240" w:lineRule="auto"/>
        <w:ind w:left="1440"/>
        <w:rPr>
          <w:del w:author="jortlepp@contractor.linuxfoundation.org" w:date="2025-08-07T10:04:00Z" w16du:dateUtc="2025-08-07T10:04:50Z" w:id="366"/>
          <w:sz w:val="18"/>
          <w:szCs w:val="18"/>
        </w:rPr>
      </w:pPr>
      <w:del w:author="jortlepp@contractor.linuxfoundation.org" w:date="2025-08-07T10:04:00Z" w:id="367">
        <w:r w:rsidRPr="70B044FC" w:rsidDel="2202F8FF">
          <w:rPr>
            <w:sz w:val="18"/>
            <w:szCs w:val="18"/>
          </w:rPr>
          <w:delText xml:space="preserve">    {      "range": "&gt;10",</w:delText>
        </w:r>
      </w:del>
    </w:p>
    <w:p w:rsidR="6B8806EE" w:rsidP="70B044FC" w:rsidRDefault="6B8806EE" w14:paraId="3191B696" w14:textId="46D7DCA4">
      <w:pPr>
        <w:spacing w:line="240" w:lineRule="auto"/>
        <w:ind w:left="1440"/>
        <w:rPr>
          <w:del w:author="jortlepp@contractor.linuxfoundation.org" w:date="2025-08-07T10:04:00Z" w16du:dateUtc="2025-08-07T10:04:50Z" w:id="368"/>
          <w:sz w:val="18"/>
          <w:szCs w:val="18"/>
        </w:rPr>
      </w:pPr>
      <w:del w:author="jortlepp@contractor.linuxfoundation.org" w:date="2025-08-07T10:04:00Z" w:id="369">
        <w:r w:rsidRPr="70B044FC" w:rsidDel="2202F8FF">
          <w:rPr>
            <w:sz w:val="18"/>
            <w:szCs w:val="18"/>
          </w:rPr>
          <w:delText xml:space="preserve">      "category": "highRisk"</w:delText>
        </w:r>
      </w:del>
    </w:p>
    <w:p w:rsidR="6B8806EE" w:rsidP="70B044FC" w:rsidRDefault="6B8806EE" w14:paraId="57BCDE82" w14:textId="253C15B3">
      <w:pPr>
        <w:spacing w:line="240" w:lineRule="auto"/>
        <w:ind w:left="1440"/>
        <w:rPr>
          <w:del w:author="jortlepp@contractor.linuxfoundation.org" w:date="2025-08-07T10:04:00Z" w16du:dateUtc="2025-08-07T10:04:50Z" w:id="370"/>
          <w:sz w:val="18"/>
          <w:szCs w:val="18"/>
        </w:rPr>
      </w:pPr>
      <w:del w:author="jortlepp@contractor.linuxfoundation.org" w:date="2025-08-07T10:04:00Z" w:id="371">
        <w:r w:rsidRPr="70B044FC" w:rsidDel="2202F8FF">
          <w:rPr>
            <w:sz w:val="18"/>
            <w:szCs w:val="18"/>
          </w:rPr>
          <w:delText xml:space="preserve">    }</w:delText>
        </w:r>
      </w:del>
    </w:p>
    <w:p w:rsidR="2202F8FF" w:rsidP="70B044FC" w:rsidRDefault="2202F8FF" w14:paraId="581F51AC" w14:textId="1764EDC2">
      <w:pPr>
        <w:spacing w:line="240" w:lineRule="auto"/>
        <w:ind w:left="1440"/>
        <w:rPr>
          <w:ins w:author="jortlepp@contractor.linuxfoundation.org" w:date="2025-08-07T10:04:00Z" w16du:dateUtc="2025-08-07T10:04:50Z" w:id="372"/>
          <w:sz w:val="18"/>
          <w:szCs w:val="18"/>
        </w:rPr>
      </w:pPr>
      <w:del w:author="jortlepp@contractor.linuxfoundation.org" w:date="2025-08-07T10:04:00Z" w:id="373">
        <w:r w:rsidRPr="70B044FC" w:rsidDel="2202F8FF">
          <w:rPr>
            <w:sz w:val="18"/>
            <w:szCs w:val="18"/>
          </w:rPr>
          <w:delText xml:space="preserve">  ]</w:delText>
        </w:r>
      </w:del>
      <w:ins w:author="jortlepp@contractor.linuxfoundation.org" w:date="2025-08-07T10:04:00Z" w:id="374">
        <w:r w:rsidRPr="70B044FC" w:rsidR="0F8100C8">
          <w:rPr>
            <w:sz w:val="18"/>
            <w:szCs w:val="18"/>
          </w:rPr>
          <w:t xml:space="preserve"> "bands": [</w:t>
        </w:r>
      </w:ins>
    </w:p>
    <w:p w:rsidR="0F8100C8" w:rsidRDefault="0F8100C8" w14:paraId="0134DD0A" w14:textId="2C3B5B6E">
      <w:pPr>
        <w:spacing w:line="240" w:lineRule="auto"/>
        <w:ind w:left="1440"/>
        <w:rPr>
          <w:ins w:author="jortlepp@contractor.linuxfoundation.org" w:date="2025-08-07T10:04:00Z" w16du:dateUtc="2025-08-07T10:04:50Z" w:id="375"/>
          <w:sz w:val="18"/>
          <w:szCs w:val="18"/>
        </w:rPr>
        <w:pPrChange w:author="jortlepp@contractor.linuxfoundation.org" w:date="2025-08-07T10:04:00Z" w:id="376">
          <w:pPr/>
        </w:pPrChange>
      </w:pPr>
      <w:ins w:author="jortlepp@contractor.linuxfoundation.org" w:date="2025-08-07T10:04:00Z" w:id="377">
        <w:r w:rsidRPr="70B044FC">
          <w:rPr>
            <w:sz w:val="18"/>
            <w:szCs w:val="18"/>
          </w:rPr>
          <w:t xml:space="preserve">      {</w:t>
        </w:r>
      </w:ins>
    </w:p>
    <w:p w:rsidR="0F8100C8" w:rsidRDefault="0F8100C8" w14:paraId="5836DE40" w14:textId="5CFC3EE9">
      <w:pPr>
        <w:spacing w:line="240" w:lineRule="auto"/>
        <w:ind w:left="1440"/>
        <w:rPr>
          <w:ins w:author="jortlepp@contractor.linuxfoundation.org" w:date="2025-08-07T10:04:00Z" w16du:dateUtc="2025-08-07T10:04:50Z" w:id="378"/>
          <w:sz w:val="18"/>
          <w:szCs w:val="18"/>
        </w:rPr>
        <w:pPrChange w:author="jortlepp@contractor.linuxfoundation.org" w:date="2025-08-07T10:04:00Z" w:id="379">
          <w:pPr/>
        </w:pPrChange>
      </w:pPr>
      <w:ins w:author="jortlepp@contractor.linuxfoundation.org" w:date="2025-08-07T10:04:00Z" w:id="380">
        <w:r w:rsidRPr="70B044FC">
          <w:rPr>
            <w:sz w:val="18"/>
            <w:szCs w:val="18"/>
          </w:rPr>
          <w:t xml:space="preserve">        "</w:t>
        </w:r>
        <w:proofErr w:type="spellStart"/>
        <w:r w:rsidRPr="70B044FC">
          <w:rPr>
            <w:sz w:val="18"/>
            <w:szCs w:val="18"/>
          </w:rPr>
          <w:t>subRuleRef</w:t>
        </w:r>
        <w:proofErr w:type="spellEnd"/>
        <w:r w:rsidRPr="70B044FC">
          <w:rPr>
            <w:sz w:val="18"/>
            <w:szCs w:val="18"/>
          </w:rPr>
          <w:t>": ".01",</w:t>
        </w:r>
      </w:ins>
    </w:p>
    <w:p w:rsidR="0F8100C8" w:rsidRDefault="0F8100C8" w14:paraId="511E39DC" w14:textId="32AB58D8">
      <w:pPr>
        <w:spacing w:line="240" w:lineRule="auto"/>
        <w:ind w:left="1440"/>
        <w:rPr>
          <w:ins w:author="jortlepp@contractor.linuxfoundation.org" w:date="2025-08-07T10:04:00Z" w16du:dateUtc="2025-08-07T10:04:50Z" w:id="381"/>
          <w:sz w:val="18"/>
          <w:szCs w:val="18"/>
        </w:rPr>
        <w:pPrChange w:author="jortlepp@contractor.linuxfoundation.org" w:date="2025-08-07T10:04:00Z" w:id="382">
          <w:pPr/>
        </w:pPrChange>
      </w:pPr>
      <w:ins w:author="jortlepp@contractor.linuxfoundation.org" w:date="2025-08-07T10:04:00Z" w:id="383">
        <w:r w:rsidRPr="70B044FC">
          <w:rPr>
            <w:sz w:val="18"/>
            <w:szCs w:val="18"/>
          </w:rPr>
          <w:t xml:space="preserve">        "</w:t>
        </w:r>
        <w:proofErr w:type="spellStart"/>
        <w:r w:rsidRPr="70B044FC">
          <w:rPr>
            <w:sz w:val="18"/>
            <w:szCs w:val="18"/>
          </w:rPr>
          <w:t>upperLimit</w:t>
        </w:r>
        <w:proofErr w:type="spellEnd"/>
        <w:r w:rsidRPr="70B044FC">
          <w:rPr>
            <w:sz w:val="18"/>
            <w:szCs w:val="18"/>
          </w:rPr>
          <w:t>": 3,</w:t>
        </w:r>
      </w:ins>
    </w:p>
    <w:p w:rsidR="0F8100C8" w:rsidRDefault="0F8100C8" w14:paraId="5DA22A98" w14:textId="3D2CA7CB">
      <w:pPr>
        <w:spacing w:line="240" w:lineRule="auto"/>
        <w:ind w:left="1440"/>
        <w:rPr>
          <w:ins w:author="jortlepp@contractor.linuxfoundation.org" w:date="2025-08-07T10:04:00Z" w16du:dateUtc="2025-08-07T10:04:50Z" w:id="384"/>
          <w:sz w:val="18"/>
          <w:szCs w:val="18"/>
        </w:rPr>
        <w:pPrChange w:author="jortlepp@contractor.linuxfoundation.org" w:date="2025-08-07T10:04:00Z" w:id="385">
          <w:pPr/>
        </w:pPrChange>
      </w:pPr>
      <w:ins w:author="jortlepp@contractor.linuxfoundation.org" w:date="2025-08-07T10:04:00Z" w:id="386">
        <w:r w:rsidRPr="70B044FC">
          <w:rPr>
            <w:sz w:val="18"/>
            <w:szCs w:val="18"/>
          </w:rPr>
          <w:t xml:space="preserve">        "reason": "The volume of recent incoming transactions is within acceptable limits for the creditor"</w:t>
        </w:r>
      </w:ins>
    </w:p>
    <w:p w:rsidR="0F8100C8" w:rsidRDefault="0F8100C8" w14:paraId="1A69BAAB" w14:textId="2B7DE9FC">
      <w:pPr>
        <w:spacing w:line="240" w:lineRule="auto"/>
        <w:ind w:left="1440"/>
        <w:rPr>
          <w:ins w:author="jortlepp@contractor.linuxfoundation.org" w:date="2025-08-07T10:04:00Z" w16du:dateUtc="2025-08-07T10:04:50Z" w:id="387"/>
          <w:sz w:val="18"/>
          <w:szCs w:val="18"/>
        </w:rPr>
        <w:pPrChange w:author="jortlepp@contractor.linuxfoundation.org" w:date="2025-08-07T10:04:00Z" w:id="388">
          <w:pPr/>
        </w:pPrChange>
      </w:pPr>
      <w:ins w:author="jortlepp@contractor.linuxfoundation.org" w:date="2025-08-07T10:04:00Z" w:id="389">
        <w:r w:rsidRPr="70B044FC">
          <w:rPr>
            <w:sz w:val="18"/>
            <w:szCs w:val="18"/>
          </w:rPr>
          <w:t xml:space="preserve">      },</w:t>
        </w:r>
      </w:ins>
    </w:p>
    <w:p w:rsidR="0F8100C8" w:rsidRDefault="0F8100C8" w14:paraId="6D08FC69" w14:textId="49D8C30B">
      <w:pPr>
        <w:spacing w:line="240" w:lineRule="auto"/>
        <w:ind w:left="1440"/>
        <w:rPr>
          <w:ins w:author="jortlepp@contractor.linuxfoundation.org" w:date="2025-08-07T10:04:00Z" w16du:dateUtc="2025-08-07T10:04:50Z" w:id="390"/>
          <w:sz w:val="18"/>
          <w:szCs w:val="18"/>
        </w:rPr>
        <w:pPrChange w:author="jortlepp@contractor.linuxfoundation.org" w:date="2025-08-07T10:04:00Z" w:id="391">
          <w:pPr/>
        </w:pPrChange>
      </w:pPr>
      <w:ins w:author="jortlepp@contractor.linuxfoundation.org" w:date="2025-08-07T10:04:00Z" w:id="392">
        <w:r w:rsidRPr="70B044FC">
          <w:rPr>
            <w:sz w:val="18"/>
            <w:szCs w:val="18"/>
          </w:rPr>
          <w:t xml:space="preserve">      {</w:t>
        </w:r>
      </w:ins>
    </w:p>
    <w:p w:rsidR="0F8100C8" w:rsidRDefault="0F8100C8" w14:paraId="2C8140D2" w14:textId="26E185E8">
      <w:pPr>
        <w:spacing w:line="240" w:lineRule="auto"/>
        <w:ind w:left="1440"/>
        <w:rPr>
          <w:ins w:author="jortlepp@contractor.linuxfoundation.org" w:date="2025-08-07T10:04:00Z" w16du:dateUtc="2025-08-07T10:04:50Z" w:id="393"/>
          <w:sz w:val="18"/>
          <w:szCs w:val="18"/>
        </w:rPr>
        <w:pPrChange w:author="jortlepp@contractor.linuxfoundation.org" w:date="2025-08-07T10:04:00Z" w:id="394">
          <w:pPr/>
        </w:pPrChange>
      </w:pPr>
      <w:ins w:author="jortlepp@contractor.linuxfoundation.org" w:date="2025-08-07T10:04:00Z" w:id="395">
        <w:r w:rsidRPr="70B044FC">
          <w:rPr>
            <w:sz w:val="18"/>
            <w:szCs w:val="18"/>
          </w:rPr>
          <w:t xml:space="preserve">        "</w:t>
        </w:r>
        <w:proofErr w:type="spellStart"/>
        <w:r w:rsidRPr="70B044FC">
          <w:rPr>
            <w:sz w:val="18"/>
            <w:szCs w:val="18"/>
          </w:rPr>
          <w:t>subRuleRef</w:t>
        </w:r>
        <w:proofErr w:type="spellEnd"/>
        <w:r w:rsidRPr="70B044FC">
          <w:rPr>
            <w:sz w:val="18"/>
            <w:szCs w:val="18"/>
          </w:rPr>
          <w:t>": ".02",</w:t>
        </w:r>
      </w:ins>
    </w:p>
    <w:p w:rsidR="0F8100C8" w:rsidRDefault="0F8100C8" w14:paraId="60AFF7D7" w14:textId="78E573C5">
      <w:pPr>
        <w:spacing w:line="240" w:lineRule="auto"/>
        <w:ind w:left="1440"/>
        <w:rPr>
          <w:ins w:author="jortlepp@contractor.linuxfoundation.org" w:date="2025-08-07T10:04:00Z" w16du:dateUtc="2025-08-07T10:04:50Z" w:id="396"/>
          <w:sz w:val="18"/>
          <w:szCs w:val="18"/>
        </w:rPr>
        <w:pPrChange w:author="jortlepp@contractor.linuxfoundation.org" w:date="2025-08-07T10:04:00Z" w:id="397">
          <w:pPr/>
        </w:pPrChange>
      </w:pPr>
      <w:ins w:author="jortlepp@contractor.linuxfoundation.org" w:date="2025-08-07T10:04:00Z" w:id="398">
        <w:r w:rsidRPr="70B044FC">
          <w:rPr>
            <w:sz w:val="18"/>
            <w:szCs w:val="18"/>
          </w:rPr>
          <w:t xml:space="preserve">        "</w:t>
        </w:r>
        <w:proofErr w:type="spellStart"/>
        <w:r w:rsidRPr="70B044FC">
          <w:rPr>
            <w:sz w:val="18"/>
            <w:szCs w:val="18"/>
          </w:rPr>
          <w:t>lowerLimit</w:t>
        </w:r>
        <w:proofErr w:type="spellEnd"/>
        <w:r w:rsidRPr="70B044FC">
          <w:rPr>
            <w:sz w:val="18"/>
            <w:szCs w:val="18"/>
          </w:rPr>
          <w:t>": 3,</w:t>
        </w:r>
      </w:ins>
    </w:p>
    <w:p w:rsidR="0F8100C8" w:rsidRDefault="0F8100C8" w14:paraId="31E0E9D6" w14:textId="0FA984E1">
      <w:pPr>
        <w:spacing w:line="240" w:lineRule="auto"/>
        <w:ind w:left="1440"/>
        <w:rPr>
          <w:ins w:author="jortlepp@contractor.linuxfoundation.org" w:date="2025-08-07T10:04:00Z" w16du:dateUtc="2025-08-07T10:04:50Z" w:id="399"/>
          <w:sz w:val="18"/>
          <w:szCs w:val="18"/>
        </w:rPr>
        <w:pPrChange w:author="jortlepp@contractor.linuxfoundation.org" w:date="2025-08-07T10:04:00Z" w:id="400">
          <w:pPr/>
        </w:pPrChange>
      </w:pPr>
      <w:ins w:author="jortlepp@contractor.linuxfoundation.org" w:date="2025-08-07T10:04:00Z" w:id="401">
        <w:r w:rsidRPr="70B044FC">
          <w:rPr>
            <w:sz w:val="18"/>
            <w:szCs w:val="18"/>
          </w:rPr>
          <w:t xml:space="preserve">        "</w:t>
        </w:r>
        <w:proofErr w:type="spellStart"/>
        <w:r w:rsidRPr="70B044FC">
          <w:rPr>
            <w:sz w:val="18"/>
            <w:szCs w:val="18"/>
          </w:rPr>
          <w:t>upperLimit</w:t>
        </w:r>
        <w:proofErr w:type="spellEnd"/>
        <w:r w:rsidRPr="70B044FC">
          <w:rPr>
            <w:sz w:val="18"/>
            <w:szCs w:val="18"/>
          </w:rPr>
          <w:t>": 5,</w:t>
        </w:r>
      </w:ins>
    </w:p>
    <w:p w:rsidR="0F8100C8" w:rsidRDefault="0F8100C8" w14:paraId="342A1BAA" w14:textId="58C03505">
      <w:pPr>
        <w:spacing w:line="240" w:lineRule="auto"/>
        <w:ind w:left="1440"/>
        <w:rPr>
          <w:ins w:author="jortlepp@contractor.linuxfoundation.org" w:date="2025-08-07T10:04:00Z" w16du:dateUtc="2025-08-07T10:04:50Z" w:id="402"/>
          <w:sz w:val="18"/>
          <w:szCs w:val="18"/>
        </w:rPr>
        <w:pPrChange w:author="jortlepp@contractor.linuxfoundation.org" w:date="2025-08-07T10:04:00Z" w:id="403">
          <w:pPr/>
        </w:pPrChange>
      </w:pPr>
      <w:ins w:author="jortlepp@contractor.linuxfoundation.org" w:date="2025-08-07T10:04:00Z" w:id="404">
        <w:r w:rsidRPr="70B044FC">
          <w:rPr>
            <w:sz w:val="18"/>
            <w:szCs w:val="18"/>
          </w:rPr>
          <w:t xml:space="preserve">        "reason": "The volume of recent incoming transactions shows a moderate increase for the creditor"</w:t>
        </w:r>
      </w:ins>
    </w:p>
    <w:p w:rsidR="0F8100C8" w:rsidRDefault="0F8100C8" w14:paraId="51C1F7D3" w14:textId="076395E7">
      <w:pPr>
        <w:spacing w:line="240" w:lineRule="auto"/>
        <w:ind w:left="1440"/>
        <w:rPr>
          <w:ins w:author="jortlepp@contractor.linuxfoundation.org" w:date="2025-08-07T10:04:00Z" w16du:dateUtc="2025-08-07T10:04:50Z" w:id="405"/>
          <w:sz w:val="18"/>
          <w:szCs w:val="18"/>
        </w:rPr>
        <w:pPrChange w:author="jortlepp@contractor.linuxfoundation.org" w:date="2025-08-07T10:04:00Z" w:id="406">
          <w:pPr/>
        </w:pPrChange>
      </w:pPr>
      <w:ins w:author="jortlepp@contractor.linuxfoundation.org" w:date="2025-08-07T10:04:00Z" w:id="407">
        <w:r w:rsidRPr="70B044FC">
          <w:rPr>
            <w:sz w:val="18"/>
            <w:szCs w:val="18"/>
          </w:rPr>
          <w:t xml:space="preserve">      },</w:t>
        </w:r>
      </w:ins>
    </w:p>
    <w:p w:rsidR="0F8100C8" w:rsidRDefault="0F8100C8" w14:paraId="3B919241" w14:textId="076A44E6">
      <w:pPr>
        <w:spacing w:line="240" w:lineRule="auto"/>
        <w:ind w:left="1440"/>
        <w:rPr>
          <w:ins w:author="jortlepp@contractor.linuxfoundation.org" w:date="2025-08-07T10:04:00Z" w16du:dateUtc="2025-08-07T10:04:50Z" w:id="408"/>
          <w:sz w:val="18"/>
          <w:szCs w:val="18"/>
        </w:rPr>
        <w:pPrChange w:author="jortlepp@contractor.linuxfoundation.org" w:date="2025-08-07T10:04:00Z" w:id="409">
          <w:pPr/>
        </w:pPrChange>
      </w:pPr>
      <w:ins w:author="jortlepp@contractor.linuxfoundation.org" w:date="2025-08-07T10:04:00Z" w:id="410">
        <w:r w:rsidRPr="70B044FC">
          <w:rPr>
            <w:sz w:val="18"/>
            <w:szCs w:val="18"/>
          </w:rPr>
          <w:t xml:space="preserve">      {</w:t>
        </w:r>
      </w:ins>
    </w:p>
    <w:p w:rsidR="0F8100C8" w:rsidRDefault="0F8100C8" w14:paraId="51557BA1" w14:textId="50B3090B">
      <w:pPr>
        <w:spacing w:line="240" w:lineRule="auto"/>
        <w:ind w:left="1440"/>
        <w:rPr>
          <w:ins w:author="jortlepp@contractor.linuxfoundation.org" w:date="2025-08-07T10:04:00Z" w16du:dateUtc="2025-08-07T10:04:50Z" w:id="411"/>
          <w:sz w:val="18"/>
          <w:szCs w:val="18"/>
        </w:rPr>
        <w:pPrChange w:author="jortlepp@contractor.linuxfoundation.org" w:date="2025-08-07T10:04:00Z" w:id="412">
          <w:pPr/>
        </w:pPrChange>
      </w:pPr>
      <w:ins w:author="jortlepp@contractor.linuxfoundation.org" w:date="2025-08-07T10:04:00Z" w:id="413">
        <w:r w:rsidRPr="70B044FC">
          <w:rPr>
            <w:sz w:val="18"/>
            <w:szCs w:val="18"/>
          </w:rPr>
          <w:t xml:space="preserve">        "</w:t>
        </w:r>
        <w:proofErr w:type="spellStart"/>
        <w:r w:rsidRPr="70B044FC">
          <w:rPr>
            <w:sz w:val="18"/>
            <w:szCs w:val="18"/>
          </w:rPr>
          <w:t>subRuleRef</w:t>
        </w:r>
        <w:proofErr w:type="spellEnd"/>
        <w:r w:rsidRPr="70B044FC">
          <w:rPr>
            <w:sz w:val="18"/>
            <w:szCs w:val="18"/>
          </w:rPr>
          <w:t>": ".03",</w:t>
        </w:r>
      </w:ins>
    </w:p>
    <w:p w:rsidR="0F8100C8" w:rsidRDefault="0F8100C8" w14:paraId="53DE79EE" w14:textId="7D4CDEF4">
      <w:pPr>
        <w:spacing w:line="240" w:lineRule="auto"/>
        <w:ind w:left="1440"/>
        <w:rPr>
          <w:ins w:author="jortlepp@contractor.linuxfoundation.org" w:date="2025-08-07T10:04:00Z" w16du:dateUtc="2025-08-07T10:04:50Z" w:id="414"/>
          <w:sz w:val="18"/>
          <w:szCs w:val="18"/>
        </w:rPr>
        <w:pPrChange w:author="jortlepp@contractor.linuxfoundation.org" w:date="2025-08-07T10:04:00Z" w:id="415">
          <w:pPr/>
        </w:pPrChange>
      </w:pPr>
      <w:ins w:author="jortlepp@contractor.linuxfoundation.org" w:date="2025-08-07T10:04:00Z" w:id="416">
        <w:r w:rsidRPr="70B044FC">
          <w:rPr>
            <w:sz w:val="18"/>
            <w:szCs w:val="18"/>
          </w:rPr>
          <w:t xml:space="preserve">        "</w:t>
        </w:r>
        <w:proofErr w:type="spellStart"/>
        <w:r w:rsidRPr="70B044FC">
          <w:rPr>
            <w:sz w:val="18"/>
            <w:szCs w:val="18"/>
          </w:rPr>
          <w:t>lowerLimit</w:t>
        </w:r>
        <w:proofErr w:type="spellEnd"/>
        <w:r w:rsidRPr="70B044FC">
          <w:rPr>
            <w:sz w:val="18"/>
            <w:szCs w:val="18"/>
          </w:rPr>
          <w:t>": 5,</w:t>
        </w:r>
      </w:ins>
    </w:p>
    <w:p w:rsidR="0F8100C8" w:rsidRDefault="0F8100C8" w14:paraId="6673E46C" w14:textId="1AFEAEA6">
      <w:pPr>
        <w:spacing w:line="240" w:lineRule="auto"/>
        <w:ind w:left="1440"/>
        <w:rPr>
          <w:ins w:author="jortlepp@contractor.linuxfoundation.org" w:date="2025-08-07T10:04:00Z" w16du:dateUtc="2025-08-07T10:04:50Z" w:id="417"/>
          <w:sz w:val="18"/>
          <w:szCs w:val="18"/>
        </w:rPr>
        <w:pPrChange w:author="jortlepp@contractor.linuxfoundation.org" w:date="2025-08-07T10:04:00Z" w:id="418">
          <w:pPr/>
        </w:pPrChange>
      </w:pPr>
      <w:ins w:author="jortlepp@contractor.linuxfoundation.org" w:date="2025-08-07T10:04:00Z" w:id="419">
        <w:r w:rsidRPr="70B044FC">
          <w:rPr>
            <w:sz w:val="18"/>
            <w:szCs w:val="18"/>
          </w:rPr>
          <w:t xml:space="preserve">        "reason": "The volume of recent incoming transactions shows a significant increase for the creditor"</w:t>
        </w:r>
      </w:ins>
    </w:p>
    <w:p w:rsidR="0F8100C8" w:rsidP="70B044FC" w:rsidRDefault="0F8100C8" w14:paraId="6A7A93B2" w14:textId="37835879">
      <w:pPr>
        <w:spacing w:line="240" w:lineRule="auto"/>
        <w:ind w:left="1440"/>
      </w:pPr>
      <w:ins w:author="jortlepp@contractor.linuxfoundation.org" w:date="2025-08-07T10:04:00Z" w:id="420">
        <w:r w:rsidRPr="70B044FC">
          <w:rPr>
            <w:sz w:val="18"/>
            <w:szCs w:val="18"/>
          </w:rPr>
          <w:t xml:space="preserve">      }</w:t>
        </w:r>
      </w:ins>
    </w:p>
    <w:p w:rsidR="6B8806EE" w:rsidP="4A725168" w:rsidRDefault="6B8806EE" w14:paraId="7C009FFD" w14:textId="1084CF7D">
      <w:pPr>
        <w:spacing w:line="240" w:lineRule="auto"/>
        <w:ind w:left="1440"/>
        <w:rPr>
          <w:sz w:val="22"/>
          <w:szCs w:val="22"/>
        </w:rPr>
      </w:pPr>
      <w:r w:rsidRPr="4A725168">
        <w:rPr>
          <w:sz w:val="18"/>
          <w:szCs w:val="18"/>
        </w:rPr>
        <w:t>}</w:t>
      </w:r>
    </w:p>
    <w:p w:rsidR="52D823DF" w:rsidP="599462F5" w:rsidRDefault="258CB382" w14:paraId="28B1DE1C" w14:textId="2D55F094" w14:noSpellErr="1">
      <w:pPr>
        <w:pStyle w:val="Heading3"/>
        <w:spacing w:before="270" w:after="270"/>
      </w:pPr>
      <w:bookmarkStart w:name="_Toc1933256276" w:id="421"/>
      <w:bookmarkStart w:name="_Toc1311815562" w:id="1759871204"/>
      <w:r w:rsidR="15B74CB3">
        <w:rPr/>
        <w:t xml:space="preserve">4.1.2 </w:t>
      </w:r>
      <w:r w:rsidR="16DF7280">
        <w:rPr/>
        <w:t xml:space="preserve">Rule </w:t>
      </w:r>
      <w:commentRangeStart w:id="422"/>
      <w:del w:author="Ume Sauda Ghanyani" w:date="2025-08-11T08:07:00Z" w:id="21928519">
        <w:r w:rsidDel="5FE762D4">
          <w:delText xml:space="preserve">Configuration </w:delText>
        </w:r>
      </w:del>
      <w:ins w:author="Ume Sauda Ghanyani" w:date="2025-08-11T08:07:00Z" w:id="1449455932">
        <w:r w:rsidR="339CCD10">
          <w:t xml:space="preserve">Design </w:t>
        </w:r>
      </w:ins>
      <w:commentRangeEnd w:id="422"/>
      <w:r>
        <w:rPr>
          <w:rStyle w:val="CommentReference"/>
        </w:rPr>
        <w:commentReference w:id="422"/>
      </w:r>
      <w:r w:rsidR="16DF7280">
        <w:rPr/>
        <w:t>Flow</w:t>
      </w:r>
      <w:bookmarkEnd w:id="421"/>
      <w:bookmarkEnd w:id="1759871204"/>
    </w:p>
    <w:p w:rsidR="64D3CE51" w:rsidP="4A725168" w:rsidRDefault="716AC298" w14:paraId="50185279" w14:textId="0A755627">
      <w:pPr>
        <w:pStyle w:val="ListParagraph"/>
        <w:numPr>
          <w:ilvl w:val="0"/>
          <w:numId w:val="37"/>
        </w:numPr>
        <w:spacing w:after="0"/>
        <w:rPr>
          <w:b/>
          <w:bCs/>
        </w:rPr>
      </w:pPr>
      <w:r w:rsidRPr="70B044FC">
        <w:rPr>
          <w:b/>
          <w:bCs/>
        </w:rPr>
        <w:t xml:space="preserve">User Input </w:t>
      </w:r>
      <w:proofErr w:type="spellStart"/>
      <w:r w:rsidRPr="70B044FC">
        <w:rPr>
          <w:b/>
          <w:bCs/>
        </w:rPr>
        <w:t>via</w:t>
      </w:r>
      <w:del w:author="Ume Sauda Ghanyani" w:date="2025-08-12T05:54:00Z" w:id="425">
        <w:r w:rsidRPr="70B044FC" w:rsidDel="716AC298" w:rsidR="64D3CE51">
          <w:rPr>
            <w:b/>
            <w:bCs/>
          </w:rPr>
          <w:delText xml:space="preserve"> Rule Builder</w:delText>
        </w:r>
      </w:del>
      <w:ins w:author="Ume Sauda Ghanyani" w:date="2025-08-12T05:58:00Z" w:id="426">
        <w:r w:rsidRPr="70B044FC" w:rsidR="139AB367">
          <w:rPr>
            <w:b/>
            <w:bCs/>
          </w:rPr>
          <w:t>Tazama</w:t>
        </w:r>
        <w:proofErr w:type="spellEnd"/>
        <w:r w:rsidRPr="70B044FC" w:rsidR="139AB367">
          <w:rPr>
            <w:b/>
            <w:bCs/>
          </w:rPr>
          <w:t xml:space="preserve"> Rule Studio</w:t>
        </w:r>
      </w:ins>
      <w:r w:rsidRPr="70B044FC">
        <w:rPr>
          <w:b/>
          <w:bCs/>
        </w:rPr>
        <w:t>:</w:t>
      </w:r>
    </w:p>
    <w:p w:rsidR="64D3CE51" w:rsidP="4A725168" w:rsidRDefault="716AC298" w14:paraId="4F38323E" w14:textId="36689424">
      <w:pPr>
        <w:pStyle w:val="ListParagraph"/>
        <w:numPr>
          <w:ilvl w:val="1"/>
          <w:numId w:val="37"/>
        </w:numPr>
        <w:spacing w:after="0"/>
      </w:pPr>
      <w:commentRangeStart w:id="427"/>
      <w:r>
        <w:t>The user</w:t>
      </w:r>
      <w:commentRangeEnd w:id="427"/>
      <w:r w:rsidR="64D3CE51">
        <w:rPr>
          <w:rStyle w:val="CommentReference"/>
        </w:rPr>
        <w:commentReference w:id="427"/>
      </w:r>
      <w:r>
        <w:t xml:space="preserve"> interacts with the </w:t>
      </w:r>
      <w:del w:author="Ume Sauda Ghanyani" w:date="2025-08-12T05:55:00Z" w:id="428">
        <w:r w:rsidRPr="70B044FC" w:rsidDel="716AC298" w:rsidR="64D3CE51">
          <w:rPr>
            <w:b/>
            <w:bCs/>
          </w:rPr>
          <w:delText>Rule Builder</w:delText>
        </w:r>
      </w:del>
      <w:ins w:author="Ume Sauda Ghanyani" w:date="2025-08-12T05:55:00Z" w:id="429">
        <w:r w:rsidRPr="70B044FC" w:rsidR="2E2565EC">
          <w:rPr>
            <w:b/>
            <w:bCs/>
          </w:rPr>
          <w:t>Tazama Rule Studio</w:t>
        </w:r>
      </w:ins>
      <w:r>
        <w:t xml:space="preserve"> UI, defining parameters (e.g., transaction amount, time window), exit conditions (e.g., cancelled transaction), </w:t>
      </w:r>
      <w:ins w:author="Ume Sauda Ghanyani" w:date="2025-08-11T08:08:00Z" w:id="430">
        <w:r w:rsidR="3A9D365D">
          <w:t xml:space="preserve">query </w:t>
        </w:r>
      </w:ins>
      <w:ins w:author="Ume Sauda Ghanyani" w:date="2025-08-11T08:10:00Z" w:id="431">
        <w:r w:rsidR="05DCFAD9">
          <w:t>logic</w:t>
        </w:r>
      </w:ins>
      <w:ins w:author="Ume Sauda Ghanyani" w:date="2025-08-11T08:08:00Z" w:id="432">
        <w:r w:rsidR="3A9D365D">
          <w:t xml:space="preserve"> </w:t>
        </w:r>
      </w:ins>
      <w:r>
        <w:t>and result categories (e.g., high risk)</w:t>
      </w:r>
      <w:r w:rsidR="3CAD1DC5">
        <w:t xml:space="preserve"> for the creation/</w:t>
      </w:r>
      <w:r w:rsidR="68BF1365">
        <w:t xml:space="preserve">cloning </w:t>
      </w:r>
      <w:r w:rsidR="3CAD1DC5">
        <w:t>of a Rule Processor</w:t>
      </w:r>
      <w:r>
        <w:t>.</w:t>
      </w:r>
    </w:p>
    <w:p w:rsidR="64D3CE51" w:rsidP="4A725168" w:rsidRDefault="64D3CE51" w14:paraId="54528900" w14:textId="2837321D" w14:noSpellErr="1">
      <w:pPr>
        <w:pStyle w:val="ListParagraph"/>
        <w:numPr>
          <w:ilvl w:val="0"/>
          <w:numId w:val="37"/>
        </w:numPr>
        <w:spacing w:after="0"/>
        <w:rPr>
          <w:b w:val="1"/>
          <w:bCs w:val="1"/>
        </w:rPr>
      </w:pPr>
      <w:commentRangeStart w:id="1787416284"/>
      <w:commentRangeStart w:id="2130996564"/>
      <w:r w:rsidRPr="4441BA12" w:rsidR="13C60E99">
        <w:rPr>
          <w:b w:val="1"/>
          <w:bCs w:val="1"/>
        </w:rPr>
        <w:t>Rule</w:t>
      </w:r>
      <w:r w:rsidRPr="4441BA12" w:rsidR="1BAC835E">
        <w:rPr>
          <w:b w:val="1"/>
          <w:bCs w:val="1"/>
        </w:rPr>
        <w:t xml:space="preserve"> Processor</w:t>
      </w:r>
      <w:r w:rsidRPr="4441BA12" w:rsidR="13C60E99">
        <w:rPr>
          <w:b w:val="1"/>
          <w:bCs w:val="1"/>
        </w:rPr>
        <w:t xml:space="preserve"> Configuration</w:t>
      </w:r>
      <w:commentRangeEnd w:id="1787416284"/>
      <w:r>
        <w:rPr>
          <w:rStyle w:val="CommentReference"/>
        </w:rPr>
        <w:commentReference w:id="1787416284"/>
      </w:r>
      <w:commentRangeEnd w:id="2130996564"/>
      <w:r>
        <w:rPr>
          <w:rStyle w:val="CommentReference"/>
        </w:rPr>
        <w:commentReference w:id="2130996564"/>
      </w:r>
      <w:r w:rsidRPr="4441BA12" w:rsidR="13C60E99">
        <w:rPr>
          <w:b w:val="1"/>
          <w:bCs w:val="1"/>
        </w:rPr>
        <w:t xml:space="preserve"> Generation:</w:t>
      </w:r>
    </w:p>
    <w:p w:rsidR="64D3CE51" w:rsidP="4A725168" w:rsidRDefault="716AC298" w14:paraId="0B51EF23" w14:textId="57315114" w14:noSpellErr="1">
      <w:pPr>
        <w:pStyle w:val="ListParagraph"/>
        <w:numPr>
          <w:ilvl w:val="1"/>
          <w:numId w:val="37"/>
        </w:numPr>
        <w:spacing w:after="0"/>
        <w:rPr>
          <w:ins w:author="Ume Sauda Ghanyani" w:date="2025-08-12T07:13:43.58Z" w16du:dateUtc="2025-08-12T07:13:43.58Z" w:id="1945021201"/>
        </w:rPr>
      </w:pPr>
      <w:r w:rsidR="16DF7280">
        <w:rPr/>
        <w:t xml:space="preserve">The </w:t>
      </w:r>
      <w:del w:author="Ume Sauda Ghanyani" w:date="2025-08-12T05:55:00Z" w:id="1654581226">
        <w:r w:rsidRPr="4441BA12" w:rsidDel="13C60E99">
          <w:rPr>
            <w:b w:val="1"/>
            <w:bCs w:val="1"/>
          </w:rPr>
          <w:delText>Rule Builder</w:delText>
        </w:r>
      </w:del>
      <w:ins w:author="Ume Sauda Ghanyani" w:date="2025-08-12T05:55:00Z" w:id="1045662477">
        <w:r w:rsidRPr="4441BA12" w:rsidR="17D65EF8">
          <w:rPr>
            <w:b w:val="1"/>
            <w:bCs w:val="1"/>
          </w:rPr>
          <w:t>Tazama Rule Studio</w:t>
        </w:r>
      </w:ins>
      <w:r w:rsidR="16DF7280">
        <w:rPr/>
        <w:t xml:space="preserve"> integrates </w:t>
      </w:r>
      <w:r w:rsidRPr="4441BA12" w:rsidR="16DF7280">
        <w:rPr>
          <w:b w:val="1"/>
          <w:bCs w:val="1"/>
        </w:rPr>
        <w:t>payload</w:t>
      </w:r>
      <w:r w:rsidR="16DF7280">
        <w:rPr/>
        <w:t xml:space="preserve"> data (from the TCS output) and </w:t>
      </w:r>
      <w:r w:rsidRPr="4441BA12" w:rsidR="16DF7280">
        <w:rPr>
          <w:b w:val="1"/>
          <w:bCs w:val="1"/>
        </w:rPr>
        <w:t>configuration UI</w:t>
      </w:r>
      <w:r w:rsidR="16DF7280">
        <w:rPr/>
        <w:t xml:space="preserve"> data (from pre-configured JSON) to generate a </w:t>
      </w:r>
      <w:r w:rsidRPr="4441BA12" w:rsidR="16DF7280">
        <w:rPr>
          <w:b w:val="1"/>
          <w:bCs w:val="1"/>
        </w:rPr>
        <w:t>Rule Configuration JSON</w:t>
      </w:r>
      <w:r w:rsidR="16DF7280">
        <w:rPr/>
        <w:t xml:space="preserve"> object.</w:t>
      </w:r>
    </w:p>
    <w:p w:rsidR="4DC7135F" w:rsidP="4441BA12" w:rsidRDefault="4DC7135F" w14:paraId="41EC0C2B" w14:textId="2F906D51">
      <w:pPr>
        <w:pStyle w:val="ListParagraph"/>
        <w:numPr>
          <w:ilvl w:val="0"/>
          <w:numId w:val="37"/>
        </w:numPr>
        <w:spacing w:after="0"/>
        <w:rPr>
          <w:noProof w:val="0"/>
          <w:lang w:val="en-US"/>
        </w:rPr>
      </w:pPr>
      <w:ins w:author="Ume Sauda Ghanyani" w:date="2025-08-12T07:21:30.868Z" w:id="1706011875">
        <w:r w:rsidRPr="4441BA12" w:rsidR="4DC7135F">
          <w:rPr>
            <w:b w:val="1"/>
            <w:bCs w:val="1"/>
            <w:rPrChange w:author="Ume Sauda Ghanyani" w:date="2025-08-12T07:21:41.631Z" w:id="620916534"/>
          </w:rPr>
          <w:t>Rule Testing:</w:t>
        </w:r>
        <w:r w:rsidR="4DC7135F">
          <w:t xml:space="preserve"> </w:t>
        </w:r>
        <w:r w:rsidRPr="4441BA12" w:rsidR="4DC7135F">
          <w:rPr>
            <w:b w:val="0"/>
            <w:bCs w:val="0"/>
            <w:noProof w:val="0"/>
            <w:lang w:val="en-US"/>
            <w:rPrChange w:author="Ume Sauda Ghanyani" w:date="2025-08-12T07:21:38.043Z" w:id="280442555">
              <w:rPr>
                <w:noProof w:val="0"/>
                <w:lang w:val="en-US"/>
              </w:rPr>
            </w:rPrChange>
          </w:rPr>
          <w:t xml:space="preserve">Before deployment, the rule can be executed in the </w:t>
        </w:r>
        <w:r w:rsidRPr="4441BA12" w:rsidR="4DC7135F">
          <w:rPr>
            <w:b w:val="0"/>
            <w:bCs w:val="0"/>
            <w:noProof w:val="0"/>
            <w:lang w:val="en-US"/>
          </w:rPr>
          <w:t>Simulation Sandbox</w:t>
        </w:r>
        <w:r w:rsidRPr="4441BA12" w:rsidR="4DC7135F">
          <w:rPr>
            <w:b w:val="0"/>
            <w:bCs w:val="0"/>
            <w:noProof w:val="0"/>
            <w:lang w:val="en-US"/>
          </w:rPr>
          <w:t xml:space="preserve"> (running in the background) to test its behavior against historical or synthetic data. Simulation results are displayed within the Rule Studio interface, allowing the Maker to refine the logic before Checker validation.</w:t>
        </w:r>
      </w:ins>
    </w:p>
    <w:p w:rsidR="64D3CE51" w:rsidP="4A725168" w:rsidRDefault="716AC298" w14:paraId="5CA2DE83" w14:textId="23F3557B">
      <w:pPr>
        <w:pStyle w:val="ListParagraph"/>
        <w:numPr>
          <w:ilvl w:val="0"/>
          <w:numId w:val="37"/>
        </w:numPr>
        <w:spacing w:after="0"/>
        <w:rPr>
          <w:b/>
          <w:bCs/>
        </w:rPr>
      </w:pPr>
      <w:commentRangeStart w:id="435"/>
      <w:r w:rsidRPr="70B044FC">
        <w:rPr>
          <w:b/>
          <w:bCs/>
        </w:rPr>
        <w:t>Rule</w:t>
      </w:r>
      <w:commentRangeEnd w:id="435"/>
      <w:r w:rsidR="64D3CE51">
        <w:rPr>
          <w:rStyle w:val="CommentReference"/>
        </w:rPr>
        <w:commentReference w:id="435"/>
      </w:r>
      <w:r w:rsidRPr="70B044FC">
        <w:rPr>
          <w:b/>
          <w:bCs/>
        </w:rPr>
        <w:t xml:space="preserve"> Processor Execution:</w:t>
      </w:r>
    </w:p>
    <w:p w:rsidR="64D3CE51" w:rsidP="4A725168" w:rsidRDefault="716AC298" w14:paraId="70DB0284" w14:textId="3CEF7837">
      <w:pPr>
        <w:pStyle w:val="ListParagraph"/>
        <w:numPr>
          <w:ilvl w:val="1"/>
          <w:numId w:val="37"/>
        </w:numPr>
        <w:spacing w:after="0"/>
      </w:pPr>
      <w:r>
        <w:t>The generated</w:t>
      </w:r>
      <w:r w:rsidR="519676E6">
        <w:t xml:space="preserve"> </w:t>
      </w:r>
      <w:r w:rsidRPr="70B044FC" w:rsidR="519676E6">
        <w:rPr>
          <w:b/>
          <w:bCs/>
        </w:rPr>
        <w:t xml:space="preserve">rule </w:t>
      </w:r>
      <w:del w:author="Ume Sauda Ghanyani" w:date="2025-08-12T05:31:00Z" w:id="436">
        <w:r w:rsidRPr="70B044FC" w:rsidDel="519676E6" w:rsidR="64D3CE51">
          <w:rPr>
            <w:b/>
            <w:bCs/>
          </w:rPr>
          <w:delText>processor</w:delText>
        </w:r>
        <w:r w:rsidRPr="70B044FC" w:rsidDel="716AC298" w:rsidR="64D3CE51">
          <w:rPr>
            <w:b/>
            <w:bCs/>
          </w:rPr>
          <w:delText xml:space="preserve"> configuration</w:delText>
        </w:r>
      </w:del>
      <w:ins w:author="Ume Sauda Ghanyani" w:date="2025-08-12T05:31:00Z" w:id="437">
        <w:r w:rsidRPr="70B044FC" w:rsidR="5EED7811">
          <w:rPr>
            <w:b/>
            <w:bCs/>
          </w:rPr>
          <w:t>definition</w:t>
        </w:r>
      </w:ins>
      <w:r w:rsidRPr="70B044FC" w:rsidR="6F40ED84">
        <w:rPr>
          <w:b/>
          <w:bCs/>
        </w:rPr>
        <w:t xml:space="preserve">, </w:t>
      </w:r>
      <w:r w:rsidR="6F40ED84">
        <w:t>once validated by the Checker,</w:t>
      </w:r>
      <w:r>
        <w:t xml:space="preserve"> is </w:t>
      </w:r>
      <w:r w:rsidR="43140178">
        <w:t>published</w:t>
      </w:r>
      <w:r>
        <w:t xml:space="preserve">, </w:t>
      </w:r>
      <w:r w:rsidR="73EE4D52">
        <w:t>and then</w:t>
      </w:r>
      <w:r>
        <w:t xml:space="preserve"> evaluate</w:t>
      </w:r>
      <w:r w:rsidR="2B88FA78">
        <w:t>s</w:t>
      </w:r>
      <w:r>
        <w:t xml:space="preserve"> incoming transactions based on the set parameters, logic, and thresholds.</w:t>
      </w:r>
    </w:p>
    <w:p w:rsidR="4A725168" w:rsidP="4A725168" w:rsidRDefault="4A725168" w14:paraId="053C95AD" w14:textId="4F6A6A54">
      <w:pPr>
        <w:spacing w:after="0"/>
      </w:pPr>
    </w:p>
    <w:p w:rsidR="4A725168" w:rsidP="4A725168" w:rsidRDefault="4A725168" w14:paraId="25C25B3C" w14:textId="10222A0E">
      <w:pPr>
        <w:spacing w:line="240" w:lineRule="auto"/>
        <w:rPr>
          <w:sz w:val="18"/>
          <w:szCs w:val="18"/>
        </w:rPr>
      </w:pPr>
    </w:p>
    <w:p w:rsidR="47E80E6F" w:rsidP="4A725168" w:rsidRDefault="3517BCF8" w14:paraId="1E276ABD" w14:textId="1088D486" w14:noSpellErr="1">
      <w:pPr>
        <w:pStyle w:val="Heading2"/>
        <w:numPr>
          <w:ilvl w:val="0"/>
          <w:numId w:val="0"/>
        </w:numPr>
      </w:pPr>
      <w:bookmarkStart w:name="_Toc1091783718" w:id="438"/>
      <w:bookmarkStart w:name="_Toc65398347" w:id="456164321"/>
      <w:r w:rsidR="00636FDB">
        <w:rPr/>
        <w:t>4.2 Rule Processor</w:t>
      </w:r>
      <w:bookmarkEnd w:id="438"/>
      <w:bookmarkEnd w:id="456164321"/>
    </w:p>
    <w:p w:rsidR="47E80E6F" w:rsidP="4A725168" w:rsidRDefault="3517BCF8" w14:paraId="1AF4ACAD" w14:textId="296E19CA">
      <w:pPr>
        <w:rPr>
          <w:color w:val="000000" w:themeColor="text1"/>
        </w:rPr>
      </w:pPr>
      <w:r w:rsidRPr="4441BA12" w:rsidR="00636FDB">
        <w:rPr>
          <w:color w:val="000000" w:themeColor="text1" w:themeTint="FF" w:themeShade="FF"/>
        </w:rPr>
        <w:t xml:space="preserve">The </w:t>
      </w:r>
      <w:r w:rsidRPr="4441BA12" w:rsidR="00636FDB">
        <w:rPr>
          <w:b w:val="1"/>
          <w:bCs w:val="1"/>
          <w:color w:val="000000" w:themeColor="text1" w:themeTint="FF" w:themeShade="FF"/>
        </w:rPr>
        <w:t>Rule Processor</w:t>
      </w:r>
      <w:r w:rsidRPr="4441BA12" w:rsidR="00636FDB">
        <w:rPr>
          <w:color w:val="000000" w:themeColor="text1" w:themeTint="FF" w:themeShade="FF"/>
        </w:rPr>
        <w:t xml:space="preserve"> uses the </w:t>
      </w:r>
      <w:ins w:author="Ume Sauda Ghanyani" w:date="2025-08-11T08:15:00Z" w:id="1413096573">
        <w:r w:rsidRPr="4441BA12" w:rsidR="5D3303EB">
          <w:rPr>
            <w:color w:val="000000" w:themeColor="text1" w:themeTint="FF" w:themeShade="FF"/>
          </w:rPr>
          <w:t xml:space="preserve">rule </w:t>
        </w:r>
        <w:r w:rsidRPr="4441BA12" w:rsidR="5D3303EB">
          <w:rPr>
            <w:color w:val="000000" w:themeColor="text1" w:themeTint="FF" w:themeShade="FF"/>
          </w:rPr>
          <w:t>definition</w:t>
        </w:r>
      </w:ins>
      <w:commentRangeStart w:id="440"/>
      <w:del w:author="Ume Sauda Ghanyani" w:date="2025-08-11T08:15:00Z" w:id="1107325274">
        <w:r w:rsidRPr="4441BA12" w:rsidDel="60F8CA3E">
          <w:rPr>
            <w:color w:val="000000" w:themeColor="text1" w:themeTint="FF" w:themeShade="FF"/>
          </w:rPr>
          <w:delText xml:space="preserve">configuration </w:delText>
        </w:r>
      </w:del>
      <w:commentRangeEnd w:id="440"/>
      <w:r>
        <w:rPr>
          <w:rStyle w:val="CommentReference"/>
        </w:rPr>
        <w:commentReference w:id="440"/>
      </w:r>
      <w:r w:rsidRPr="4441BA12" w:rsidR="00636FDB">
        <w:rPr>
          <w:color w:val="000000" w:themeColor="text1" w:themeTint="FF" w:themeShade="FF"/>
        </w:rPr>
        <w:t>from</w:t>
      </w:r>
      <w:r w:rsidRPr="4441BA12" w:rsidR="00636FDB">
        <w:rPr>
          <w:color w:val="000000" w:themeColor="text1" w:themeTint="FF" w:themeShade="FF"/>
        </w:rPr>
        <w:t xml:space="preserve"> the </w:t>
      </w:r>
      <w:del w:author="Ume Sauda Ghanyani" w:date="2025-08-12T05:55:00Z" w:id="520375009">
        <w:r w:rsidRPr="4441BA12" w:rsidDel="60F8CA3E">
          <w:rPr>
            <w:color w:val="000000" w:themeColor="text1" w:themeTint="FF" w:themeShade="FF"/>
          </w:rPr>
          <w:delText>Rule Builder</w:delText>
        </w:r>
      </w:del>
      <w:ins w:author="Ume Sauda Ghanyani" w:date="2025-08-12T05:58:00Z" w:id="2085757905">
        <w:r w:rsidRPr="4441BA12" w:rsidR="6D65538C">
          <w:rPr>
            <w:color w:val="000000" w:themeColor="text1" w:themeTint="FF" w:themeShade="FF"/>
          </w:rPr>
          <w:t xml:space="preserve">Tazama Rule </w:t>
        </w:r>
        <w:r w:rsidRPr="4441BA12" w:rsidR="6D65538C">
          <w:rPr>
            <w:color w:val="000000" w:themeColor="text1" w:themeTint="FF" w:themeShade="FF"/>
          </w:rPr>
          <w:t>Studio</w:t>
        </w:r>
      </w:ins>
      <w:del w:author="Ume Sauda Ghanyani" w:date="2025-08-12T05:55:00Z" w:id="1622253778">
        <w:r w:rsidRPr="4441BA12" w:rsidDel="60F8CA3E">
          <w:rPr>
            <w:color w:val="000000" w:themeColor="text1" w:themeTint="FF" w:themeShade="FF"/>
          </w:rPr>
          <w:delText xml:space="preserve"> </w:delText>
        </w:r>
      </w:del>
      <w:ins w:author="Ume Sauda Ghanyani" w:date="2025-08-12T05:55:00Z" w:id="2123569598">
        <w:r w:rsidRPr="4441BA12" w:rsidR="03EA9599">
          <w:rPr>
            <w:color w:val="000000" w:themeColor="text1" w:themeTint="FF" w:themeShade="FF"/>
          </w:rPr>
          <w:t>Tazama</w:t>
        </w:r>
        <w:r w:rsidRPr="4441BA12" w:rsidR="03EA9599">
          <w:rPr>
            <w:color w:val="000000" w:themeColor="text1" w:themeTint="FF" w:themeShade="FF"/>
          </w:rPr>
          <w:t xml:space="preserve"> Rule Studio </w:t>
        </w:r>
      </w:ins>
      <w:r w:rsidRPr="4441BA12" w:rsidR="00636FDB">
        <w:rPr>
          <w:color w:val="000000" w:themeColor="text1" w:themeTint="FF" w:themeShade="FF"/>
        </w:rPr>
        <w:t>to execute logic on incoming transactions.</w:t>
      </w:r>
      <w:commentRangeStart w:id="1275827199"/>
      <w:r w:rsidRPr="4441BA12" w:rsidR="00636FDB">
        <w:rPr>
          <w:color w:val="000000" w:themeColor="text1" w:themeTint="FF" w:themeShade="FF"/>
        </w:rPr>
        <w:t xml:space="preserve"> It fetches data from the database</w:t>
      </w:r>
      <w:commentRangeEnd w:id="1275827199"/>
      <w:r>
        <w:rPr>
          <w:rStyle w:val="CommentReference"/>
        </w:rPr>
        <w:commentReference w:id="1275827199"/>
      </w:r>
      <w:r w:rsidRPr="4441BA12" w:rsidR="00636FDB">
        <w:rPr>
          <w:color w:val="000000" w:themeColor="text1" w:themeTint="FF" w:themeShade="FF"/>
        </w:rPr>
        <w:t>, applies rule parameters, checks exit conditions, and categorizes the results.</w:t>
      </w:r>
    </w:p>
    <w:p w:rsidR="47E80E6F" w:rsidP="4441BA12" w:rsidRDefault="3517BCF8" w14:paraId="6002DC4A" w14:textId="6E608DDE">
      <w:pPr>
        <w:pStyle w:val="Heading3"/>
        <w:rPr>
          <w:rFonts w:ascii="Calibri Light" w:hAnsi="Calibri Light" w:eastAsia="Calibri Light" w:cs="Calibri Light"/>
          <w:b w:val="0"/>
          <w:bCs w:val="0"/>
          <w:i w:val="1"/>
          <w:iCs w:val="1"/>
          <w:color w:val="2F5496" w:themeColor="accent1" w:themeShade="BF"/>
        </w:rPr>
      </w:pPr>
      <w:bookmarkStart w:name="_Toc789441694" w:id="446"/>
      <w:bookmarkStart w:name="_Toc1176730302" w:id="1930021468"/>
      <w:r w:rsidR="00636FDB">
        <w:rPr/>
        <w:t xml:space="preserve">4.2.1 </w:t>
      </w:r>
      <w:del w:author="Ume Sauda Ghanyani" w:date="2025-08-12T05:55:00Z" w:id="318355939">
        <w:r w:rsidDel="60F8CA3E">
          <w:delText>Rule Builder</w:delText>
        </w:r>
      </w:del>
      <w:ins w:author="Ume Sauda Ghanyani" w:date="2025-08-12T05:58:00Z" w:id="634344939">
        <w:r w:rsidR="6D65538C">
          <w:t xml:space="preserve">Tazama Rule </w:t>
        </w:r>
        <w:r w:rsidR="6D65538C">
          <w:t>Studio</w:t>
        </w:r>
      </w:ins>
      <w:ins w:author="Ume Sauda Ghanyani" w:date="2025-08-12T05:55:00Z" w:id="1298198816">
        <w:r w:rsidR="0D8A2CE7">
          <w:t>Tazama</w:t>
        </w:r>
        <w:r w:rsidR="0D8A2CE7">
          <w:t xml:space="preserve"> Rule Studio</w:t>
        </w:r>
      </w:ins>
      <w:r w:rsidR="00636FDB">
        <w:rPr/>
        <w:t xml:space="preserve"> Integration with Rule Processor</w:t>
      </w:r>
      <w:bookmarkEnd w:id="446"/>
      <w:bookmarkEnd w:id="1930021468"/>
    </w:p>
    <w:p w:rsidR="4A725168" w:rsidP="4A725168" w:rsidRDefault="4A725168" w14:paraId="4A93E6EB" w14:textId="36537355">
      <w:pPr>
        <w:rPr>
          <w:color w:val="000000" w:themeColor="text1"/>
        </w:rPr>
      </w:pPr>
    </w:p>
    <w:p w:rsidR="47E80E6F" w:rsidP="4A725168" w:rsidRDefault="3517BCF8" w14:paraId="0477B6A4" w14:textId="768F3221">
      <w:pPr>
        <w:rPr>
          <w:color w:val="000000" w:themeColor="text1"/>
        </w:rPr>
      </w:pPr>
      <w:r w:rsidRPr="70B044FC">
        <w:rPr>
          <w:color w:val="000000" w:themeColor="text1"/>
        </w:rPr>
        <w:t xml:space="preserve">The </w:t>
      </w:r>
      <w:del w:author="Ume Sauda Ghanyani" w:date="2025-08-12T05:55:00Z" w:id="450">
        <w:r w:rsidRPr="70B044FC" w:rsidDel="3517BCF8" w:rsidR="47E80E6F">
          <w:rPr>
            <w:b/>
            <w:bCs/>
            <w:color w:val="000000" w:themeColor="text1"/>
          </w:rPr>
          <w:delText>Rule Builder</w:delText>
        </w:r>
      </w:del>
      <w:ins w:author="Ume Sauda Ghanyani" w:date="2025-08-12T05:58:00Z" w:id="451">
        <w:r w:rsidRPr="70B044FC" w:rsidR="139AB367">
          <w:rPr>
            <w:b/>
            <w:bCs/>
            <w:color w:val="000000" w:themeColor="text1"/>
          </w:rPr>
          <w:t xml:space="preserve">Tazama Rule </w:t>
        </w:r>
        <w:proofErr w:type="spellStart"/>
        <w:r w:rsidRPr="70B044FC" w:rsidR="139AB367">
          <w:rPr>
            <w:b/>
            <w:bCs/>
            <w:color w:val="000000" w:themeColor="text1"/>
          </w:rPr>
          <w:t>Studio</w:t>
        </w:r>
      </w:ins>
      <w:del w:author="Ume Sauda Ghanyani" w:date="2025-08-12T05:55:00Z" w:id="452">
        <w:r w:rsidRPr="70B044FC" w:rsidDel="3517BCF8" w:rsidR="47E80E6F">
          <w:rPr>
            <w:color w:val="000000" w:themeColor="text1"/>
          </w:rPr>
          <w:delText xml:space="preserve"> </w:delText>
        </w:r>
      </w:del>
      <w:ins w:author="Ume Sauda Ghanyani" w:date="2025-08-12T05:55:00Z" w:id="453">
        <w:r w:rsidRPr="70B044FC" w:rsidR="11D97588">
          <w:rPr>
            <w:color w:val="000000" w:themeColor="text1"/>
          </w:rPr>
          <w:t>Taza</w:t>
        </w:r>
      </w:ins>
      <w:ins w:author="Ume Sauda Ghanyani" w:date="2025-08-12T05:56:00Z" w:id="454">
        <w:r w:rsidRPr="70B044FC" w:rsidR="11D97588">
          <w:rPr>
            <w:color w:val="000000" w:themeColor="text1"/>
          </w:rPr>
          <w:t>ma</w:t>
        </w:r>
        <w:proofErr w:type="spellEnd"/>
        <w:r w:rsidRPr="70B044FC" w:rsidR="11D97588">
          <w:rPr>
            <w:color w:val="000000" w:themeColor="text1"/>
          </w:rPr>
          <w:t xml:space="preserve"> Rule Studio </w:t>
        </w:r>
      </w:ins>
      <w:r w:rsidRPr="70B044FC">
        <w:rPr>
          <w:color w:val="000000" w:themeColor="text1"/>
        </w:rPr>
        <w:t xml:space="preserve">is tightly integrated with the </w:t>
      </w:r>
      <w:r w:rsidRPr="70B044FC">
        <w:rPr>
          <w:b/>
          <w:bCs/>
          <w:color w:val="000000" w:themeColor="text1"/>
        </w:rPr>
        <w:t xml:space="preserve">Rule </w:t>
      </w:r>
      <w:ins w:author="Ume Sauda Ghanyani" w:date="2025-08-11T09:36:00Z" w:id="455">
        <w:r w:rsidRPr="70B044FC" w:rsidR="1898CBDB">
          <w:rPr>
            <w:b/>
            <w:bCs/>
            <w:color w:val="000000" w:themeColor="text1"/>
          </w:rPr>
          <w:t>Executor (a wrapper for rule processor)</w:t>
        </w:r>
      </w:ins>
      <w:commentRangeStart w:id="456"/>
      <w:del w:author="Ume Sauda Ghanyani" w:date="2025-08-11T09:36:00Z" w:id="457">
        <w:r w:rsidRPr="70B044FC" w:rsidDel="3517BCF8" w:rsidR="47E80E6F">
          <w:rPr>
            <w:b/>
            <w:bCs/>
            <w:color w:val="000000" w:themeColor="text1"/>
          </w:rPr>
          <w:delText>Processor</w:delText>
        </w:r>
      </w:del>
      <w:commentRangeEnd w:id="456"/>
      <w:r w:rsidR="47E80E6F">
        <w:rPr>
          <w:rStyle w:val="CommentReference"/>
        </w:rPr>
        <w:commentReference w:id="456"/>
      </w:r>
      <w:r w:rsidRPr="70B044FC">
        <w:rPr>
          <w:color w:val="000000" w:themeColor="text1"/>
        </w:rPr>
        <w:t xml:space="preserve">, forming a cohesive and standardized process for evaluating transactions. The </w:t>
      </w:r>
      <w:r w:rsidRPr="70B044FC">
        <w:rPr>
          <w:b/>
          <w:bCs/>
          <w:color w:val="000000" w:themeColor="text1"/>
        </w:rPr>
        <w:t>Rule Processor</w:t>
      </w:r>
      <w:r w:rsidRPr="70B044FC">
        <w:rPr>
          <w:color w:val="000000" w:themeColor="text1"/>
        </w:rPr>
        <w:t xml:space="preserve"> follows a sequence of operations that includes </w:t>
      </w:r>
      <w:r w:rsidRPr="70B044FC">
        <w:rPr>
          <w:b/>
          <w:bCs/>
          <w:color w:val="000000" w:themeColor="text1"/>
        </w:rPr>
        <w:t>error handling</w:t>
      </w:r>
      <w:r w:rsidRPr="70B044FC">
        <w:rPr>
          <w:color w:val="000000" w:themeColor="text1"/>
        </w:rPr>
        <w:t xml:space="preserve">, </w:t>
      </w:r>
      <w:r w:rsidRPr="70B044FC">
        <w:rPr>
          <w:b/>
          <w:bCs/>
          <w:color w:val="000000" w:themeColor="text1"/>
        </w:rPr>
        <w:t>parameter definition</w:t>
      </w:r>
      <w:r w:rsidRPr="70B044FC">
        <w:rPr>
          <w:color w:val="000000" w:themeColor="text1"/>
        </w:rPr>
        <w:t xml:space="preserve">, </w:t>
      </w:r>
      <w:r w:rsidRPr="70B044FC">
        <w:rPr>
          <w:b/>
          <w:bCs/>
          <w:color w:val="000000" w:themeColor="text1"/>
        </w:rPr>
        <w:t>query composition</w:t>
      </w:r>
      <w:r w:rsidRPr="70B044FC">
        <w:rPr>
          <w:color w:val="000000" w:themeColor="text1"/>
        </w:rPr>
        <w:t xml:space="preserve">, </w:t>
      </w:r>
      <w:r w:rsidRPr="70B044FC">
        <w:rPr>
          <w:b/>
          <w:bCs/>
          <w:color w:val="000000" w:themeColor="text1"/>
        </w:rPr>
        <w:t>execution</w:t>
      </w:r>
      <w:r w:rsidRPr="70B044FC">
        <w:rPr>
          <w:color w:val="000000" w:themeColor="text1"/>
        </w:rPr>
        <w:t xml:space="preserve">, </w:t>
      </w:r>
      <w:r w:rsidRPr="70B044FC">
        <w:rPr>
          <w:b/>
          <w:bCs/>
          <w:color w:val="000000" w:themeColor="text1"/>
        </w:rPr>
        <w:t>post-processing</w:t>
      </w:r>
      <w:r w:rsidRPr="70B044FC">
        <w:rPr>
          <w:color w:val="000000" w:themeColor="text1"/>
        </w:rPr>
        <w:t xml:space="preserve">, </w:t>
      </w:r>
      <w:r w:rsidRPr="70B044FC">
        <w:rPr>
          <w:b/>
          <w:bCs/>
          <w:color w:val="000000" w:themeColor="text1"/>
        </w:rPr>
        <w:t>outcome determination</w:t>
      </w:r>
      <w:r w:rsidRPr="70B044FC">
        <w:rPr>
          <w:color w:val="000000" w:themeColor="text1"/>
        </w:rPr>
        <w:t xml:space="preserve">, and </w:t>
      </w:r>
      <w:r w:rsidRPr="70B044FC">
        <w:rPr>
          <w:b/>
          <w:bCs/>
          <w:color w:val="000000" w:themeColor="text1"/>
        </w:rPr>
        <w:t>result composition</w:t>
      </w:r>
      <w:r w:rsidRPr="70B044FC">
        <w:rPr>
          <w:color w:val="000000" w:themeColor="text1"/>
        </w:rPr>
        <w:t xml:space="preserve">. These steps are carried out based on the </w:t>
      </w:r>
      <w:r w:rsidRPr="70B044FC">
        <w:rPr>
          <w:b/>
          <w:bCs/>
          <w:color w:val="000000" w:themeColor="text1"/>
        </w:rPr>
        <w:t xml:space="preserve">Rule </w:t>
      </w:r>
      <w:del w:author="Ume Sauda Ghanyani" w:date="2025-08-12T05:56:00Z" w:id="458">
        <w:r w:rsidRPr="70B044FC" w:rsidDel="3517BCF8" w:rsidR="47E80E6F">
          <w:rPr>
            <w:b/>
            <w:bCs/>
            <w:color w:val="000000" w:themeColor="text1"/>
          </w:rPr>
          <w:delText>Configuration</w:delText>
        </w:r>
        <w:r w:rsidRPr="70B044FC" w:rsidDel="3517BCF8" w:rsidR="47E80E6F">
          <w:rPr>
            <w:color w:val="000000" w:themeColor="text1"/>
          </w:rPr>
          <w:delText xml:space="preserve"> </w:delText>
        </w:r>
      </w:del>
      <w:ins w:author="Ume Sauda Ghanyani" w:date="2025-08-12T05:56:00Z" w:id="459">
        <w:r w:rsidRPr="70B044FC" w:rsidR="277305EE">
          <w:rPr>
            <w:color w:val="000000" w:themeColor="text1"/>
          </w:rPr>
          <w:t xml:space="preserve">Definition </w:t>
        </w:r>
      </w:ins>
      <w:r w:rsidRPr="70B044FC">
        <w:rPr>
          <w:color w:val="000000" w:themeColor="text1"/>
        </w:rPr>
        <w:t xml:space="preserve">generated by the </w:t>
      </w:r>
      <w:del w:author="Ume Sauda Ghanyani" w:date="2025-08-12T05:56:00Z" w:id="460">
        <w:r w:rsidRPr="70B044FC" w:rsidDel="3517BCF8" w:rsidR="47E80E6F">
          <w:rPr>
            <w:b/>
            <w:bCs/>
            <w:color w:val="000000" w:themeColor="text1"/>
          </w:rPr>
          <w:delText>Rule Builder</w:delText>
        </w:r>
      </w:del>
      <w:ins w:author="Ume Sauda Ghanyani" w:date="2025-08-12T05:58:00Z" w:id="461">
        <w:r w:rsidRPr="70B044FC" w:rsidR="139AB367">
          <w:rPr>
            <w:b/>
            <w:bCs/>
            <w:color w:val="000000" w:themeColor="text1"/>
          </w:rPr>
          <w:t xml:space="preserve">Tazama Rule </w:t>
        </w:r>
        <w:proofErr w:type="spellStart"/>
        <w:r w:rsidRPr="70B044FC" w:rsidR="139AB367">
          <w:rPr>
            <w:b/>
            <w:bCs/>
            <w:color w:val="000000" w:themeColor="text1"/>
          </w:rPr>
          <w:t>Studio</w:t>
        </w:r>
      </w:ins>
      <w:del w:author="Ume Sauda Ghanyani" w:date="2025-08-12T05:56:00Z" w:id="462">
        <w:r w:rsidRPr="70B044FC" w:rsidDel="3517BCF8" w:rsidR="47E80E6F">
          <w:rPr>
            <w:color w:val="000000" w:themeColor="text1"/>
          </w:rPr>
          <w:delText>.</w:delText>
        </w:r>
      </w:del>
      <w:ins w:author="Ume Sauda Ghanyani" w:date="2025-08-12T05:56:00Z" w:id="463">
        <w:r w:rsidRPr="70B044FC" w:rsidR="5003AB9E">
          <w:rPr>
            <w:color w:val="000000" w:themeColor="text1"/>
          </w:rPr>
          <w:t>Tazama</w:t>
        </w:r>
        <w:proofErr w:type="spellEnd"/>
        <w:r w:rsidRPr="70B044FC" w:rsidR="5003AB9E">
          <w:rPr>
            <w:color w:val="000000" w:themeColor="text1"/>
          </w:rPr>
          <w:t xml:space="preserve"> Rule Studio</w:t>
        </w:r>
      </w:ins>
    </w:p>
    <w:p w:rsidR="47E80E6F" w:rsidP="4A725168" w:rsidRDefault="47E80E6F" w14:paraId="488357F8" w14:textId="081E3752">
      <w:pPr>
        <w:pStyle w:val="ListParagraph"/>
        <w:numPr>
          <w:ilvl w:val="0"/>
          <w:numId w:val="36"/>
        </w:numPr>
        <w:spacing w:after="0"/>
        <w:rPr>
          <w:color w:val="000000" w:themeColor="text1"/>
        </w:rPr>
      </w:pPr>
      <w:r w:rsidRPr="4A725168">
        <w:rPr>
          <w:b/>
          <w:bCs/>
          <w:color w:val="000000" w:themeColor="text1"/>
        </w:rPr>
        <w:t>Error Handling:</w:t>
      </w:r>
    </w:p>
    <w:p w:rsidR="47E80E6F" w:rsidP="4A725168" w:rsidRDefault="47E80E6F" w14:paraId="6262FC19" w14:textId="1900F35F" w14:noSpellErr="1">
      <w:pPr>
        <w:pStyle w:val="ListParagraph"/>
        <w:numPr>
          <w:ilvl w:val="1"/>
          <w:numId w:val="36"/>
        </w:numPr>
        <w:spacing w:after="0"/>
        <w:rPr>
          <w:color w:val="000000" w:themeColor="text1"/>
        </w:rPr>
      </w:pPr>
      <w:r w:rsidRPr="4441BA12" w:rsidR="60F8CA3E">
        <w:rPr>
          <w:color w:val="000000" w:themeColor="text1" w:themeTint="FF" w:themeShade="FF"/>
        </w:rPr>
        <w:t xml:space="preserve">The </w:t>
      </w:r>
      <w:r w:rsidRPr="4441BA12" w:rsidR="60F8CA3E">
        <w:rPr>
          <w:b w:val="1"/>
          <w:bCs w:val="1"/>
          <w:color w:val="000000" w:themeColor="text1" w:themeTint="FF" w:themeShade="FF"/>
        </w:rPr>
        <w:t>Rule Executor</w:t>
      </w:r>
      <w:r w:rsidRPr="4441BA12" w:rsidR="60F8CA3E">
        <w:rPr>
          <w:color w:val="000000" w:themeColor="text1" w:themeTint="FF" w:themeShade="FF"/>
        </w:rPr>
        <w:t xml:space="preserve">, which wraps the </w:t>
      </w:r>
      <w:r w:rsidRPr="4441BA12" w:rsidR="60F8CA3E">
        <w:rPr>
          <w:b w:val="1"/>
          <w:bCs w:val="1"/>
          <w:color w:val="000000" w:themeColor="text1" w:themeTint="FF" w:themeShade="FF"/>
        </w:rPr>
        <w:t>Rule Processor</w:t>
      </w:r>
      <w:r w:rsidRPr="4441BA12" w:rsidR="60F8CA3E">
        <w:rPr>
          <w:color w:val="000000" w:themeColor="text1" w:themeTint="FF" w:themeShade="FF"/>
        </w:rPr>
        <w:t xml:space="preserve">, manages error handling for the entire rule execution cycle. If any issues arise (e.g., invalid data, query failures, missing parameters), the </w:t>
      </w:r>
      <w:r w:rsidRPr="4441BA12" w:rsidR="60F8CA3E">
        <w:rPr>
          <w:b w:val="1"/>
          <w:bCs w:val="1"/>
          <w:color w:val="000000" w:themeColor="text1" w:themeTint="FF" w:themeShade="FF"/>
        </w:rPr>
        <w:t>Rule Executor</w:t>
      </w:r>
      <w:r w:rsidRPr="4441BA12" w:rsidR="60F8CA3E">
        <w:rPr>
          <w:color w:val="000000" w:themeColor="text1" w:themeTint="FF" w:themeShade="FF"/>
        </w:rPr>
        <w:t xml:space="preserve"> ensures the system continues to operate smoothly by managing and reporting errors</w:t>
      </w:r>
      <w:commentRangeStart w:id="1326787907"/>
      <w:r w:rsidRPr="4441BA12" w:rsidR="60F8CA3E">
        <w:rPr>
          <w:color w:val="000000" w:themeColor="text1" w:themeTint="FF" w:themeShade="FF"/>
        </w:rPr>
        <w:t>.</w:t>
      </w:r>
      <w:commentRangeEnd w:id="1326787907"/>
      <w:r>
        <w:rPr>
          <w:rStyle w:val="CommentReference"/>
        </w:rPr>
        <w:commentReference w:id="1326787907"/>
      </w:r>
    </w:p>
    <w:p w:rsidR="47E80E6F" w:rsidP="4A725168" w:rsidRDefault="47E80E6F" w14:paraId="6ADFF9D6" w14:textId="26FF3BC1">
      <w:pPr>
        <w:pStyle w:val="ListParagraph"/>
        <w:numPr>
          <w:ilvl w:val="0"/>
          <w:numId w:val="36"/>
        </w:numPr>
        <w:spacing w:after="0"/>
        <w:rPr>
          <w:color w:val="000000" w:themeColor="text1"/>
        </w:rPr>
      </w:pPr>
      <w:r w:rsidRPr="4A725168">
        <w:rPr>
          <w:b/>
          <w:bCs/>
          <w:color w:val="000000" w:themeColor="text1"/>
        </w:rPr>
        <w:t>Parameter Definition:</w:t>
      </w:r>
    </w:p>
    <w:p w:rsidR="47E80E6F" w:rsidP="4A725168" w:rsidRDefault="3517BCF8" w14:paraId="771DE095" w14:textId="22D97E98">
      <w:pPr>
        <w:pStyle w:val="ListParagraph"/>
        <w:numPr>
          <w:ilvl w:val="1"/>
          <w:numId w:val="36"/>
        </w:numPr>
        <w:spacing w:after="0"/>
        <w:rPr>
          <w:color w:val="000000" w:themeColor="text1"/>
        </w:rPr>
      </w:pPr>
      <w:r w:rsidRPr="2615283E" w:rsidR="3517BCF8">
        <w:rPr>
          <w:color w:val="000000" w:themeColor="text1" w:themeTint="FF" w:themeShade="FF"/>
        </w:rPr>
        <w:t xml:space="preserve">The </w:t>
      </w:r>
      <w:r w:rsidRPr="2615283E" w:rsidR="3517BCF8">
        <w:rPr>
          <w:b w:val="1"/>
          <w:bCs w:val="1"/>
          <w:color w:val="000000" w:themeColor="text1" w:themeTint="FF" w:themeShade="FF"/>
        </w:rPr>
        <w:t>Rule Processor</w:t>
      </w:r>
      <w:r w:rsidRPr="2615283E" w:rsidR="3517BCF8">
        <w:rPr>
          <w:color w:val="000000" w:themeColor="text1" w:themeTint="FF" w:themeShade="FF"/>
        </w:rPr>
        <w:t xml:space="preserve"> takes the parameters provided by the </w:t>
      </w:r>
      <w:del w:author="Ume Sauda Ghanyani" w:date="2025-08-12T05:56:00Z" w:id="1190036803">
        <w:r w:rsidRPr="2615283E" w:rsidDel="47E80E6F">
          <w:rPr>
            <w:b w:val="1"/>
            <w:bCs w:val="1"/>
            <w:color w:val="000000" w:themeColor="text1" w:themeTint="FF" w:themeShade="FF"/>
          </w:rPr>
          <w:delText>Rule Builde</w:delText>
        </w:r>
      </w:del>
      <w:del w:author="Ume Sauda Ghanyani" w:date="2025-08-12T05:58:00Z" w:id="378880101">
        <w:r w:rsidRPr="2615283E" w:rsidDel="47E80E6F">
          <w:rPr>
            <w:b w:val="1"/>
            <w:bCs w:val="1"/>
            <w:color w:val="000000" w:themeColor="text1" w:themeTint="FF" w:themeShade="FF"/>
          </w:rPr>
          <w:delText>r</w:delText>
        </w:r>
      </w:del>
      <w:ins w:author="Ume Sauda Ghanyani" w:date="2025-08-12T05:58:00Z" w:id="644914917">
        <w:r w:rsidRPr="2615283E" w:rsidR="139AB367">
          <w:rPr>
            <w:b w:val="1"/>
            <w:bCs w:val="1"/>
            <w:color w:val="000000" w:themeColor="text1" w:themeTint="FF" w:themeShade="FF"/>
          </w:rPr>
          <w:t xml:space="preserve">Tazama Rule </w:t>
        </w:r>
        <w:r w:rsidRPr="2615283E" w:rsidR="139AB367">
          <w:rPr>
            <w:b w:val="1"/>
            <w:bCs w:val="1"/>
            <w:color w:val="000000" w:themeColor="text1" w:themeTint="FF" w:themeShade="FF"/>
          </w:rPr>
          <w:t>Studio</w:t>
        </w:r>
      </w:ins>
      <w:r w:rsidRPr="2615283E" w:rsidR="3517BCF8">
        <w:rPr>
          <w:color w:val="000000" w:themeColor="text1" w:themeTint="FF" w:themeShade="FF"/>
        </w:rPr>
        <w:t xml:space="preserve"> (e.g., transaction amount, date range, transaction type) and uses them to filter and structure queries for database interaction.</w:t>
      </w:r>
    </w:p>
    <w:p w:rsidR="47E80E6F" w:rsidP="4A725168" w:rsidRDefault="47E80E6F" w14:paraId="3F4A102B" w14:textId="09CB2333">
      <w:pPr>
        <w:pStyle w:val="ListParagraph"/>
        <w:numPr>
          <w:ilvl w:val="0"/>
          <w:numId w:val="36"/>
        </w:numPr>
        <w:spacing w:after="0"/>
        <w:rPr>
          <w:color w:val="000000" w:themeColor="text1"/>
        </w:rPr>
      </w:pPr>
      <w:r w:rsidRPr="4A725168">
        <w:rPr>
          <w:b/>
          <w:bCs/>
          <w:color w:val="000000" w:themeColor="text1"/>
        </w:rPr>
        <w:t>Query Composition:</w:t>
      </w:r>
    </w:p>
    <w:p w:rsidR="47E80E6F" w:rsidP="4A725168" w:rsidRDefault="3517BCF8" w14:paraId="12ACE155" w14:textId="14BA4D71">
      <w:pPr>
        <w:pStyle w:val="ListParagraph"/>
        <w:numPr>
          <w:ilvl w:val="1"/>
          <w:numId w:val="36"/>
        </w:numPr>
        <w:spacing w:after="0"/>
        <w:rPr>
          <w:color w:val="000000" w:themeColor="text1"/>
        </w:rPr>
      </w:pPr>
      <w:r w:rsidRPr="70B044FC">
        <w:rPr>
          <w:color w:val="000000" w:themeColor="text1"/>
        </w:rPr>
        <w:t xml:space="preserve">Based on the parameters </w:t>
      </w:r>
      <w:del w:author="Ume Sauda Ghanyani" w:date="2025-08-11T09:37:00Z" w:id="468">
        <w:r w:rsidRPr="70B044FC" w:rsidDel="3517BCF8" w:rsidR="47E80E6F">
          <w:rPr>
            <w:color w:val="000000" w:themeColor="text1"/>
          </w:rPr>
          <w:delText>and logic</w:delText>
        </w:r>
      </w:del>
      <w:r w:rsidRPr="70B044FC">
        <w:rPr>
          <w:color w:val="000000" w:themeColor="text1"/>
        </w:rPr>
        <w:t xml:space="preserve"> provided in the </w:t>
      </w:r>
      <w:r w:rsidRPr="70B044FC">
        <w:rPr>
          <w:b/>
          <w:bCs/>
          <w:color w:val="000000" w:themeColor="text1"/>
        </w:rPr>
        <w:t>Rule Configuration</w:t>
      </w:r>
      <w:r w:rsidRPr="70B044FC">
        <w:rPr>
          <w:color w:val="000000" w:themeColor="text1"/>
        </w:rPr>
        <w:t xml:space="preserve"> </w:t>
      </w:r>
      <w:del w:author="Ume Sauda Ghanyani" w:date="2025-08-11T09:37:00Z" w:id="469">
        <w:r w:rsidRPr="70B044FC" w:rsidDel="3517BCF8" w:rsidR="47E80E6F">
          <w:rPr>
            <w:color w:val="000000" w:themeColor="text1"/>
          </w:rPr>
          <w:delText>from</w:delText>
        </w:r>
      </w:del>
      <w:r w:rsidRPr="70B044FC">
        <w:rPr>
          <w:color w:val="000000" w:themeColor="text1"/>
        </w:rPr>
        <w:t xml:space="preserve"> </w:t>
      </w:r>
      <w:del w:author="Ume Sauda Ghanyani" w:date="2025-08-11T09:40:00Z" w:id="470">
        <w:r w:rsidRPr="70B044FC" w:rsidDel="3517BCF8" w:rsidR="47E80E6F">
          <w:rPr>
            <w:color w:val="000000" w:themeColor="text1"/>
          </w:rPr>
          <w:delText xml:space="preserve">the </w:delText>
        </w:r>
        <w:r w:rsidRPr="70B044FC" w:rsidDel="3517BCF8" w:rsidR="47E80E6F">
          <w:rPr>
            <w:b/>
            <w:bCs/>
            <w:color w:val="000000" w:themeColor="text1"/>
          </w:rPr>
          <w:delText>Rule Builder</w:delText>
        </w:r>
      </w:del>
      <w:ins w:author="Ume Sauda Ghanyani" w:date="2025-08-12T05:58:00Z" w:id="471">
        <w:r w:rsidRPr="70B044FC" w:rsidR="139AB367">
          <w:rPr>
            <w:b/>
            <w:bCs/>
            <w:color w:val="000000" w:themeColor="text1"/>
          </w:rPr>
          <w:t>Tazama Rule Studio</w:t>
        </w:r>
      </w:ins>
      <w:del w:author="Ume Sauda Ghanyani" w:date="2025-08-11T09:40:00Z" w:id="472">
        <w:r w:rsidRPr="70B044FC" w:rsidDel="3517BCF8" w:rsidR="47E80E6F">
          <w:rPr>
            <w:color w:val="000000" w:themeColor="text1"/>
          </w:rPr>
          <w:delText>,</w:delText>
        </w:r>
      </w:del>
      <w:r w:rsidRPr="70B044FC">
        <w:rPr>
          <w:color w:val="000000" w:themeColor="text1"/>
        </w:rPr>
        <w:t xml:space="preserve"> the </w:t>
      </w:r>
      <w:ins w:author="Ume Sauda Ghanyani" w:date="2025-08-11T09:41:00Z" w:id="473">
        <w:r w:rsidRPr="70B044FC" w:rsidR="202C5A85">
          <w:rPr>
            <w:color w:val="000000" w:themeColor="text1"/>
          </w:rPr>
          <w:t xml:space="preserve">user </w:t>
        </w:r>
      </w:ins>
      <w:del w:author="Ume Sauda Ghanyani" w:date="2025-08-11T09:40:00Z" w:id="474">
        <w:r w:rsidRPr="70B044FC" w:rsidDel="3517BCF8" w:rsidR="47E80E6F">
          <w:rPr>
            <w:b/>
            <w:bCs/>
            <w:color w:val="000000" w:themeColor="text1"/>
          </w:rPr>
          <w:delText>Rule Processor</w:delText>
        </w:r>
      </w:del>
      <w:r w:rsidRPr="70B044FC">
        <w:rPr>
          <w:color w:val="000000" w:themeColor="text1"/>
        </w:rPr>
        <w:t xml:space="preserve"> </w:t>
      </w:r>
      <w:commentRangeStart w:id="475"/>
      <w:r w:rsidRPr="70B044FC">
        <w:rPr>
          <w:color w:val="000000" w:themeColor="text1"/>
        </w:rPr>
        <w:t xml:space="preserve">composes logical </w:t>
      </w:r>
      <w:proofErr w:type="gramStart"/>
      <w:r w:rsidRPr="70B044FC">
        <w:rPr>
          <w:color w:val="000000" w:themeColor="text1"/>
        </w:rPr>
        <w:t>queries</w:t>
      </w:r>
      <w:ins w:author="Ume Sauda Ghanyani" w:date="2025-08-11T09:41:00Z" w:id="476">
        <w:r w:rsidRPr="70B044FC" w:rsidR="589C65C8">
          <w:rPr>
            <w:color w:val="000000" w:themeColor="text1"/>
          </w:rPr>
          <w:t>(</w:t>
        </w:r>
        <w:proofErr w:type="gramEnd"/>
        <w:r w:rsidRPr="70B044FC" w:rsidR="589C65C8">
          <w:rPr>
            <w:color w:val="000000" w:themeColor="text1"/>
          </w:rPr>
          <w:t>Rule Definition)</w:t>
        </w:r>
      </w:ins>
      <w:commentRangeEnd w:id="475"/>
      <w:r w:rsidR="47E80E6F">
        <w:rPr>
          <w:rStyle w:val="CommentReference"/>
        </w:rPr>
        <w:commentReference w:id="475"/>
      </w:r>
      <w:r w:rsidRPr="70B044FC">
        <w:rPr>
          <w:color w:val="000000" w:themeColor="text1"/>
        </w:rPr>
        <w:t xml:space="preserve"> </w:t>
      </w:r>
      <w:ins w:author="Ume Sauda Ghanyani" w:date="2025-08-11T09:40:00Z" w:id="477">
        <w:r w:rsidRPr="70B044FC" w:rsidR="4F055CE0">
          <w:rPr>
            <w:color w:val="000000" w:themeColor="text1"/>
          </w:rPr>
          <w:t>in the Tazama Rule Studio</w:t>
        </w:r>
      </w:ins>
      <w:ins w:author="Ume Sauda Ghanyani" w:date="2025-08-11T09:41:00Z" w:id="478">
        <w:r w:rsidRPr="70B044FC" w:rsidR="1DED97C9">
          <w:rPr>
            <w:color w:val="000000" w:themeColor="text1"/>
          </w:rPr>
          <w:t xml:space="preserve"> </w:t>
        </w:r>
      </w:ins>
      <w:r w:rsidRPr="70B044FC">
        <w:rPr>
          <w:color w:val="000000" w:themeColor="text1"/>
        </w:rPr>
        <w:t>that extract relevant transaction data.</w:t>
      </w:r>
    </w:p>
    <w:p w:rsidR="47E80E6F" w:rsidP="4A725168" w:rsidRDefault="47E80E6F" w14:paraId="6F3604E9" w14:textId="15C9AD93">
      <w:pPr>
        <w:pStyle w:val="ListParagraph"/>
        <w:numPr>
          <w:ilvl w:val="0"/>
          <w:numId w:val="36"/>
        </w:numPr>
        <w:spacing w:after="0"/>
        <w:rPr>
          <w:color w:val="000000" w:themeColor="text1"/>
        </w:rPr>
      </w:pPr>
      <w:r w:rsidRPr="4A725168">
        <w:rPr>
          <w:b/>
          <w:bCs/>
          <w:color w:val="000000" w:themeColor="text1"/>
        </w:rPr>
        <w:t>Execution:</w:t>
      </w:r>
    </w:p>
    <w:p w:rsidR="47E80E6F" w:rsidP="4A725168" w:rsidRDefault="3517BCF8" w14:paraId="52B6D6B1" w14:textId="28DCDF6F">
      <w:pPr>
        <w:pStyle w:val="ListParagraph"/>
        <w:numPr>
          <w:ilvl w:val="1"/>
          <w:numId w:val="36"/>
        </w:numPr>
        <w:spacing w:after="0"/>
        <w:rPr>
          <w:color w:val="000000" w:themeColor="text1"/>
        </w:rPr>
      </w:pPr>
      <w:r w:rsidRPr="70B044FC">
        <w:rPr>
          <w:color w:val="000000" w:themeColor="text1"/>
        </w:rPr>
        <w:t xml:space="preserve">The </w:t>
      </w:r>
      <w:ins w:author="Ume Sauda Ghanyani" w:date="2025-08-11T09:41:00Z" w:id="479">
        <w:r w:rsidRPr="70B044FC" w:rsidR="08EC369B">
          <w:rPr>
            <w:color w:val="000000" w:themeColor="text1"/>
          </w:rPr>
          <w:t xml:space="preserve">Rule Definition will be deployed </w:t>
        </w:r>
      </w:ins>
      <w:ins w:author="Ume Sauda Ghanyani" w:date="2025-08-11T09:42:00Z" w:id="480">
        <w:r w:rsidRPr="70B044FC" w:rsidR="08EC369B">
          <w:rPr>
            <w:color w:val="000000" w:themeColor="text1"/>
          </w:rPr>
          <w:t>into a rule executor for the Rule Processor</w:t>
        </w:r>
      </w:ins>
      <w:commentRangeStart w:id="481"/>
      <w:del w:author="Ume Sauda Ghanyani" w:date="2025-08-11T09:41:00Z" w:id="482">
        <w:r w:rsidRPr="70B044FC" w:rsidDel="3517BCF8" w:rsidR="47E80E6F">
          <w:rPr>
            <w:b/>
            <w:bCs/>
            <w:color w:val="000000" w:themeColor="text1"/>
          </w:rPr>
          <w:delText>Rule Executor</w:delText>
        </w:r>
        <w:r w:rsidRPr="70B044FC" w:rsidDel="3517BCF8" w:rsidR="47E80E6F">
          <w:rPr>
            <w:color w:val="000000" w:themeColor="text1"/>
          </w:rPr>
          <w:delText xml:space="preserve"> routes the query to the appropriate </w:delText>
        </w:r>
        <w:r w:rsidRPr="70B044FC" w:rsidDel="3517BCF8" w:rsidR="47E80E6F">
          <w:rPr>
            <w:b/>
            <w:bCs/>
            <w:color w:val="000000" w:themeColor="text1"/>
          </w:rPr>
          <w:delText>Rule Processor</w:delText>
        </w:r>
      </w:del>
      <w:commentRangeEnd w:id="481"/>
      <w:r w:rsidR="47E80E6F">
        <w:rPr>
          <w:rStyle w:val="CommentReference"/>
        </w:rPr>
        <w:commentReference w:id="481"/>
      </w:r>
      <w:r w:rsidRPr="70B044FC">
        <w:rPr>
          <w:color w:val="000000" w:themeColor="text1"/>
        </w:rPr>
        <w:t>, which then executes it using the specified parameters and data sources.</w:t>
      </w:r>
    </w:p>
    <w:p w:rsidR="47E80E6F" w:rsidP="4A725168" w:rsidRDefault="47E80E6F" w14:paraId="3E7FF081" w14:textId="59B10262">
      <w:pPr>
        <w:pStyle w:val="ListParagraph"/>
        <w:numPr>
          <w:ilvl w:val="0"/>
          <w:numId w:val="36"/>
        </w:numPr>
        <w:spacing w:after="0"/>
        <w:rPr>
          <w:color w:val="000000" w:themeColor="text1"/>
        </w:rPr>
      </w:pPr>
      <w:r w:rsidRPr="4A725168">
        <w:rPr>
          <w:b/>
          <w:bCs/>
          <w:color w:val="000000" w:themeColor="text1"/>
        </w:rPr>
        <w:t>Post-Processing:</w:t>
      </w:r>
    </w:p>
    <w:p w:rsidR="47E80E6F" w:rsidP="4A725168" w:rsidRDefault="47E80E6F" w14:paraId="2B2F1009" w14:textId="71CD9FFA">
      <w:pPr>
        <w:pStyle w:val="ListParagraph"/>
        <w:numPr>
          <w:ilvl w:val="1"/>
          <w:numId w:val="36"/>
        </w:numPr>
        <w:spacing w:after="0"/>
        <w:rPr>
          <w:color w:val="000000" w:themeColor="text1"/>
        </w:rPr>
      </w:pPr>
      <w:r w:rsidRPr="4A725168">
        <w:rPr>
          <w:color w:val="000000" w:themeColor="text1"/>
        </w:rPr>
        <w:t xml:space="preserve">After the query execution, the </w:t>
      </w:r>
      <w:r w:rsidRPr="4A725168">
        <w:rPr>
          <w:b/>
          <w:bCs/>
          <w:color w:val="000000" w:themeColor="text1"/>
        </w:rPr>
        <w:t>Rule Processor</w:t>
      </w:r>
      <w:r w:rsidRPr="4A725168">
        <w:rPr>
          <w:color w:val="000000" w:themeColor="text1"/>
        </w:rPr>
        <w:t xml:space="preserve"> processes the raw results to generate meaningful outputs, such as flagging transactions or categorizing them as risky.</w:t>
      </w:r>
    </w:p>
    <w:p w:rsidR="47E80E6F" w:rsidP="4A725168" w:rsidRDefault="47E80E6F" w14:paraId="3EAEA0B0" w14:textId="48A4E2B6">
      <w:pPr>
        <w:pStyle w:val="ListParagraph"/>
        <w:numPr>
          <w:ilvl w:val="0"/>
          <w:numId w:val="36"/>
        </w:numPr>
        <w:spacing w:after="0"/>
        <w:rPr>
          <w:color w:val="000000" w:themeColor="text1"/>
        </w:rPr>
      </w:pPr>
      <w:r w:rsidRPr="4A725168">
        <w:rPr>
          <w:b/>
          <w:bCs/>
          <w:color w:val="000000" w:themeColor="text1"/>
        </w:rPr>
        <w:t>Outcome Determination:</w:t>
      </w:r>
    </w:p>
    <w:p w:rsidR="47E80E6F" w:rsidP="4A725168" w:rsidRDefault="47E80E6F" w14:paraId="59C28915" w14:textId="53CB0093">
      <w:pPr>
        <w:pStyle w:val="ListParagraph"/>
        <w:numPr>
          <w:ilvl w:val="1"/>
          <w:numId w:val="36"/>
        </w:numPr>
        <w:spacing w:after="0"/>
        <w:rPr>
          <w:color w:val="000000" w:themeColor="text1"/>
        </w:rPr>
      </w:pPr>
      <w:r w:rsidRPr="4A725168">
        <w:rPr>
          <w:color w:val="000000" w:themeColor="text1"/>
        </w:rPr>
        <w:t xml:space="preserve">The </w:t>
      </w:r>
      <w:r w:rsidRPr="4A725168">
        <w:rPr>
          <w:b/>
          <w:bCs/>
          <w:color w:val="000000" w:themeColor="text1"/>
        </w:rPr>
        <w:t>Rule Processor</w:t>
      </w:r>
      <w:r w:rsidRPr="4A725168">
        <w:rPr>
          <w:color w:val="000000" w:themeColor="text1"/>
        </w:rPr>
        <w:t xml:space="preserve"> determines whether the transaction meets the defined conditions (e.g., is it fraudulent or suspicious?) and outputs the result.</w:t>
      </w:r>
    </w:p>
    <w:p w:rsidR="47E80E6F" w:rsidP="4A725168" w:rsidRDefault="47E80E6F" w14:paraId="5191E2A2" w14:textId="395BC493">
      <w:pPr>
        <w:pStyle w:val="ListParagraph"/>
        <w:numPr>
          <w:ilvl w:val="0"/>
          <w:numId w:val="36"/>
        </w:numPr>
        <w:spacing w:after="0"/>
        <w:rPr>
          <w:color w:val="000000" w:themeColor="text1"/>
        </w:rPr>
      </w:pPr>
      <w:r w:rsidRPr="4A725168">
        <w:rPr>
          <w:b/>
          <w:bCs/>
          <w:color w:val="000000" w:themeColor="text1"/>
        </w:rPr>
        <w:t>Result Composition:</w:t>
      </w:r>
    </w:p>
    <w:p w:rsidR="47E80E6F" w:rsidP="4A725168" w:rsidRDefault="47E80E6F" w14:paraId="6BBF087C" w14:textId="459CA184">
      <w:pPr>
        <w:pStyle w:val="ListParagraph"/>
        <w:numPr>
          <w:ilvl w:val="1"/>
          <w:numId w:val="36"/>
        </w:numPr>
        <w:spacing w:after="0"/>
        <w:rPr>
          <w:color w:val="000000" w:themeColor="text1"/>
        </w:rPr>
      </w:pPr>
      <w:r w:rsidRPr="4A725168">
        <w:rPr>
          <w:color w:val="000000" w:themeColor="text1"/>
        </w:rPr>
        <w:t xml:space="preserve">Finally, the </w:t>
      </w:r>
      <w:r w:rsidRPr="4A725168">
        <w:rPr>
          <w:b/>
          <w:bCs/>
          <w:color w:val="000000" w:themeColor="text1"/>
        </w:rPr>
        <w:t>Rule Processor</w:t>
      </w:r>
      <w:r w:rsidRPr="4A725168">
        <w:rPr>
          <w:color w:val="000000" w:themeColor="text1"/>
        </w:rPr>
        <w:t xml:space="preserve"> formats the result into a structured output, which is passed on for further action, such as alerting the case management system.</w:t>
      </w:r>
    </w:p>
    <w:p w:rsidR="4A725168" w:rsidP="4A725168" w:rsidRDefault="4A725168" w14:paraId="2B7A734E" w14:textId="698DE592">
      <w:pPr>
        <w:spacing w:beforeAutospacing="1" w:afterAutospacing="1" w:line="240" w:lineRule="auto"/>
        <w:rPr>
          <w:color w:val="000000" w:themeColor="text1"/>
        </w:rPr>
      </w:pPr>
    </w:p>
    <w:p w:rsidR="4A725168" w:rsidP="4A725168" w:rsidRDefault="4A725168" w14:paraId="6C73626F" w14:textId="05869755">
      <w:pPr>
        <w:spacing w:beforeAutospacing="1" w:afterAutospacing="1" w:line="240" w:lineRule="auto"/>
        <w:rPr>
          <w:color w:val="000000" w:themeColor="text1"/>
          <w:sz w:val="22"/>
          <w:szCs w:val="22"/>
        </w:rPr>
      </w:pPr>
    </w:p>
    <w:p w:rsidR="47E80E6F" w:rsidP="4441BA12" w:rsidRDefault="47E80E6F" w14:paraId="6A7146B6" w14:textId="0FF80100" w14:noSpellErr="1">
      <w:pPr>
        <w:pStyle w:val="Heading3"/>
        <w:rPr>
          <w:rFonts w:ascii="Calibri Light" w:hAnsi="Calibri Light" w:eastAsia="Calibri Light" w:cs="Calibri Light"/>
          <w:b w:val="0"/>
          <w:bCs w:val="0"/>
          <w:i w:val="1"/>
          <w:iCs w:val="1"/>
          <w:color w:val="2F5496" w:themeColor="accent1" w:themeShade="BF"/>
        </w:rPr>
      </w:pPr>
      <w:commentRangeStart w:id="484"/>
      <w:commentRangeStart w:id="1910202141"/>
      <w:bookmarkStart w:name="_Toc1543636946" w:id="1553272295"/>
      <w:r w:rsidR="60F8CA3E">
        <w:rPr/>
        <w:t>4.2.2 Query Composer</w:t>
      </w:r>
      <w:commentRangeEnd w:id="484"/>
      <w:r>
        <w:rPr>
          <w:rStyle w:val="CommentReference"/>
        </w:rPr>
        <w:commentReference w:id="484"/>
      </w:r>
      <w:commentRangeEnd w:id="1910202141"/>
      <w:r>
        <w:rPr>
          <w:rStyle w:val="CommentReference"/>
        </w:rPr>
        <w:commentReference w:id="1910202141"/>
      </w:r>
      <w:bookmarkEnd w:id="1553272295"/>
    </w:p>
    <w:p w:rsidR="47E80E6F" w:rsidP="4A725168" w:rsidRDefault="47E80E6F" w14:paraId="0AD15C74" w14:textId="6BCDF694">
      <w:pPr>
        <w:rPr>
          <w:color w:val="000000" w:themeColor="text1"/>
        </w:rPr>
      </w:pPr>
      <w:r w:rsidRPr="4441BA12" w:rsidR="60F8CA3E">
        <w:rPr>
          <w:color w:val="000000" w:themeColor="text1" w:themeTint="FF" w:themeShade="FF"/>
        </w:rPr>
        <w:t xml:space="preserve">The </w:t>
      </w:r>
      <w:r w:rsidRPr="4441BA12" w:rsidR="60F8CA3E">
        <w:rPr>
          <w:b w:val="1"/>
          <w:bCs w:val="1"/>
          <w:color w:val="000000" w:themeColor="text1" w:themeTint="FF" w:themeShade="FF"/>
        </w:rPr>
        <w:t>Query Composer</w:t>
      </w:r>
      <w:r w:rsidRPr="4441BA12" w:rsidR="60F8CA3E">
        <w:rPr>
          <w:color w:val="000000" w:themeColor="text1" w:themeTint="FF" w:themeShade="FF"/>
        </w:rPr>
        <w:t xml:space="preserve"> is a critical part of the </w:t>
      </w:r>
      <w:r w:rsidRPr="4441BA12" w:rsidR="60F8CA3E">
        <w:rPr>
          <w:b w:val="1"/>
          <w:bCs w:val="1"/>
          <w:color w:val="000000" w:themeColor="text1" w:themeTint="FF" w:themeShade="FF"/>
        </w:rPr>
        <w:t>Rule Processor</w:t>
      </w:r>
      <w:r w:rsidRPr="4441BA12" w:rsidR="60F8CA3E">
        <w:rPr>
          <w:color w:val="000000" w:themeColor="text1" w:themeTint="FF" w:themeShade="FF"/>
        </w:rPr>
        <w:t xml:space="preserve">, responsible for constructing logical queries that interact with the underlying data store. The </w:t>
      </w:r>
      <w:r w:rsidRPr="4441BA12" w:rsidR="60F8CA3E">
        <w:rPr>
          <w:b w:val="1"/>
          <w:bCs w:val="1"/>
          <w:color w:val="000000" w:themeColor="text1" w:themeTint="FF" w:themeShade="FF"/>
        </w:rPr>
        <w:t>Query Composer</w:t>
      </w:r>
      <w:r w:rsidRPr="4441BA12" w:rsidR="60F8CA3E">
        <w:rPr>
          <w:color w:val="000000" w:themeColor="text1" w:themeTint="FF" w:themeShade="FF"/>
        </w:rPr>
        <w:t xml:space="preserve"> accepts dynamic parameters from the </w:t>
      </w:r>
      <w:r w:rsidRPr="4441BA12" w:rsidR="60F8CA3E">
        <w:rPr>
          <w:b w:val="1"/>
          <w:bCs w:val="1"/>
          <w:color w:val="000000" w:themeColor="text1" w:themeTint="FF" w:themeShade="FF"/>
        </w:rPr>
        <w:t>Rule Builder</w:t>
      </w:r>
      <w:r w:rsidRPr="4441BA12" w:rsidR="60F8CA3E">
        <w:rPr>
          <w:color w:val="000000" w:themeColor="text1" w:themeTint="FF" w:themeShade="FF"/>
        </w:rPr>
        <w:t>, builds the necessary query string, and ensures the query is in the correct format for the target database engine (</w:t>
      </w:r>
      <w:r w:rsidRPr="4441BA12" w:rsidR="60F8CA3E">
        <w:rPr>
          <w:b w:val="1"/>
          <w:bCs w:val="1"/>
          <w:color w:val="000000" w:themeColor="text1" w:themeTint="FF" w:themeShade="FF"/>
        </w:rPr>
        <w:t>PostgreSQL)</w:t>
      </w:r>
      <w:r w:rsidRPr="4441BA12" w:rsidR="60F8CA3E">
        <w:rPr>
          <w:color w:val="000000" w:themeColor="text1" w:themeTint="FF" w:themeShade="FF"/>
        </w:rPr>
        <w:t>.</w:t>
      </w:r>
    </w:p>
    <w:p w:rsidR="47E80E6F" w:rsidP="4A725168" w:rsidRDefault="47E80E6F" w14:paraId="577FC1A7" w14:textId="3D5A2D27">
      <w:pPr>
        <w:pStyle w:val="ListParagraph"/>
        <w:numPr>
          <w:ilvl w:val="0"/>
          <w:numId w:val="35"/>
        </w:numPr>
        <w:spacing w:after="0"/>
        <w:rPr>
          <w:color w:val="000000" w:themeColor="text1"/>
        </w:rPr>
      </w:pPr>
      <w:r w:rsidRPr="4441BA12" w:rsidR="60F8CA3E">
        <w:rPr>
          <w:b w:val="1"/>
          <w:bCs w:val="1"/>
          <w:color w:val="000000" w:themeColor="text1" w:themeTint="FF" w:themeShade="FF"/>
        </w:rPr>
        <w:t>Dynamic Parameter Handling:</w:t>
      </w:r>
      <w:r>
        <w:br/>
      </w:r>
      <w:r w:rsidRPr="4441BA12" w:rsidR="60F8CA3E">
        <w:rPr>
          <w:color w:val="000000" w:themeColor="text1" w:themeTint="FF" w:themeShade="FF"/>
        </w:rPr>
        <w:t xml:space="preserve">The </w:t>
      </w:r>
      <w:r w:rsidRPr="4441BA12" w:rsidR="60F8CA3E">
        <w:rPr>
          <w:b w:val="1"/>
          <w:bCs w:val="1"/>
          <w:color w:val="000000" w:themeColor="text1" w:themeTint="FF" w:themeShade="FF"/>
        </w:rPr>
        <w:t>Query Composer</w:t>
      </w:r>
      <w:r w:rsidRPr="4441BA12" w:rsidR="60F8CA3E">
        <w:rPr>
          <w:color w:val="000000" w:themeColor="text1" w:themeTint="FF" w:themeShade="FF"/>
        </w:rPr>
        <w:t xml:space="preserve"> uses parameters defined in the </w:t>
      </w:r>
      <w:r w:rsidRPr="4441BA12" w:rsidR="60F8CA3E">
        <w:rPr>
          <w:b w:val="1"/>
          <w:bCs w:val="1"/>
          <w:color w:val="000000" w:themeColor="text1" w:themeTint="FF" w:themeShade="FF"/>
        </w:rPr>
        <w:t>Rule Builder</w:t>
      </w:r>
      <w:r w:rsidRPr="4441BA12" w:rsidR="60F8CA3E">
        <w:rPr>
          <w:color w:val="000000" w:themeColor="text1" w:themeTint="FF" w:themeShade="FF"/>
        </w:rPr>
        <w:t xml:space="preserve"> configuration (e.g., </w:t>
      </w:r>
      <w:r w:rsidRPr="4441BA12" w:rsidR="60F8CA3E">
        <w:rPr>
          <w:color w:val="000000" w:themeColor="text1" w:themeTint="FF" w:themeShade="FF"/>
          <w:sz w:val="16"/>
          <w:szCs w:val="16"/>
        </w:rPr>
        <w:t>transactionAmount</w:t>
      </w:r>
      <w:r w:rsidRPr="4441BA12" w:rsidR="60F8CA3E">
        <w:rPr>
          <w:color w:val="000000" w:themeColor="text1" w:themeTint="FF" w:themeShade="FF"/>
        </w:rPr>
        <w:t xml:space="preserve">, </w:t>
      </w:r>
      <w:r w:rsidRPr="4441BA12" w:rsidR="60F8CA3E">
        <w:rPr>
          <w:color w:val="000000" w:themeColor="text1" w:themeTint="FF" w:themeShade="FF"/>
          <w:sz w:val="16"/>
          <w:szCs w:val="16"/>
        </w:rPr>
        <w:t>transactionDate</w:t>
      </w:r>
      <w:r w:rsidRPr="4441BA12" w:rsidR="60F8CA3E">
        <w:rPr>
          <w:color w:val="000000" w:themeColor="text1" w:themeTint="FF" w:themeShade="FF"/>
        </w:rPr>
        <w:t xml:space="preserve">, </w:t>
      </w:r>
      <w:r w:rsidRPr="4441BA12" w:rsidR="60F8CA3E">
        <w:rPr>
          <w:color w:val="000000" w:themeColor="text1" w:themeTint="FF" w:themeShade="FF"/>
          <w:sz w:val="16"/>
          <w:szCs w:val="16"/>
        </w:rPr>
        <w:t>transactionType</w:t>
      </w:r>
      <w:r w:rsidRPr="4441BA12" w:rsidR="60F8CA3E">
        <w:rPr>
          <w:color w:val="000000" w:themeColor="text1" w:themeTint="FF" w:themeShade="FF"/>
        </w:rPr>
        <w:t xml:space="preserve">) to construct a valid query. It </w:t>
      </w:r>
      <w:commentRangeStart w:id="201804583"/>
      <w:r w:rsidRPr="4441BA12" w:rsidR="60F8CA3E">
        <w:rPr>
          <w:color w:val="000000" w:themeColor="text1" w:themeTint="FF" w:themeShade="FF"/>
        </w:rPr>
        <w:t>dynamically inserts</w:t>
      </w:r>
      <w:commentRangeEnd w:id="201804583"/>
      <w:r>
        <w:rPr>
          <w:rStyle w:val="CommentReference"/>
        </w:rPr>
        <w:commentReference w:id="201804583"/>
      </w:r>
      <w:r w:rsidRPr="4441BA12" w:rsidR="60F8CA3E">
        <w:rPr>
          <w:color w:val="000000" w:themeColor="text1" w:themeTint="FF" w:themeShade="FF"/>
        </w:rPr>
        <w:t xml:space="preserve"> values based on the parameters specified by the user.</w:t>
      </w:r>
    </w:p>
    <w:p w:rsidR="47E80E6F" w:rsidP="4A725168" w:rsidRDefault="47E80E6F" w14:paraId="61895B70" w14:textId="7B621856" w14:noSpellErr="1">
      <w:pPr>
        <w:pStyle w:val="ListParagraph"/>
        <w:numPr>
          <w:ilvl w:val="0"/>
          <w:numId w:val="35"/>
        </w:numPr>
        <w:spacing w:after="0"/>
        <w:rPr>
          <w:color w:val="000000" w:themeColor="text1"/>
        </w:rPr>
      </w:pPr>
      <w:r w:rsidRPr="4441BA12" w:rsidR="60F8CA3E">
        <w:rPr>
          <w:b w:val="1"/>
          <w:bCs w:val="1"/>
          <w:color w:val="000000" w:themeColor="text1" w:themeTint="FF" w:themeShade="FF"/>
        </w:rPr>
        <w:t>Building Valid Query String:</w:t>
      </w:r>
      <w:r>
        <w:br/>
      </w:r>
      <w:r w:rsidRPr="4441BA12" w:rsidR="60F8CA3E">
        <w:rPr>
          <w:color w:val="000000" w:themeColor="text1" w:themeTint="FF" w:themeShade="FF"/>
        </w:rPr>
        <w:t xml:space="preserve">The </w:t>
      </w:r>
      <w:r w:rsidRPr="4441BA12" w:rsidR="60F8CA3E">
        <w:rPr>
          <w:b w:val="1"/>
          <w:bCs w:val="1"/>
          <w:color w:val="000000" w:themeColor="text1" w:themeTint="FF" w:themeShade="FF"/>
        </w:rPr>
        <w:t>Query Composer</w:t>
      </w:r>
      <w:r w:rsidRPr="4441BA12" w:rsidR="60F8CA3E">
        <w:rPr>
          <w:color w:val="000000" w:themeColor="text1" w:themeTint="FF" w:themeShade="FF"/>
        </w:rPr>
        <w:t xml:space="preserve"> ensures the query is correctly formatted for the database engine being used. For example, if </w:t>
      </w:r>
      <w:r w:rsidRPr="4441BA12" w:rsidR="60F8CA3E">
        <w:rPr>
          <w:b w:val="1"/>
          <w:bCs w:val="1"/>
          <w:color w:val="000000" w:themeColor="text1" w:themeTint="FF" w:themeShade="FF"/>
        </w:rPr>
        <w:t>PostgreSQL</w:t>
      </w:r>
      <w:r w:rsidRPr="4441BA12" w:rsidR="60F8CA3E">
        <w:rPr>
          <w:color w:val="000000" w:themeColor="text1" w:themeTint="FF" w:themeShade="FF"/>
        </w:rPr>
        <w:t xml:space="preserve"> is used, it will ensure the query string complies with the PostgreSQL syntax.</w:t>
      </w:r>
    </w:p>
    <w:p w:rsidR="47E80E6F" w:rsidP="4A725168" w:rsidRDefault="47E80E6F" w14:paraId="5C64F1CF" w14:textId="1FECDFE8" w14:noSpellErr="1">
      <w:pPr>
        <w:pStyle w:val="ListParagraph"/>
        <w:numPr>
          <w:ilvl w:val="0"/>
          <w:numId w:val="35"/>
        </w:numPr>
        <w:spacing w:after="0"/>
        <w:rPr>
          <w:color w:val="000000" w:themeColor="text1"/>
        </w:rPr>
      </w:pPr>
      <w:commentRangeStart w:id="1880078873"/>
      <w:r w:rsidRPr="4441BA12" w:rsidR="60F8CA3E">
        <w:rPr>
          <w:b w:val="1"/>
          <w:bCs w:val="1"/>
          <w:color w:val="000000" w:themeColor="text1" w:themeTint="FF" w:themeShade="FF"/>
        </w:rPr>
        <w:t>Validation of Query Syntax:</w:t>
      </w:r>
      <w:commentRangeEnd w:id="1880078873"/>
      <w:r>
        <w:rPr>
          <w:rStyle w:val="CommentReference"/>
        </w:rPr>
        <w:commentReference w:id="1880078873"/>
      </w:r>
      <w:r>
        <w:br/>
      </w:r>
      <w:r w:rsidRPr="4441BA12" w:rsidR="60F8CA3E">
        <w:rPr>
          <w:color w:val="000000" w:themeColor="text1" w:themeTint="FF" w:themeShade="FF"/>
        </w:rPr>
        <w:t xml:space="preserve">The </w:t>
      </w:r>
      <w:r w:rsidRPr="4441BA12" w:rsidR="60F8CA3E">
        <w:rPr>
          <w:b w:val="1"/>
          <w:bCs w:val="1"/>
          <w:color w:val="000000" w:themeColor="text1" w:themeTint="FF" w:themeShade="FF"/>
        </w:rPr>
        <w:t>Query Composer</w:t>
      </w:r>
      <w:r w:rsidRPr="4441BA12" w:rsidR="60F8CA3E">
        <w:rPr>
          <w:color w:val="000000" w:themeColor="text1" w:themeTint="FF" w:themeShade="FF"/>
        </w:rPr>
        <w:t xml:space="preserve"> validates the query syntax before it is executed. This step ensures there are no errors in the query structure that could lead to runtime failures or incorrect results. If there are any issues, such as malformed queries, it will notify the system, preventing incorrect queries from being executed.</w:t>
      </w:r>
    </w:p>
    <w:p w:rsidR="47E80E6F" w:rsidP="4A725168" w:rsidRDefault="47E80E6F" w14:paraId="66520188" w14:textId="7C59DE71" w14:noSpellErr="1">
      <w:pPr>
        <w:pStyle w:val="ListParagraph"/>
        <w:numPr>
          <w:ilvl w:val="0"/>
          <w:numId w:val="35"/>
        </w:numPr>
        <w:spacing w:after="0"/>
        <w:rPr>
          <w:color w:val="000000" w:themeColor="text1"/>
        </w:rPr>
      </w:pPr>
      <w:commentRangeStart w:id="499"/>
      <w:commentRangeStart w:id="500"/>
      <w:r w:rsidRPr="4441BA12" w:rsidR="60F8CA3E">
        <w:rPr>
          <w:b w:val="1"/>
          <w:bCs w:val="1"/>
          <w:color w:val="000000" w:themeColor="text1" w:themeTint="FF" w:themeShade="FF"/>
        </w:rPr>
        <w:t>Simulation Support:</w:t>
      </w:r>
      <w:r>
        <w:br/>
      </w:r>
      <w:r w:rsidRPr="4441BA12" w:rsidR="60F8CA3E">
        <w:rPr>
          <w:color w:val="000000" w:themeColor="text1" w:themeTint="FF" w:themeShade="FF"/>
        </w:rPr>
        <w:t xml:space="preserve">The </w:t>
      </w:r>
      <w:r w:rsidRPr="4441BA12" w:rsidR="60F8CA3E">
        <w:rPr>
          <w:b w:val="1"/>
          <w:bCs w:val="1"/>
          <w:color w:val="000000" w:themeColor="text1" w:themeTint="FF" w:themeShade="FF"/>
        </w:rPr>
        <w:t>Query Composer</w:t>
      </w:r>
      <w:r w:rsidRPr="4441BA12" w:rsidR="60F8CA3E">
        <w:rPr>
          <w:color w:val="000000" w:themeColor="text1" w:themeTint="FF" w:themeShade="FF"/>
        </w:rPr>
        <w:t xml:space="preserve"> supports simulation capabilities to test and visualize how the query would perform with different parameters. This helps in ensuring the query logic is correct before execution.</w:t>
      </w:r>
      <w:commentRangeEnd w:id="499"/>
      <w:r>
        <w:rPr>
          <w:rStyle w:val="CommentReference"/>
        </w:rPr>
        <w:commentReference w:id="499"/>
      </w:r>
      <w:commentRangeEnd w:id="500"/>
      <w:r>
        <w:rPr>
          <w:rStyle w:val="CommentReference"/>
        </w:rPr>
        <w:commentReference w:id="500"/>
      </w:r>
    </w:p>
    <w:p w:rsidR="47E80E6F" w:rsidP="4A725168" w:rsidRDefault="47E80E6F" w14:paraId="376DB66B" w14:textId="543A8459">
      <w:pPr>
        <w:pStyle w:val="ListParagraph"/>
        <w:numPr>
          <w:ilvl w:val="0"/>
          <w:numId w:val="35"/>
        </w:numPr>
        <w:spacing w:after="0"/>
        <w:rPr>
          <w:del w:author="Ume Sauda Ghanyani" w:date="2025-08-26T06:42:36.901Z" w16du:dateUtc="2025-08-26T06:42:36.901Z" w:id="1104135319"/>
          <w:color w:val="000000" w:themeColor="text1"/>
        </w:rPr>
      </w:pPr>
      <w:commentRangeStart w:id="752502927"/>
      <w:del w:author="Ume Sauda Ghanyani" w:date="2025-08-26T06:42:36.902Z" w:id="1758189385">
        <w:r w:rsidRPr="2615283E" w:rsidDel="60F8CA3E">
          <w:rPr>
            <w:b w:val="1"/>
            <w:bCs w:val="1"/>
            <w:color w:val="000000" w:themeColor="text1" w:themeTint="FF" w:themeShade="FF"/>
          </w:rPr>
          <w:delText>Reusing Saved Query Templates</w:delText>
        </w:r>
      </w:del>
      <w:commentRangeEnd w:id="752502927"/>
      <w:r>
        <w:rPr>
          <w:rStyle w:val="CommentReference"/>
        </w:rPr>
        <w:commentReference w:id="752502927"/>
      </w:r>
      <w:del w:author="Ume Sauda Ghanyani" w:date="2025-08-26T06:42:36.902Z" w:id="1737771298">
        <w:r w:rsidRPr="2615283E" w:rsidDel="60F8CA3E">
          <w:rPr>
            <w:b w:val="1"/>
            <w:bCs w:val="1"/>
            <w:color w:val="000000" w:themeColor="text1" w:themeTint="FF" w:themeShade="FF"/>
          </w:rPr>
          <w:delText>:</w:delText>
        </w:r>
        <w:r>
          <w:br/>
        </w:r>
        <w:r w:rsidRPr="2615283E" w:rsidDel="60F8CA3E">
          <w:rPr>
            <w:color w:val="000000" w:themeColor="text1" w:themeTint="FF" w:themeShade="FF"/>
          </w:rPr>
          <w:delText xml:space="preserve">The </w:delText>
        </w:r>
        <w:r w:rsidRPr="2615283E" w:rsidDel="60F8CA3E">
          <w:rPr>
            <w:b w:val="1"/>
            <w:bCs w:val="1"/>
            <w:color w:val="000000" w:themeColor="text1" w:themeTint="FF" w:themeShade="FF"/>
          </w:rPr>
          <w:delText>Query Composer</w:delText>
        </w:r>
        <w:r w:rsidRPr="2615283E" w:rsidDel="60F8CA3E">
          <w:rPr>
            <w:color w:val="000000" w:themeColor="text1" w:themeTint="FF" w:themeShade="FF"/>
          </w:rPr>
          <w:delText xml:space="preserve"> allows for the reuse of query templates that were previously saved. This enables greater efficiency, as common query structures can be reused across multiple rules, reducing redundancy and ensuring consistency.</w:delText>
        </w:r>
      </w:del>
    </w:p>
    <w:p w:rsidR="4A725168" w:rsidP="4A725168" w:rsidRDefault="4A725168" w14:paraId="2EC7BEEB" w14:textId="7A14D506">
      <w:pPr>
        <w:spacing w:beforeAutospacing="1" w:afterAutospacing="1" w:line="240" w:lineRule="auto"/>
        <w:rPr>
          <w:color w:val="000000" w:themeColor="text1"/>
        </w:rPr>
      </w:pPr>
    </w:p>
    <w:p w:rsidR="4A725168" w:rsidP="4A725168" w:rsidRDefault="4A725168" w14:paraId="3E275789" w14:textId="2DCED726">
      <w:pPr>
        <w:spacing w:beforeAutospacing="1" w:afterAutospacing="1" w:line="240" w:lineRule="auto"/>
        <w:rPr>
          <w:color w:val="000000" w:themeColor="text1"/>
          <w:sz w:val="22"/>
          <w:szCs w:val="22"/>
        </w:rPr>
      </w:pPr>
    </w:p>
    <w:p w:rsidR="47E80E6F" w:rsidP="4441BA12" w:rsidRDefault="47E80E6F" w14:paraId="3EB8F480" w14:textId="040601AB" w14:noSpellErr="1">
      <w:pPr>
        <w:pStyle w:val="Heading3"/>
        <w:rPr>
          <w:rFonts w:ascii="Calibri Light" w:hAnsi="Calibri Light" w:eastAsia="Calibri Light" w:cs="Calibri Light"/>
          <w:b w:val="0"/>
          <w:bCs w:val="0"/>
          <w:i w:val="1"/>
          <w:iCs w:val="1"/>
          <w:color w:val="2F5496" w:themeColor="accent1" w:themeShade="BF"/>
        </w:rPr>
      </w:pPr>
      <w:bookmarkStart w:name="_Toc1934052327" w:id="2104914853"/>
      <w:r w:rsidR="60F8CA3E">
        <w:rPr/>
        <w:t>4.2.3 Query Executor</w:t>
      </w:r>
      <w:bookmarkEnd w:id="2104914853"/>
    </w:p>
    <w:p w:rsidR="47E80E6F" w:rsidP="4A725168" w:rsidRDefault="47E80E6F" w14:paraId="3143AE9A" w14:textId="1484FB39" w14:noSpellErr="1">
      <w:pPr>
        <w:rPr>
          <w:color w:val="000000" w:themeColor="text1"/>
        </w:rPr>
      </w:pPr>
      <w:r w:rsidRPr="4441BA12" w:rsidR="60F8CA3E">
        <w:rPr>
          <w:color w:val="000000" w:themeColor="text1" w:themeTint="FF" w:themeShade="FF"/>
        </w:rPr>
        <w:t xml:space="preserve">The </w:t>
      </w:r>
      <w:commentRangeStart w:id="508"/>
      <w:commentRangeStart w:id="1658649227"/>
      <w:r w:rsidRPr="4441BA12" w:rsidR="60F8CA3E">
        <w:rPr>
          <w:b w:val="1"/>
          <w:bCs w:val="1"/>
          <w:color w:val="000000" w:themeColor="text1" w:themeTint="FF" w:themeShade="FF"/>
        </w:rPr>
        <w:t>Query Executor</w:t>
      </w:r>
      <w:commentRangeEnd w:id="508"/>
      <w:r>
        <w:rPr>
          <w:rStyle w:val="CommentReference"/>
        </w:rPr>
        <w:commentReference w:id="508"/>
      </w:r>
      <w:commentRangeEnd w:id="1658649227"/>
      <w:r>
        <w:rPr>
          <w:rStyle w:val="CommentReference"/>
        </w:rPr>
        <w:commentReference w:id="1658649227"/>
      </w:r>
      <w:r w:rsidRPr="4441BA12" w:rsidR="60F8CA3E">
        <w:rPr>
          <w:color w:val="000000" w:themeColor="text1" w:themeTint="FF" w:themeShade="FF"/>
        </w:rPr>
        <w:t xml:space="preserve"> is responsible for executing the query generated by the </w:t>
      </w:r>
      <w:r w:rsidRPr="4441BA12" w:rsidR="60F8CA3E">
        <w:rPr>
          <w:b w:val="1"/>
          <w:bCs w:val="1"/>
          <w:color w:val="000000" w:themeColor="text1" w:themeTint="FF" w:themeShade="FF"/>
        </w:rPr>
        <w:t>Query Composer</w:t>
      </w:r>
      <w:r w:rsidRPr="4441BA12" w:rsidR="60F8CA3E">
        <w:rPr>
          <w:color w:val="000000" w:themeColor="text1" w:themeTint="FF" w:themeShade="FF"/>
        </w:rPr>
        <w:t xml:space="preserve"> against the relevant transaction data in the database. It handles the interaction with the data store, manages database connections, and ensures queries are executed in a timely manner.</w:t>
      </w:r>
    </w:p>
    <w:p w:rsidR="47E80E6F" w:rsidP="4A725168" w:rsidRDefault="47E80E6F" w14:paraId="7ED87737" w14:textId="40CE705E" w14:noSpellErr="1">
      <w:pPr>
        <w:pStyle w:val="ListParagraph"/>
        <w:numPr>
          <w:ilvl w:val="0"/>
          <w:numId w:val="34"/>
        </w:numPr>
        <w:spacing w:after="0"/>
        <w:rPr>
          <w:color w:val="000000" w:themeColor="text1"/>
        </w:rPr>
      </w:pPr>
      <w:r w:rsidRPr="4441BA12" w:rsidR="60F8CA3E">
        <w:rPr>
          <w:b w:val="1"/>
          <w:bCs w:val="1"/>
          <w:color w:val="000000" w:themeColor="text1" w:themeTint="FF" w:themeShade="FF"/>
        </w:rPr>
        <w:t>Query Execution:</w:t>
      </w:r>
      <w:r>
        <w:br/>
      </w:r>
      <w:r w:rsidRPr="4441BA12" w:rsidR="60F8CA3E">
        <w:rPr>
          <w:color w:val="000000" w:themeColor="text1" w:themeTint="FF" w:themeShade="FF"/>
        </w:rPr>
        <w:t xml:space="preserve">The </w:t>
      </w:r>
      <w:r w:rsidRPr="4441BA12" w:rsidR="60F8CA3E">
        <w:rPr>
          <w:b w:val="1"/>
          <w:bCs w:val="1"/>
          <w:color w:val="000000" w:themeColor="text1" w:themeTint="FF" w:themeShade="FF"/>
        </w:rPr>
        <w:t>Query Executor</w:t>
      </w:r>
      <w:r w:rsidRPr="4441BA12" w:rsidR="60F8CA3E">
        <w:rPr>
          <w:color w:val="000000" w:themeColor="text1" w:themeTint="FF" w:themeShade="FF"/>
        </w:rPr>
        <w:t xml:space="preserve"> runs the structured query against the relevant datasets in the database. It retrieves data based on the conditions set by the </w:t>
      </w:r>
      <w:r w:rsidRPr="4441BA12" w:rsidR="60F8CA3E">
        <w:rPr>
          <w:b w:val="1"/>
          <w:bCs w:val="1"/>
          <w:color w:val="000000" w:themeColor="text1" w:themeTint="FF" w:themeShade="FF"/>
        </w:rPr>
        <w:t>Query Composer</w:t>
      </w:r>
      <w:r w:rsidRPr="4441BA12" w:rsidR="60F8CA3E">
        <w:rPr>
          <w:color w:val="000000" w:themeColor="text1" w:themeTint="FF" w:themeShade="FF"/>
        </w:rPr>
        <w:t xml:space="preserve"> (e.g., filtering transactions by amount, date range, and transaction type).</w:t>
      </w:r>
    </w:p>
    <w:p w:rsidR="47E80E6F" w:rsidP="4A725168" w:rsidRDefault="47E80E6F" w14:paraId="46E5A721" w14:textId="73128114" w14:noSpellErr="1">
      <w:pPr>
        <w:pStyle w:val="ListParagraph"/>
        <w:numPr>
          <w:ilvl w:val="0"/>
          <w:numId w:val="34"/>
        </w:numPr>
        <w:spacing w:after="0"/>
        <w:rPr>
          <w:color w:val="000000" w:themeColor="text1"/>
        </w:rPr>
      </w:pPr>
      <w:r w:rsidRPr="4441BA12" w:rsidR="60F8CA3E">
        <w:rPr>
          <w:b w:val="1"/>
          <w:bCs w:val="1"/>
          <w:color w:val="000000" w:themeColor="text1" w:themeTint="FF" w:themeShade="FF"/>
        </w:rPr>
        <w:t>Connection Management:</w:t>
      </w:r>
      <w:r>
        <w:br/>
      </w:r>
      <w:r w:rsidRPr="4441BA12" w:rsidR="60F8CA3E">
        <w:rPr>
          <w:color w:val="000000" w:themeColor="text1" w:themeTint="FF" w:themeShade="FF"/>
        </w:rPr>
        <w:t xml:space="preserve">The </w:t>
      </w:r>
      <w:r w:rsidRPr="4441BA12" w:rsidR="60F8CA3E">
        <w:rPr>
          <w:b w:val="1"/>
          <w:bCs w:val="1"/>
          <w:color w:val="000000" w:themeColor="text1" w:themeTint="FF" w:themeShade="FF"/>
        </w:rPr>
        <w:t>Query Executor</w:t>
      </w:r>
      <w:r w:rsidRPr="4441BA12" w:rsidR="60F8CA3E">
        <w:rPr>
          <w:color w:val="000000" w:themeColor="text1" w:themeTint="FF" w:themeShade="FF"/>
        </w:rPr>
        <w:t xml:space="preserve"> manages the connection to the data store, ensuring that the system interacts with the database efficiently. It handles multiple concurrent queries and maintains the connection throughout the transaction evaluation process</w:t>
      </w:r>
      <w:commentRangeStart w:id="1150197865"/>
      <w:r w:rsidRPr="4441BA12" w:rsidR="60F8CA3E">
        <w:rPr>
          <w:color w:val="000000" w:themeColor="text1" w:themeTint="FF" w:themeShade="FF"/>
        </w:rPr>
        <w:t>.</w:t>
      </w:r>
      <w:commentRangeEnd w:id="1150197865"/>
      <w:r>
        <w:rPr>
          <w:rStyle w:val="CommentReference"/>
        </w:rPr>
        <w:commentReference w:id="1150197865"/>
      </w:r>
    </w:p>
    <w:p w:rsidR="47E80E6F" w:rsidP="4A725168" w:rsidRDefault="47E80E6F" w14:paraId="2BB8A71D" w14:textId="3D634BAA" w14:noSpellErr="1">
      <w:pPr>
        <w:pStyle w:val="ListParagraph"/>
        <w:numPr>
          <w:ilvl w:val="0"/>
          <w:numId w:val="34"/>
        </w:numPr>
        <w:spacing w:after="0"/>
        <w:rPr>
          <w:color w:val="000000" w:themeColor="text1"/>
        </w:rPr>
      </w:pPr>
      <w:r w:rsidRPr="4441BA12" w:rsidR="60F8CA3E">
        <w:rPr>
          <w:b w:val="1"/>
          <w:bCs w:val="1"/>
          <w:color w:val="000000" w:themeColor="text1" w:themeTint="FF" w:themeShade="FF"/>
        </w:rPr>
        <w:t>Retries and Query Timeouts:</w:t>
      </w:r>
      <w:r>
        <w:br/>
      </w:r>
      <w:r w:rsidRPr="4441BA12" w:rsidR="60F8CA3E">
        <w:rPr>
          <w:color w:val="000000" w:themeColor="text1" w:themeTint="FF" w:themeShade="FF"/>
        </w:rPr>
        <w:t xml:space="preserve">The </w:t>
      </w:r>
      <w:r w:rsidRPr="4441BA12" w:rsidR="60F8CA3E">
        <w:rPr>
          <w:b w:val="1"/>
          <w:bCs w:val="1"/>
          <w:color w:val="000000" w:themeColor="text1" w:themeTint="FF" w:themeShade="FF"/>
        </w:rPr>
        <w:t>Query Executor</w:t>
      </w:r>
      <w:r w:rsidRPr="4441BA12" w:rsidR="60F8CA3E">
        <w:rPr>
          <w:color w:val="000000" w:themeColor="text1" w:themeTint="FF" w:themeShade="FF"/>
        </w:rPr>
        <w:t xml:space="preserve"> has built-in logic to handle situations where the database query might fail due to connection issues or timeouts. If a query fails, the </w:t>
      </w:r>
      <w:r w:rsidRPr="4441BA12" w:rsidR="60F8CA3E">
        <w:rPr>
          <w:b w:val="1"/>
          <w:bCs w:val="1"/>
          <w:color w:val="000000" w:themeColor="text1" w:themeTint="FF" w:themeShade="FF"/>
        </w:rPr>
        <w:t>Query Executor</w:t>
      </w:r>
      <w:r w:rsidRPr="4441BA12" w:rsidR="60F8CA3E">
        <w:rPr>
          <w:color w:val="000000" w:themeColor="text1" w:themeTint="FF" w:themeShade="FF"/>
        </w:rPr>
        <w:t xml:space="preserve"> will automatically retry the query a predefined number of times before logging an error or failing gracefully</w:t>
      </w:r>
      <w:commentRangeStart w:id="1147737033"/>
      <w:r w:rsidRPr="4441BA12" w:rsidR="60F8CA3E">
        <w:rPr>
          <w:color w:val="000000" w:themeColor="text1" w:themeTint="FF" w:themeShade="FF"/>
        </w:rPr>
        <w:t>.</w:t>
      </w:r>
      <w:commentRangeEnd w:id="1147737033"/>
      <w:r>
        <w:rPr>
          <w:rStyle w:val="CommentReference"/>
        </w:rPr>
        <w:commentReference w:id="1147737033"/>
      </w:r>
    </w:p>
    <w:p w:rsidR="47E80E6F" w:rsidP="4441BA12" w:rsidRDefault="47E80E6F" w14:paraId="6AEF6D05" w14:textId="04E89774" w14:noSpellErr="1">
      <w:pPr>
        <w:pStyle w:val="ListParagraph"/>
        <w:numPr>
          <w:ilvl w:val="0"/>
          <w:numId w:val="34"/>
        </w:numPr>
        <w:spacing w:beforeAutospacing="on" w:afterAutospacing="on" w:line="240" w:lineRule="auto"/>
        <w:rPr>
          <w:color w:val="000000" w:themeColor="text1"/>
        </w:rPr>
      </w:pPr>
      <w:r w:rsidRPr="4441BA12" w:rsidR="60F8CA3E">
        <w:rPr>
          <w:b w:val="1"/>
          <w:bCs w:val="1"/>
          <w:color w:val="000000" w:themeColor="text1" w:themeTint="FF" w:themeShade="FF"/>
        </w:rPr>
        <w:t>Error Handling:</w:t>
      </w:r>
      <w:r>
        <w:br/>
      </w:r>
      <w:r w:rsidRPr="4441BA12" w:rsidR="60F8CA3E">
        <w:rPr>
          <w:color w:val="000000" w:themeColor="text1" w:themeTint="FF" w:themeShade="FF"/>
        </w:rPr>
        <w:t xml:space="preserve">If the query cannot be executed (e.g., due to database inaccessibility or malformed payloads), the </w:t>
      </w:r>
      <w:r w:rsidRPr="4441BA12" w:rsidR="60F8CA3E">
        <w:rPr>
          <w:b w:val="1"/>
          <w:bCs w:val="1"/>
          <w:color w:val="000000" w:themeColor="text1" w:themeTint="FF" w:themeShade="FF"/>
        </w:rPr>
        <w:t>Query Executor</w:t>
      </w:r>
      <w:r w:rsidRPr="4441BA12" w:rsidR="60F8CA3E">
        <w:rPr>
          <w:color w:val="000000" w:themeColor="text1" w:themeTint="FF" w:themeShade="FF"/>
        </w:rPr>
        <w:t xml:space="preserve"> will propagate meaningful error messages that describe the issue. This ensures that errors are properly logged and traced for troubleshooting purposes</w:t>
      </w:r>
      <w:commentRangeStart w:id="196127462"/>
      <w:r w:rsidRPr="4441BA12" w:rsidR="60F8CA3E">
        <w:rPr>
          <w:color w:val="000000" w:themeColor="text1" w:themeTint="FF" w:themeShade="FF"/>
        </w:rPr>
        <w:t>.</w:t>
      </w:r>
      <w:commentRangeEnd w:id="196127462"/>
      <w:r>
        <w:rPr>
          <w:rStyle w:val="CommentReference"/>
        </w:rPr>
        <w:commentReference w:id="196127462"/>
      </w:r>
    </w:p>
    <w:p w:rsidR="4A725168" w:rsidP="4A725168" w:rsidRDefault="4A725168" w14:paraId="20BE8278" w14:textId="0FE808DF">
      <w:pPr>
        <w:spacing w:beforeAutospacing="1" w:afterAutospacing="1" w:line="240" w:lineRule="auto"/>
        <w:rPr>
          <w:color w:val="000000" w:themeColor="text1"/>
          <w:sz w:val="22"/>
          <w:szCs w:val="22"/>
        </w:rPr>
      </w:pPr>
    </w:p>
    <w:p w:rsidR="47E80E6F" w:rsidP="4441BA12" w:rsidRDefault="3517BCF8" w14:paraId="2900CBE8" w14:textId="46796570" w14:noSpellErr="1">
      <w:pPr>
        <w:pStyle w:val="Heading3"/>
        <w:rPr>
          <w:rFonts w:ascii="Calibri Light" w:hAnsi="Calibri Light" w:eastAsia="Calibri Light" w:cs="Calibri Light"/>
          <w:b w:val="0"/>
          <w:bCs w:val="0"/>
          <w:i w:val="1"/>
          <w:iCs w:val="1"/>
          <w:color w:val="2F5496" w:themeColor="accent1" w:themeShade="BF"/>
        </w:rPr>
      </w:pPr>
      <w:bookmarkStart w:name="_Toc711810283" w:id="518"/>
      <w:bookmarkStart w:name="_Toc1552925605" w:id="1320672478"/>
      <w:r w:rsidR="00636FDB">
        <w:rPr/>
        <w:t xml:space="preserve">4.2.4 </w:t>
      </w:r>
      <w:commentRangeStart w:id="519"/>
      <w:r w:rsidR="00636FDB">
        <w:rPr/>
        <w:t>Query Post-Processing</w:t>
      </w:r>
      <w:commentRangeEnd w:id="519"/>
      <w:r>
        <w:rPr>
          <w:rStyle w:val="CommentReference"/>
        </w:rPr>
        <w:commentReference w:id="519"/>
      </w:r>
      <w:bookmarkEnd w:id="518"/>
      <w:bookmarkEnd w:id="1320672478"/>
    </w:p>
    <w:p w:rsidR="47E80E6F" w:rsidP="4A725168" w:rsidRDefault="3517BCF8" w14:paraId="30A50D13" w14:textId="33880D92">
      <w:pPr>
        <w:rPr>
          <w:color w:val="000000" w:themeColor="text1"/>
        </w:rPr>
      </w:pPr>
      <w:r w:rsidRPr="70B044FC">
        <w:rPr>
          <w:color w:val="000000" w:themeColor="text1"/>
        </w:rPr>
        <w:t xml:space="preserve">After the query is executed, the </w:t>
      </w:r>
      <w:r w:rsidRPr="70B044FC">
        <w:rPr>
          <w:b/>
          <w:bCs/>
          <w:color w:val="000000" w:themeColor="text1"/>
        </w:rPr>
        <w:t>Query Post-Processing</w:t>
      </w:r>
      <w:r w:rsidRPr="70B044FC">
        <w:rPr>
          <w:color w:val="000000" w:themeColor="text1"/>
        </w:rPr>
        <w:t xml:space="preserve"> phase transforms the raw query results into meaningful outputs that can be used for further decision-making or alerting. The </w:t>
      </w:r>
      <w:ins w:author="Ume Sauda Ghanyani" w:date="2025-08-11T16:36:00Z" w:id="520">
        <w:r w:rsidRPr="70B044FC" w:rsidR="0290C7D3">
          <w:rPr>
            <w:color w:val="000000" w:themeColor="text1"/>
          </w:rPr>
          <w:t>Tazama Rule Studio</w:t>
        </w:r>
      </w:ins>
      <w:del w:author="Ume Sauda Ghanyani" w:date="2025-08-11T16:36:00Z" w:id="521">
        <w:r w:rsidRPr="70B044FC" w:rsidDel="3517BCF8" w:rsidR="47E80E6F">
          <w:rPr>
            <w:b/>
            <w:bCs/>
            <w:color w:val="000000" w:themeColor="text1"/>
          </w:rPr>
          <w:delText>Rule Processor</w:delText>
        </w:r>
      </w:del>
      <w:r w:rsidRPr="70B044FC">
        <w:rPr>
          <w:color w:val="000000" w:themeColor="text1"/>
        </w:rPr>
        <w:t xml:space="preserve"> applies post-processing logic to the query results to generate flags, aggregates, or other indicators.</w:t>
      </w:r>
    </w:p>
    <w:p w:rsidR="47E80E6F" w:rsidP="4A725168" w:rsidRDefault="47E80E6F" w14:paraId="7AB29019" w14:textId="284D2782">
      <w:pPr>
        <w:pStyle w:val="ListParagraph"/>
        <w:numPr>
          <w:ilvl w:val="0"/>
          <w:numId w:val="33"/>
        </w:numPr>
        <w:spacing w:after="0"/>
        <w:rPr>
          <w:color w:val="000000" w:themeColor="text1"/>
        </w:rPr>
      </w:pPr>
      <w:r w:rsidRPr="4A725168">
        <w:rPr>
          <w:b/>
          <w:bCs/>
          <w:color w:val="000000" w:themeColor="text1"/>
        </w:rPr>
        <w:t>Result Transformation:</w:t>
      </w:r>
      <w:r>
        <w:br/>
      </w:r>
      <w:r w:rsidRPr="4A725168">
        <w:rPr>
          <w:color w:val="000000" w:themeColor="text1"/>
        </w:rPr>
        <w:t xml:space="preserve">Raw data retrieved from the database (e.g., transaction counts, amounts) is transformed into </w:t>
      </w:r>
      <w:r w:rsidRPr="4A725168">
        <w:rPr>
          <w:b/>
          <w:bCs/>
          <w:color w:val="000000" w:themeColor="text1"/>
        </w:rPr>
        <w:t>interpretable flags</w:t>
      </w:r>
      <w:r w:rsidRPr="4A725168">
        <w:rPr>
          <w:color w:val="000000" w:themeColor="text1"/>
        </w:rPr>
        <w:t>, such as "suspicious," "fraud," or "valid." These flags help categorize the transaction’s risk level.</w:t>
      </w:r>
    </w:p>
    <w:p w:rsidR="47E80E6F" w:rsidP="4A725168" w:rsidRDefault="3517BCF8" w14:paraId="0F0F5CEF" w14:textId="315A43EF">
      <w:pPr>
        <w:pStyle w:val="ListParagraph"/>
        <w:numPr>
          <w:ilvl w:val="0"/>
          <w:numId w:val="33"/>
        </w:numPr>
        <w:spacing w:after="0"/>
        <w:rPr>
          <w:color w:val="000000" w:themeColor="text1"/>
        </w:rPr>
      </w:pPr>
      <w:r w:rsidRPr="70B044FC">
        <w:rPr>
          <w:b/>
          <w:bCs/>
          <w:color w:val="000000" w:themeColor="text1"/>
        </w:rPr>
        <w:t>Type Matching and Value Lookup:</w:t>
      </w:r>
      <w:r w:rsidR="47E80E6F">
        <w:br/>
      </w:r>
      <w:r w:rsidRPr="70B044FC">
        <w:rPr>
          <w:color w:val="000000" w:themeColor="text1"/>
        </w:rPr>
        <w:t xml:space="preserve">The </w:t>
      </w:r>
      <w:r w:rsidRPr="70B044FC">
        <w:rPr>
          <w:b/>
          <w:bCs/>
          <w:color w:val="000000" w:themeColor="text1"/>
        </w:rPr>
        <w:t>Query Post-Processor</w:t>
      </w:r>
      <w:r w:rsidRPr="70B044FC">
        <w:rPr>
          <w:color w:val="000000" w:themeColor="text1"/>
        </w:rPr>
        <w:t xml:space="preserve"> ensures that the data types returned by the database (e.g., integers, strings) match the expected types defined in the rule </w:t>
      </w:r>
      <w:ins w:author="Ume Sauda Ghanyani" w:date="2025-08-11T16:36:00Z" w:id="522">
        <w:r w:rsidRPr="70B044FC" w:rsidR="09A9AE0D">
          <w:rPr>
            <w:color w:val="000000" w:themeColor="text1"/>
          </w:rPr>
          <w:t>de</w:t>
        </w:r>
      </w:ins>
      <w:ins w:author="Ume Sauda Ghanyani" w:date="2025-08-11T16:37:00Z" w:id="523">
        <w:r w:rsidRPr="70B044FC" w:rsidR="09A9AE0D">
          <w:rPr>
            <w:color w:val="000000" w:themeColor="text1"/>
          </w:rPr>
          <w:t>finition</w:t>
        </w:r>
      </w:ins>
      <w:del w:author="Ume Sauda Ghanyani" w:date="2025-08-11T16:36:00Z" w:id="524">
        <w:r w:rsidRPr="70B044FC" w:rsidDel="3517BCF8" w:rsidR="47E80E6F">
          <w:rPr>
            <w:color w:val="000000" w:themeColor="text1"/>
          </w:rPr>
          <w:delText>configuration</w:delText>
        </w:r>
      </w:del>
      <w:r w:rsidRPr="70B044FC">
        <w:rPr>
          <w:color w:val="000000" w:themeColor="text1"/>
        </w:rPr>
        <w:t>. If any mismatches occur, it handles them gracefully.</w:t>
      </w:r>
    </w:p>
    <w:p w:rsidR="47E80E6F" w:rsidP="4A725168" w:rsidRDefault="47E80E6F" w14:paraId="745431B2" w14:textId="44BA26C5">
      <w:pPr>
        <w:pStyle w:val="ListParagraph"/>
        <w:numPr>
          <w:ilvl w:val="0"/>
          <w:numId w:val="33"/>
        </w:numPr>
        <w:spacing w:after="0"/>
        <w:rPr>
          <w:color w:val="000000" w:themeColor="text1"/>
        </w:rPr>
      </w:pPr>
      <w:r w:rsidRPr="4A725168">
        <w:rPr>
          <w:b/>
          <w:bCs/>
          <w:color w:val="000000" w:themeColor="text1"/>
        </w:rPr>
        <w:t>Format Validation:</w:t>
      </w:r>
      <w:r>
        <w:br/>
      </w:r>
      <w:r w:rsidRPr="4A725168">
        <w:rPr>
          <w:color w:val="000000" w:themeColor="text1"/>
        </w:rPr>
        <w:t xml:space="preserve">The </w:t>
      </w:r>
      <w:r w:rsidRPr="4A725168">
        <w:rPr>
          <w:b/>
          <w:bCs/>
          <w:color w:val="000000" w:themeColor="text1"/>
        </w:rPr>
        <w:t>Query Post-Processor</w:t>
      </w:r>
      <w:r w:rsidRPr="4A725168">
        <w:rPr>
          <w:color w:val="000000" w:themeColor="text1"/>
        </w:rPr>
        <w:t xml:space="preserve"> validates the format of the raw data, ensuring that it adheres to the expected structure. For example, it ensures that dates are in the correct format or that numerical values are within valid ranges.</w:t>
      </w:r>
    </w:p>
    <w:p w:rsidR="47E80E6F" w:rsidP="4A725168" w:rsidRDefault="47E80E6F" w14:paraId="3B612143" w14:textId="631B97B6">
      <w:pPr>
        <w:pStyle w:val="ListParagraph"/>
        <w:numPr>
          <w:ilvl w:val="0"/>
          <w:numId w:val="33"/>
        </w:numPr>
        <w:spacing w:after="0"/>
        <w:rPr>
          <w:color w:val="000000" w:themeColor="text1"/>
        </w:rPr>
      </w:pPr>
      <w:r w:rsidRPr="4A725168">
        <w:rPr>
          <w:b/>
          <w:bCs/>
          <w:color w:val="000000" w:themeColor="text1"/>
        </w:rPr>
        <w:t>Output Shaping:</w:t>
      </w:r>
      <w:r>
        <w:br/>
      </w:r>
      <w:r w:rsidRPr="4A725168">
        <w:rPr>
          <w:color w:val="000000" w:themeColor="text1"/>
        </w:rPr>
        <w:t xml:space="preserve">The </w:t>
      </w:r>
      <w:r w:rsidRPr="4A725168">
        <w:rPr>
          <w:b/>
          <w:bCs/>
          <w:color w:val="000000" w:themeColor="text1"/>
        </w:rPr>
        <w:t>Query Post-Processor</w:t>
      </w:r>
      <w:r w:rsidRPr="4A725168">
        <w:rPr>
          <w:color w:val="000000" w:themeColor="text1"/>
        </w:rPr>
        <w:t xml:space="preserve"> also supports output shaping, where it can categorize results (e.g., by transaction bands or risk categories) or return raw data when needed. This is especially useful when rules require flexibility in presenting results.</w:t>
      </w:r>
    </w:p>
    <w:p w:rsidR="47E80E6F" w:rsidP="4441BA12" w:rsidRDefault="47E80E6F" w14:paraId="5521975D" w14:textId="796223F8" w14:noSpellErr="1">
      <w:pPr>
        <w:pStyle w:val="ListParagraph"/>
        <w:numPr>
          <w:ilvl w:val="0"/>
          <w:numId w:val="33"/>
        </w:numPr>
        <w:spacing w:beforeAutospacing="on" w:afterAutospacing="on" w:line="240" w:lineRule="auto"/>
        <w:rPr>
          <w:color w:val="000000" w:themeColor="text1"/>
        </w:rPr>
      </w:pPr>
      <w:r w:rsidRPr="4441BA12" w:rsidR="60F8CA3E">
        <w:rPr>
          <w:b w:val="1"/>
          <w:bCs w:val="1"/>
          <w:color w:val="000000" w:themeColor="text1" w:themeTint="FF" w:themeShade="FF"/>
        </w:rPr>
        <w:t>Customization for Rule-Specific Logic:</w:t>
      </w:r>
      <w:r>
        <w:br/>
      </w:r>
      <w:r w:rsidRPr="4441BA12" w:rsidR="60F8CA3E">
        <w:rPr>
          <w:color w:val="000000" w:themeColor="text1" w:themeTint="FF" w:themeShade="FF"/>
        </w:rPr>
        <w:t xml:space="preserve">Some rules may require additional post-processing logic, such as </w:t>
      </w:r>
      <w:r w:rsidRPr="4441BA12" w:rsidR="60F8CA3E">
        <w:rPr>
          <w:b w:val="1"/>
          <w:bCs w:val="1"/>
          <w:color w:val="000000" w:themeColor="text1" w:themeTint="FF" w:themeShade="FF"/>
        </w:rPr>
        <w:t>minimum/maximum comparisons</w:t>
      </w:r>
      <w:r w:rsidRPr="4441BA12" w:rsidR="60F8CA3E">
        <w:rPr>
          <w:color w:val="000000" w:themeColor="text1" w:themeTint="FF" w:themeShade="FF"/>
        </w:rPr>
        <w:t xml:space="preserve"> or </w:t>
      </w:r>
      <w:r w:rsidRPr="4441BA12" w:rsidR="60F8CA3E">
        <w:rPr>
          <w:b w:val="1"/>
          <w:bCs w:val="1"/>
          <w:color w:val="000000" w:themeColor="text1" w:themeTint="FF" w:themeShade="FF"/>
        </w:rPr>
        <w:t>derived metrics</w:t>
      </w:r>
      <w:r w:rsidRPr="4441BA12" w:rsidR="60F8CA3E">
        <w:rPr>
          <w:color w:val="000000" w:themeColor="text1" w:themeTint="FF" w:themeShade="FF"/>
        </w:rPr>
        <w:t xml:space="preserve">. </w:t>
      </w:r>
      <w:commentRangeStart w:id="1491375210"/>
      <w:r w:rsidRPr="4441BA12" w:rsidR="60F8CA3E">
        <w:rPr>
          <w:color w:val="000000" w:themeColor="text1" w:themeTint="FF" w:themeShade="FF"/>
        </w:rPr>
        <w:t xml:space="preserve">The </w:t>
      </w:r>
      <w:r w:rsidRPr="4441BA12" w:rsidR="60F8CA3E">
        <w:rPr>
          <w:b w:val="1"/>
          <w:bCs w:val="1"/>
          <w:color w:val="000000" w:themeColor="text1" w:themeTint="FF" w:themeShade="FF"/>
        </w:rPr>
        <w:t>Query Post-Processor</w:t>
      </w:r>
      <w:r w:rsidRPr="4441BA12" w:rsidR="60F8CA3E">
        <w:rPr>
          <w:color w:val="000000" w:themeColor="text1" w:themeTint="FF" w:themeShade="FF"/>
        </w:rPr>
        <w:t xml:space="preserve"> supports customization for rule-specific needs,</w:t>
      </w:r>
      <w:commentRangeEnd w:id="1491375210"/>
      <w:r>
        <w:rPr>
          <w:rStyle w:val="CommentReference"/>
        </w:rPr>
        <w:commentReference w:id="1491375210"/>
      </w:r>
      <w:r w:rsidRPr="4441BA12" w:rsidR="60F8CA3E">
        <w:rPr>
          <w:color w:val="000000" w:themeColor="text1" w:themeTint="FF" w:themeShade="FF"/>
        </w:rPr>
        <w:t xml:space="preserve"> allowing for advanced calculations or transformations based on rule configurations.</w:t>
      </w:r>
    </w:p>
    <w:p w:rsidR="4A725168" w:rsidP="4A725168" w:rsidRDefault="4A725168" w14:paraId="52F03904" w14:textId="1C8686B7">
      <w:pPr>
        <w:spacing w:beforeAutospacing="1" w:afterAutospacing="1" w:line="240" w:lineRule="auto"/>
        <w:rPr>
          <w:color w:val="000000" w:themeColor="text1"/>
          <w:sz w:val="22"/>
          <w:szCs w:val="22"/>
        </w:rPr>
      </w:pPr>
    </w:p>
    <w:p w:rsidR="47E80E6F" w:rsidP="4441BA12" w:rsidRDefault="3517BCF8" w14:paraId="691E4C96" w14:textId="120E3D2E" w14:noSpellErr="1">
      <w:pPr>
        <w:pStyle w:val="Heading3"/>
        <w:rPr>
          <w:rFonts w:ascii="Calibri Light" w:hAnsi="Calibri Light" w:eastAsia="Calibri Light" w:cs="Calibri Light"/>
          <w:b w:val="0"/>
          <w:bCs w:val="0"/>
          <w:i w:val="1"/>
          <w:iCs w:val="1"/>
          <w:color w:val="2F5496" w:themeColor="accent1" w:themeShade="BF"/>
        </w:rPr>
      </w:pPr>
      <w:bookmarkStart w:name="_Toc891747997" w:id="525"/>
      <w:bookmarkStart w:name="_Toc126701612" w:id="1647690326"/>
      <w:r w:rsidR="00636FDB">
        <w:rPr/>
        <w:t>4.2.5 Default and Institution-Specific Rule Processors</w:t>
      </w:r>
      <w:bookmarkEnd w:id="525"/>
      <w:bookmarkEnd w:id="1647690326"/>
    </w:p>
    <w:p w:rsidR="47E80E6F" w:rsidP="4A725168" w:rsidRDefault="3517BCF8" w14:paraId="15D8ACE3" w14:textId="7794E3D2">
      <w:pPr>
        <w:rPr>
          <w:color w:val="000000" w:themeColor="text1"/>
        </w:rPr>
      </w:pPr>
      <w:r w:rsidRPr="70B044FC">
        <w:rPr>
          <w:color w:val="000000" w:themeColor="text1"/>
        </w:rPr>
        <w:t xml:space="preserve">All </w:t>
      </w:r>
      <w:r w:rsidRPr="70B044FC">
        <w:rPr>
          <w:b/>
          <w:bCs/>
          <w:color w:val="000000" w:themeColor="text1"/>
        </w:rPr>
        <w:t>default rule processors</w:t>
      </w:r>
      <w:r w:rsidRPr="70B044FC">
        <w:rPr>
          <w:color w:val="000000" w:themeColor="text1"/>
        </w:rPr>
        <w:t xml:space="preserve"> (those provided as part of the Tazama system) and </w:t>
      </w:r>
      <w:r w:rsidRPr="70B044FC">
        <w:rPr>
          <w:b/>
          <w:bCs/>
          <w:color w:val="000000" w:themeColor="text1"/>
        </w:rPr>
        <w:t>institution-specific rule processors</w:t>
      </w:r>
      <w:r w:rsidRPr="70B044FC">
        <w:rPr>
          <w:color w:val="000000" w:themeColor="text1"/>
        </w:rPr>
        <w:t xml:space="preserve"> (those created and customized by the user) should be able to be built and deployed using the </w:t>
      </w:r>
      <w:del w:author="Ume Sauda Ghanyani" w:date="2025-08-12T05:57:00Z" w:id="526">
        <w:r w:rsidRPr="70B044FC" w:rsidDel="3517BCF8" w:rsidR="47E80E6F">
          <w:rPr>
            <w:b/>
            <w:bCs/>
            <w:color w:val="000000" w:themeColor="text1"/>
          </w:rPr>
          <w:delText>Rule Builder</w:delText>
        </w:r>
      </w:del>
      <w:ins w:author="Ume Sauda Ghanyani" w:date="2025-08-12T05:58:00Z" w:id="527">
        <w:r w:rsidRPr="70B044FC" w:rsidR="139AB367">
          <w:rPr>
            <w:b/>
            <w:bCs/>
            <w:color w:val="000000" w:themeColor="text1"/>
          </w:rPr>
          <w:t>Tazama Rule Studio</w:t>
        </w:r>
      </w:ins>
      <w:del w:author="Ume Sauda Ghanyani" w:date="2025-08-12T06:05:00Z" w:id="528">
        <w:r w:rsidRPr="70B044FC" w:rsidDel="3517BCF8" w:rsidR="47E80E6F">
          <w:rPr>
            <w:color w:val="000000" w:themeColor="text1"/>
          </w:rPr>
          <w:delText>.</w:delText>
        </w:r>
      </w:del>
    </w:p>
    <w:p w:rsidR="47E80E6F" w:rsidP="2615283E" w:rsidRDefault="3517BCF8" w14:paraId="77BCA05A" w14:textId="03D0DE9C">
      <w:pPr>
        <w:pStyle w:val="ListParagraph"/>
        <w:numPr>
          <w:ilvl w:val="0"/>
          <w:numId w:val="32"/>
        </w:numPr>
        <w:spacing w:after="0"/>
        <w:jc w:val="left"/>
        <w:rPr>
          <w:color w:val="000000" w:themeColor="text1"/>
        </w:rPr>
      </w:pPr>
      <w:r w:rsidRPr="2615283E" w:rsidR="3517BCF8">
        <w:rPr>
          <w:b w:val="1"/>
          <w:bCs w:val="1"/>
          <w:color w:val="000000" w:themeColor="text1" w:themeTint="FF" w:themeShade="FF"/>
        </w:rPr>
        <w:t>Rule Creation and Deployment:</w:t>
      </w:r>
      <w:r>
        <w:br/>
      </w:r>
      <w:r w:rsidRPr="2615283E" w:rsidR="3517BCF8">
        <w:rPr>
          <w:color w:val="000000" w:themeColor="text1" w:themeTint="FF" w:themeShade="FF"/>
        </w:rPr>
        <w:t xml:space="preserve"> The </w:t>
      </w:r>
      <w:del w:author="Ume Sauda Ghanyani" w:date="2025-08-12T05:57:00Z" w:id="1974645254">
        <w:r w:rsidRPr="2615283E" w:rsidDel="47E80E6F">
          <w:rPr>
            <w:b w:val="1"/>
            <w:bCs w:val="1"/>
            <w:color w:val="000000" w:themeColor="text1" w:themeTint="FF" w:themeShade="FF"/>
          </w:rPr>
          <w:delText>Rule Builder</w:delText>
        </w:r>
      </w:del>
      <w:ins w:author="Ume Sauda Ghanyani" w:date="2025-08-12T05:57:00Z" w:id="917495193">
        <w:r w:rsidRPr="2615283E" w:rsidR="18876767">
          <w:rPr>
            <w:b w:val="1"/>
            <w:bCs w:val="1"/>
            <w:color w:val="000000" w:themeColor="text1" w:themeTint="FF" w:themeShade="FF"/>
          </w:rPr>
          <w:t>Tazama Rule Studio</w:t>
        </w:r>
      </w:ins>
      <w:r w:rsidRPr="2615283E" w:rsidR="3517BCF8">
        <w:rPr>
          <w:color w:val="000000" w:themeColor="text1" w:themeTint="FF" w:themeShade="FF"/>
        </w:rPr>
        <w:t xml:space="preserve"> simplifies the creation of both default and institution-specific rules. It provides a low-code interface for users to create, configure, and deploy rules without needing extensive programming </w:t>
      </w:r>
      <w:r w:rsidRPr="2615283E" w:rsidR="3517BCF8">
        <w:rPr>
          <w:color w:val="000000" w:themeColor="text1" w:themeTint="FF" w:themeShade="FF"/>
        </w:rPr>
        <w:t>expertise</w:t>
      </w:r>
      <w:r w:rsidRPr="2615283E" w:rsidR="3517BCF8">
        <w:rPr>
          <w:color w:val="000000" w:themeColor="text1" w:themeTint="FF" w:themeShade="FF"/>
        </w:rPr>
        <w:t xml:space="preserve">. Once the rules are defined, the </w:t>
      </w:r>
      <w:del w:author="Ume Sauda Ghanyani" w:date="2025-08-12T05:57:00Z" w:id="723474992">
        <w:r w:rsidRPr="2615283E" w:rsidDel="47E80E6F">
          <w:rPr>
            <w:b w:val="1"/>
            <w:bCs w:val="1"/>
            <w:color w:val="000000" w:themeColor="text1" w:themeTint="FF" w:themeShade="FF"/>
          </w:rPr>
          <w:delText>Rule Builder</w:delText>
        </w:r>
        <w:r w:rsidRPr="2615283E" w:rsidDel="47E80E6F">
          <w:rPr>
            <w:color w:val="000000" w:themeColor="text1" w:themeTint="FF" w:themeShade="FF"/>
          </w:rPr>
          <w:delText xml:space="preserve"> </w:delText>
        </w:r>
      </w:del>
      <w:ins w:author="Ume Sauda Ghanyani" w:date="2025-08-12T05:57:00Z" w:id="678317673">
        <w:r w:rsidRPr="2615283E" w:rsidR="02B67FDD">
          <w:rPr>
            <w:color w:val="000000" w:themeColor="text1" w:themeTint="FF" w:themeShade="FF"/>
          </w:rPr>
          <w:t xml:space="preserve">Tazama Rule Studio </w:t>
        </w:r>
      </w:ins>
      <w:r w:rsidRPr="2615283E" w:rsidR="3517BCF8">
        <w:rPr>
          <w:color w:val="000000" w:themeColor="text1" w:themeTint="FF" w:themeShade="FF"/>
        </w:rPr>
        <w:t xml:space="preserve">generates the </w:t>
      </w:r>
      <w:r w:rsidRPr="2615283E" w:rsidR="3517BCF8">
        <w:rPr>
          <w:color w:val="000000" w:themeColor="text1" w:themeTint="FF" w:themeShade="FF"/>
        </w:rPr>
        <w:t>appropriate code</w:t>
      </w:r>
      <w:r w:rsidRPr="2615283E" w:rsidR="3517BCF8">
        <w:rPr>
          <w:color w:val="000000" w:themeColor="text1" w:themeTint="FF" w:themeShade="FF"/>
        </w:rPr>
        <w:t xml:space="preserve">, which is then passed through the </w:t>
      </w:r>
      <w:r w:rsidRPr="2615283E" w:rsidR="3517BCF8">
        <w:rPr>
          <w:b w:val="1"/>
          <w:bCs w:val="1"/>
          <w:color w:val="000000" w:themeColor="text1" w:themeTint="FF" w:themeShade="FF"/>
        </w:rPr>
        <w:t>Rule Executor</w:t>
      </w:r>
      <w:r w:rsidRPr="2615283E" w:rsidR="3517BCF8">
        <w:rPr>
          <w:color w:val="000000" w:themeColor="text1" w:themeTint="FF" w:themeShade="FF"/>
        </w:rPr>
        <w:t xml:space="preserve"> to be executed during transaction processing.</w:t>
      </w:r>
    </w:p>
    <w:p w:rsidR="47E80E6F" w:rsidP="4A725168" w:rsidRDefault="3517BCF8" w14:paraId="0EFD28B5" w14:textId="48ACA4EC">
      <w:pPr>
        <w:pStyle w:val="ListParagraph"/>
        <w:numPr>
          <w:ilvl w:val="0"/>
          <w:numId w:val="32"/>
        </w:numPr>
        <w:spacing w:after="0"/>
        <w:rPr>
          <w:color w:val="000000" w:themeColor="text1"/>
        </w:rPr>
      </w:pPr>
      <w:r w:rsidRPr="70B044FC">
        <w:rPr>
          <w:b/>
          <w:bCs/>
          <w:color w:val="000000" w:themeColor="text1"/>
        </w:rPr>
        <w:t>Customization for Institutions:</w:t>
      </w:r>
      <w:r w:rsidR="47E80E6F">
        <w:br/>
      </w:r>
      <w:r w:rsidRPr="70B044FC">
        <w:rPr>
          <w:color w:val="000000" w:themeColor="text1"/>
        </w:rPr>
        <w:t xml:space="preserve"> Different institutions or tenants may have unique fraud detection requirements. The </w:t>
      </w:r>
      <w:del w:author="Ume Sauda Ghanyani" w:date="2025-08-12T05:57:00Z" w:id="533">
        <w:r w:rsidRPr="70B044FC" w:rsidDel="3517BCF8" w:rsidR="47E80E6F">
          <w:rPr>
            <w:b/>
            <w:bCs/>
            <w:color w:val="000000" w:themeColor="text1"/>
          </w:rPr>
          <w:delText>Rule</w:delText>
        </w:r>
      </w:del>
      <w:del w:author="Ume Sauda Ghanyani" w:date="2025-08-12T05:58:00Z" w:id="534">
        <w:r w:rsidRPr="70B044FC" w:rsidDel="3517BCF8" w:rsidR="47E80E6F">
          <w:rPr>
            <w:b/>
            <w:bCs/>
            <w:color w:val="000000" w:themeColor="text1"/>
          </w:rPr>
          <w:delText xml:space="preserve"> </w:delText>
        </w:r>
      </w:del>
      <w:del w:author="Ume Sauda Ghanyani" w:date="2025-08-12T05:57:00Z" w:id="535">
        <w:r w:rsidRPr="70B044FC" w:rsidDel="3517BCF8" w:rsidR="47E80E6F">
          <w:rPr>
            <w:b/>
            <w:bCs/>
            <w:color w:val="000000" w:themeColor="text1"/>
          </w:rPr>
          <w:delText>Builder</w:delText>
        </w:r>
        <w:r w:rsidRPr="70B044FC" w:rsidDel="3517BCF8" w:rsidR="47E80E6F">
          <w:rPr>
            <w:color w:val="000000" w:themeColor="text1"/>
          </w:rPr>
          <w:delText xml:space="preserve"> </w:delText>
        </w:r>
      </w:del>
      <w:ins w:author="Ume Sauda Ghanyani" w:date="2025-08-12T05:57:00Z" w:id="536">
        <w:r w:rsidRPr="70B044FC" w:rsidR="10D37A97">
          <w:rPr>
            <w:color w:val="000000" w:themeColor="text1"/>
          </w:rPr>
          <w:t xml:space="preserve">Tazama Rule Studio </w:t>
        </w:r>
      </w:ins>
      <w:r w:rsidRPr="70B044FC">
        <w:rPr>
          <w:color w:val="000000" w:themeColor="text1"/>
        </w:rPr>
        <w:t xml:space="preserve">allows these institutions to define custom rules tailored to their specific needs while ensuring these rules can be easily integrated into the broader Tazama system. Custom rule processors will be handled by the </w:t>
      </w:r>
      <w:r w:rsidRPr="70B044FC">
        <w:rPr>
          <w:b/>
          <w:bCs/>
          <w:color w:val="000000" w:themeColor="text1"/>
        </w:rPr>
        <w:t>Rule Executor</w:t>
      </w:r>
      <w:r w:rsidRPr="70B044FC">
        <w:rPr>
          <w:color w:val="000000" w:themeColor="text1"/>
        </w:rPr>
        <w:t>, which can dynamically load and execute institution-specific logic based on the rule configuration.</w:t>
      </w:r>
    </w:p>
    <w:p w:rsidR="4A725168" w:rsidP="4A725168" w:rsidRDefault="4A725168" w14:paraId="1B420AE0" w14:textId="77777777">
      <w:pPr>
        <w:jc w:val="left"/>
      </w:pPr>
    </w:p>
    <w:p w:rsidR="61478225" w:rsidP="4A725168" w:rsidRDefault="6FF44844" w14:paraId="1B8AA44D" w14:textId="013B73C5" w14:noSpellErr="1">
      <w:pPr>
        <w:pStyle w:val="Heading2"/>
        <w:numPr>
          <w:ilvl w:val="0"/>
          <w:numId w:val="0"/>
        </w:numPr>
      </w:pPr>
      <w:bookmarkStart w:name="_Toc1144968881" w:id="537"/>
      <w:bookmarkStart w:name="_Toc421149434" w:id="736337314"/>
      <w:r w:rsidR="079577D5">
        <w:rPr/>
        <w:t>4.3 Rule Testing and Simulation</w:t>
      </w:r>
      <w:bookmarkEnd w:id="537"/>
      <w:bookmarkEnd w:id="736337314"/>
    </w:p>
    <w:p w:rsidR="61478225" w:rsidP="4A725168" w:rsidRDefault="6FF44844" w14:paraId="4EC5AEDB" w14:textId="355FCB48">
      <w:pPr>
        <w:jc w:val="left"/>
      </w:pPr>
      <w:r>
        <w:t xml:space="preserve">Rule Testing is a critical process in ensuring that the logic defined in the rule is functional, accurate, and performs optimally. The testing happens after the rule is created in the </w:t>
      </w:r>
      <w:del w:author="Ume Sauda Ghanyani" w:date="2025-08-12T05:58:00Z" w:id="538">
        <w:r w:rsidDel="6FF44844" w:rsidR="61478225">
          <w:delText>Rule Builder</w:delText>
        </w:r>
      </w:del>
      <w:ins w:author="Ume Sauda Ghanyani" w:date="2025-08-12T05:58:00Z" w:id="539">
        <w:r w:rsidR="139AB367">
          <w:t>Tazama Rule Studio</w:t>
        </w:r>
      </w:ins>
      <w:r>
        <w:t>, and before it is committed to version control. Testing is performed using the Simulation Sandbox, where the rule logic is tested using historical or synthetic data to validate its behavior.</w:t>
      </w:r>
    </w:p>
    <w:p w:rsidR="61478225" w:rsidP="4A725168" w:rsidRDefault="6FF44844" w14:paraId="3D165533" w14:textId="4BCA34C4" w14:noSpellErr="1">
      <w:pPr>
        <w:pStyle w:val="Heading3"/>
        <w:jc w:val="left"/>
      </w:pPr>
      <w:bookmarkStart w:name="_Toc1368470691" w:id="540"/>
      <w:bookmarkStart w:name="_Toc1326851324" w:id="2134384951"/>
      <w:r w:rsidR="079577D5">
        <w:rPr/>
        <w:t>4.3.1.  Rule Testing Workflow</w:t>
      </w:r>
      <w:bookmarkEnd w:id="540"/>
      <w:bookmarkEnd w:id="2134384951"/>
    </w:p>
    <w:p w:rsidR="61478225" w:rsidP="4A725168" w:rsidRDefault="61478225" w14:paraId="0F2B121A" w14:textId="15F8DD01">
      <w:pPr>
        <w:pStyle w:val="Heading4"/>
        <w:jc w:val="left"/>
      </w:pPr>
      <w:r>
        <w:t>4.3.1.1 Rule Creation and Testing Before Commit</w:t>
      </w:r>
    </w:p>
    <w:p w:rsidR="61478225" w:rsidP="4A725168" w:rsidRDefault="6FF44844" w14:paraId="488DDAB4" w14:textId="4D686D17">
      <w:pPr>
        <w:pStyle w:val="ListParagraph"/>
        <w:numPr>
          <w:ilvl w:val="0"/>
          <w:numId w:val="87"/>
        </w:numPr>
        <w:jc w:val="left"/>
      </w:pPr>
      <w:r w:rsidRPr="70B044FC">
        <w:rPr>
          <w:b/>
          <w:bCs/>
        </w:rPr>
        <w:t xml:space="preserve">Rule Creation in </w:t>
      </w:r>
      <w:del w:author="Ume Sauda Ghanyani" w:date="2025-08-12T05:58:00Z" w:id="541">
        <w:r w:rsidRPr="70B044FC" w:rsidDel="6FF44844" w:rsidR="61478225">
          <w:rPr>
            <w:b/>
            <w:bCs/>
          </w:rPr>
          <w:delText>Rule Builder</w:delText>
        </w:r>
      </w:del>
      <w:ins w:author="Ume Sauda Ghanyani" w:date="2025-08-12T05:58:00Z" w:id="542">
        <w:r w:rsidRPr="70B044FC" w:rsidR="139AB367">
          <w:rPr>
            <w:b/>
            <w:bCs/>
          </w:rPr>
          <w:t>Tazama Rule Studio</w:t>
        </w:r>
      </w:ins>
      <w:r w:rsidRPr="70B044FC">
        <w:rPr>
          <w:b/>
          <w:bCs/>
        </w:rPr>
        <w:t>:</w:t>
      </w:r>
      <w:r>
        <w:t xml:space="preserve"> The Maker creates and configures rule logic in the </w:t>
      </w:r>
      <w:del w:author="Ume Sauda Ghanyani" w:date="2025-08-12T05:58:00Z" w:id="543">
        <w:r w:rsidDel="6FF44844" w:rsidR="61478225">
          <w:delText>Rule Builder</w:delText>
        </w:r>
      </w:del>
      <w:ins w:author="Ume Sauda Ghanyani" w:date="2025-08-12T05:58:00Z" w:id="544">
        <w:r w:rsidR="139AB367">
          <w:t>Tazama Rule Studio</w:t>
        </w:r>
      </w:ins>
      <w:r>
        <w:t xml:space="preserve"> interface. This is where the rules and business logic are defined.</w:t>
      </w:r>
    </w:p>
    <w:p w:rsidR="61478225" w:rsidP="4441BA12" w:rsidRDefault="6FF44844" w14:paraId="5FBD3A11" w14:textId="57FF6430">
      <w:pPr>
        <w:pStyle w:val="ListParagraph"/>
        <w:numPr>
          <w:ilvl w:val="0"/>
          <w:numId w:val="87"/>
        </w:numPr>
        <w:jc w:val="left"/>
        <w:rPr>
          <w:b w:val="0"/>
          <w:bCs w:val="0"/>
          <w:noProof w:val="0"/>
          <w:lang w:val="en-US"/>
        </w:rPr>
      </w:pPr>
      <w:commentRangeStart w:id="545"/>
      <w:commentRangeStart w:id="382951599"/>
      <w:r w:rsidRPr="4441BA12" w:rsidR="079577D5">
        <w:rPr>
          <w:b w:val="1"/>
          <w:bCs w:val="1"/>
        </w:rPr>
        <w:t xml:space="preserve">Pre-Commit </w:t>
      </w:r>
      <w:ins w:author="Ume Sauda Ghanyani" w:date="2025-08-12T06:36:06.382Z" w:id="1202448541">
        <w:r w:rsidRPr="4441BA12" w:rsidR="50F1FBD9">
          <w:rPr>
            <w:b w:val="1"/>
            <w:bCs w:val="1"/>
          </w:rPr>
          <w:t xml:space="preserve"> Local </w:t>
        </w:r>
      </w:ins>
      <w:r w:rsidRPr="4441BA12" w:rsidR="079577D5">
        <w:rPr>
          <w:b w:val="1"/>
          <w:bCs w:val="1"/>
        </w:rPr>
        <w:t>Testing</w:t>
      </w:r>
      <w:commentRangeEnd w:id="545"/>
      <w:r>
        <w:rPr>
          <w:rStyle w:val="CommentReference"/>
        </w:rPr>
        <w:commentReference w:id="545"/>
      </w:r>
      <w:commentRangeEnd w:id="382951599"/>
      <w:r>
        <w:rPr>
          <w:rStyle w:val="CommentReference"/>
        </w:rPr>
        <w:commentReference w:id="382951599"/>
      </w:r>
      <w:r w:rsidRPr="4441BA12" w:rsidR="079577D5">
        <w:rPr>
          <w:b w:val="1"/>
          <w:bCs w:val="1"/>
        </w:rPr>
        <w:t>:</w:t>
      </w:r>
      <w:r w:rsidR="079577D5">
        <w:rPr/>
        <w:t xml:space="preserve"> Before committing the rule code to version control, the Maker runs local tests within the </w:t>
      </w:r>
      <w:del w:author="Ume Sauda Ghanyani" w:date="2025-08-12T05:58:00Z" w:id="1698550867">
        <w:r w:rsidDel="2863B09C">
          <w:delText xml:space="preserve">Rule </w:delText>
        </w:r>
        <w:r w:rsidDel="2863B09C">
          <w:delText>Builder</w:delText>
        </w:r>
      </w:del>
      <w:ins w:author="Ume Sauda Ghanyani" w:date="2025-08-12T05:58:00Z" w:id="1936358364">
        <w:r w:rsidR="6D65538C">
          <w:t>Tazama</w:t>
        </w:r>
        <w:r w:rsidR="6D65538C">
          <w:t xml:space="preserve"> Rule Studio</w:t>
        </w:r>
      </w:ins>
      <w:r w:rsidR="079577D5">
        <w:rPr/>
        <w:t xml:space="preserve"> environment to ensure that the rule logic is functioning as </w:t>
      </w:r>
      <w:r w:rsidR="079577D5">
        <w:rPr/>
        <w:t>expected.</w:t>
      </w:r>
      <w:ins w:author="Ume Sauda Ghanyani" w:date="2025-08-12T06:38:39.914Z" w:id="657768745">
        <w:r w:rsidRPr="4441BA12" w:rsidR="40DCA734">
          <w:rPr>
            <w:noProof w:val="0"/>
            <w:lang w:val="en-US"/>
          </w:rPr>
          <w:t>i.e</w:t>
        </w:r>
        <w:r w:rsidRPr="4441BA12" w:rsidR="40DCA734">
          <w:rPr>
            <w:noProof w:val="0"/>
            <w:lang w:val="en-US"/>
          </w:rPr>
          <w:t xml:space="preserve">., that the correct parameters are selected and the user-authored query is syntactically valid and executable. </w:t>
        </w:r>
        <w:r w:rsidRPr="4441BA12" w:rsidR="40DCA734">
          <w:rPr>
            <w:b w:val="0"/>
            <w:bCs w:val="0"/>
            <w:noProof w:val="0"/>
            <w:lang w:val="en-US"/>
            <w:rPrChange w:author="Ume Sauda Ghanyani" w:date="2025-08-12T06:38:54.132Z" w:id="2136428135">
              <w:rPr>
                <w:noProof w:val="0"/>
                <w:lang w:val="en-US"/>
              </w:rPr>
            </w:rPrChange>
          </w:rPr>
          <w:t xml:space="preserve">These checks </w:t>
        </w:r>
        <w:r w:rsidRPr="4441BA12" w:rsidR="40DCA734">
          <w:rPr>
            <w:b w:val="0"/>
            <w:bCs w:val="0"/>
            <w:noProof w:val="0"/>
            <w:lang w:val="en-US"/>
          </w:rPr>
          <w:t>do not</w:t>
        </w:r>
        <w:r w:rsidRPr="4441BA12" w:rsidR="40DCA734">
          <w:rPr>
            <w:b w:val="0"/>
            <w:bCs w:val="0"/>
            <w:noProof w:val="0"/>
            <w:lang w:val="en-US"/>
            <w:rPrChange w:author="Ume Sauda Ghanyani" w:date="2025-08-12T06:38:54.132Z" w:id="1151729223">
              <w:rPr>
                <w:noProof w:val="0"/>
                <w:lang w:val="en-US"/>
              </w:rPr>
            </w:rPrChange>
          </w:rPr>
          <w:t xml:space="preserve"> confirm rule correctness on real datasets. End-to-end behavioral validation requires executing the rule in the </w:t>
        </w:r>
        <w:r w:rsidRPr="4441BA12" w:rsidR="40DCA734">
          <w:rPr>
            <w:b w:val="0"/>
            <w:bCs w:val="0"/>
            <w:noProof w:val="0"/>
            <w:lang w:val="en-US"/>
          </w:rPr>
          <w:t>Simulation Sandbox</w:t>
        </w:r>
        <w:r w:rsidRPr="4441BA12" w:rsidR="40DCA734">
          <w:rPr>
            <w:b w:val="0"/>
            <w:bCs w:val="0"/>
            <w:noProof w:val="0"/>
            <w:lang w:val="en-US"/>
          </w:rPr>
          <w:t xml:space="preserve"> against representative historical </w:t>
        </w:r>
        <w:r w:rsidRPr="4441BA12" w:rsidR="40DCA734">
          <w:rPr>
            <w:b w:val="0"/>
            <w:bCs w:val="0"/>
            <w:noProof w:val="0"/>
            <w:lang w:val="en-US"/>
          </w:rPr>
          <w:t>synthetic data.</w:t>
        </w:r>
      </w:ins>
    </w:p>
    <w:p w:rsidR="61478225" w:rsidP="4A725168" w:rsidRDefault="6FF44844" w14:paraId="173F8024" w14:textId="22DC6B9F">
      <w:pPr>
        <w:pStyle w:val="ListParagraph"/>
        <w:numPr>
          <w:ilvl w:val="0"/>
          <w:numId w:val="87"/>
        </w:numPr>
        <w:jc w:val="left"/>
      </w:pPr>
      <w:r w:rsidRPr="70B044FC">
        <w:rPr>
          <w:b/>
          <w:bCs/>
        </w:rPr>
        <w:t xml:space="preserve">Test Data: </w:t>
      </w:r>
      <w:r>
        <w:t xml:space="preserve">The Maker uses </w:t>
      </w:r>
      <w:commentRangeStart w:id="548"/>
      <w:del w:author="Ume Sauda Ghanyani" w:date="2025-08-12T05:35:00Z" w:id="549">
        <w:r w:rsidDel="6FF44844" w:rsidR="61478225">
          <w:delText>historical or</w:delText>
        </w:r>
      </w:del>
      <w:r>
        <w:t xml:space="preserve"> </w:t>
      </w:r>
      <w:commentRangeEnd w:id="548"/>
      <w:r w:rsidR="61478225">
        <w:rPr>
          <w:rStyle w:val="CommentReference"/>
        </w:rPr>
        <w:commentReference w:id="548"/>
      </w:r>
      <w:r>
        <w:t>synthetic test data to validate the rule before moving it to the next testing phase.</w:t>
      </w:r>
    </w:p>
    <w:p w:rsidR="61478225" w:rsidP="4A725168" w:rsidRDefault="6FF44844" w14:paraId="3703B695" w14:textId="6F249F43" w14:noSpellErr="1">
      <w:pPr>
        <w:pStyle w:val="Heading4"/>
        <w:jc w:val="left"/>
      </w:pPr>
      <w:commentRangeStart w:id="550"/>
      <w:commentRangeStart w:id="925104568"/>
      <w:r w:rsidR="079577D5">
        <w:rPr/>
        <w:t>4.</w:t>
      </w:r>
      <w:r w:rsidR="7D5C4205">
        <w:rPr/>
        <w:t>3</w:t>
      </w:r>
      <w:r w:rsidR="079577D5">
        <w:rPr/>
        <w:t>.1.2 Testing in Simulation Sandbox</w:t>
      </w:r>
    </w:p>
    <w:p w:rsidR="61478225" w:rsidP="4A725168" w:rsidRDefault="61478225" w14:paraId="691DFE2F" w14:textId="50FCC483">
      <w:pPr>
        <w:pStyle w:val="ListParagraph"/>
        <w:numPr>
          <w:ilvl w:val="0"/>
          <w:numId w:val="88"/>
        </w:numPr>
        <w:jc w:val="left"/>
        <w:rPr/>
      </w:pPr>
      <w:r w:rsidRPr="4441BA12" w:rsidR="2863B09C">
        <w:rPr>
          <w:b w:val="1"/>
          <w:bCs w:val="1"/>
        </w:rPr>
        <w:t>Test Data Retrieval:</w:t>
      </w:r>
      <w:commentRangeStart w:id="788838694"/>
      <w:r w:rsidR="2863B09C">
        <w:rPr/>
        <w:t xml:space="preserve"> The Maker</w:t>
      </w:r>
      <w:ins w:author="Ume Sauda Ghanyani" w:date="2025-08-15T10:54:19.794Z" w:id="116150461">
        <w:r w:rsidR="32178F62">
          <w:t xml:space="preserve"> uses </w:t>
        </w:r>
      </w:ins>
      <w:del w:author="Ume Sauda Ghanyani" w:date="2025-08-15T10:54:16.273Z" w:id="2076409040">
        <w:r w:rsidDel="2863B09C">
          <w:delText xml:space="preserve"> </w:delText>
        </w:r>
      </w:del>
      <w:commentRangeStart w:id="513297538"/>
      <w:commentRangeStart w:id="995246761"/>
      <w:del w:author="Ume Sauda Ghanyani" w:date="2025-08-15T10:54:16.273Z" w:id="24976222">
        <w:r w:rsidDel="2863B09C">
          <w:delText>pulls</w:delText>
        </w:r>
      </w:del>
      <w:r w:rsidR="2863B09C">
        <w:rPr/>
        <w:t xml:space="preserve"> </w:t>
      </w:r>
      <w:commentRangeEnd w:id="513297538"/>
      <w:r>
        <w:rPr>
          <w:rStyle w:val="CommentReference"/>
        </w:rPr>
        <w:commentReference w:id="513297538"/>
      </w:r>
      <w:commentRangeEnd w:id="995246761"/>
      <w:r>
        <w:rPr>
          <w:rStyle w:val="CommentReference"/>
        </w:rPr>
        <w:commentReference w:id="995246761"/>
      </w:r>
      <w:r w:rsidR="2863B09C">
        <w:rPr/>
        <w:t>the necessary test data (historical</w:t>
      </w:r>
      <w:ins w:author="Ume Sauda Ghanyani" w:date="2025-08-15T10:54:43.18Z" w:id="184412681">
        <w:r w:rsidR="543C4741">
          <w:t xml:space="preserve"> and </w:t>
        </w:r>
      </w:ins>
      <w:del w:author="Ume Sauda Ghanyani" w:date="2025-08-15T10:54:40.267Z" w:id="1115308229">
        <w:r w:rsidDel="2863B09C">
          <w:delText xml:space="preserve"> or </w:delText>
        </w:r>
      </w:del>
      <w:r w:rsidR="2863B09C">
        <w:rPr/>
        <w:t xml:space="preserve">synthetic) from the </w:t>
      </w:r>
      <w:ins w:author="Ume Sauda Ghanyani" w:date="2025-08-15T10:54:36.711Z" w:id="431414103">
        <w:r w:rsidR="1CD15ABF">
          <w:t>Simulation Sandbox database</w:t>
        </w:r>
      </w:ins>
      <w:del w:author="Ume Sauda Ghanyani" w:date="2025-08-15T10:54:25.298Z" w:id="1671612978">
        <w:r w:rsidDel="2863B09C">
          <w:delText>Data Lakehouse</w:delText>
        </w:r>
      </w:del>
      <w:r w:rsidR="2863B09C">
        <w:rPr/>
        <w:t xml:space="preserve"> for simulation testing.</w:t>
      </w:r>
      <w:commentRangeEnd w:id="788838694"/>
      <w:r>
        <w:rPr>
          <w:rStyle w:val="CommentReference"/>
        </w:rPr>
        <w:commentReference w:id="788838694"/>
      </w:r>
    </w:p>
    <w:p w:rsidR="61478225" w:rsidP="4A725168" w:rsidRDefault="6FF44844" w14:paraId="4BDEA591" w14:textId="4805ED69">
      <w:pPr>
        <w:pStyle w:val="ListParagraph"/>
        <w:numPr>
          <w:ilvl w:val="0"/>
          <w:numId w:val="88"/>
        </w:numPr>
        <w:jc w:val="left"/>
      </w:pPr>
      <w:r w:rsidRPr="70B044FC">
        <w:rPr>
          <w:b/>
          <w:bCs/>
        </w:rPr>
        <w:t>Deploying Rule for Testing:</w:t>
      </w:r>
      <w:r>
        <w:t xml:space="preserve"> After pre-commit testing, the rule is sent from the </w:t>
      </w:r>
      <w:del w:author="Ume Sauda Ghanyani" w:date="2025-08-12T05:58:00Z" w:id="551">
        <w:r w:rsidDel="6FF44844" w:rsidR="61478225">
          <w:delText>Rule Builder</w:delText>
        </w:r>
      </w:del>
      <w:ins w:author="Ume Sauda Ghanyani" w:date="2025-08-12T05:58:00Z" w:id="552">
        <w:r w:rsidR="139AB367">
          <w:t>Tazama Rule Studio</w:t>
        </w:r>
      </w:ins>
      <w:r>
        <w:t xml:space="preserve"> to the Simulation Sandbox for execution with the </w:t>
      </w:r>
      <w:proofErr w:type="gramStart"/>
      <w:r>
        <w:t>provided test data</w:t>
      </w:r>
      <w:proofErr w:type="gramEnd"/>
      <w:r>
        <w:t>.</w:t>
      </w:r>
    </w:p>
    <w:p w:rsidR="61478225" w:rsidP="4A725168" w:rsidRDefault="6FF44844" w14:paraId="6CE94E2F" w14:textId="417634A1" w14:noSpellErr="1">
      <w:pPr>
        <w:pStyle w:val="ListParagraph"/>
        <w:numPr>
          <w:ilvl w:val="0"/>
          <w:numId w:val="88"/>
        </w:numPr>
        <w:jc w:val="left"/>
        <w:rPr/>
      </w:pPr>
      <w:commentRangeStart w:id="609623888"/>
      <w:r w:rsidRPr="4441BA12" w:rsidR="079577D5">
        <w:rPr>
          <w:b w:val="1"/>
          <w:bCs w:val="1"/>
        </w:rPr>
        <w:t>Simulation Execution:</w:t>
      </w:r>
      <w:r w:rsidR="079577D5">
        <w:rPr/>
        <w:t xml:space="preserve"> </w:t>
      </w:r>
      <w:commentRangeEnd w:id="609623888"/>
      <w:r>
        <w:rPr>
          <w:rStyle w:val="CommentReference"/>
        </w:rPr>
        <w:commentReference w:id="609623888"/>
      </w:r>
      <w:r w:rsidR="079577D5">
        <w:rPr/>
        <w:t>The Simulation Sandbox executes the rule logic and provides valuable performance metrics such as precision, recall, execution time, and resource usage (e.g., memory, CPU usage).</w:t>
      </w:r>
      <w:commentRangeEnd w:id="550"/>
      <w:r>
        <w:rPr>
          <w:rStyle w:val="CommentReference"/>
        </w:rPr>
        <w:commentReference w:id="550"/>
      </w:r>
      <w:commentRangeEnd w:id="925104568"/>
      <w:r>
        <w:rPr>
          <w:rStyle w:val="CommentReference"/>
        </w:rPr>
        <w:commentReference w:id="925104568"/>
      </w:r>
    </w:p>
    <w:p w:rsidR="61478225" w:rsidP="4A725168" w:rsidRDefault="61478225" w14:paraId="3B7A232F" w14:textId="2286E7E7">
      <w:pPr>
        <w:pStyle w:val="Heading4"/>
        <w:jc w:val="left"/>
      </w:pPr>
      <w:r>
        <w:t>4.</w:t>
      </w:r>
      <w:r w:rsidR="2EC93B39">
        <w:t>3</w:t>
      </w:r>
      <w:r>
        <w:t>.1.3 Refining the Rule</w:t>
      </w:r>
    </w:p>
    <w:p w:rsidR="61478225" w:rsidP="4A725168" w:rsidRDefault="61478225" w14:paraId="5DE7F83A" w14:textId="77777777">
      <w:pPr>
        <w:pStyle w:val="ListParagraph"/>
        <w:numPr>
          <w:ilvl w:val="0"/>
          <w:numId w:val="89"/>
        </w:numPr>
        <w:jc w:val="left"/>
      </w:pPr>
      <w:r>
        <w:t>After the rule undergoes initial testing in the Simulation Sandbox, the Maker reviews the feedback from the simulation, which includes performance metrics and any logs generated during execution.</w:t>
      </w:r>
    </w:p>
    <w:p w:rsidR="61478225" w:rsidP="4A725168" w:rsidRDefault="61478225" w14:paraId="1433B2F1" w14:textId="77777777">
      <w:pPr>
        <w:pStyle w:val="ListParagraph"/>
        <w:numPr>
          <w:ilvl w:val="0"/>
          <w:numId w:val="89"/>
        </w:numPr>
        <w:jc w:val="left"/>
      </w:pPr>
      <w:r>
        <w:t>The Maker uses this feedback to refine the rule logic and address any issues before retesting the rule.</w:t>
      </w:r>
    </w:p>
    <w:p w:rsidR="61478225" w:rsidP="4A725168" w:rsidRDefault="61478225" w14:paraId="5082DE2D" w14:textId="70C10B6F">
      <w:pPr>
        <w:pStyle w:val="ListParagraph"/>
        <w:numPr>
          <w:ilvl w:val="0"/>
          <w:numId w:val="89"/>
        </w:numPr>
        <w:jc w:val="left"/>
      </w:pPr>
      <w:r>
        <w:t>The Maker iterates through the testing and refinement process until the rule meets the desired performance benchmarks.</w:t>
      </w:r>
    </w:p>
    <w:p w:rsidR="61478225" w:rsidP="4A725168" w:rsidRDefault="61478225" w14:paraId="1E44FFEE" w14:textId="0A0F316E">
      <w:pPr>
        <w:pStyle w:val="Heading4"/>
        <w:jc w:val="left"/>
      </w:pPr>
      <w:r>
        <w:t>4.</w:t>
      </w:r>
      <w:r w:rsidR="6E0E9C2B">
        <w:t>3</w:t>
      </w:r>
      <w:r>
        <w:t>.1.4 Pull Request Creation</w:t>
      </w:r>
    </w:p>
    <w:p w:rsidR="61478225" w:rsidP="4A725168" w:rsidRDefault="61478225" w14:paraId="746292AD" w14:textId="032E457E">
      <w:pPr>
        <w:jc w:val="left"/>
      </w:pPr>
      <w:r>
        <w:t>Once the rule passes testing in the Simulation Sandbox, the Maker creates a Pull Request (PR) in version control (e.g., GitHub/GitLab) for review by the Checker. The CI/CD pipeline will trigger PR and perform final tests before the rule is reviewed and approved for deployment.</w:t>
      </w:r>
    </w:p>
    <w:p w:rsidR="4A725168" w:rsidP="4A725168" w:rsidRDefault="4A725168" w14:paraId="17581F9A" w14:textId="6F1A0A57"/>
    <w:p w:rsidR="00EE73CF" w:rsidP="4A725168" w:rsidRDefault="704A2156" w14:paraId="3E762D8C" w14:textId="3BC7F3A7" w14:noSpellErr="1">
      <w:pPr>
        <w:pStyle w:val="Heading2"/>
        <w:numPr>
          <w:ilvl w:val="0"/>
          <w:numId w:val="0"/>
        </w:numPr>
      </w:pPr>
      <w:bookmarkStart w:name="_Toc602063532" w:id="553"/>
      <w:bookmarkStart w:name="_Toc964188179" w:id="1126898699"/>
      <w:r w:rsidR="72BEE55D">
        <w:rPr/>
        <w:t>4.</w:t>
      </w:r>
      <w:r w:rsidR="0DC4A9BE">
        <w:rPr/>
        <w:t>4</w:t>
      </w:r>
      <w:r w:rsidR="72BEE55D">
        <w:rPr/>
        <w:t xml:space="preserve"> </w:t>
      </w:r>
      <w:commentRangeStart w:id="554"/>
      <w:r w:rsidR="1E8CFD04">
        <w:rPr/>
        <w:t>CI/CD Integration</w:t>
      </w:r>
      <w:commentRangeEnd w:id="554"/>
      <w:r>
        <w:rPr>
          <w:rStyle w:val="CommentReference"/>
        </w:rPr>
        <w:commentReference w:id="554"/>
      </w:r>
      <w:bookmarkEnd w:id="553"/>
      <w:bookmarkEnd w:id="1126898699"/>
    </w:p>
    <w:p w:rsidRPr="005D0508" w:rsidR="005D0508" w:rsidP="005D0508" w:rsidRDefault="005D0508" w14:paraId="4C6BEFA4" w14:textId="77777777">
      <w:pPr>
        <w:jc w:val="left"/>
      </w:pPr>
      <w:r w:rsidRPr="005D0508">
        <w:t>Continuous Integration and Continuous Deployment (CI/CD) pipelines automate the testing, validation, and deployment of rule logic. This approach ensures consistency, quality, and efficiency across the entire lifecycle of the rule, from creation to production deployment. The CI/CD pipeline integrates with version control systems (e.g., GitHub or GitLab) and handles the deployment process for various stages—development, staging, and production.</w:t>
      </w:r>
    </w:p>
    <w:p w:rsidRPr="005D0508" w:rsidR="005D0508" w:rsidP="005D0508" w:rsidRDefault="29F17471" w14:paraId="63D53A92" w14:textId="3F466703" w14:noSpellErr="1">
      <w:pPr>
        <w:pStyle w:val="Heading3"/>
        <w:jc w:val="left"/>
        <w:rPr>
          <w:sz w:val="20"/>
          <w:szCs w:val="20"/>
        </w:rPr>
      </w:pPr>
      <w:bookmarkStart w:name="_Toc2100209636" w:id="555"/>
      <w:bookmarkStart w:name="_Toc1613697333" w:id="1830050204"/>
      <w:r w:rsidRPr="4441BA12" w:rsidR="182B76DB">
        <w:rPr>
          <w:sz w:val="20"/>
          <w:szCs w:val="20"/>
        </w:rPr>
        <w:t>4.</w:t>
      </w:r>
      <w:r w:rsidRPr="4441BA12" w:rsidR="525E16DD">
        <w:rPr>
          <w:sz w:val="20"/>
          <w:szCs w:val="20"/>
        </w:rPr>
        <w:t>4</w:t>
      </w:r>
      <w:r w:rsidRPr="4441BA12" w:rsidR="182B76DB">
        <w:rPr>
          <w:sz w:val="20"/>
          <w:szCs w:val="20"/>
        </w:rPr>
        <w:t xml:space="preserve">.1. </w:t>
      </w:r>
      <w:r w:rsidRPr="4441BA12" w:rsidR="3215BD16">
        <w:rPr>
          <w:sz w:val="20"/>
          <w:szCs w:val="20"/>
        </w:rPr>
        <w:t xml:space="preserve"> CI</w:t>
      </w:r>
      <w:r w:rsidRPr="4441BA12" w:rsidR="694D1AB1">
        <w:rPr>
          <w:sz w:val="20"/>
          <w:szCs w:val="20"/>
        </w:rPr>
        <w:t>/CD Pipeline Workflow</w:t>
      </w:r>
      <w:bookmarkEnd w:id="555"/>
      <w:bookmarkEnd w:id="1830050204"/>
    </w:p>
    <w:p w:rsidRPr="005D0508" w:rsidR="005D0508" w:rsidP="005D0508" w:rsidRDefault="604E96EC" w14:paraId="0634E4A2" w14:textId="7B931659">
      <w:pPr>
        <w:pStyle w:val="Heading4"/>
        <w:jc w:val="left"/>
      </w:pPr>
      <w:r w:rsidRPr="4A725168">
        <w:t>4.</w:t>
      </w:r>
      <w:r w:rsidRPr="4A725168" w:rsidR="66467A65">
        <w:t>4</w:t>
      </w:r>
      <w:r w:rsidRPr="4A725168">
        <w:t xml:space="preserve">.1.1 </w:t>
      </w:r>
      <w:r w:rsidRPr="4A725168" w:rsidR="4A5587D4">
        <w:t>Code Packaging and Export</w:t>
      </w:r>
    </w:p>
    <w:p w:rsidR="00A97A02" w:rsidP="00A97A02" w:rsidRDefault="7319E296" w14:paraId="6F63A1CA" w14:textId="22951B0E" w14:noSpellErr="1">
      <w:pPr>
        <w:pStyle w:val="ListParagraph"/>
        <w:numPr>
          <w:ilvl w:val="0"/>
          <w:numId w:val="78"/>
        </w:numPr>
        <w:jc w:val="left"/>
        <w:rPr>
          <w:ins w:author="Ume Sauda Ghanyani" w:date="2025-08-12T06:31:56.702Z" w16du:dateUtc="2025-08-12T06:31:56.702Z" w:id="1038071778"/>
        </w:rPr>
      </w:pPr>
      <w:r w:rsidRPr="4441BA12" w:rsidR="6C391CE1">
        <w:rPr>
          <w:b w:val="1"/>
          <w:bCs w:val="1"/>
        </w:rPr>
        <w:t>Rule Creation:</w:t>
      </w:r>
      <w:r w:rsidR="6C391CE1">
        <w:rPr/>
        <w:t xml:space="preserve"> The Maker creates and configures rule logic within the </w:t>
      </w:r>
      <w:del w:author="Ume Sauda Ghanyani" w:date="2025-08-12T05:58:00Z" w:id="662168525">
        <w:r w:rsidDel="7A1AAA6C">
          <w:delText>Rule Builder</w:delText>
        </w:r>
      </w:del>
      <w:ins w:author="Ume Sauda Ghanyani" w:date="2025-08-12T05:58:00Z" w:id="1882891750">
        <w:r w:rsidR="6D65538C">
          <w:t>Tazama Rule Studio</w:t>
        </w:r>
      </w:ins>
      <w:r w:rsidR="6C391CE1">
        <w:rPr/>
        <w:t xml:space="preserve"> interface.</w:t>
      </w:r>
    </w:p>
    <w:p w:rsidR="10DF35C2" w:rsidP="4441BA12" w:rsidRDefault="10DF35C2" w14:paraId="3C2481C8" w14:textId="66F68942">
      <w:pPr>
        <w:pStyle w:val="ListParagraph"/>
        <w:numPr>
          <w:ilvl w:val="0"/>
          <w:numId w:val="78"/>
        </w:numPr>
        <w:jc w:val="left"/>
        <w:rPr>
          <w:noProof w:val="0"/>
          <w:lang w:val="en-US"/>
        </w:rPr>
      </w:pPr>
      <w:ins w:author="Ume Sauda Ghanyani" w:date="2025-08-12T06:31:57.781Z" w:id="288957375">
        <w:r w:rsidRPr="4441BA12" w:rsidR="10DF35C2">
          <w:rPr>
            <w:b w:val="1"/>
            <w:bCs w:val="1"/>
            <w:noProof w:val="0"/>
            <w:lang w:val="en-US"/>
          </w:rPr>
          <w:t>Saving Work-in-Progress:</w:t>
        </w:r>
        <w:r w:rsidRPr="4441BA12" w:rsidR="10DF35C2">
          <w:rPr>
            <w:noProof w:val="0"/>
            <w:lang w:val="en-US"/>
          </w:rPr>
          <w:t xml:space="preserve"> The platform allows draft rule definitions to be saved within the </w:t>
        </w:r>
      </w:ins>
      <w:commentRangeStart w:id="690319279"/>
      <w:commentRangeStart w:id="1930051369"/>
      <w:ins w:author="Ume Sauda Ghanyani" w:date="2025-08-12T06:31:57.781Z" w:id="844308742">
        <w:r w:rsidRPr="4441BA12" w:rsidR="10DF35C2">
          <w:rPr>
            <w:noProof w:val="0"/>
            <w:lang w:val="en-US"/>
          </w:rPr>
          <w:t>Rule Builder</w:t>
        </w:r>
      </w:ins>
      <w:ins w:author="Ume Sauda Ghanyani" w:date="2025-08-12T06:33:41.88Z" w:id="1733713825">
        <w:r w:rsidRPr="4441BA12" w:rsidR="1E4ADAC1">
          <w:rPr>
            <w:noProof w:val="0"/>
            <w:lang w:val="en-US"/>
          </w:rPr>
          <w:t xml:space="preserve"> (in Config DB) </w:t>
        </w:r>
      </w:ins>
      <w:commentRangeEnd w:id="690319279"/>
      <w:r>
        <w:rPr>
          <w:rStyle w:val="CommentReference"/>
        </w:rPr>
        <w:commentReference w:id="690319279"/>
      </w:r>
      <w:commentRangeEnd w:id="1930051369"/>
      <w:r>
        <w:rPr>
          <w:rStyle w:val="CommentReference"/>
        </w:rPr>
        <w:commentReference w:id="1930051369"/>
      </w:r>
      <w:commentRangeStart w:id="1625968182"/>
      <w:ins w:author="Ume Sauda Ghanyani" w:date="2025-08-12T06:31:57.781Z" w:id="2097649922">
        <w:r w:rsidRPr="4441BA12" w:rsidR="10DF35C2">
          <w:rPr>
            <w:noProof w:val="0"/>
            <w:lang w:val="en-US"/>
          </w:rPr>
          <w:t xml:space="preserve"> without requiring a commit to the CI/CD pipeline. </w:t>
        </w:r>
      </w:ins>
      <w:commentRangeEnd w:id="1625968182"/>
      <w:r>
        <w:rPr>
          <w:rStyle w:val="CommentReference"/>
        </w:rPr>
        <w:commentReference w:id="1625968182"/>
      </w:r>
      <w:ins w:author="Ume Sauda Ghanyani" w:date="2025-08-12T06:31:57.781Z" w:id="272895026">
        <w:r w:rsidRPr="4441BA12" w:rsidR="10DF35C2">
          <w:rPr>
            <w:noProof w:val="0"/>
            <w:lang w:val="en-US"/>
          </w:rPr>
          <w:t>This enables Makers to incrementally build and refine rules before formal submission. Once a rule is ready for testing or deployment, the Maker pushes it to the version control system (e.g., GitHub, GitLab)</w:t>
        </w:r>
        <w:r w:rsidRPr="4441BA12" w:rsidR="10DF35C2">
          <w:rPr>
            <w:noProof w:val="0"/>
            <w:lang w:val="en-US"/>
          </w:rPr>
          <w:t>.</w:t>
        </w:r>
      </w:ins>
    </w:p>
    <w:p w:rsidR="00A97A02" w:rsidP="00A97A02" w:rsidRDefault="7319E296" w14:paraId="6F7C6F67" w14:textId="77777777">
      <w:pPr>
        <w:pStyle w:val="ListParagraph"/>
        <w:numPr>
          <w:ilvl w:val="0"/>
          <w:numId w:val="78"/>
        </w:numPr>
        <w:jc w:val="left"/>
      </w:pPr>
      <w:r w:rsidRPr="70B044FC">
        <w:rPr>
          <w:b/>
          <w:bCs/>
        </w:rPr>
        <w:t>Push to Version Control:</w:t>
      </w:r>
      <w:r>
        <w:t xml:space="preserve"> After the rule is finalized, the Maker pushes the code to the version control system (e.g., </w:t>
      </w:r>
      <w:commentRangeStart w:id="558"/>
      <w:commentRangeStart w:id="559"/>
      <w:r>
        <w:t>GitHub</w:t>
      </w:r>
      <w:commentRangeEnd w:id="558"/>
      <w:r w:rsidR="005D0508">
        <w:rPr>
          <w:rStyle w:val="CommentReference"/>
        </w:rPr>
        <w:commentReference w:id="558"/>
      </w:r>
      <w:commentRangeEnd w:id="559"/>
      <w:r w:rsidR="005D0508">
        <w:rPr>
          <w:rStyle w:val="CommentReference"/>
        </w:rPr>
        <w:commentReference w:id="559"/>
      </w:r>
      <w:r>
        <w:t>, GitLab).</w:t>
      </w:r>
    </w:p>
    <w:p w:rsidRPr="005D0508" w:rsidR="005D0508" w:rsidP="00A97A02" w:rsidRDefault="4A5587D4" w14:paraId="3633DC6A" w14:textId="6B7160E7">
      <w:pPr>
        <w:pStyle w:val="ListParagraph"/>
        <w:numPr>
          <w:ilvl w:val="0"/>
          <w:numId w:val="78"/>
        </w:numPr>
        <w:jc w:val="left"/>
      </w:pPr>
      <w:r w:rsidRPr="4A725168">
        <w:rPr>
          <w:b/>
          <w:bCs/>
        </w:rPr>
        <w:t>Versioned Package:</w:t>
      </w:r>
      <w:r>
        <w:t xml:space="preserve"> The rule is automatically packaged as an NPM-compatible TypeScript module, with dependencies and configuration settings stored in the </w:t>
      </w:r>
      <w:proofErr w:type="spellStart"/>
      <w:r w:rsidR="6A3CB657">
        <w:t>package.json</w:t>
      </w:r>
      <w:proofErr w:type="spellEnd"/>
      <w:r>
        <w:t xml:space="preserve"> file.</w:t>
      </w:r>
    </w:p>
    <w:p w:rsidRPr="005D0508" w:rsidR="005D0508" w:rsidP="005D0508" w:rsidRDefault="6C189C56" w14:paraId="7E9BA5DF" w14:textId="4CCF367E">
      <w:pPr>
        <w:pStyle w:val="Heading4"/>
        <w:jc w:val="left"/>
      </w:pPr>
      <w:r w:rsidRPr="4A725168">
        <w:t>4.</w:t>
      </w:r>
      <w:r w:rsidRPr="4A725168" w:rsidR="3611594F">
        <w:t>4</w:t>
      </w:r>
      <w:r w:rsidRPr="4A725168" w:rsidR="4A5587D4">
        <w:t>.</w:t>
      </w:r>
      <w:r w:rsidRPr="4A725168" w:rsidR="0CE48BF1">
        <w:t>1</w:t>
      </w:r>
      <w:r w:rsidRPr="4A725168" w:rsidR="4A5587D4">
        <w:t>.2 CI/CD Pipeline Execution</w:t>
      </w:r>
    </w:p>
    <w:p w:rsidR="00A40474" w:rsidP="00A40474" w:rsidRDefault="005D0508" w14:paraId="043EC13D" w14:textId="77777777">
      <w:pPr>
        <w:pStyle w:val="ListParagraph"/>
        <w:numPr>
          <w:ilvl w:val="0"/>
          <w:numId w:val="80"/>
        </w:numPr>
        <w:jc w:val="left"/>
      </w:pPr>
      <w:r w:rsidRPr="00A40474">
        <w:rPr>
          <w:b/>
          <w:bCs/>
        </w:rPr>
        <w:t>Automated Testing:</w:t>
      </w:r>
      <w:r w:rsidRPr="005D0508">
        <w:t xml:space="preserve"> After the code is pushed, the CI/CD pipeline automatically performs unit tests, linting, and static code analysis to ensure compliance with coding standards and detect vulnerabilities.</w:t>
      </w:r>
    </w:p>
    <w:p w:rsidRPr="005D0508" w:rsidR="005D0508" w:rsidP="00A40474" w:rsidRDefault="005D0508" w14:paraId="34375446" w14:textId="780F766A" w14:noSpellErr="1">
      <w:pPr>
        <w:pStyle w:val="ListParagraph"/>
        <w:numPr>
          <w:ilvl w:val="0"/>
          <w:numId w:val="80"/>
        </w:numPr>
        <w:jc w:val="left"/>
        <w:rPr/>
      </w:pPr>
      <w:commentRangeStart w:id="801271831"/>
      <w:r w:rsidRPr="4441BA12" w:rsidR="7A1AAA6C">
        <w:rPr>
          <w:b w:val="1"/>
          <w:bCs w:val="1"/>
        </w:rPr>
        <w:t>Automated Pull Request Creation:</w:t>
      </w:r>
      <w:commentRangeEnd w:id="801271831"/>
      <w:r>
        <w:rPr>
          <w:rStyle w:val="CommentReference"/>
        </w:rPr>
        <w:commentReference w:id="801271831"/>
      </w:r>
      <w:r w:rsidR="7A1AAA6C">
        <w:rPr/>
        <w:t xml:space="preserve"> The Maker triggers the creation of a pull request (PR) that is reviewed by the Checker. This process is automatically handled by the CI/CD system after the initial tests pass.</w:t>
      </w:r>
    </w:p>
    <w:p w:rsidRPr="005D0508" w:rsidR="005D0508" w:rsidP="005D0508" w:rsidRDefault="47D4077A" w14:paraId="49A8C96F" w14:textId="4403776E">
      <w:pPr>
        <w:pStyle w:val="Heading4"/>
        <w:jc w:val="left"/>
      </w:pPr>
      <w:r w:rsidRPr="4A725168">
        <w:t>4.</w:t>
      </w:r>
      <w:r w:rsidRPr="4A725168" w:rsidR="36121381">
        <w:t>4</w:t>
      </w:r>
      <w:r w:rsidRPr="4A725168" w:rsidR="4A5587D4">
        <w:t>.</w:t>
      </w:r>
      <w:r w:rsidRPr="4A725168" w:rsidR="0CE48BF1">
        <w:t>1</w:t>
      </w:r>
      <w:r w:rsidRPr="4A725168" w:rsidR="4A5587D4">
        <w:t>.3 Pull Request and Review</w:t>
      </w:r>
    </w:p>
    <w:p w:rsidR="000D6715" w:rsidP="000D6715" w:rsidRDefault="005D0508" w14:paraId="7D55FD13" w14:textId="77777777">
      <w:pPr>
        <w:pStyle w:val="ListParagraph"/>
        <w:numPr>
          <w:ilvl w:val="0"/>
          <w:numId w:val="82"/>
        </w:numPr>
        <w:jc w:val="left"/>
      </w:pPr>
      <w:r w:rsidRPr="000D6715">
        <w:rPr>
          <w:b/>
          <w:bCs/>
        </w:rPr>
        <w:t>PR Review by Checker:</w:t>
      </w:r>
      <w:r w:rsidRPr="005D0508">
        <w:t xml:space="preserve"> The Checker reviews the PR, including performance metrics (e.g., precision, recall), test results, and code quality.</w:t>
      </w:r>
    </w:p>
    <w:p w:rsidRPr="005D0508" w:rsidR="005D0508" w:rsidP="000D6715" w:rsidRDefault="005D0508" w14:paraId="6B449684" w14:textId="775E725B">
      <w:pPr>
        <w:pStyle w:val="ListParagraph"/>
        <w:numPr>
          <w:ilvl w:val="0"/>
          <w:numId w:val="82"/>
        </w:numPr>
        <w:jc w:val="left"/>
      </w:pPr>
      <w:r w:rsidRPr="000D6715">
        <w:rPr>
          <w:b/>
          <w:bCs/>
        </w:rPr>
        <w:t>Approval:</w:t>
      </w:r>
      <w:r w:rsidRPr="005D0508">
        <w:t xml:space="preserve"> If the Checker approves the PR, the rule is ready to be deployed to staging and eventually to production.</w:t>
      </w:r>
    </w:p>
    <w:p w:rsidRPr="005D0508" w:rsidR="005D0508" w:rsidP="005D0508" w:rsidRDefault="1ADEBB6B" w14:paraId="414F3512" w14:textId="33D7A34C">
      <w:pPr>
        <w:pStyle w:val="Heading4"/>
        <w:jc w:val="left"/>
      </w:pPr>
      <w:r w:rsidRPr="4A725168">
        <w:t>4.</w:t>
      </w:r>
      <w:r w:rsidRPr="4A725168" w:rsidR="56323A1E">
        <w:t>4</w:t>
      </w:r>
      <w:r w:rsidRPr="4A725168" w:rsidR="240418D3">
        <w:t>.</w:t>
      </w:r>
      <w:r w:rsidRPr="4A725168" w:rsidR="0CE48BF1">
        <w:t>1</w:t>
      </w:r>
      <w:r w:rsidRPr="4A725168" w:rsidR="4A5587D4">
        <w:t xml:space="preserve">.4 Deployment </w:t>
      </w:r>
      <w:proofErr w:type="gramStart"/>
      <w:r w:rsidRPr="4A725168" w:rsidR="4A5587D4">
        <w:t>to</w:t>
      </w:r>
      <w:proofErr w:type="gramEnd"/>
      <w:r w:rsidRPr="4A725168" w:rsidR="4A5587D4">
        <w:t xml:space="preserve"> Staging and Production</w:t>
      </w:r>
    </w:p>
    <w:p w:rsidR="000D6715" w:rsidP="000D6715" w:rsidRDefault="005D0508" w14:paraId="7844BE3A" w14:textId="77777777">
      <w:pPr>
        <w:pStyle w:val="ListParagraph"/>
        <w:numPr>
          <w:ilvl w:val="0"/>
          <w:numId w:val="83"/>
        </w:numPr>
        <w:jc w:val="left"/>
      </w:pPr>
      <w:r w:rsidRPr="000D6715">
        <w:rPr>
          <w:b/>
          <w:bCs/>
        </w:rPr>
        <w:t>Staging Deployment:</w:t>
      </w:r>
      <w:r w:rsidRPr="005D0508">
        <w:t xml:space="preserve"> After Checker approval, the rule is deployed to the Staging Environment. The Deployer monitors the deployment in staging to ensure proper functionality.</w:t>
      </w:r>
    </w:p>
    <w:p w:rsidR="00AA5B5F" w:rsidP="4A725168" w:rsidRDefault="4A5587D4" w14:paraId="1EB720B9" w14:textId="4EA4FA2B">
      <w:pPr>
        <w:pStyle w:val="ListParagraph"/>
        <w:numPr>
          <w:ilvl w:val="0"/>
          <w:numId w:val="83"/>
        </w:numPr>
        <w:jc w:val="left"/>
      </w:pPr>
      <w:r w:rsidRPr="4A725168">
        <w:rPr>
          <w:b/>
          <w:bCs/>
        </w:rPr>
        <w:t>Production Deployment:</w:t>
      </w:r>
      <w:r>
        <w:t xml:space="preserve"> If staging tests are successful, the rule is deployed to the Production Environment using the same automated pipeline. If any issues arise, the Deployer can initiate a rollback to a previous stable version.</w:t>
      </w:r>
    </w:p>
    <w:p w:rsidRPr="004765E6" w:rsidR="004765E6" w:rsidP="4A725168" w:rsidRDefault="004765E6" w14:paraId="65E7CAAD" w14:textId="5E6D7FE3">
      <w:pPr>
        <w:jc w:val="left"/>
      </w:pPr>
    </w:p>
    <w:p w:rsidR="00265665" w:rsidP="4A725168" w:rsidRDefault="08DF1408" w14:paraId="30F8D83C" w14:textId="082AD673" w14:noSpellErr="1">
      <w:pPr>
        <w:pStyle w:val="Heading2"/>
        <w:numPr>
          <w:ilvl w:val="0"/>
          <w:numId w:val="0"/>
        </w:numPr>
      </w:pPr>
      <w:bookmarkStart w:name="_Toc1547269674" w:id="560"/>
      <w:bookmarkStart w:name="_Toc1381032895" w:id="484840520"/>
      <w:r w:rsidR="6A20AB0A">
        <w:rPr/>
        <w:t xml:space="preserve">4.5 </w:t>
      </w:r>
      <w:r w:rsidR="2385367D">
        <w:rPr/>
        <w:t>Multi Tenancy Support</w:t>
      </w:r>
      <w:bookmarkEnd w:id="560"/>
      <w:bookmarkEnd w:id="484840520"/>
    </w:p>
    <w:p w:rsidRPr="00BD21BB" w:rsidR="00B47001" w:rsidP="00B47001" w:rsidRDefault="321A5DEE" w14:paraId="26D7DB56" w14:textId="48C592AB" w14:noSpellErr="1">
      <w:pPr>
        <w:pStyle w:val="Heading3"/>
        <w:rPr>
          <w:sz w:val="20"/>
          <w:szCs w:val="20"/>
        </w:rPr>
      </w:pPr>
      <w:bookmarkStart w:name="_Toc884232709" w:id="561"/>
      <w:bookmarkStart w:name="_Toc1100097310" w:id="226706338"/>
      <w:r w:rsidRPr="4441BA12" w:rsidR="5CEE025F">
        <w:rPr>
          <w:sz w:val="20"/>
          <w:szCs w:val="20"/>
        </w:rPr>
        <w:t>4.</w:t>
      </w:r>
      <w:r w:rsidRPr="4441BA12" w:rsidR="1A76A9BA">
        <w:rPr>
          <w:sz w:val="20"/>
          <w:szCs w:val="20"/>
        </w:rPr>
        <w:t>5</w:t>
      </w:r>
      <w:r w:rsidRPr="4441BA12" w:rsidR="71227F4F">
        <w:rPr>
          <w:sz w:val="20"/>
          <w:szCs w:val="20"/>
        </w:rPr>
        <w:t>.1</w:t>
      </w:r>
      <w:r w:rsidRPr="4441BA12" w:rsidR="5CEE025F">
        <w:rPr>
          <w:sz w:val="20"/>
          <w:szCs w:val="20"/>
        </w:rPr>
        <w:t xml:space="preserve">. </w:t>
      </w:r>
      <w:commentRangeStart w:id="562"/>
      <w:r w:rsidRPr="4441BA12" w:rsidR="71227F4F">
        <w:rPr>
          <w:sz w:val="20"/>
          <w:szCs w:val="20"/>
        </w:rPr>
        <w:t xml:space="preserve"> Tenant Isolation</w:t>
      </w:r>
      <w:commentRangeEnd w:id="562"/>
      <w:r>
        <w:rPr>
          <w:rStyle w:val="CommentReference"/>
        </w:rPr>
        <w:commentReference w:id="562"/>
      </w:r>
      <w:bookmarkEnd w:id="561"/>
      <w:bookmarkEnd w:id="226706338"/>
      <w:r w:rsidRPr="4441BA12" w:rsidR="71227F4F">
        <w:rPr>
          <w:sz w:val="20"/>
          <w:szCs w:val="20"/>
        </w:rPr>
        <w:t xml:space="preserve"> </w:t>
      </w:r>
    </w:p>
    <w:p w:rsidR="3CCE904F" w:rsidP="4A725168" w:rsidRDefault="3CCE904F" w14:paraId="3DF18236" w14:textId="50C84B14">
      <w:pPr>
        <w:pStyle w:val="Heading4"/>
      </w:pPr>
      <w:r w:rsidRPr="4A725168">
        <w:t xml:space="preserve">4.5.1.1 </w:t>
      </w:r>
      <w:r w:rsidRPr="4A725168" w:rsidR="2A1494BA">
        <w:t>Logical Separation</w:t>
      </w:r>
    </w:p>
    <w:p w:rsidR="2A1494BA" w:rsidP="4A725168" w:rsidRDefault="2A1494BA" w14:paraId="45692126" w14:textId="5E332095">
      <w:pPr>
        <w:spacing w:before="240" w:after="240"/>
      </w:pPr>
      <w:r w:rsidRPr="4A725168">
        <w:t xml:space="preserve">Each tenant is assigned a unique </w:t>
      </w:r>
      <w:r w:rsidRPr="4A725168">
        <w:rPr>
          <w:rFonts w:ascii="Consolas" w:hAnsi="Consolas" w:eastAsia="Consolas" w:cs="Consolas"/>
        </w:rPr>
        <w:t>Tenant ID</w:t>
      </w:r>
      <w:r w:rsidRPr="4A725168">
        <w:t>, which acts as a namespace or boundary for all operations and assets associated with that tenant. This ensures:</w:t>
      </w:r>
    </w:p>
    <w:p w:rsidR="2A1494BA" w:rsidP="4A725168" w:rsidRDefault="2A1494BA" w14:paraId="156302CB" w14:textId="018FACA8">
      <w:pPr>
        <w:pStyle w:val="ListParagraph"/>
        <w:numPr>
          <w:ilvl w:val="0"/>
          <w:numId w:val="6"/>
        </w:numPr>
        <w:spacing w:before="240" w:after="240"/>
      </w:pPr>
      <w:r w:rsidRPr="4A725168">
        <w:t>Rules created or customized by a tenant are not visible to others.</w:t>
      </w:r>
    </w:p>
    <w:p w:rsidR="2A1494BA" w:rsidP="4A725168" w:rsidRDefault="2A1494BA" w14:paraId="104BFE24" w14:textId="60876FF2" w14:noSpellErr="1">
      <w:pPr>
        <w:pStyle w:val="ListParagraph"/>
        <w:numPr>
          <w:ilvl w:val="0"/>
          <w:numId w:val="6"/>
        </w:numPr>
        <w:spacing w:before="240" w:after="240"/>
        <w:rPr/>
      </w:pPr>
      <w:commentRangeStart w:id="1825283939"/>
      <w:r w:rsidR="5BA58A71">
        <w:rPr/>
        <w:t>Transactions, alerts, and case data are strictly</w:t>
      </w:r>
      <w:r w:rsidR="5BA58A71">
        <w:rPr/>
        <w:t xml:space="preserve"> filtered</w:t>
      </w:r>
      <w:r w:rsidR="5BA58A71">
        <w:rPr/>
        <w:t xml:space="preserve"> and processed in tenant-specific scopes.</w:t>
      </w:r>
      <w:commentRangeEnd w:id="1825283939"/>
      <w:r>
        <w:rPr>
          <w:rStyle w:val="CommentReference"/>
        </w:rPr>
        <w:commentReference w:id="1825283939"/>
      </w:r>
    </w:p>
    <w:p w:rsidR="2A1494BA" w:rsidP="4A725168" w:rsidRDefault="2A1494BA" w14:paraId="21B46937" w14:textId="30B85440">
      <w:pPr>
        <w:pStyle w:val="ListParagraph"/>
        <w:numPr>
          <w:ilvl w:val="0"/>
          <w:numId w:val="6"/>
        </w:numPr>
        <w:spacing w:before="240" w:after="240"/>
      </w:pPr>
      <w:r w:rsidRPr="4A725168">
        <w:t>Access control and authentication policies are applied at the tenant level.</w:t>
      </w:r>
    </w:p>
    <w:p w:rsidR="6887C7F4" w:rsidP="4A725168" w:rsidRDefault="6887C7F4" w14:paraId="5C9C31EE" w14:textId="3A36FF8F">
      <w:pPr>
        <w:pStyle w:val="Heading4"/>
      </w:pPr>
      <w:r w:rsidRPr="4A725168">
        <w:t xml:space="preserve">4.5.1.2 </w:t>
      </w:r>
      <w:r w:rsidRPr="4A725168" w:rsidR="2A1494BA">
        <w:t>Isolated Rule Management</w:t>
      </w:r>
    </w:p>
    <w:p w:rsidR="2A1494BA" w:rsidP="4A725168" w:rsidRDefault="2A1494BA" w14:paraId="1BA594E9" w14:textId="03CB4C47">
      <w:pPr>
        <w:pStyle w:val="ListParagraph"/>
        <w:numPr>
          <w:ilvl w:val="0"/>
          <w:numId w:val="5"/>
        </w:numPr>
        <w:spacing w:before="240" w:after="240"/>
      </w:pPr>
      <w:r w:rsidRPr="4A725168">
        <w:rPr>
          <w:b/>
          <w:bCs/>
        </w:rPr>
        <w:t>Rule Libraries</w:t>
      </w:r>
      <w:r w:rsidRPr="4A725168">
        <w:t>: Tenants can:</w:t>
      </w:r>
    </w:p>
    <w:p w:rsidR="2A1494BA" w:rsidP="4A725168" w:rsidRDefault="2A1494BA" w14:paraId="10D9657C" w14:textId="18D964DE">
      <w:pPr>
        <w:pStyle w:val="ListParagraph"/>
        <w:numPr>
          <w:ilvl w:val="1"/>
          <w:numId w:val="5"/>
        </w:numPr>
        <w:spacing w:before="240" w:after="240"/>
      </w:pPr>
      <w:r w:rsidRPr="4A725168">
        <w:t xml:space="preserve">Use system-provided </w:t>
      </w:r>
      <w:r w:rsidRPr="4A725168">
        <w:rPr>
          <w:b/>
          <w:bCs/>
        </w:rPr>
        <w:t>default rules</w:t>
      </w:r>
      <w:r w:rsidRPr="4A725168">
        <w:t xml:space="preserve"> (read-only templates).</w:t>
      </w:r>
    </w:p>
    <w:p w:rsidR="2A1494BA" w:rsidP="4A725168" w:rsidRDefault="2A1494BA" w14:paraId="65239E86" w14:textId="657ADFFD">
      <w:pPr>
        <w:pStyle w:val="ListParagraph"/>
        <w:numPr>
          <w:ilvl w:val="1"/>
          <w:numId w:val="5"/>
        </w:numPr>
        <w:spacing w:before="240" w:after="240"/>
      </w:pPr>
      <w:r w:rsidRPr="4A725168">
        <w:rPr>
          <w:b/>
          <w:bCs/>
        </w:rPr>
        <w:t>Fork</w:t>
      </w:r>
      <w:r w:rsidRPr="4A725168">
        <w:t xml:space="preserve"> or clone rules to create tenant-specific versions.</w:t>
      </w:r>
    </w:p>
    <w:p w:rsidR="2A1494BA" w:rsidP="4A725168" w:rsidRDefault="0126AC2C" w14:paraId="4A4F7FDE" w14:textId="0D4499B7">
      <w:pPr>
        <w:pStyle w:val="ListParagraph"/>
        <w:numPr>
          <w:ilvl w:val="1"/>
          <w:numId w:val="5"/>
        </w:numPr>
        <w:spacing w:before="240" w:after="240"/>
        <w:rPr>
          <w:ins w:author="Ume Sauda Ghanyani" w:date="2025-08-12T05:44:00Z" w16du:dateUtc="2025-08-12T05:44:43Z" w:id="563"/>
        </w:rPr>
      </w:pPr>
      <w:r>
        <w:t>Modify thresholds and logic parameters.</w:t>
      </w:r>
    </w:p>
    <w:p w:rsidR="538DFD71" w:rsidRDefault="538DFD71" w14:paraId="5FD13B58" w14:textId="63BC727F">
      <w:pPr>
        <w:spacing w:before="240" w:after="240"/>
        <w:pPrChange w:author="Ume Sauda Ghanyani" w:date="2025-08-12T05:45:00Z" w:id="564">
          <w:pPr>
            <w:pStyle w:val="ListParagraph"/>
            <w:numPr>
              <w:ilvl w:val="1"/>
              <w:numId w:val="5"/>
            </w:numPr>
            <w:spacing w:before="240" w:after="240"/>
            <w:ind w:left="1440" w:hanging="360"/>
          </w:pPr>
        </w:pPrChange>
      </w:pPr>
      <w:ins w:author="Ume Sauda Ghanyani" w:date="2025-08-12T05:45:00Z" w:id="565">
        <w:r w:rsidRPr="70B044FC">
          <w:rPr>
            <w:b/>
            <w:bCs/>
            <w:rPrChange w:author="Ume Sauda Ghanyani" w:date="2025-08-12T05:45:00Z" w:id="566">
              <w:rPr/>
            </w:rPrChange>
          </w:rPr>
          <w:t xml:space="preserve">Query </w:t>
        </w:r>
        <w:proofErr w:type="gramStart"/>
        <w:r w:rsidRPr="70B044FC">
          <w:rPr>
            <w:b/>
            <w:bCs/>
            <w:rPrChange w:author="Ume Sauda Ghanyani" w:date="2025-08-12T05:45:00Z" w:id="567">
              <w:rPr/>
            </w:rPrChange>
          </w:rPr>
          <w:t>Creation :</w:t>
        </w:r>
        <w:proofErr w:type="gramEnd"/>
        <w:r w:rsidRPr="70B044FC">
          <w:rPr>
            <w:b/>
            <w:bCs/>
            <w:rPrChange w:author="Ume Sauda Ghanyani" w:date="2025-08-12T05:45:00Z" w:id="568">
              <w:rPr/>
            </w:rPrChange>
          </w:rPr>
          <w:t xml:space="preserve"> </w:t>
        </w:r>
      </w:ins>
      <w:ins w:author="Ume Sauda Ghanyani" w:date="2025-08-12T05:44:00Z" w:id="569">
        <w:r>
          <w:t>User creat</w:t>
        </w:r>
      </w:ins>
      <w:ins w:author="Ume Sauda Ghanyani" w:date="2025-08-12T05:45:00Z" w:id="570">
        <w:r>
          <w:t xml:space="preserve">es queries by isolating them through </w:t>
        </w:r>
        <w:proofErr w:type="spellStart"/>
        <w:r>
          <w:t>tenant_id</w:t>
        </w:r>
      </w:ins>
      <w:proofErr w:type="spellEnd"/>
      <w:ins w:author="Ume Sauda Ghanyani" w:date="2025-08-12T05:46:00Z" w:id="571">
        <w:r>
          <w:t xml:space="preserve"> to filter query results. </w:t>
        </w:r>
      </w:ins>
    </w:p>
    <w:p w:rsidR="2A1494BA" w:rsidP="4A725168" w:rsidRDefault="2A1494BA" w14:paraId="0890902E" w14:textId="3CCBC092">
      <w:pPr>
        <w:pStyle w:val="ListParagraph"/>
        <w:numPr>
          <w:ilvl w:val="0"/>
          <w:numId w:val="5"/>
        </w:numPr>
        <w:spacing w:before="240" w:after="240"/>
      </w:pPr>
      <w:r w:rsidRPr="4A725168">
        <w:rPr>
          <w:b/>
          <w:bCs/>
        </w:rPr>
        <w:t>Version Control</w:t>
      </w:r>
      <w:r w:rsidRPr="4A725168">
        <w:t xml:space="preserve"> is scoped to the tenant. Updates to a rule by one tenant do </w:t>
      </w:r>
      <w:r w:rsidRPr="4A725168">
        <w:rPr>
          <w:b/>
          <w:bCs/>
        </w:rPr>
        <w:t>not affect</w:t>
      </w:r>
      <w:r w:rsidRPr="4A725168">
        <w:t xml:space="preserve"> the rule behavior or versions of another.</w:t>
      </w:r>
    </w:p>
    <w:p w:rsidR="1E684280" w:rsidP="4A725168" w:rsidRDefault="1E684280" w14:paraId="424519C6" w14:textId="26CB3755">
      <w:pPr>
        <w:pStyle w:val="Heading4"/>
      </w:pPr>
      <w:r w:rsidRPr="4A725168">
        <w:t xml:space="preserve">4.5.1.3 </w:t>
      </w:r>
      <w:r w:rsidRPr="4A725168" w:rsidR="2A1494BA">
        <w:t>Environment &amp; Deployment Isolation</w:t>
      </w:r>
    </w:p>
    <w:p w:rsidR="2A1494BA" w:rsidP="4A725168" w:rsidRDefault="2A1494BA" w14:paraId="4FBFF08B" w14:textId="5D63397D">
      <w:pPr>
        <w:pStyle w:val="ListParagraph"/>
        <w:numPr>
          <w:ilvl w:val="0"/>
          <w:numId w:val="9"/>
        </w:numPr>
        <w:spacing w:before="240" w:after="240"/>
      </w:pPr>
      <w:r w:rsidRPr="4A725168">
        <w:t xml:space="preserve">Each tenant has logically isolated environments for </w:t>
      </w:r>
      <w:r w:rsidRPr="4A725168">
        <w:rPr>
          <w:b/>
          <w:bCs/>
        </w:rPr>
        <w:t>DEV</w:t>
      </w:r>
      <w:r w:rsidRPr="4A725168">
        <w:t xml:space="preserve">, </w:t>
      </w:r>
      <w:r w:rsidRPr="4A725168">
        <w:rPr>
          <w:b/>
          <w:bCs/>
        </w:rPr>
        <w:t>QA</w:t>
      </w:r>
      <w:r w:rsidRPr="4A725168">
        <w:t xml:space="preserve">, and </w:t>
      </w:r>
      <w:r w:rsidRPr="4A725168">
        <w:rPr>
          <w:b/>
          <w:bCs/>
        </w:rPr>
        <w:t>PROD</w:t>
      </w:r>
      <w:r w:rsidRPr="4A725168">
        <w:t>.</w:t>
      </w:r>
    </w:p>
    <w:p w:rsidR="2A1494BA" w:rsidP="4A725168" w:rsidRDefault="2A1494BA" w14:paraId="7F176A24" w14:textId="12AF756C">
      <w:pPr>
        <w:pStyle w:val="ListParagraph"/>
        <w:numPr>
          <w:ilvl w:val="0"/>
          <w:numId w:val="9"/>
        </w:numPr>
        <w:spacing w:before="240" w:after="240"/>
      </w:pPr>
      <w:r w:rsidRPr="4A725168">
        <w:t>CI/CD pipelines deploy rules and configurations only within the boundaries of that tenant’s environment.</w:t>
      </w:r>
    </w:p>
    <w:p w:rsidR="2A1494BA" w:rsidP="4A725168" w:rsidRDefault="2A1494BA" w14:paraId="0295C1E1" w14:textId="6F0FFB63" w14:noSpellErr="1">
      <w:pPr>
        <w:pStyle w:val="ListParagraph"/>
        <w:numPr>
          <w:ilvl w:val="0"/>
          <w:numId w:val="9"/>
        </w:numPr>
        <w:spacing w:before="240" w:after="240"/>
        <w:rPr/>
      </w:pPr>
      <w:r w:rsidR="5BA58A71">
        <w:rPr/>
        <w:t>Shared infrastructure (e.g., messaging queues)</w:t>
      </w:r>
      <w:commentRangeStart w:id="165278952"/>
      <w:r w:rsidR="5BA58A71">
        <w:rPr/>
        <w:t xml:space="preserve"> is logically partitioned through secure topics, containers, and databases.</w:t>
      </w:r>
      <w:commentRangeEnd w:id="165278952"/>
      <w:r>
        <w:rPr>
          <w:rStyle w:val="CommentReference"/>
        </w:rPr>
        <w:commentReference w:id="165278952"/>
      </w:r>
    </w:p>
    <w:p w:rsidR="6B6972CE" w:rsidP="4A725168" w:rsidRDefault="6B6972CE" w14:paraId="01355A4B" w14:textId="3AC3BED6">
      <w:pPr>
        <w:pStyle w:val="Heading4"/>
        <w:rPr>
          <w:sz w:val="18"/>
          <w:szCs w:val="18"/>
        </w:rPr>
      </w:pPr>
      <w:r w:rsidRPr="4A725168">
        <w:t xml:space="preserve">4.5.1.4 </w:t>
      </w:r>
      <w:r w:rsidRPr="4A725168" w:rsidR="2A1494BA">
        <w:t>Data Security &amp; Compliance</w:t>
      </w:r>
    </w:p>
    <w:p w:rsidR="2A1494BA" w:rsidP="4A725168" w:rsidRDefault="2A1494BA" w14:paraId="184CCD62" w14:textId="58498DAD">
      <w:pPr>
        <w:pStyle w:val="ListParagraph"/>
        <w:numPr>
          <w:ilvl w:val="0"/>
          <w:numId w:val="8"/>
        </w:numPr>
        <w:spacing w:before="240" w:after="240"/>
      </w:pPr>
      <w:r w:rsidRPr="4A725168">
        <w:t>All data access is tenant-aware, meaning:</w:t>
      </w:r>
    </w:p>
    <w:p w:rsidR="2A1494BA" w:rsidP="4A725168" w:rsidRDefault="2A1494BA" w14:paraId="74381F38" w14:textId="18400E07">
      <w:pPr>
        <w:pStyle w:val="ListParagraph"/>
        <w:numPr>
          <w:ilvl w:val="1"/>
          <w:numId w:val="8"/>
        </w:numPr>
        <w:spacing w:before="240" w:after="240"/>
      </w:pPr>
      <w:r w:rsidRPr="4A725168">
        <w:t xml:space="preserve">Queries, alerts, and dashboards are filtered by </w:t>
      </w:r>
      <w:r w:rsidRPr="4A725168">
        <w:rPr>
          <w:rFonts w:ascii="Consolas" w:hAnsi="Consolas" w:eastAsia="Consolas" w:cs="Consolas"/>
        </w:rPr>
        <w:t>Tenant ID</w:t>
      </w:r>
      <w:r w:rsidRPr="4A725168">
        <w:t>.</w:t>
      </w:r>
    </w:p>
    <w:p w:rsidR="2A1494BA" w:rsidP="4A725168" w:rsidRDefault="2A1494BA" w14:paraId="62ADDFD0" w14:textId="2DD52D01">
      <w:pPr>
        <w:pStyle w:val="ListParagraph"/>
        <w:numPr>
          <w:ilvl w:val="1"/>
          <w:numId w:val="8"/>
        </w:numPr>
        <w:spacing w:before="240" w:after="240"/>
      </w:pPr>
      <w:r w:rsidRPr="4A725168">
        <w:t>No cross-tenant queries or aggregations are allowed unless explicitly authorized (e.g., for system-wide analytics by admins).</w:t>
      </w:r>
    </w:p>
    <w:p w:rsidR="2A1494BA" w:rsidP="4A725168" w:rsidRDefault="2A1494BA" w14:paraId="0C18692A" w14:textId="1EDA6839">
      <w:pPr>
        <w:pStyle w:val="ListParagraph"/>
        <w:numPr>
          <w:ilvl w:val="0"/>
          <w:numId w:val="8"/>
        </w:numPr>
        <w:spacing w:before="240" w:after="240"/>
      </w:pPr>
      <w:r w:rsidRPr="4A725168">
        <w:t>Encryption, tokenization, and strict access controls are enforced per tenant.</w:t>
      </w:r>
    </w:p>
    <w:p w:rsidR="2A1494BA" w:rsidP="4A725168" w:rsidRDefault="2A1494BA" w14:paraId="15B1722F" w14:textId="68E86687">
      <w:pPr>
        <w:pStyle w:val="ListParagraph"/>
        <w:numPr>
          <w:ilvl w:val="0"/>
          <w:numId w:val="8"/>
        </w:numPr>
        <w:spacing w:before="240" w:after="240"/>
      </w:pPr>
      <w:r w:rsidRPr="4A725168">
        <w:t>Audit logs are maintained separately for each tenant.</w:t>
      </w:r>
    </w:p>
    <w:p w:rsidRPr="00BD21BB" w:rsidR="00B47001" w:rsidP="00B47001" w:rsidRDefault="321A5DEE" w14:paraId="0531A3DC" w14:textId="57A39A39" w14:noSpellErr="1">
      <w:pPr>
        <w:pStyle w:val="Heading3"/>
        <w:rPr>
          <w:sz w:val="20"/>
          <w:szCs w:val="20"/>
        </w:rPr>
      </w:pPr>
      <w:bookmarkStart w:name="_Toc994710029" w:id="572"/>
      <w:bookmarkStart w:name="_Toc1416023601" w:id="865761237"/>
      <w:r w:rsidRPr="4441BA12" w:rsidR="5CEE025F">
        <w:rPr>
          <w:sz w:val="20"/>
          <w:szCs w:val="20"/>
        </w:rPr>
        <w:t>4.</w:t>
      </w:r>
      <w:r w:rsidRPr="4441BA12" w:rsidR="546E3396">
        <w:rPr>
          <w:sz w:val="20"/>
          <w:szCs w:val="20"/>
        </w:rPr>
        <w:t>5</w:t>
      </w:r>
      <w:r w:rsidRPr="4441BA12" w:rsidR="5CEE025F">
        <w:rPr>
          <w:sz w:val="20"/>
          <w:szCs w:val="20"/>
        </w:rPr>
        <w:t xml:space="preserve">.2. </w:t>
      </w:r>
      <w:r w:rsidRPr="4441BA12" w:rsidR="71227F4F">
        <w:rPr>
          <w:sz w:val="20"/>
          <w:szCs w:val="20"/>
        </w:rPr>
        <w:t xml:space="preserve"> Rule Versioning and Customization</w:t>
      </w:r>
      <w:bookmarkEnd w:id="572"/>
      <w:bookmarkEnd w:id="865761237"/>
    </w:p>
    <w:p w:rsidR="41E0B180" w:rsidP="4A725168" w:rsidRDefault="4988BBBF" w14:paraId="66A6A1E4" w14:textId="197C13AA">
      <w:pPr>
        <w:spacing w:before="240" w:after="240"/>
      </w:pPr>
      <w:r>
        <w:t xml:space="preserve">The rule versioning mechanism allows multiple versions of a rule to coexist and be tracked over time. Each version reflects a specific state in the </w:t>
      </w:r>
      <w:commentRangeStart w:id="573"/>
      <w:commentRangeStart w:id="574"/>
      <w:r>
        <w:t>rule’s lifecycle</w:t>
      </w:r>
      <w:commentRangeEnd w:id="573"/>
      <w:r w:rsidR="41E0B180">
        <w:rPr>
          <w:rStyle w:val="CommentReference"/>
        </w:rPr>
        <w:commentReference w:id="573"/>
      </w:r>
      <w:commentRangeEnd w:id="574"/>
      <w:r w:rsidR="41E0B180">
        <w:rPr>
          <w:rStyle w:val="CommentReference"/>
        </w:rPr>
        <w:commentReference w:id="574"/>
      </w:r>
      <w:r>
        <w:t xml:space="preserve">—such as </w:t>
      </w:r>
      <w:r w:rsidRPr="70B044FC">
        <w:rPr>
          <w:i/>
          <w:iCs/>
        </w:rPr>
        <w:t>Draft</w:t>
      </w:r>
      <w:r>
        <w:t xml:space="preserve">, </w:t>
      </w:r>
      <w:r w:rsidRPr="70B044FC">
        <w:rPr>
          <w:i/>
          <w:iCs/>
        </w:rPr>
        <w:t>Approved</w:t>
      </w:r>
      <w:r>
        <w:t xml:space="preserve">, or </w:t>
      </w:r>
      <w:r w:rsidRPr="70B044FC" w:rsidR="6FACBF37">
        <w:rPr>
          <w:i/>
          <w:iCs/>
        </w:rPr>
        <w:t>Suspend</w:t>
      </w:r>
      <w:r w:rsidRPr="70B044FC">
        <w:rPr>
          <w:i/>
          <w:iCs/>
        </w:rPr>
        <w:t>ed</w:t>
      </w:r>
      <w:r>
        <w:t>. This helps maintain auditability, enables controlled updates, and supports rollbacks if needed.</w:t>
      </w:r>
    </w:p>
    <w:p w:rsidR="1A447599" w:rsidP="4A725168" w:rsidRDefault="1A447599" w14:paraId="157017CF" w14:textId="7A147454">
      <w:pPr>
        <w:pStyle w:val="Heading4"/>
      </w:pPr>
      <w:r w:rsidRPr="4A725168">
        <w:t xml:space="preserve">4.5.2.1 </w:t>
      </w:r>
      <w:r w:rsidRPr="4A725168" w:rsidR="41E0B180">
        <w:t>Key Concepts</w:t>
      </w:r>
    </w:p>
    <w:p w:rsidR="41E0B180" w:rsidP="4A725168" w:rsidRDefault="41E0B180" w14:paraId="4E30FAFD" w14:textId="53C78D54" w14:noSpellErr="1">
      <w:pPr>
        <w:pStyle w:val="ListParagraph"/>
        <w:numPr>
          <w:ilvl w:val="0"/>
          <w:numId w:val="13"/>
        </w:numPr>
        <w:spacing w:before="240" w:after="240"/>
        <w:rPr>
          <w:b w:val="1"/>
          <w:bCs w:val="1"/>
        </w:rPr>
      </w:pPr>
      <w:commentRangeStart w:id="1419894693"/>
      <w:r w:rsidRPr="4441BA12" w:rsidR="3DAB4340">
        <w:rPr>
          <w:b w:val="1"/>
          <w:bCs w:val="1"/>
        </w:rPr>
        <w:t>Version States</w:t>
      </w:r>
      <w:commentRangeEnd w:id="1419894693"/>
      <w:r>
        <w:rPr>
          <w:rStyle w:val="CommentReference"/>
        </w:rPr>
        <w:commentReference w:id="1419894693"/>
      </w:r>
      <w:r w:rsidRPr="4441BA12" w:rsidR="3DAB4340">
        <w:rPr>
          <w:b w:val="1"/>
          <w:bCs w:val="1"/>
        </w:rPr>
        <w:t>:</w:t>
      </w:r>
    </w:p>
    <w:p w:rsidR="41E0B180" w:rsidP="4A725168" w:rsidRDefault="41E0B180" w14:paraId="2FFEC2BA" w14:textId="5AB23FF2">
      <w:pPr>
        <w:pStyle w:val="ListParagraph"/>
        <w:numPr>
          <w:ilvl w:val="1"/>
          <w:numId w:val="13"/>
        </w:numPr>
        <w:spacing w:before="240" w:after="240"/>
      </w:pPr>
      <w:r w:rsidRPr="4A725168">
        <w:rPr>
          <w:b/>
          <w:bCs/>
        </w:rPr>
        <w:t>Draft</w:t>
      </w:r>
      <w:r w:rsidRPr="4A725168">
        <w:t>: Editable version of a rule, typically under development or review.</w:t>
      </w:r>
    </w:p>
    <w:p w:rsidR="41E0B180" w:rsidP="4A725168" w:rsidRDefault="41E0B180" w14:paraId="14C853D4" w14:textId="5AFEDC8E">
      <w:pPr>
        <w:pStyle w:val="ListParagraph"/>
        <w:numPr>
          <w:ilvl w:val="1"/>
          <w:numId w:val="13"/>
        </w:numPr>
        <w:spacing w:before="240" w:after="240"/>
      </w:pPr>
      <w:r w:rsidRPr="4A725168">
        <w:rPr>
          <w:b/>
          <w:bCs/>
        </w:rPr>
        <w:t>Approved</w:t>
      </w:r>
      <w:r w:rsidRPr="4A725168">
        <w:t>: Finalized version that has been tested and validated, ready for or already in production.</w:t>
      </w:r>
    </w:p>
    <w:p w:rsidR="41FC2FBC" w:rsidP="4A725168" w:rsidRDefault="41FC2FBC" w14:paraId="65BDA10A" w14:textId="0205F1BD">
      <w:pPr>
        <w:pStyle w:val="ListParagraph"/>
        <w:numPr>
          <w:ilvl w:val="1"/>
          <w:numId w:val="13"/>
        </w:numPr>
        <w:spacing w:before="240" w:after="240"/>
      </w:pPr>
      <w:r w:rsidRPr="4A725168">
        <w:rPr>
          <w:b/>
          <w:bCs/>
        </w:rPr>
        <w:t>Suspend</w:t>
      </w:r>
      <w:r w:rsidRPr="4A725168" w:rsidR="41E0B180">
        <w:rPr>
          <w:b/>
          <w:bCs/>
        </w:rPr>
        <w:t>ed</w:t>
      </w:r>
      <w:r w:rsidRPr="4A725168" w:rsidR="41E0B180">
        <w:t>: An old version that is no longer active but kept for historical or audit purposes.</w:t>
      </w:r>
    </w:p>
    <w:p w:rsidR="41E0B180" w:rsidP="4A725168" w:rsidRDefault="41E0B180" w14:paraId="426C9BE7" w14:textId="0737E66C">
      <w:pPr>
        <w:pStyle w:val="ListParagraph"/>
        <w:numPr>
          <w:ilvl w:val="0"/>
          <w:numId w:val="13"/>
        </w:numPr>
        <w:spacing w:before="240" w:after="240"/>
      </w:pPr>
      <w:r w:rsidRPr="4A725168">
        <w:rPr>
          <w:b/>
          <w:bCs/>
        </w:rPr>
        <w:t>Version History</w:t>
      </w:r>
      <w:r w:rsidRPr="4A725168">
        <w:t>:</w:t>
      </w:r>
    </w:p>
    <w:p w:rsidR="41E0B180" w:rsidP="4A725168" w:rsidRDefault="41E0B180" w14:paraId="74349ED2" w14:textId="2D59A8AA" w14:noSpellErr="1">
      <w:pPr>
        <w:pStyle w:val="ListParagraph"/>
        <w:numPr>
          <w:ilvl w:val="1"/>
          <w:numId w:val="13"/>
        </w:numPr>
        <w:spacing w:before="240" w:after="240"/>
        <w:rPr/>
      </w:pPr>
      <w:r w:rsidR="3DAB4340">
        <w:rPr/>
        <w:t xml:space="preserve">Each </w:t>
      </w:r>
      <w:commentRangeStart w:id="242884717"/>
      <w:commentRangeStart w:id="2010762413"/>
      <w:r w:rsidR="3DAB4340">
        <w:rPr/>
        <w:t xml:space="preserve">rule </w:t>
      </w:r>
      <w:commentRangeEnd w:id="242884717"/>
      <w:r>
        <w:rPr>
          <w:rStyle w:val="CommentReference"/>
        </w:rPr>
        <w:commentReference w:id="242884717"/>
      </w:r>
      <w:commentRangeEnd w:id="2010762413"/>
      <w:r>
        <w:rPr>
          <w:rStyle w:val="CommentReference"/>
        </w:rPr>
        <w:commentReference w:id="2010762413"/>
      </w:r>
      <w:r w:rsidR="3DAB4340">
        <w:rPr/>
        <w:t>maintains</w:t>
      </w:r>
      <w:r w:rsidR="3DAB4340">
        <w:rPr/>
        <w:t xml:space="preserve"> a chronological log of its changes.</w:t>
      </w:r>
    </w:p>
    <w:p w:rsidR="41E0B180" w:rsidP="4A725168" w:rsidRDefault="41E0B180" w14:paraId="23D24402" w14:textId="25D00893">
      <w:pPr>
        <w:pStyle w:val="ListParagraph"/>
        <w:numPr>
          <w:ilvl w:val="1"/>
          <w:numId w:val="13"/>
        </w:numPr>
        <w:spacing w:before="240" w:after="240"/>
      </w:pPr>
      <w:r w:rsidRPr="4A725168">
        <w:t>Every time a rule is edited, a new version is created with a unique version number (e.g., v1.0, v1.1, v2.0).</w:t>
      </w:r>
    </w:p>
    <w:p w:rsidR="41E0B180" w:rsidP="4A725168" w:rsidRDefault="41E0B180" w14:paraId="0E3D42F2" w14:textId="2647EDEE">
      <w:pPr>
        <w:pStyle w:val="ListParagraph"/>
        <w:numPr>
          <w:ilvl w:val="1"/>
          <w:numId w:val="13"/>
        </w:numPr>
        <w:spacing w:before="240" w:after="240"/>
      </w:pPr>
      <w:r w:rsidRPr="4A725168">
        <w:t xml:space="preserve">Metadata such as author, date, and description of changes </w:t>
      </w:r>
      <w:proofErr w:type="gramStart"/>
      <w:r w:rsidRPr="4A725168">
        <w:t>is</w:t>
      </w:r>
      <w:proofErr w:type="gramEnd"/>
      <w:r w:rsidRPr="4A725168">
        <w:t xml:space="preserve"> stored for each version.</w:t>
      </w:r>
    </w:p>
    <w:p w:rsidR="41E0B180" w:rsidP="4A725168" w:rsidRDefault="41E0B180" w14:paraId="0022DF43" w14:textId="3F80F096">
      <w:pPr>
        <w:pStyle w:val="ListParagraph"/>
        <w:numPr>
          <w:ilvl w:val="0"/>
          <w:numId w:val="13"/>
        </w:numPr>
        <w:spacing w:before="240" w:after="240"/>
      </w:pPr>
      <w:r w:rsidRPr="4A725168">
        <w:rPr>
          <w:b/>
          <w:bCs/>
        </w:rPr>
        <w:t>Cloning and Forking</w:t>
      </w:r>
      <w:r w:rsidRPr="4A725168">
        <w:t>:</w:t>
      </w:r>
    </w:p>
    <w:p w:rsidR="41E0B180" w:rsidP="4A725168" w:rsidRDefault="41E0B180" w14:paraId="6FEEF5D0" w14:textId="58839267">
      <w:pPr>
        <w:pStyle w:val="ListParagraph"/>
        <w:numPr>
          <w:ilvl w:val="1"/>
          <w:numId w:val="13"/>
        </w:numPr>
        <w:spacing w:before="240" w:after="240"/>
      </w:pPr>
      <w:r w:rsidRPr="4A725168">
        <w:t>Rules can be cloned from existing versions or forked from default system templates.</w:t>
      </w:r>
    </w:p>
    <w:p w:rsidR="41E0B180" w:rsidP="4A725168" w:rsidRDefault="41E0B180" w14:paraId="69D5989F" w14:textId="03143E00">
      <w:pPr>
        <w:pStyle w:val="ListParagraph"/>
        <w:numPr>
          <w:ilvl w:val="1"/>
          <w:numId w:val="13"/>
        </w:numPr>
        <w:spacing w:before="240" w:after="240"/>
      </w:pPr>
      <w:r w:rsidRPr="4A725168">
        <w:t>This allows a tenant to create a customized rule based on a shared template while maintaining independence from the original.</w:t>
      </w:r>
    </w:p>
    <w:p w:rsidR="41E0B180" w:rsidP="4A725168" w:rsidRDefault="41E0B180" w14:paraId="60D5B2F0" w14:textId="683E41A8">
      <w:pPr>
        <w:pStyle w:val="ListParagraph"/>
        <w:numPr>
          <w:ilvl w:val="0"/>
          <w:numId w:val="13"/>
        </w:numPr>
        <w:spacing w:before="240" w:after="240"/>
      </w:pPr>
      <w:r w:rsidRPr="4A725168">
        <w:rPr>
          <w:b/>
          <w:bCs/>
        </w:rPr>
        <w:t>Customization by Tenant</w:t>
      </w:r>
      <w:r w:rsidRPr="4A725168">
        <w:t>:</w:t>
      </w:r>
    </w:p>
    <w:p w:rsidR="41E0B180" w:rsidP="4A725168" w:rsidRDefault="4988BBBF" w14:paraId="2F5A9590" w14:textId="22248297">
      <w:pPr>
        <w:pStyle w:val="ListParagraph"/>
        <w:numPr>
          <w:ilvl w:val="1"/>
          <w:numId w:val="13"/>
        </w:numPr>
        <w:spacing w:before="240" w:after="240"/>
      </w:pPr>
      <w:commentRangeStart w:id="575"/>
      <w:commentRangeStart w:id="576"/>
      <w:r>
        <w:t>Tenants can maintain their own versions of a rule, even if the original is updated.</w:t>
      </w:r>
      <w:commentRangeEnd w:id="575"/>
      <w:r w:rsidR="41E0B180">
        <w:rPr>
          <w:rStyle w:val="CommentReference"/>
        </w:rPr>
        <w:commentReference w:id="575"/>
      </w:r>
      <w:commentRangeEnd w:id="576"/>
      <w:r w:rsidR="41E0B180">
        <w:rPr>
          <w:rStyle w:val="CommentReference"/>
        </w:rPr>
        <w:commentReference w:id="576"/>
      </w:r>
    </w:p>
    <w:p w:rsidR="41E0B180" w:rsidP="4A725168" w:rsidRDefault="41E0B180" w14:paraId="7DB322C9" w14:textId="5EE2E0E6">
      <w:pPr>
        <w:pStyle w:val="ListParagraph"/>
        <w:numPr>
          <w:ilvl w:val="1"/>
          <w:numId w:val="13"/>
        </w:numPr>
        <w:spacing w:before="240" w:after="240"/>
      </w:pPr>
      <w:r w:rsidRPr="4A725168">
        <w:t>This enables each tenant to apply their own logic, thresholds, or parameters while benefiting from base system templates.</w:t>
      </w:r>
    </w:p>
    <w:p w:rsidR="41E0B180" w:rsidP="4A725168" w:rsidRDefault="41E0B180" w14:paraId="68C1125D" w14:textId="53E3A182">
      <w:pPr>
        <w:pStyle w:val="ListParagraph"/>
        <w:numPr>
          <w:ilvl w:val="0"/>
          <w:numId w:val="13"/>
        </w:numPr>
        <w:spacing w:before="240" w:after="240"/>
      </w:pPr>
      <w:r w:rsidRPr="4A725168">
        <w:rPr>
          <w:b/>
          <w:bCs/>
        </w:rPr>
        <w:t>Rollback and Audit</w:t>
      </w:r>
      <w:r w:rsidRPr="4A725168">
        <w:t>:</w:t>
      </w:r>
    </w:p>
    <w:p w:rsidR="41E0B180" w:rsidP="4A725168" w:rsidRDefault="41E0B180" w14:paraId="2FD403F1" w14:textId="7DD010BB">
      <w:pPr>
        <w:pStyle w:val="ListParagraph"/>
        <w:numPr>
          <w:ilvl w:val="1"/>
          <w:numId w:val="13"/>
        </w:numPr>
        <w:spacing w:before="240" w:after="240"/>
      </w:pPr>
      <w:r w:rsidRPr="4A725168">
        <w:t>Older versions can be reviewed or rolled back if a newer version causes issues.</w:t>
      </w:r>
    </w:p>
    <w:p w:rsidR="41E0B180" w:rsidP="4A725168" w:rsidRDefault="41E0B180" w14:paraId="036B9C18" w14:textId="468DA0EF">
      <w:pPr>
        <w:pStyle w:val="ListParagraph"/>
        <w:numPr>
          <w:ilvl w:val="1"/>
          <w:numId w:val="13"/>
        </w:numPr>
        <w:spacing w:before="240" w:after="240"/>
      </w:pPr>
      <w:r w:rsidRPr="4A725168">
        <w:t>Complete traceability ensures compliance and ease of debugging.</w:t>
      </w:r>
    </w:p>
    <w:p w:rsidRPr="00BD21BB" w:rsidR="00B47001" w:rsidP="00B47001" w:rsidRDefault="321A5DEE" w14:paraId="16E4060F" w14:textId="3525352B" w14:noSpellErr="1">
      <w:pPr>
        <w:pStyle w:val="Heading3"/>
        <w:rPr>
          <w:sz w:val="20"/>
          <w:szCs w:val="20"/>
        </w:rPr>
      </w:pPr>
      <w:bookmarkStart w:name="_Toc2102243877" w:id="577"/>
      <w:bookmarkStart w:name="_Toc1423039334" w:id="1924203308"/>
      <w:r w:rsidRPr="4441BA12" w:rsidR="5CEE025F">
        <w:rPr>
          <w:sz w:val="20"/>
          <w:szCs w:val="20"/>
        </w:rPr>
        <w:t>4.</w:t>
      </w:r>
      <w:r w:rsidRPr="4441BA12" w:rsidR="471CF145">
        <w:rPr>
          <w:sz w:val="20"/>
          <w:szCs w:val="20"/>
        </w:rPr>
        <w:t>5</w:t>
      </w:r>
      <w:r w:rsidRPr="4441BA12" w:rsidR="5CEE025F">
        <w:rPr>
          <w:sz w:val="20"/>
          <w:szCs w:val="20"/>
        </w:rPr>
        <w:t xml:space="preserve">.3. </w:t>
      </w:r>
      <w:commentRangeStart w:id="578"/>
      <w:r w:rsidRPr="4441BA12" w:rsidR="71227F4F">
        <w:rPr>
          <w:sz w:val="20"/>
          <w:szCs w:val="20"/>
        </w:rPr>
        <w:t xml:space="preserve"> Role-Based Access Control (RBAC)</w:t>
      </w:r>
      <w:commentRangeEnd w:id="578"/>
      <w:r>
        <w:rPr>
          <w:rStyle w:val="CommentReference"/>
        </w:rPr>
        <w:commentReference w:id="578"/>
      </w:r>
      <w:bookmarkEnd w:id="577"/>
      <w:bookmarkEnd w:id="1924203308"/>
    </w:p>
    <w:p w:rsidR="0075436D" w:rsidP="4A725168" w:rsidRDefault="0A2C37C0" w14:paraId="56D86E9E" w14:textId="134A72FC">
      <w:pPr>
        <w:spacing w:after="100"/>
        <w:rPr>
          <w:color w:val="000000" w:themeColor="text1"/>
        </w:rPr>
      </w:pPr>
      <w:r w:rsidRPr="70B044FC">
        <w:rPr>
          <w:color w:val="000000" w:themeColor="text1"/>
        </w:rPr>
        <w:t xml:space="preserve">The </w:t>
      </w:r>
      <w:del w:author="Ume Sauda Ghanyani" w:date="2025-08-12T05:58:00Z" w:id="579">
        <w:r w:rsidRPr="70B044FC" w:rsidDel="0A2C37C0" w:rsidR="142CFC98">
          <w:rPr>
            <w:color w:val="000000" w:themeColor="text1"/>
          </w:rPr>
          <w:delText>Rule Builder</w:delText>
        </w:r>
      </w:del>
      <w:ins w:author="Ume Sauda Ghanyani" w:date="2025-08-12T05:58:00Z" w:id="580">
        <w:r w:rsidRPr="70B044FC" w:rsidR="139AB367">
          <w:rPr>
            <w:color w:val="000000" w:themeColor="text1"/>
          </w:rPr>
          <w:t>Tazama Rule Studio</w:t>
        </w:r>
      </w:ins>
      <w:r w:rsidRPr="70B044FC">
        <w:rPr>
          <w:color w:val="000000" w:themeColor="text1"/>
        </w:rPr>
        <w:t xml:space="preserve"> integrates with </w:t>
      </w:r>
      <w:proofErr w:type="spellStart"/>
      <w:r w:rsidRPr="70B044FC">
        <w:rPr>
          <w:b/>
          <w:bCs/>
          <w:color w:val="000000" w:themeColor="text1"/>
        </w:rPr>
        <w:t>Keycloak</w:t>
      </w:r>
      <w:proofErr w:type="spellEnd"/>
      <w:r w:rsidRPr="70B044FC">
        <w:rPr>
          <w:color w:val="000000" w:themeColor="text1"/>
        </w:rPr>
        <w:t xml:space="preserve"> as its identity and access management (IAM) system to enforce secure role-based access to all features, configurations and rule processors deployed. This integration enables fine-grained access control across users and environments. </w:t>
      </w:r>
    </w:p>
    <w:p w:rsidR="0075436D" w:rsidP="4A725168" w:rsidRDefault="59D566EA" w14:paraId="628D8816" w14:textId="6DFE7E7B">
      <w:pPr>
        <w:pStyle w:val="Heading4"/>
        <w:rPr>
          <w:rFonts w:eastAsia="Microsoft GothicNeo" w:cs="Microsoft GothicNeo"/>
          <w:sz w:val="22"/>
          <w:szCs w:val="22"/>
        </w:rPr>
      </w:pPr>
      <w:r w:rsidRPr="4A725168">
        <w:t xml:space="preserve">4.5.3.1 </w:t>
      </w:r>
      <w:r w:rsidRPr="4A725168" w:rsidR="142CFC98">
        <w:t>Supported Role Types</w:t>
      </w:r>
    </w:p>
    <w:p w:rsidR="0075436D" w:rsidP="4A725168" w:rsidRDefault="0A2C37C0" w14:paraId="653C8FAB" w14:textId="006A87BF">
      <w:pPr>
        <w:pStyle w:val="ListParagraph"/>
        <w:numPr>
          <w:ilvl w:val="0"/>
          <w:numId w:val="15"/>
        </w:numPr>
        <w:spacing w:after="100" w:line="240" w:lineRule="auto"/>
        <w:jc w:val="left"/>
        <w:rPr>
          <w:ins w:author="Ume Sauda Ghanyani" w:date="2025-08-12T05:43:00Z" w16du:dateUtc="2025-08-12T05:43:34Z" w:id="581"/>
          <w:color w:val="000000" w:themeColor="text1"/>
        </w:rPr>
      </w:pPr>
      <w:proofErr w:type="spellStart"/>
      <w:r w:rsidRPr="70B044FC">
        <w:rPr>
          <w:rStyle w:val="HTMLCode"/>
          <w:rFonts w:eastAsia="Courier New"/>
          <w:color w:val="000000" w:themeColor="text1"/>
        </w:rPr>
        <w:t>internal_admin</w:t>
      </w:r>
      <w:proofErr w:type="spellEnd"/>
      <w:r w:rsidRPr="70B044FC">
        <w:rPr>
          <w:color w:val="000000" w:themeColor="text1"/>
        </w:rPr>
        <w:t xml:space="preserve"> — Full control and access</w:t>
      </w:r>
    </w:p>
    <w:p w:rsidR="43489A47" w:rsidP="70B044FC" w:rsidRDefault="43489A47" w14:paraId="3DE36EDB" w14:textId="4E78615C">
      <w:pPr>
        <w:pStyle w:val="ListParagraph"/>
        <w:numPr>
          <w:ilvl w:val="0"/>
          <w:numId w:val="15"/>
        </w:numPr>
        <w:spacing w:after="100" w:line="240" w:lineRule="auto"/>
        <w:jc w:val="left"/>
        <w:rPr>
          <w:color w:val="000000" w:themeColor="text1"/>
        </w:rPr>
      </w:pPr>
      <w:proofErr w:type="spellStart"/>
      <w:ins w:author="Ume Sauda Ghanyani" w:date="2025-08-12T05:43:00Z" w:id="582">
        <w:r w:rsidRPr="70B044FC">
          <w:rPr>
            <w:color w:val="000000" w:themeColor="text1"/>
          </w:rPr>
          <w:t>Tenant_id</w:t>
        </w:r>
        <w:proofErr w:type="spellEnd"/>
        <w:r w:rsidRPr="70B044FC">
          <w:rPr>
            <w:color w:val="000000" w:themeColor="text1"/>
          </w:rPr>
          <w:t xml:space="preserve"> – </w:t>
        </w:r>
        <w:proofErr w:type="spellStart"/>
        <w:r w:rsidRPr="70B044FC">
          <w:rPr>
            <w:color w:val="000000" w:themeColor="text1"/>
          </w:rPr>
          <w:t>bifercation</w:t>
        </w:r>
        <w:proofErr w:type="spellEnd"/>
        <w:r w:rsidRPr="70B044FC">
          <w:rPr>
            <w:color w:val="000000" w:themeColor="text1"/>
          </w:rPr>
          <w:t xml:space="preserve"> of roles according to tenants.</w:t>
        </w:r>
      </w:ins>
    </w:p>
    <w:p w:rsidR="0075436D" w:rsidP="4A725168" w:rsidRDefault="760C78CA" w14:paraId="4979BC07" w14:textId="2F81514C" w14:noSpellErr="1">
      <w:pPr>
        <w:pStyle w:val="Heading4"/>
        <w:rPr>
          <w:rFonts w:eastAsia="Microsoft GothicNeo" w:cs="Microsoft GothicNeo"/>
          <w:sz w:val="22"/>
          <w:szCs w:val="22"/>
        </w:rPr>
      </w:pPr>
      <w:r w:rsidR="0696094F">
        <w:rPr/>
        <w:t xml:space="preserve">4.5.3.2 </w:t>
      </w:r>
      <w:commentRangeStart w:id="583005660"/>
      <w:r w:rsidR="2762B5C7">
        <w:rPr/>
        <w:t>Realm-Based Structure and Environment Isolation</w:t>
      </w:r>
      <w:commentRangeEnd w:id="583005660"/>
      <w:r>
        <w:rPr>
          <w:rStyle w:val="CommentReference"/>
        </w:rPr>
        <w:commentReference w:id="583005660"/>
      </w:r>
    </w:p>
    <w:p w:rsidR="0075436D" w:rsidP="4A725168" w:rsidRDefault="142CFC98" w14:paraId="2571604C" w14:textId="7E401940">
      <w:pPr>
        <w:spacing w:before="240" w:after="240"/>
        <w:rPr>
          <w:color w:val="000000" w:themeColor="text1"/>
        </w:rPr>
      </w:pPr>
      <w:r w:rsidRPr="4A725168">
        <w:rPr>
          <w:color w:val="000000" w:themeColor="text1"/>
        </w:rPr>
        <w:t>Each deployment environment (e.g., Development, UAT, Production) shall be integrated with</w:t>
      </w:r>
      <w:r w:rsidRPr="4A725168">
        <w:rPr>
          <w:b/>
          <w:bCs/>
          <w:color w:val="000000" w:themeColor="text1"/>
        </w:rPr>
        <w:t xml:space="preserve"> </w:t>
      </w:r>
      <w:proofErr w:type="spellStart"/>
      <w:r w:rsidRPr="4A725168">
        <w:rPr>
          <w:color w:val="000000" w:themeColor="text1"/>
        </w:rPr>
        <w:t>Keycloak</w:t>
      </w:r>
      <w:proofErr w:type="spellEnd"/>
      <w:r w:rsidRPr="4A725168">
        <w:rPr>
          <w:color w:val="000000" w:themeColor="text1"/>
        </w:rPr>
        <w:t xml:space="preserve">. Due to security and configuration specificity, </w:t>
      </w:r>
      <w:proofErr w:type="spellStart"/>
      <w:r w:rsidRPr="4A725168">
        <w:rPr>
          <w:color w:val="000000" w:themeColor="text1"/>
        </w:rPr>
        <w:t>Keycloak</w:t>
      </w:r>
      <w:proofErr w:type="spellEnd"/>
      <w:r w:rsidRPr="4A725168">
        <w:rPr>
          <w:color w:val="000000" w:themeColor="text1"/>
        </w:rPr>
        <w:t xml:space="preserve"> configuration must be performed manually per environment.</w:t>
      </w:r>
    </w:p>
    <w:p w:rsidR="0075436D" w:rsidP="4A725168" w:rsidRDefault="7362216E" w14:paraId="74E6E04D" w14:textId="6C876CF2">
      <w:pPr>
        <w:pStyle w:val="Heading4"/>
        <w:rPr>
          <w:rFonts w:eastAsia="Microsoft GothicNeo" w:cs="Microsoft GothicNeo"/>
          <w:sz w:val="22"/>
          <w:szCs w:val="22"/>
        </w:rPr>
      </w:pPr>
      <w:r w:rsidRPr="4A725168">
        <w:t xml:space="preserve">4.5.3.3 </w:t>
      </w:r>
      <w:r w:rsidRPr="4A725168" w:rsidR="142CFC98">
        <w:t>Internal Admin Role and Institutional Configuration</w:t>
      </w:r>
    </w:p>
    <w:p w:rsidR="0075436D" w:rsidP="4A725168" w:rsidRDefault="142CFC98" w14:paraId="2BF48237" w14:textId="045D9E15">
      <w:pPr>
        <w:spacing w:before="240" w:after="240"/>
        <w:rPr>
          <w:color w:val="000000" w:themeColor="text1"/>
        </w:rPr>
      </w:pPr>
      <w:r w:rsidRPr="4A725168">
        <w:rPr>
          <w:color w:val="000000" w:themeColor="text1"/>
        </w:rPr>
        <w:t xml:space="preserve">The </w:t>
      </w:r>
      <w:r w:rsidRPr="4A725168">
        <w:rPr>
          <w:b/>
          <w:bCs/>
          <w:color w:val="000000" w:themeColor="text1"/>
        </w:rPr>
        <w:t>Internal Admin Role</w:t>
      </w:r>
      <w:r w:rsidRPr="4A725168">
        <w:rPr>
          <w:color w:val="000000" w:themeColor="text1"/>
        </w:rPr>
        <w:t xml:space="preserve"> is typically granted to trusted system integrators or administrators. They have administrative access to perform the following operations:</w:t>
      </w:r>
    </w:p>
    <w:p w:rsidR="0075436D" w:rsidP="4A725168" w:rsidRDefault="142CFC98" w14:paraId="6B1469C8" w14:textId="57005104">
      <w:pPr>
        <w:pStyle w:val="ListParagraph"/>
        <w:numPr>
          <w:ilvl w:val="0"/>
          <w:numId w:val="14"/>
        </w:numPr>
        <w:spacing w:before="240" w:after="240"/>
        <w:rPr>
          <w:color w:val="000000" w:themeColor="text1"/>
        </w:rPr>
      </w:pPr>
      <w:r w:rsidRPr="4A725168">
        <w:rPr>
          <w:b/>
          <w:bCs/>
          <w:color w:val="000000" w:themeColor="text1"/>
        </w:rPr>
        <w:t>Create and manage tenants (DFSPs)</w:t>
      </w:r>
      <w:r w:rsidRPr="4A725168">
        <w:rPr>
          <w:color w:val="000000" w:themeColor="text1"/>
        </w:rPr>
        <w:t xml:space="preserve"> </w:t>
      </w:r>
    </w:p>
    <w:p w:rsidR="0075436D" w:rsidP="4A725168" w:rsidRDefault="142CFC98" w14:paraId="7E70F1BE" w14:textId="0538593A">
      <w:pPr>
        <w:pStyle w:val="ListParagraph"/>
        <w:numPr>
          <w:ilvl w:val="0"/>
          <w:numId w:val="14"/>
        </w:numPr>
        <w:spacing w:before="240" w:after="240"/>
        <w:rPr>
          <w:color w:val="000000" w:themeColor="text1"/>
        </w:rPr>
      </w:pPr>
      <w:r w:rsidRPr="4A725168">
        <w:rPr>
          <w:b/>
          <w:bCs/>
          <w:color w:val="000000" w:themeColor="text1"/>
        </w:rPr>
        <w:t>Create users</w:t>
      </w:r>
      <w:r w:rsidRPr="4A725168">
        <w:rPr>
          <w:color w:val="000000" w:themeColor="text1"/>
        </w:rPr>
        <w:t xml:space="preserve"> for the system integration roles</w:t>
      </w:r>
    </w:p>
    <w:p w:rsidR="0075436D" w:rsidP="4A725168" w:rsidRDefault="142CFC98" w14:paraId="34C56E2B" w14:textId="75500B01">
      <w:pPr>
        <w:pStyle w:val="ListParagraph"/>
        <w:numPr>
          <w:ilvl w:val="0"/>
          <w:numId w:val="14"/>
        </w:numPr>
        <w:spacing w:before="240" w:after="240"/>
        <w:rPr>
          <w:rFonts w:ascii="Consolas" w:hAnsi="Consolas" w:eastAsia="Consolas" w:cs="Consolas"/>
          <w:color w:val="000000" w:themeColor="text1"/>
        </w:rPr>
      </w:pPr>
      <w:r w:rsidRPr="4A725168">
        <w:rPr>
          <w:b/>
          <w:bCs/>
          <w:color w:val="000000" w:themeColor="text1"/>
        </w:rPr>
        <w:t>Define tenant-specific roles</w:t>
      </w:r>
      <w:r w:rsidRPr="4A725168">
        <w:rPr>
          <w:color w:val="000000" w:themeColor="text1"/>
        </w:rPr>
        <w:t xml:space="preserve"> </w:t>
      </w:r>
      <w:r w:rsidRPr="4A725168" w:rsidR="5FC2B394">
        <w:rPr>
          <w:color w:val="000000" w:themeColor="text1"/>
        </w:rPr>
        <w:t>like</w:t>
      </w:r>
      <w:r w:rsidRPr="4A725168">
        <w:rPr>
          <w:color w:val="000000" w:themeColor="text1"/>
        </w:rPr>
        <w:t xml:space="preserve"> </w:t>
      </w:r>
      <w:r w:rsidRPr="4A725168" w:rsidR="6FB03E28">
        <w:rPr>
          <w:rFonts w:ascii="Consolas" w:hAnsi="Consolas" w:eastAsia="Consolas" w:cs="Consolas"/>
          <w:color w:val="000000" w:themeColor="text1"/>
        </w:rPr>
        <w:t>make</w:t>
      </w:r>
      <w:r w:rsidRPr="4A725168">
        <w:rPr>
          <w:rFonts w:ascii="Consolas" w:hAnsi="Consolas" w:eastAsia="Consolas" w:cs="Consolas"/>
          <w:color w:val="000000" w:themeColor="text1"/>
        </w:rPr>
        <w:t xml:space="preserve">r, </w:t>
      </w:r>
      <w:r w:rsidRPr="4A725168" w:rsidR="2398B7A4">
        <w:rPr>
          <w:rFonts w:ascii="Consolas" w:hAnsi="Consolas" w:eastAsia="Consolas" w:cs="Consolas"/>
          <w:color w:val="000000" w:themeColor="text1"/>
        </w:rPr>
        <w:t>check</w:t>
      </w:r>
      <w:r w:rsidRPr="4A725168">
        <w:rPr>
          <w:rFonts w:ascii="Consolas" w:hAnsi="Consolas" w:eastAsia="Consolas" w:cs="Consolas"/>
          <w:color w:val="000000" w:themeColor="text1"/>
        </w:rPr>
        <w:t xml:space="preserve">er and </w:t>
      </w:r>
      <w:r w:rsidRPr="4A725168" w:rsidR="0C48EB58">
        <w:rPr>
          <w:rFonts w:ascii="Consolas" w:hAnsi="Consolas" w:eastAsia="Consolas" w:cs="Consolas"/>
          <w:color w:val="000000" w:themeColor="text1"/>
        </w:rPr>
        <w:t>deployer</w:t>
      </w:r>
    </w:p>
    <w:p w:rsidR="0075436D" w:rsidP="4A725168" w:rsidRDefault="142CFC98" w14:paraId="589A4336" w14:textId="76079643">
      <w:pPr>
        <w:pStyle w:val="ListParagraph"/>
        <w:numPr>
          <w:ilvl w:val="0"/>
          <w:numId w:val="14"/>
        </w:numPr>
        <w:spacing w:before="240" w:after="240"/>
        <w:rPr>
          <w:color w:val="000000" w:themeColor="text1"/>
        </w:rPr>
      </w:pPr>
      <w:r w:rsidRPr="4A725168">
        <w:rPr>
          <w:b/>
          <w:bCs/>
          <w:color w:val="000000" w:themeColor="text1"/>
        </w:rPr>
        <w:t>Assign access scopes</w:t>
      </w:r>
      <w:r w:rsidRPr="4A725168">
        <w:rPr>
          <w:color w:val="000000" w:themeColor="text1"/>
        </w:rPr>
        <w:t xml:space="preserve"> by mapping roles to UI features and backend permissions</w:t>
      </w:r>
    </w:p>
    <w:p w:rsidR="0075436D" w:rsidP="4A725168" w:rsidRDefault="0075436D" w14:paraId="1DD5D1A6" w14:textId="49645B01">
      <w:pPr>
        <w:spacing w:before="240" w:after="240"/>
        <w:rPr>
          <w:color w:val="000000" w:themeColor="text1"/>
        </w:rPr>
      </w:pPr>
    </w:p>
    <w:p w:rsidR="0075436D" w:rsidP="4A725168" w:rsidRDefault="0075436D" w14:paraId="7E8C7824" w14:textId="29BB7064">
      <w:pPr>
        <w:spacing w:before="240" w:after="240"/>
        <w:rPr>
          <w:color w:val="000000" w:themeColor="text1"/>
        </w:rPr>
      </w:pPr>
    </w:p>
    <w:p w:rsidR="0075436D" w:rsidP="599462F5" w:rsidRDefault="0E998539" w14:paraId="291376C1" w14:textId="2DD19CD5" w14:noSpellErr="1">
      <w:pPr>
        <w:pStyle w:val="Heading1"/>
        <w:numPr>
          <w:ilvl w:val="0"/>
          <w:numId w:val="0"/>
        </w:numPr>
        <w:rPr>
          <w:b w:val="0"/>
          <w:bCs w:val="0"/>
          <w:color w:val="000000" w:themeColor="text1"/>
        </w:rPr>
      </w:pPr>
      <w:bookmarkStart w:name="_Toc1117518187" w:id="583"/>
      <w:bookmarkStart w:name="_Toc604036613" w:id="1985968961"/>
      <w:r w:rsidR="4B20D28C">
        <w:rPr/>
        <w:t>5</w:t>
      </w:r>
      <w:r w:rsidR="4B20D28C">
        <w:rPr/>
        <w:t xml:space="preserve">. </w:t>
      </w:r>
      <w:r w:rsidR="46EDD5FF">
        <w:rPr/>
        <w:t xml:space="preserve"> Database</w:t>
      </w:r>
      <w:r w:rsidR="46EDD5FF">
        <w:rPr/>
        <w:t xml:space="preserve"> Requirements</w:t>
      </w:r>
      <w:bookmarkEnd w:id="583"/>
      <w:bookmarkEnd w:id="1985968961"/>
    </w:p>
    <w:p w:rsidR="0075436D" w:rsidP="4441BA12" w:rsidRDefault="6E4E13EB" w14:paraId="597727DB" w14:textId="625C4BE4" w14:noSpellErr="1">
      <w:pPr>
        <w:pStyle w:val="ListParagraph"/>
        <w:numPr>
          <w:ilvl w:val="0"/>
          <w:numId w:val="30"/>
        </w:numPr>
        <w:spacing w:beforeAutospacing="on" w:afterAutospacing="on" w:line="240" w:lineRule="auto"/>
        <w:rPr>
          <w:color w:val="000000" w:themeColor="text1"/>
        </w:rPr>
      </w:pPr>
      <w:r w:rsidRPr="4441BA12" w:rsidR="46EDD5FF">
        <w:rPr>
          <w:color w:val="000000" w:themeColor="text1" w:themeTint="FF" w:themeShade="FF"/>
        </w:rPr>
        <w:t xml:space="preserve">The </w:t>
      </w:r>
      <w:del w:author="Ume Sauda Ghanyani" w:date="2025-08-12T05:58:00Z" w:id="1648980107">
        <w:r w:rsidRPr="4441BA12" w:rsidDel="09334813">
          <w:rPr>
            <w:color w:val="000000" w:themeColor="text1" w:themeTint="FF" w:themeShade="FF"/>
          </w:rPr>
          <w:delText>Rule Builder</w:delText>
        </w:r>
      </w:del>
      <w:ins w:author="Ume Sauda Ghanyani" w:date="2025-08-12T05:58:00Z" w:id="1820163639">
        <w:r w:rsidRPr="4441BA12" w:rsidR="6D65538C">
          <w:rPr>
            <w:color w:val="000000" w:themeColor="text1" w:themeTint="FF" w:themeShade="FF"/>
          </w:rPr>
          <w:t>Tazama Rule Studio</w:t>
        </w:r>
      </w:ins>
      <w:r w:rsidRPr="4441BA12" w:rsidR="46EDD5FF">
        <w:rPr>
          <w:color w:val="000000" w:themeColor="text1" w:themeTint="FF" w:themeShade="FF"/>
        </w:rPr>
        <w:t xml:space="preserve"> and Rule Processor must support </w:t>
      </w:r>
      <w:commentRangeStart w:id="310986904"/>
      <w:r w:rsidRPr="4441BA12" w:rsidR="46EDD5FF">
        <w:rPr>
          <w:b w:val="1"/>
          <w:bCs w:val="1"/>
          <w:color w:val="000000" w:themeColor="text1" w:themeTint="FF" w:themeShade="FF"/>
        </w:rPr>
        <w:t>JSON-based storage</w:t>
      </w:r>
      <w:r w:rsidRPr="4441BA12" w:rsidR="46EDD5FF">
        <w:rPr>
          <w:color w:val="000000" w:themeColor="text1" w:themeTint="FF" w:themeShade="FF"/>
        </w:rPr>
        <w:t xml:space="preserve"> for rule configurations to ensure flexibility and extensibility.</w:t>
      </w:r>
      <w:commentRangeEnd w:id="310986904"/>
      <w:r>
        <w:rPr>
          <w:rStyle w:val="CommentReference"/>
        </w:rPr>
        <w:commentReference w:id="310986904"/>
      </w:r>
    </w:p>
    <w:p w:rsidR="0075436D" w:rsidP="70B044FC" w:rsidRDefault="4F5DF834" w14:paraId="65D85E04" w14:textId="406E0C83">
      <w:pPr>
        <w:pStyle w:val="ListParagraph"/>
        <w:numPr>
          <w:ilvl w:val="0"/>
          <w:numId w:val="30"/>
        </w:numPr>
        <w:spacing w:beforeAutospacing="1" w:afterAutospacing="1" w:line="240" w:lineRule="auto"/>
        <w:rPr>
          <w:color w:val="000000" w:themeColor="text1"/>
        </w:rPr>
      </w:pPr>
      <w:commentRangeStart w:id="586"/>
      <w:commentRangeStart w:id="587"/>
      <w:ins w:author="Ume Sauda Ghanyani" w:date="2025-08-11T18:07:00Z" w:id="588">
        <w:r w:rsidRPr="70B044FC">
          <w:rPr>
            <w:color w:val="000000" w:themeColor="text1"/>
          </w:rPr>
          <w:t xml:space="preserve">Simulation Sandbox </w:t>
        </w:r>
      </w:ins>
      <w:r w:rsidRPr="70B044FC" w:rsidR="6E4E13EB">
        <w:rPr>
          <w:color w:val="000000" w:themeColor="text1"/>
        </w:rPr>
        <w:t xml:space="preserve">Database </w:t>
      </w:r>
      <w:commentRangeEnd w:id="586"/>
      <w:r w:rsidR="7CD714DE">
        <w:rPr>
          <w:rStyle w:val="CommentReference"/>
        </w:rPr>
        <w:commentReference w:id="586"/>
      </w:r>
      <w:commentRangeEnd w:id="587"/>
      <w:r w:rsidR="7CD714DE">
        <w:rPr>
          <w:rStyle w:val="CommentReference"/>
        </w:rPr>
        <w:commentReference w:id="587"/>
      </w:r>
      <w:r w:rsidRPr="70B044FC" w:rsidR="6E4E13EB">
        <w:rPr>
          <w:color w:val="000000" w:themeColor="text1"/>
        </w:rPr>
        <w:t>must be able to store large rule datasets and facilitate fast querying for rule execution.</w:t>
      </w:r>
    </w:p>
    <w:p w:rsidR="0075436D" w:rsidP="70B044FC" w:rsidRDefault="6E4E13EB" w14:paraId="182A2786" w14:textId="5A27AB42">
      <w:pPr>
        <w:pStyle w:val="ListParagraph"/>
        <w:numPr>
          <w:ilvl w:val="0"/>
          <w:numId w:val="30"/>
        </w:numPr>
        <w:spacing w:beforeAutospacing="1" w:afterAutospacing="1" w:line="240" w:lineRule="auto"/>
        <w:rPr>
          <w:color w:val="000000" w:themeColor="text1"/>
        </w:rPr>
      </w:pPr>
      <w:commentRangeStart w:id="589"/>
      <w:r w:rsidRPr="70B044FC">
        <w:rPr>
          <w:color w:val="000000" w:themeColor="text1"/>
        </w:rPr>
        <w:t xml:space="preserve">Availability of multiple datasets </w:t>
      </w:r>
      <w:ins w:author="Ume Sauda Ghanyani" w:date="2025-08-11T18:09:00Z" w:id="590">
        <w:r w:rsidRPr="70B044FC" w:rsidR="2A47ADF9">
          <w:rPr>
            <w:color w:val="000000" w:themeColor="text1"/>
          </w:rPr>
          <w:t>in the simulation sandbox database</w:t>
        </w:r>
      </w:ins>
      <w:del w:author="Ume Sauda Ghanyani" w:date="2025-08-11T18:09:00Z" w:id="591">
        <w:r w:rsidRPr="70B044FC" w:rsidDel="6E4E13EB" w:rsidR="7CD714DE">
          <w:rPr>
            <w:color w:val="000000" w:themeColor="text1"/>
          </w:rPr>
          <w:delText>from the</w:delText>
        </w:r>
      </w:del>
      <w:del w:author="Ume Sauda Ghanyani" w:date="2025-08-11T18:08:00Z" w:id="592">
        <w:r w:rsidRPr="70B044FC" w:rsidDel="6E4E13EB" w:rsidR="7CD714DE">
          <w:rPr>
            <w:color w:val="000000" w:themeColor="text1"/>
          </w:rPr>
          <w:delText xml:space="preserve"> data lake house</w:delText>
        </w:r>
      </w:del>
      <w:r w:rsidRPr="70B044FC">
        <w:rPr>
          <w:color w:val="000000" w:themeColor="text1"/>
        </w:rPr>
        <w:t xml:space="preserve"> for simulation testing.</w:t>
      </w:r>
      <w:ins w:author="Ume Sauda Ghanyani" w:date="2025-08-11T18:09:00Z" w:id="593">
        <w:r w:rsidRPr="70B044FC" w:rsidR="4AEED1A4">
          <w:rPr>
            <w:color w:val="000000" w:themeColor="text1"/>
          </w:rPr>
          <w:t xml:space="preserve"> - for </w:t>
        </w:r>
        <w:proofErr w:type="gramStart"/>
        <w:r w:rsidRPr="70B044FC" w:rsidR="4AEED1A4">
          <w:rPr>
            <w:color w:val="000000" w:themeColor="text1"/>
          </w:rPr>
          <w:t>now</w:t>
        </w:r>
        <w:proofErr w:type="gramEnd"/>
        <w:r w:rsidRPr="70B044FC" w:rsidR="4AEED1A4">
          <w:rPr>
            <w:color w:val="000000" w:themeColor="text1"/>
          </w:rPr>
          <w:t xml:space="preserve"> a CSV</w:t>
        </w:r>
      </w:ins>
      <w:ins w:author="Ume Sauda Ghanyani" w:date="2025-08-11T18:10:00Z" w:id="594">
        <w:r w:rsidRPr="70B044FC" w:rsidR="4AEED1A4">
          <w:rPr>
            <w:color w:val="000000" w:themeColor="text1"/>
          </w:rPr>
          <w:t xml:space="preserve"> for datasets</w:t>
        </w:r>
      </w:ins>
      <w:ins w:author="Ume Sauda Ghanyani" w:date="2025-08-11T18:09:00Z" w:id="595">
        <w:r w:rsidRPr="70B044FC" w:rsidR="4AEED1A4">
          <w:rPr>
            <w:color w:val="000000" w:themeColor="text1"/>
          </w:rPr>
          <w:t xml:space="preserve"> is imported in the Simulation Sandbox Environment for testing.</w:t>
        </w:r>
      </w:ins>
      <w:commentRangeEnd w:id="589"/>
      <w:r w:rsidR="7CD714DE">
        <w:rPr>
          <w:rStyle w:val="CommentReference"/>
        </w:rPr>
        <w:commentReference w:id="589"/>
      </w:r>
    </w:p>
    <w:p w:rsidR="0075436D" w:rsidP="4A725168" w:rsidRDefault="724D16CF" w14:paraId="39CAFD60" w14:textId="7D143702">
      <w:pPr>
        <w:spacing w:before="240" w:after="240"/>
      </w:pPr>
      <w:commentRangeStart w:id="596"/>
      <w:r>
        <w:t>The system supports a controlled and isolated rule testing environment by integrating a simulation sandbox</w:t>
      </w:r>
      <w:ins w:author="Ume Sauda Ghanyani" w:date="2025-08-11T18:10:00Z" w:id="597">
        <w:r w:rsidR="43BDC659">
          <w:t xml:space="preserve"> database </w:t>
        </w:r>
      </w:ins>
      <w:del w:author="Ume Sauda Ghanyani" w:date="2025-08-11T18:10:00Z" w:id="598">
        <w:r w:rsidDel="724D16CF" w:rsidR="1591AE22">
          <w:delText xml:space="preserve"> with a data lakehouse </w:delText>
        </w:r>
      </w:del>
      <w:del w:author="Ume Sauda Ghanyani" w:date="2025-08-06T12:31:00Z" w:id="599">
        <w:r w:rsidDel="724D16CF" w:rsidR="1591AE22">
          <w:delText>and the Tazama Operational Data Store (ODS)</w:delText>
        </w:r>
      </w:del>
      <w:r>
        <w:t>.</w:t>
      </w:r>
      <w:commentRangeEnd w:id="596"/>
      <w:r w:rsidR="1591AE22">
        <w:rPr>
          <w:rStyle w:val="CommentReference"/>
        </w:rPr>
        <w:commentReference w:id="596"/>
      </w:r>
      <w:r>
        <w:t xml:space="preserve"> This setup enables teams to validate rules against realistic datasets without impacting live systems.</w:t>
      </w:r>
    </w:p>
    <w:p w:rsidR="0075436D" w:rsidP="4A725168" w:rsidRDefault="2EF36FEA" w14:paraId="07F2C070" w14:textId="68F436D7">
      <w:pPr>
        <w:pStyle w:val="Heading4"/>
      </w:pPr>
      <w:r>
        <w:t>5.</w:t>
      </w:r>
      <w:r w:rsidR="724D16CF">
        <w:t xml:space="preserve">1. Synthetic Test Data from </w:t>
      </w:r>
      <w:ins w:author="Ume Sauda Ghanyani" w:date="2025-08-11T18:06:00Z" w:id="600">
        <w:r w:rsidR="78F9F5A7">
          <w:t>Simulation Sandbox Database</w:t>
        </w:r>
      </w:ins>
      <w:del w:author="Ume Sauda Ghanyani" w:date="2025-08-11T18:06:00Z" w:id="601">
        <w:r w:rsidDel="724D16CF" w:rsidR="65A81791">
          <w:delText>Data Lakehouse</w:delText>
        </w:r>
      </w:del>
    </w:p>
    <w:p w:rsidR="0075436D" w:rsidP="4A725168" w:rsidRDefault="1591AE22" w14:paraId="3CAC50FE" w14:textId="1C904F7B">
      <w:pPr>
        <w:pStyle w:val="ListParagraph"/>
        <w:numPr>
          <w:ilvl w:val="0"/>
          <w:numId w:val="4"/>
        </w:numPr>
        <w:spacing w:before="240" w:after="240"/>
      </w:pPr>
      <w:r w:rsidRPr="4A725168">
        <w:rPr>
          <w:b/>
          <w:bCs/>
        </w:rPr>
        <w:t>Purpose</w:t>
      </w:r>
      <w:r w:rsidRPr="4A725168">
        <w:t>: To test and simulate rules using transaction-like data without compromising real customer information or operational systems.</w:t>
      </w:r>
    </w:p>
    <w:p w:rsidR="0075436D" w:rsidP="4A725168" w:rsidRDefault="724D16CF" w14:paraId="5C2A4E7B" w14:textId="6B1C3AF1">
      <w:pPr>
        <w:pStyle w:val="ListParagraph"/>
        <w:numPr>
          <w:ilvl w:val="0"/>
          <w:numId w:val="4"/>
        </w:numPr>
        <w:spacing w:before="240" w:after="240"/>
      </w:pPr>
      <w:r w:rsidRPr="70B044FC">
        <w:rPr>
          <w:b/>
          <w:bCs/>
        </w:rPr>
        <w:t>Source</w:t>
      </w:r>
      <w:r>
        <w:t>: Synthetic data sets are generated or curated and stored within the</w:t>
      </w:r>
      <w:ins w:author="Ume Sauda Ghanyani" w:date="2025-08-11T18:05:00Z" w:id="602">
        <w:r w:rsidR="72DBA931">
          <w:t xml:space="preserve"> simulation sandbox </w:t>
        </w:r>
      </w:ins>
      <w:ins w:author="Ume Sauda Ghanyani" w:date="2025-08-11T18:06:00Z" w:id="603">
        <w:r w:rsidR="72DBA931">
          <w:t>database</w:t>
        </w:r>
      </w:ins>
      <w:del w:author="Ume Sauda Ghanyani" w:date="2025-08-11T18:05:00Z" w:id="604">
        <w:r w:rsidDel="724D16CF" w:rsidR="1591AE22">
          <w:delText xml:space="preserve"> </w:delText>
        </w:r>
        <w:r w:rsidRPr="70B044FC" w:rsidDel="724D16CF" w:rsidR="1591AE22">
          <w:rPr>
            <w:b/>
            <w:bCs/>
          </w:rPr>
          <w:delText>data lakehouse</w:delText>
        </w:r>
        <w:r w:rsidDel="724D16CF" w:rsidR="1591AE22">
          <w:delText>.</w:delText>
        </w:r>
      </w:del>
    </w:p>
    <w:p w:rsidR="0075436D" w:rsidP="4A725168" w:rsidRDefault="1591AE22" w14:paraId="5425158B" w14:textId="6DA0BDAB">
      <w:pPr>
        <w:pStyle w:val="ListParagraph"/>
        <w:numPr>
          <w:ilvl w:val="0"/>
          <w:numId w:val="4"/>
        </w:numPr>
        <w:spacing w:before="240" w:after="240"/>
      </w:pPr>
      <w:r w:rsidRPr="4A725168">
        <w:rPr>
          <w:b/>
          <w:bCs/>
        </w:rPr>
        <w:t>Characteristics</w:t>
      </w:r>
      <w:r w:rsidRPr="4A725168">
        <w:t>:</w:t>
      </w:r>
    </w:p>
    <w:p w:rsidR="0075436D" w:rsidP="4A725168" w:rsidRDefault="1591AE22" w14:paraId="29542C30" w14:textId="4EBC8BC1">
      <w:pPr>
        <w:pStyle w:val="ListParagraph"/>
        <w:numPr>
          <w:ilvl w:val="1"/>
          <w:numId w:val="4"/>
        </w:numPr>
        <w:spacing w:before="240" w:after="240"/>
      </w:pPr>
      <w:r w:rsidRPr="4A725168">
        <w:t>Mimic production transaction patterns, volumes, and formats.</w:t>
      </w:r>
    </w:p>
    <w:p w:rsidR="0075436D" w:rsidP="4A725168" w:rsidRDefault="1591AE22" w14:paraId="251118FA" w14:textId="6F4936AD">
      <w:pPr>
        <w:pStyle w:val="ListParagraph"/>
        <w:numPr>
          <w:ilvl w:val="1"/>
          <w:numId w:val="4"/>
        </w:numPr>
        <w:spacing w:before="240" w:after="240"/>
      </w:pPr>
      <w:r w:rsidRPr="4A725168">
        <w:t>Include edge cases and known scenarios (e.g., fraud typologies, high-risk transactions).</w:t>
      </w:r>
    </w:p>
    <w:p w:rsidR="0075436D" w:rsidP="4A725168" w:rsidRDefault="1591AE22" w14:paraId="3F73B6DA" w14:textId="42BCDF32">
      <w:pPr>
        <w:pStyle w:val="ListParagraph"/>
        <w:numPr>
          <w:ilvl w:val="1"/>
          <w:numId w:val="4"/>
        </w:numPr>
        <w:spacing w:before="240" w:after="240"/>
      </w:pPr>
      <w:r w:rsidRPr="4A725168">
        <w:t>Maintain data schema alignment with actual production data models.</w:t>
      </w:r>
    </w:p>
    <w:p w:rsidR="0075436D" w:rsidP="4A725168" w:rsidRDefault="1591AE22" w14:paraId="197B58B3" w14:textId="6CACBB64">
      <w:pPr>
        <w:pStyle w:val="ListParagraph"/>
        <w:numPr>
          <w:ilvl w:val="0"/>
          <w:numId w:val="4"/>
        </w:numPr>
        <w:spacing w:before="240" w:after="240"/>
      </w:pPr>
      <w:r w:rsidRPr="4A725168">
        <w:rPr>
          <w:b/>
          <w:bCs/>
        </w:rPr>
        <w:t>Access</w:t>
      </w:r>
      <w:r w:rsidRPr="4A725168">
        <w:t>:</w:t>
      </w:r>
    </w:p>
    <w:p w:rsidR="0075436D" w:rsidP="4A725168" w:rsidRDefault="724D16CF" w14:paraId="53A10109" w14:textId="28C1176B" w14:noSpellErr="1">
      <w:pPr>
        <w:pStyle w:val="ListParagraph"/>
        <w:numPr>
          <w:ilvl w:val="1"/>
          <w:numId w:val="4"/>
        </w:numPr>
        <w:spacing w:before="240" w:after="240"/>
        <w:rPr/>
      </w:pPr>
      <w:r w:rsidR="6797483E">
        <w:rPr/>
        <w:t xml:space="preserve">The </w:t>
      </w:r>
      <w:r w:rsidRPr="4441BA12" w:rsidR="6797483E">
        <w:rPr>
          <w:b w:val="1"/>
          <w:bCs w:val="1"/>
        </w:rPr>
        <w:t>simulation sandbox</w:t>
      </w:r>
      <w:ins w:author="Ume Sauda Ghanyani" w:date="2025-08-11T18:11:00Z" w:id="2078859519">
        <w:r w:rsidRPr="4441BA12" w:rsidR="199D844F">
          <w:rPr>
            <w:b w:val="1"/>
            <w:bCs w:val="1"/>
          </w:rPr>
          <w:t xml:space="preserve"> database</w:t>
        </w:r>
      </w:ins>
      <w:commentRangeStart w:id="606"/>
      <w:commentRangeStart w:id="1697890126"/>
      <w:r w:rsidR="6797483E">
        <w:rPr/>
        <w:t xml:space="preserve"> fetches </w:t>
      </w:r>
      <w:commentRangeEnd w:id="606"/>
      <w:r>
        <w:rPr>
          <w:rStyle w:val="CommentReference"/>
        </w:rPr>
        <w:commentReference w:id="606"/>
      </w:r>
      <w:commentRangeEnd w:id="1697890126"/>
      <w:r>
        <w:rPr>
          <w:rStyle w:val="CommentReference"/>
        </w:rPr>
        <w:commentReference w:id="1697890126"/>
      </w:r>
      <w:r w:rsidR="6797483E">
        <w:rPr/>
        <w:t>this data via controlled queries with tenant-aware filtering.</w:t>
      </w:r>
    </w:p>
    <w:p w:rsidR="0075436D" w:rsidP="4A725168" w:rsidRDefault="1591AE22" w14:paraId="64CBAFB8" w14:textId="7F232568">
      <w:pPr>
        <w:pStyle w:val="ListParagraph"/>
        <w:numPr>
          <w:ilvl w:val="1"/>
          <w:numId w:val="4"/>
        </w:numPr>
        <w:spacing w:before="240" w:after="240"/>
      </w:pPr>
      <w:r w:rsidRPr="4A725168">
        <w:t>Only authorized users</w:t>
      </w:r>
      <w:r w:rsidRPr="4A725168" w:rsidR="60BE478A">
        <w:t xml:space="preserve"> (makers)</w:t>
      </w:r>
      <w:r w:rsidRPr="4A725168">
        <w:t xml:space="preserve"> can select and simulate.</w:t>
      </w:r>
    </w:p>
    <w:p w:rsidR="0075436D" w:rsidP="4A725168" w:rsidRDefault="1BA9136B" w14:paraId="1704534D" w14:textId="24143A7C">
      <w:pPr>
        <w:pStyle w:val="Heading4"/>
      </w:pPr>
      <w:r>
        <w:t>5.</w:t>
      </w:r>
      <w:r w:rsidR="724D16CF">
        <w:t xml:space="preserve">2. Rule Configuration Storage in </w:t>
      </w:r>
      <w:del w:author="Ume Sauda Ghanyani" w:date="2025-08-12T05:41:00Z" w:id="607">
        <w:r w:rsidDel="724D16CF" w:rsidR="34CD6278">
          <w:delText>Data Lakehouse</w:delText>
        </w:r>
      </w:del>
      <w:ins w:author="Ume Sauda Ghanyani" w:date="2025-08-12T05:41:00Z" w:id="608">
        <w:r w:rsidR="73E53FAD">
          <w:t>Configuration Database</w:t>
        </w:r>
      </w:ins>
    </w:p>
    <w:p w:rsidR="0075436D" w:rsidP="4A725168" w:rsidRDefault="1591AE22" w14:paraId="79E3FF56" w14:textId="24162D47">
      <w:pPr>
        <w:pStyle w:val="ListParagraph"/>
        <w:numPr>
          <w:ilvl w:val="0"/>
          <w:numId w:val="3"/>
        </w:numPr>
        <w:spacing w:before="240" w:after="240"/>
      </w:pPr>
      <w:r w:rsidRPr="4A725168">
        <w:rPr>
          <w:b/>
          <w:bCs/>
        </w:rPr>
        <w:t>Rule Definitions</w:t>
      </w:r>
      <w:r w:rsidRPr="4A725168">
        <w:t>:</w:t>
      </w:r>
    </w:p>
    <w:p w:rsidR="0075436D" w:rsidP="4A725168" w:rsidRDefault="724D16CF" w14:paraId="5CEDCD2F" w14:textId="7D617038">
      <w:pPr>
        <w:pStyle w:val="ListParagraph"/>
        <w:numPr>
          <w:ilvl w:val="1"/>
          <w:numId w:val="3"/>
        </w:numPr>
        <w:spacing w:before="240" w:after="240"/>
      </w:pPr>
      <w:commentRangeStart w:id="609"/>
      <w:r>
        <w:t xml:space="preserve">When a rule is built or customized (e.g., via </w:t>
      </w:r>
      <w:del w:author="Ume Sauda Ghanyani" w:date="2025-08-12T05:58:00Z" w:id="610">
        <w:r w:rsidDel="724D16CF" w:rsidR="1591AE22">
          <w:delText>Rule Builder</w:delText>
        </w:r>
      </w:del>
      <w:ins w:author="Ume Sauda Ghanyani" w:date="2025-08-12T05:58:00Z" w:id="611">
        <w:r w:rsidR="139AB367">
          <w:t>Tazama Rule Studio</w:t>
        </w:r>
      </w:ins>
      <w:r>
        <w:t xml:space="preserve"> or Config UI), the rule’s metadata, logic tree, thresholds, typologies, and versioning information are stored in the </w:t>
      </w:r>
      <w:ins w:author="Ume Sauda Ghanyani" w:date="2025-08-11T18:05:00Z" w:id="612">
        <w:r w:rsidR="74673360">
          <w:t>configuration db</w:t>
        </w:r>
      </w:ins>
      <w:del w:author="Ume Sauda Ghanyani" w:date="2025-08-11T18:05:00Z" w:id="613">
        <w:r w:rsidRPr="70B044FC" w:rsidDel="724D16CF" w:rsidR="1591AE22">
          <w:rPr>
            <w:b/>
            <w:bCs/>
          </w:rPr>
          <w:delText xml:space="preserve">data </w:delText>
        </w:r>
        <w:bookmarkStart w:name="_Int_FuM4GBEK" w:id="614"/>
        <w:r w:rsidRPr="70B044FC" w:rsidDel="724D16CF" w:rsidR="1591AE22">
          <w:rPr>
            <w:b/>
            <w:bCs/>
          </w:rPr>
          <w:delText>lakehouse</w:delText>
        </w:r>
      </w:del>
      <w:bookmarkEnd w:id="614"/>
      <w:r>
        <w:t>.</w:t>
      </w:r>
      <w:commentRangeEnd w:id="609"/>
      <w:r w:rsidR="1591AE22">
        <w:rPr>
          <w:rStyle w:val="CommentReference"/>
        </w:rPr>
        <w:commentReference w:id="609"/>
      </w:r>
    </w:p>
    <w:p w:rsidR="0075436D" w:rsidP="4A725168" w:rsidRDefault="1591AE22" w14:paraId="4D5EBAC8" w14:textId="3925BD7D">
      <w:pPr>
        <w:pStyle w:val="ListParagraph"/>
        <w:numPr>
          <w:ilvl w:val="1"/>
          <w:numId w:val="3"/>
        </w:numPr>
        <w:spacing w:before="240" w:after="240"/>
      </w:pPr>
      <w:r w:rsidRPr="4A725168">
        <w:t xml:space="preserve">Each version is stored with identifiers such as </w:t>
      </w:r>
      <w:proofErr w:type="spellStart"/>
      <w:r w:rsidRPr="4A725168">
        <w:rPr>
          <w:rFonts w:ascii="Consolas" w:hAnsi="Consolas" w:eastAsia="Consolas" w:cs="Consolas"/>
        </w:rPr>
        <w:t>Rule_ID</w:t>
      </w:r>
      <w:proofErr w:type="spellEnd"/>
      <w:r w:rsidRPr="4A725168">
        <w:t xml:space="preserve">, </w:t>
      </w:r>
      <w:proofErr w:type="spellStart"/>
      <w:r w:rsidRPr="4A725168">
        <w:rPr>
          <w:rFonts w:ascii="Consolas" w:hAnsi="Consolas" w:eastAsia="Consolas" w:cs="Consolas"/>
        </w:rPr>
        <w:t>Tenant_ID</w:t>
      </w:r>
      <w:proofErr w:type="spellEnd"/>
      <w:r w:rsidRPr="4A725168">
        <w:t xml:space="preserve">, </w:t>
      </w:r>
      <w:r w:rsidRPr="4A725168">
        <w:rPr>
          <w:rFonts w:ascii="Consolas" w:hAnsi="Consolas" w:eastAsia="Consolas" w:cs="Consolas"/>
        </w:rPr>
        <w:t>Version</w:t>
      </w:r>
      <w:r w:rsidRPr="4A725168">
        <w:t xml:space="preserve">, </w:t>
      </w:r>
      <w:r w:rsidRPr="4A725168">
        <w:rPr>
          <w:rFonts w:ascii="Consolas" w:hAnsi="Consolas" w:eastAsia="Consolas" w:cs="Consolas"/>
        </w:rPr>
        <w:t>Status</w:t>
      </w:r>
      <w:r w:rsidRPr="4A725168">
        <w:t>, and timestamps.</w:t>
      </w:r>
    </w:p>
    <w:p w:rsidR="0075436D" w:rsidP="4A725168" w:rsidRDefault="27C06E9E" w14:paraId="05983ED9" w14:textId="1714F166" w14:noSpellErr="1">
      <w:pPr>
        <w:pStyle w:val="Heading4"/>
        <w:rPr>
          <w:del w:author="Ume Sauda Ghanyani" w:date="2025-08-12T05:42:00Z" w16du:dateUtc="2025-08-12T05:42:32Z" w:id="1445730747"/>
        </w:rPr>
      </w:pPr>
      <w:r w:rsidR="1F339E26">
        <w:rPr/>
        <w:t>5.</w:t>
      </w:r>
      <w:r w:rsidR="6797483E">
        <w:rPr/>
        <w:t>3.</w:t>
      </w:r>
      <w:del w:author="Ume Sauda Ghanyani" w:date="2025-08-12T05:42:00Z" w:id="551293998">
        <w:r w:rsidDel="52948FCD">
          <w:delText xml:space="preserve"> </w:delText>
        </w:r>
      </w:del>
      <w:commentRangeStart w:id="71201425"/>
      <w:del w:author="Ume Sauda Ghanyani" w:date="2025-08-12T05:42:00Z" w:id="2051579403">
        <w:r w:rsidDel="52948FCD">
          <w:delText>Approval and Promotion to Tazama ODS</w:delText>
        </w:r>
      </w:del>
      <w:commentRangeEnd w:id="71201425"/>
      <w:r>
        <w:rPr>
          <w:rStyle w:val="CommentReference"/>
        </w:rPr>
        <w:commentReference w:id="71201425"/>
      </w:r>
    </w:p>
    <w:p w:rsidR="0075436D" w:rsidP="4A725168" w:rsidRDefault="1591AE22" w14:paraId="52EE2CF9" w14:textId="0E5CADAE">
      <w:pPr>
        <w:pStyle w:val="ListParagraph"/>
        <w:numPr>
          <w:ilvl w:val="0"/>
          <w:numId w:val="2"/>
        </w:numPr>
        <w:spacing w:before="240" w:after="240"/>
        <w:rPr>
          <w:del w:author="Ume Sauda Ghanyani" w:date="2025-08-12T05:42:00Z" w16du:dateUtc="2025-08-12T05:42:32Z" w:id="617"/>
        </w:rPr>
      </w:pPr>
      <w:commentRangeStart w:id="618"/>
      <w:commentRangeStart w:id="619"/>
      <w:del w:author="Ume Sauda Ghanyani" w:date="2025-08-12T05:42:00Z" w:id="620">
        <w:r w:rsidDel="724D16CF">
          <w:delText xml:space="preserve">Once a rule passes simulation and is </w:delText>
        </w:r>
        <w:r w:rsidRPr="70B044FC" w:rsidDel="724D16CF">
          <w:rPr>
            <w:b/>
            <w:bCs/>
          </w:rPr>
          <w:delText>approved</w:delText>
        </w:r>
        <w:r w:rsidDel="724D16CF">
          <w:delText xml:space="preserve">, the corresponding version is promoted to the </w:delText>
        </w:r>
        <w:r w:rsidRPr="70B044FC" w:rsidDel="724D16CF">
          <w:rPr>
            <w:b/>
            <w:bCs/>
          </w:rPr>
          <w:delText>Tazama Operational Data Store (ODS)</w:delText>
        </w:r>
        <w:r w:rsidDel="724D16CF">
          <w:delText>.</w:delText>
        </w:r>
      </w:del>
      <w:commentRangeEnd w:id="618"/>
      <w:r>
        <w:rPr>
          <w:rStyle w:val="CommentReference"/>
        </w:rPr>
        <w:commentReference w:id="618"/>
      </w:r>
      <w:commentRangeEnd w:id="619"/>
      <w:r>
        <w:rPr>
          <w:rStyle w:val="CommentReference"/>
        </w:rPr>
        <w:commentReference w:id="619"/>
      </w:r>
    </w:p>
    <w:p w:rsidR="0075436D" w:rsidP="4A725168" w:rsidRDefault="1591AE22" w14:paraId="7E3DA091" w14:textId="1D910466">
      <w:pPr>
        <w:pStyle w:val="ListParagraph"/>
        <w:numPr>
          <w:ilvl w:val="0"/>
          <w:numId w:val="2"/>
        </w:numPr>
        <w:spacing w:before="240" w:after="240"/>
        <w:rPr>
          <w:del w:author="Ume Sauda Ghanyani" w:date="2025-08-12T05:42:00Z" w16du:dateUtc="2025-08-12T05:42:32Z" w:id="621"/>
        </w:rPr>
      </w:pPr>
      <w:del w:author="Ume Sauda Ghanyani" w:date="2025-08-12T05:42:00Z" w:id="622">
        <w:r w:rsidRPr="70B044FC" w:rsidDel="724D16CF">
          <w:rPr>
            <w:b/>
            <w:bCs/>
          </w:rPr>
          <w:delText>Tazama ODS</w:delText>
        </w:r>
        <w:r w:rsidDel="724D16CF">
          <w:delText>:</w:delText>
        </w:r>
      </w:del>
    </w:p>
    <w:p w:rsidR="0075436D" w:rsidP="4A725168" w:rsidRDefault="1591AE22" w14:paraId="58493F83" w14:textId="308A02CE">
      <w:pPr>
        <w:pStyle w:val="ListParagraph"/>
        <w:numPr>
          <w:ilvl w:val="1"/>
          <w:numId w:val="2"/>
        </w:numPr>
        <w:spacing w:before="240" w:after="240"/>
        <w:rPr>
          <w:del w:author="Ume Sauda Ghanyani" w:date="2025-08-12T05:42:00Z" w16du:dateUtc="2025-08-12T05:42:32Z" w:id="623"/>
        </w:rPr>
      </w:pPr>
      <w:del w:author="Ume Sauda Ghanyani" w:date="2025-08-12T05:42:00Z" w:id="624">
        <w:r w:rsidDel="724D16CF">
          <w:delText xml:space="preserve">Acts as the real-time operational store used by the </w:delText>
        </w:r>
        <w:r w:rsidRPr="70B044FC" w:rsidDel="724D16CF">
          <w:rPr>
            <w:b/>
            <w:bCs/>
          </w:rPr>
          <w:delText>live rule engine</w:delText>
        </w:r>
        <w:r w:rsidDel="724D16CF">
          <w:delText>.</w:delText>
        </w:r>
      </w:del>
    </w:p>
    <w:p w:rsidR="0075436D" w:rsidP="4A725168" w:rsidRDefault="1591AE22" w14:paraId="4DEBD32A" w14:textId="7B05437D">
      <w:pPr>
        <w:pStyle w:val="ListParagraph"/>
        <w:numPr>
          <w:ilvl w:val="1"/>
          <w:numId w:val="2"/>
        </w:numPr>
        <w:spacing w:before="240" w:after="240"/>
        <w:rPr>
          <w:del w:author="Ume Sauda Ghanyani" w:date="2025-08-12T05:42:00Z" w16du:dateUtc="2025-08-12T05:42:32Z" w:id="625"/>
        </w:rPr>
      </w:pPr>
      <w:commentRangeStart w:id="626"/>
      <w:del w:author="Ume Sauda Ghanyani" w:date="2025-08-12T05:42:00Z" w:id="627">
        <w:r w:rsidDel="724D16CF">
          <w:delText xml:space="preserve">Only holds </w:delText>
        </w:r>
        <w:r w:rsidRPr="70B044FC" w:rsidDel="724D16CF">
          <w:rPr>
            <w:b/>
            <w:bCs/>
          </w:rPr>
          <w:delText>approved</w:delText>
        </w:r>
        <w:r w:rsidDel="724D16CF">
          <w:delText xml:space="preserve"> and </w:delText>
        </w:r>
        <w:r w:rsidRPr="70B044FC" w:rsidDel="724D16CF">
          <w:rPr>
            <w:b/>
            <w:bCs/>
          </w:rPr>
          <w:delText>active</w:delText>
        </w:r>
        <w:r w:rsidDel="724D16CF">
          <w:delText xml:space="preserve"> rule versions that are ready for production.</w:delText>
        </w:r>
      </w:del>
      <w:commentRangeEnd w:id="626"/>
      <w:r>
        <w:rPr>
          <w:rStyle w:val="CommentReference"/>
        </w:rPr>
        <w:commentReference w:id="626"/>
      </w:r>
    </w:p>
    <w:p w:rsidR="0075436D" w:rsidP="4A725168" w:rsidRDefault="1591AE22" w14:paraId="730264A6" w14:textId="1EDFFB91">
      <w:pPr>
        <w:pStyle w:val="ListParagraph"/>
        <w:numPr>
          <w:ilvl w:val="1"/>
          <w:numId w:val="2"/>
        </w:numPr>
        <w:spacing w:before="240" w:after="240"/>
        <w:rPr>
          <w:del w:author="Ume Sauda Ghanyani" w:date="2025-08-12T05:42:00Z" w16du:dateUtc="2025-08-12T05:42:32Z" w:id="628"/>
        </w:rPr>
      </w:pPr>
      <w:del w:author="Ume Sauda Ghanyani" w:date="2025-08-12T05:42:00Z" w:id="629">
        <w:r w:rsidDel="724D16CF">
          <w:delText>Is optimized for low-latency read/write operations for high-throughput alert processing.</w:delText>
        </w:r>
      </w:del>
    </w:p>
    <w:p w:rsidR="0075436D" w:rsidP="4A725168" w:rsidRDefault="1591AE22" w14:paraId="4B1C1692" w14:textId="0300B721">
      <w:pPr>
        <w:pStyle w:val="ListParagraph"/>
        <w:numPr>
          <w:ilvl w:val="0"/>
          <w:numId w:val="2"/>
        </w:numPr>
        <w:spacing w:before="240" w:after="240"/>
        <w:rPr>
          <w:del w:author="Ume Sauda Ghanyani" w:date="2025-08-12T05:42:00Z" w16du:dateUtc="2025-08-12T05:42:32Z" w:id="630"/>
        </w:rPr>
      </w:pPr>
      <w:del w:author="Ume Sauda Ghanyani" w:date="2025-08-12T05:42:00Z" w:id="631">
        <w:r w:rsidRPr="70B044FC" w:rsidDel="724D16CF">
          <w:rPr>
            <w:b/>
            <w:bCs/>
          </w:rPr>
          <w:delText>Approval Flow</w:delText>
        </w:r>
        <w:r w:rsidDel="724D16CF">
          <w:delText>:</w:delText>
        </w:r>
      </w:del>
    </w:p>
    <w:p w:rsidR="0075436D" w:rsidP="4A725168" w:rsidRDefault="1591AE22" w14:paraId="6FFF4638" w14:textId="2B823DF7">
      <w:pPr>
        <w:pStyle w:val="ListParagraph"/>
        <w:numPr>
          <w:ilvl w:val="1"/>
          <w:numId w:val="2"/>
        </w:numPr>
        <w:spacing w:before="240" w:after="240"/>
        <w:rPr>
          <w:del w:author="Ume Sauda Ghanyani" w:date="2025-08-12T05:42:00Z" w16du:dateUtc="2025-08-12T05:42:32Z" w:id="632"/>
        </w:rPr>
      </w:pPr>
      <w:del w:author="Ume Sauda Ghanyani" w:date="2025-08-12T05:42:00Z" w:id="633">
        <w:r w:rsidDel="724D16CF">
          <w:delText xml:space="preserve">Rule </w:delText>
        </w:r>
        <w:r w:rsidDel="7D00B694">
          <w:delText>c</w:delText>
        </w:r>
        <w:r w:rsidDel="65D19AA2">
          <w:delText>reato</w:delText>
        </w:r>
        <w:r w:rsidDel="724D16CF">
          <w:delText xml:space="preserve">r (Maker) submits </w:delText>
        </w:r>
        <w:r w:rsidDel="10A03F0A">
          <w:delText>the rule config</w:delText>
        </w:r>
        <w:r w:rsidDel="724D16CF">
          <w:delText xml:space="preserve"> for approval.</w:delText>
        </w:r>
      </w:del>
    </w:p>
    <w:p w:rsidR="0075436D" w:rsidP="4A725168" w:rsidRDefault="15D698CF" w14:paraId="659B5F83" w14:textId="176961CD">
      <w:pPr>
        <w:pStyle w:val="ListParagraph"/>
        <w:numPr>
          <w:ilvl w:val="1"/>
          <w:numId w:val="2"/>
        </w:numPr>
        <w:spacing w:before="240" w:after="240"/>
        <w:rPr>
          <w:del w:author="Ume Sauda Ghanyani" w:date="2025-08-12T05:42:00Z" w16du:dateUtc="2025-08-12T05:42:32Z" w:id="634"/>
        </w:rPr>
      </w:pPr>
      <w:del w:author="Ume Sauda Ghanyani" w:date="2025-08-12T05:42:00Z" w:id="635">
        <w:r w:rsidDel="6337FC0D">
          <w:delText>Approver</w:delText>
        </w:r>
        <w:r w:rsidDel="724D16CF">
          <w:delText xml:space="preserve"> validates logic, test results, and simulation outcomes.</w:delText>
        </w:r>
      </w:del>
    </w:p>
    <w:p w:rsidR="0075436D" w:rsidP="4A725168" w:rsidRDefault="1591AE22" w14:paraId="01C630A4" w14:textId="46C703C7">
      <w:pPr>
        <w:pStyle w:val="ListParagraph"/>
        <w:numPr>
          <w:ilvl w:val="1"/>
          <w:numId w:val="2"/>
        </w:numPr>
        <w:spacing w:before="240" w:after="240"/>
        <w:rPr>
          <w:del w:author="Ume Sauda Ghanyani" w:date="2025-08-12T05:42:00Z" w16du:dateUtc="2025-08-12T05:42:32Z" w:id="636"/>
        </w:rPr>
      </w:pPr>
      <w:del w:author="Ume Sauda Ghanyani" w:date="2025-08-12T05:42:00Z" w:id="637">
        <w:r w:rsidDel="724D16CF">
          <w:delText>Once approved, the CI/CD pipeline or a controlled publish operation writes the finalized rule version to ODS.</w:delText>
        </w:r>
      </w:del>
    </w:p>
    <w:p w:rsidR="0075436D" w:rsidP="4A725168" w:rsidRDefault="0075436D" w14:paraId="104A4838" w14:textId="5EA60C97">
      <w:pPr>
        <w:spacing w:beforeAutospacing="1" w:afterAutospacing="1" w:line="240" w:lineRule="auto"/>
        <w:rPr>
          <w:color w:val="000000" w:themeColor="text1"/>
        </w:rPr>
      </w:pPr>
    </w:p>
    <w:p w:rsidR="0075436D" w:rsidP="4A725168" w:rsidRDefault="7CD714DE" w14:paraId="56D0338A" w14:textId="61ED2008">
      <w:pPr>
        <w:spacing w:beforeAutospacing="1" w:afterAutospacing="1" w:line="240" w:lineRule="auto"/>
        <w:ind w:left="720"/>
        <w:rPr>
          <w:color w:val="000000" w:themeColor="text1"/>
        </w:rPr>
      </w:pPr>
      <w:r>
        <w:rPr>
          <w:noProof/>
        </w:rPr>
        <w:drawing>
          <wp:inline distT="0" distB="0" distL="0" distR="0" wp14:anchorId="3953EE66" wp14:editId="7E3F95FD">
            <wp:extent cx="9525" cy="9525"/>
            <wp:effectExtent l="0" t="0" r="0" b="0"/>
            <wp:docPr id="6821962"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962" name=""/>
                    <pic:cNvPicPr/>
                  </pic:nvPicPr>
                  <pic:blipFill>
                    <a:blip r:embed="rId21">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p>
    <w:p w:rsidR="0075436D" w:rsidP="599462F5" w:rsidRDefault="4C46D30A" w14:paraId="5F361C3C" w14:textId="70517F39" w14:noSpellErr="1">
      <w:pPr>
        <w:pStyle w:val="Heading1"/>
        <w:numPr>
          <w:ilvl w:val="0"/>
          <w:numId w:val="0"/>
        </w:numPr>
        <w:rPr>
          <w:b w:val="0"/>
          <w:bCs w:val="0"/>
          <w:color w:val="000000" w:themeColor="text1"/>
        </w:rPr>
      </w:pPr>
      <w:bookmarkStart w:name="_Toc616694870" w:id="638"/>
      <w:bookmarkStart w:name="_Toc421799575" w:id="1172664917"/>
      <w:r w:rsidR="5AEA37E6">
        <w:rPr/>
        <w:t>6</w:t>
      </w:r>
      <w:r w:rsidR="46EDD5FF">
        <w:rPr/>
        <w:t>. Assumptions and Dependencies</w:t>
      </w:r>
      <w:bookmarkEnd w:id="638"/>
      <w:bookmarkEnd w:id="1172664917"/>
    </w:p>
    <w:p w:rsidR="0075436D" w:rsidP="4A725168" w:rsidRDefault="7CD714DE" w14:paraId="4BFB1C1D" w14:textId="12F7ED22">
      <w:pPr>
        <w:pStyle w:val="ListParagraph"/>
        <w:numPr>
          <w:ilvl w:val="0"/>
          <w:numId w:val="28"/>
        </w:numPr>
        <w:spacing w:beforeAutospacing="1" w:afterAutospacing="1" w:line="240" w:lineRule="auto"/>
        <w:rPr>
          <w:color w:val="000000" w:themeColor="text1"/>
        </w:rPr>
      </w:pPr>
      <w:r w:rsidRPr="4A725168">
        <w:rPr>
          <w:b/>
          <w:bCs/>
          <w:color w:val="000000" w:themeColor="text1"/>
        </w:rPr>
        <w:t>CI/CD Pipeline</w:t>
      </w:r>
      <w:r w:rsidRPr="4A725168">
        <w:rPr>
          <w:color w:val="000000" w:themeColor="text1"/>
        </w:rPr>
        <w:t>: Must be in place to compile and deploy code.</w:t>
      </w:r>
    </w:p>
    <w:p w:rsidR="0075436D" w:rsidP="4A725168" w:rsidRDefault="7CD714DE" w14:paraId="77993C29" w14:textId="317B1648">
      <w:pPr>
        <w:pStyle w:val="ListParagraph"/>
        <w:numPr>
          <w:ilvl w:val="0"/>
          <w:numId w:val="28"/>
        </w:numPr>
        <w:spacing w:beforeAutospacing="1" w:afterAutospacing="1" w:line="240" w:lineRule="auto"/>
        <w:rPr>
          <w:color w:val="000000" w:themeColor="text1"/>
        </w:rPr>
      </w:pPr>
      <w:r w:rsidRPr="4A725168">
        <w:rPr>
          <w:b/>
          <w:bCs/>
          <w:color w:val="000000" w:themeColor="text1"/>
        </w:rPr>
        <w:t>Simulation Sandbox</w:t>
      </w:r>
      <w:r w:rsidRPr="4A725168">
        <w:rPr>
          <w:color w:val="000000" w:themeColor="text1"/>
        </w:rPr>
        <w:t>: Must be configured to test rule efficacy.</w:t>
      </w:r>
    </w:p>
    <w:p w:rsidR="0075436D" w:rsidP="4A725168" w:rsidRDefault="7CD714DE" w14:paraId="00AC868C" w14:textId="375A9BB2">
      <w:pPr>
        <w:pStyle w:val="ListParagraph"/>
        <w:numPr>
          <w:ilvl w:val="0"/>
          <w:numId w:val="28"/>
        </w:numPr>
        <w:spacing w:beforeAutospacing="1" w:afterAutospacing="1" w:line="240" w:lineRule="auto"/>
        <w:rPr>
          <w:color w:val="000000" w:themeColor="text1"/>
        </w:rPr>
      </w:pPr>
      <w:r w:rsidRPr="4A725168">
        <w:rPr>
          <w:b/>
          <w:bCs/>
          <w:color w:val="000000" w:themeColor="text1"/>
        </w:rPr>
        <w:t>Database Integration</w:t>
      </w:r>
      <w:r w:rsidRPr="4A725168">
        <w:rPr>
          <w:color w:val="000000" w:themeColor="text1"/>
        </w:rPr>
        <w:t>: Must ensure that rule query logic is compatible with the database schema (PostgreSQL).</w:t>
      </w:r>
    </w:p>
    <w:p w:rsidR="0075436D" w:rsidP="00A56ABC" w:rsidRDefault="0075436D" w14:paraId="30B75B8C" w14:textId="77777777">
      <w:pPr>
        <w:rPr>
          <w:del w:author="Ume Sauda Ghanyani" w:date="2025-08-13T06:05:02.941Z" w16du:dateUtc="2025-08-13T06:05:02.941Z" w:id="3255045"/>
        </w:rPr>
      </w:pPr>
    </w:p>
    <w:p w:rsidR="0075436D" w:rsidP="4441BA12" w:rsidRDefault="0075436D" w14:paraId="5B212220" w14:textId="5C557FCA">
      <w:pPr>
        <w:pStyle w:val="Heading1"/>
        <w:numPr>
          <w:ilvl w:val="0"/>
          <w:numId w:val="0"/>
        </w:numPr>
        <w:rPr>
          <w:ins w:author="Ume Sauda Ghanyani" w:date="2025-08-13T06:05:23.692Z" w16du:dateUtc="2025-08-13T06:05:23.692Z" w:id="826337367"/>
        </w:rPr>
      </w:pPr>
      <w:bookmarkStart w:name="_Toc223472292" w:id="1133019670"/>
      <w:ins w:author="Ume Sauda Ghanyani" w:date="2025-08-13T06:05:13.734Z" w:id="1798372190">
        <w:r w:rsidR="72479EAB">
          <w:t>7. Prototype</w:t>
        </w:r>
      </w:ins>
      <w:bookmarkEnd w:id="1133019670"/>
    </w:p>
    <w:p w:rsidR="0075436D" w:rsidP="4441BA12" w:rsidRDefault="0075436D" w14:paraId="4B0150A0" w14:textId="11E3ECEC">
      <w:pPr>
        <w:pStyle w:val="Normal"/>
        <w:jc w:val="left"/>
        <w:rPr>
          <w:ins w:author="Ume Sauda Ghanyani" w:date="2025-08-13T06:05:24.362Z" w16du:dateUtc="2025-08-13T06:05:24.362Z" w:id="806977582"/>
        </w:rPr>
        <w:pPrChange w:author="Ume Sauda Ghanyani" w:date="2025-08-13T08:18:32.884Z">
          <w:pPr>
            <w:pStyle w:val="Heading1"/>
            <w:numPr>
              <w:ilvl w:val="0"/>
              <w:numId w:val="0"/>
            </w:numPr>
          </w:pPr>
        </w:pPrChange>
      </w:pPr>
    </w:p>
    <w:p w:rsidR="0075436D" w:rsidP="4441BA12" w:rsidRDefault="0075436D" w14:paraId="221D7279" w14:textId="5FC2E508">
      <w:pPr>
        <w:jc w:val="left"/>
        <w:rPr>
          <w:del w:author="Ume Sauda Ghanyani" w:date="2025-08-18T06:29:37.419Z" w16du:dateUtc="2025-08-18T06:29:37.419Z" w:id="1033957309"/>
          <w:rFonts w:ascii="Microsoft GothicNeo" w:hAnsi="Microsoft GothicNeo" w:eastAsia="Microsoft GothicNeo" w:cs="Microsoft GothicNeo"/>
          <w:noProof w:val="0"/>
          <w:sz w:val="20"/>
          <w:szCs w:val="20"/>
          <w:lang w:val="en-US"/>
        </w:rPr>
      </w:pPr>
      <w:commentRangeStart w:id="1020485675"/>
      <w:ins w:author="Ume Sauda Ghanyani" w:date="2025-08-13T08:18:24.556Z" w:id="1061343815">
        <w:r w:rsidRPr="4441BA12" w:rsidR="39B643C8">
          <w:rPr>
            <w:rFonts w:ascii="Microsoft GothicNeo" w:hAnsi="Microsoft GothicNeo" w:eastAsia="Microsoft GothicNeo" w:cs="Microsoft GothicNeo"/>
            <w:noProof w:val="0"/>
            <w:sz w:val="20"/>
            <w:szCs w:val="20"/>
            <w:lang w:val="en-US"/>
          </w:rPr>
          <w:t xml:space="preserve">Prototype </w:t>
        </w:r>
        <w:r w:rsidRPr="4441BA12" w:rsidR="39B643C8">
          <w:rPr>
            <w:rFonts w:ascii="Microsoft GothicNeo" w:hAnsi="Microsoft GothicNeo" w:eastAsia="Microsoft GothicNeo" w:cs="Microsoft GothicNeo"/>
            <w:noProof w:val="0"/>
            <w:sz w:val="20"/>
            <w:szCs w:val="20"/>
            <w:lang w:val="en-US"/>
          </w:rPr>
          <w:t>link :</w:t>
        </w:r>
        <w:r w:rsidRPr="4441BA12" w:rsidR="39B643C8">
          <w:rPr>
            <w:rFonts w:ascii="Microsoft GothicNeo" w:hAnsi="Microsoft GothicNeo" w:eastAsia="Microsoft GothicNeo" w:cs="Microsoft GothicNeo"/>
            <w:noProof w:val="0"/>
            <w:sz w:val="20"/>
            <w:szCs w:val="20"/>
            <w:lang w:val="en-US"/>
          </w:rPr>
          <w:t xml:space="preserve"> </w:t>
        </w:r>
      </w:ins>
      <w:commentRangeEnd w:id="1020485675"/>
      <w:r>
        <w:rPr>
          <w:rStyle w:val="CommentReference"/>
        </w:rPr>
        <w:commentReference w:id="1020485675"/>
      </w:r>
      <w:ins w:author="Ume Sauda Ghanyani" w:date="2025-08-18T06:29:47.961Z" w:id="1625422156">
        <w:r w:rsidRPr="4441BA12" w:rsidR="6955099E">
          <w:rPr>
            <w:rFonts w:ascii="Microsoft GothicNeo" w:hAnsi="Microsoft GothicNeo" w:eastAsia="Microsoft GothicNeo" w:cs="Microsoft GothicNeo"/>
            <w:noProof w:val="0"/>
            <w:sz w:val="20"/>
            <w:szCs w:val="20"/>
            <w:lang w:val="en-US"/>
          </w:rPr>
          <w:t>https://project-tazama-rule-studio-with-drag-and-drop-sql-builder-759.magicpatterns.app/</w:t>
        </w:r>
      </w:ins>
    </w:p>
    <w:p w:rsidRPr="00673F81" w:rsidR="00F0073B" w:rsidP="4441BA12" w:rsidRDefault="00F0073B" w14:paraId="1375CBA0" w14:textId="223EBC46">
      <w:pPr>
        <w:jc w:val="left"/>
        <w:rPr>
          <w:b w:val="1"/>
          <w:bCs w:val="1"/>
          <w:color w:val="FFFFFF" w:themeColor="background1"/>
          <w:kern w:val="2"/>
          <w:sz w:val="28"/>
          <w:szCs w:val="28"/>
          <w14:ligatures w14:val="standardContextual"/>
        </w:rPr>
      </w:pPr>
      <w:commentRangeStart w:id="1954892086"/>
      <w:commentRangeEnd w:id="1954892086"/>
      <w:r>
        <w:rPr>
          <w:rStyle w:val="CommentReference"/>
        </w:rPr>
        <w:commentReference w:id="1954892086"/>
      </w:r>
    </w:p>
    <w:sectPr w:rsidRPr="00673F81" w:rsidR="00F0073B" w:rsidSect="000770BF">
      <w:pgSz w:w="11906" w:h="16838" w:orient="portrait"/>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o" w:author="jortlepp@contractor.linuxfoundation.org" w:date="2025-08-06T14:46:00Z" w:id="90">
    <w:p w:rsidR="00D3197C" w:rsidRDefault="00D3197C" w14:paraId="169089D2" w14:textId="1DB41A88">
      <w:pPr>
        <w:pStyle w:val="CommentText"/>
      </w:pPr>
      <w:r>
        <w:rPr>
          <w:rStyle w:val="CommentReference"/>
        </w:rPr>
        <w:annotationRef/>
      </w:r>
      <w:r w:rsidRPr="1B60FE17">
        <w:t>What is Java's role in this component?</w:t>
      </w:r>
    </w:p>
  </w:comment>
  <w:comment w:initials="UG" w:author="Ume Sauda Ghanyani" w:date="2025-08-07T11:08:00Z" w:id="91">
    <w:p w:rsidR="00D3197C" w:rsidRDefault="00D3197C" w14:paraId="0296A7E5" w14:textId="67C8E528">
      <w:pPr>
        <w:pStyle w:val="CommentText"/>
      </w:pPr>
      <w:r>
        <w:rPr>
          <w:rStyle w:val="CommentReference"/>
        </w:rPr>
        <w:annotationRef/>
      </w:r>
      <w:r w:rsidRPr="7B2F6198">
        <w:t>removed.</w:t>
      </w:r>
    </w:p>
  </w:comment>
  <w:comment w:initials="sa" w:author="sandy@labuschagnehome.com" w:date="2025-08-05T17:16:00Z" w:id="93">
    <w:p w:rsidR="00D3197C" w:rsidRDefault="00D3197C" w14:paraId="6ABFC7F4" w14:textId="5C7BADF8">
      <w:pPr>
        <w:pStyle w:val="CommentText"/>
      </w:pPr>
      <w:r>
        <w:rPr>
          <w:rStyle w:val="CommentReference"/>
        </w:rPr>
        <w:annotationRef/>
      </w:r>
      <w:r w:rsidRPr="3FB298AD">
        <w:t>To clarify: Datasets for simulation testing are sourced from the Data Lakehouse. The simulation sandbox is separate from the Data Lakehouse</w:t>
      </w:r>
    </w:p>
  </w:comment>
  <w:comment w:initials="jo" w:author="jortlepp@contractor.linuxfoundation.org" w:date="2025-08-06T15:35:00Z" w:id="103">
    <w:p w:rsidR="00D3197C" w:rsidRDefault="00D3197C" w14:paraId="4FE8D869" w14:textId="135AAA54">
      <w:pPr>
        <w:pStyle w:val="CommentText"/>
      </w:pPr>
      <w:r>
        <w:rPr>
          <w:rStyle w:val="CommentReference"/>
        </w:rPr>
        <w:annotationRef/>
      </w:r>
      <w:r w:rsidRPr="0998FDEF">
        <w:t>Also to keep in mind, a rule processor's input consists of:</w:t>
      </w:r>
    </w:p>
    <w:p w:rsidR="00D3197C" w:rsidRDefault="00D3197C" w14:paraId="259E71B5" w14:textId="47AD2791">
      <w:pPr>
        <w:pStyle w:val="CommentText"/>
      </w:pPr>
      <w:r w:rsidRPr="4E3CAFFA">
        <w:t>1. the payload (defined in the TCS and submitted via the Event Director into the Rule Executer</w:t>
      </w:r>
    </w:p>
    <w:p w:rsidR="00D3197C" w:rsidRDefault="00D3197C" w14:paraId="7A337C31" w14:textId="3A215E98">
      <w:pPr>
        <w:pStyle w:val="CommentText"/>
      </w:pPr>
      <w:r w:rsidRPr="372F8CAD">
        <w:t>2. the configuration (defined in the config UI, and ingested from the configuration database)</w:t>
      </w:r>
    </w:p>
    <w:p w:rsidR="00D3197C" w:rsidRDefault="00D3197C" w14:paraId="4B8BA189" w14:textId="156D437E">
      <w:pPr>
        <w:pStyle w:val="CommentText"/>
      </w:pPr>
      <w:r w:rsidRPr="332E9098">
        <w:t>3. and the historical data contained in the Tazama data model in the database and also defined via the TCS.</w:t>
      </w:r>
    </w:p>
    <w:p w:rsidR="00D3197C" w:rsidRDefault="00D3197C" w14:paraId="0AE8DD1B" w14:textId="4C25EBD7">
      <w:pPr>
        <w:pStyle w:val="CommentText"/>
      </w:pPr>
      <w:r w:rsidRPr="352C5FBB">
        <w:t>We have not specifically spoken about this previously, but it occurs to me now that we also need to able to account for the transaction history related to the payload, and the format/model for that will either need to be read from the existing data model in the database, or composed out of the "proposed" data model in the TSC.</w:t>
      </w:r>
    </w:p>
  </w:comment>
  <w:comment w:initials="jo" w:author="jortlepp@contractor.linuxfoundation.org" w:date="2025-08-06T15:43:00Z" w:id="107">
    <w:p w:rsidR="00D3197C" w:rsidRDefault="00D3197C" w14:paraId="70073C15" w14:textId="15B5C500">
      <w:pPr>
        <w:pStyle w:val="CommentText"/>
      </w:pPr>
      <w:r>
        <w:rPr>
          <w:rStyle w:val="CommentReference"/>
        </w:rPr>
        <w:annotationRef/>
      </w:r>
      <w:r w:rsidRPr="65BCFB9F">
        <w:t>The Rule Builder must also account for the delivery of the rule processor's output in a fixed structured way. The rule output is provided to the typology processor in the "ruleResult" object:</w:t>
      </w:r>
    </w:p>
    <w:p w:rsidR="00D3197C" w:rsidRDefault="00D3197C" w14:paraId="382E7AB9" w14:textId="03DD7945">
      <w:pPr>
        <w:pStyle w:val="CommentText"/>
      </w:pPr>
      <w:r w:rsidRPr="70D4BB99">
        <w:t>ruleResult: {</w:t>
      </w:r>
    </w:p>
    <w:p w:rsidR="00D3197C" w:rsidRDefault="00D3197C" w14:paraId="3F21F3AE" w14:textId="1B417298">
      <w:pPr>
        <w:pStyle w:val="CommentText"/>
      </w:pPr>
      <w:r w:rsidRPr="031BB942">
        <w:t>  "id": "016@1.0.0",</w:t>
      </w:r>
    </w:p>
    <w:p w:rsidR="00D3197C" w:rsidRDefault="00D3197C" w14:paraId="646FE81C" w14:textId="5638AAC2">
      <w:pPr>
        <w:pStyle w:val="CommentText"/>
      </w:pPr>
      <w:r w:rsidRPr="3859D989">
        <w:t>  "cfg": "1.0.0",</w:t>
      </w:r>
    </w:p>
    <w:p w:rsidR="00D3197C" w:rsidRDefault="00D3197C" w14:paraId="609E21A3" w14:textId="24D4371E">
      <w:pPr>
        <w:pStyle w:val="CommentText"/>
      </w:pPr>
      <w:r w:rsidRPr="6E6A0610">
        <w:t>  "subRuleRef": ".01",</w:t>
      </w:r>
    </w:p>
    <w:p w:rsidR="00D3197C" w:rsidRDefault="00D3197C" w14:paraId="118D5EBF" w14:textId="427A6D94">
      <w:pPr>
        <w:pStyle w:val="CommentText"/>
      </w:pPr>
      <w:r w:rsidRPr="44D4AF9B">
        <w:t>  "indpdntVarbl": 6</w:t>
      </w:r>
    </w:p>
    <w:p w:rsidR="00D3197C" w:rsidRDefault="00D3197C" w14:paraId="4B4DF107" w14:textId="1E44A66C">
      <w:pPr>
        <w:pStyle w:val="CommentText"/>
      </w:pPr>
      <w:r w:rsidRPr="1C24D768">
        <w:t>}</w:t>
      </w:r>
    </w:p>
  </w:comment>
  <w:comment w:initials="jo" w:author="jortlepp@contractor.linuxfoundation.org" w:date="2025-08-06T15:45:00Z" w:id="136">
    <w:p w:rsidR="00D3197C" w:rsidRDefault="00D3197C" w14:paraId="66BD61DF" w14:textId="3A5C9069">
      <w:pPr>
        <w:pStyle w:val="CommentText"/>
      </w:pPr>
      <w:r>
        <w:rPr>
          <w:rStyle w:val="CommentReference"/>
        </w:rPr>
        <w:annotationRef/>
      </w:r>
      <w:r w:rsidRPr="08E26F52">
        <w:t>Clarify? At the moment, the Rule Config is just the "configuration template". Are we proposing that in future the Rule Config will also contain the output of the rule builder?</w:t>
      </w:r>
    </w:p>
  </w:comment>
  <w:comment w:initials="UG" w:author="Ume Sauda Ghanyani" w:date="2025-08-07T12:25:00Z" w:id="137">
    <w:p w:rsidR="00D3197C" w:rsidRDefault="00D3197C" w14:paraId="725FBCF9" w14:textId="6ED14CBF">
      <w:pPr>
        <w:pStyle w:val="CommentText"/>
      </w:pPr>
      <w:r>
        <w:rPr>
          <w:rStyle w:val="CommentReference"/>
        </w:rPr>
        <w:annotationRef/>
      </w:r>
      <w:r w:rsidRPr="3B6A7E9B">
        <w:t>No, Rule Cofig will only contain configuration template.</w:t>
      </w:r>
    </w:p>
  </w:comment>
  <w:comment w:initials="sa" w:author="sandy@labuschagnehome.com" w:date="2025-08-07T11:15:00Z" w:id="145">
    <w:p w:rsidR="00D3197C" w:rsidRDefault="00D3197C" w14:paraId="5E732AA6" w14:textId="6FE37C55">
      <w:pPr>
        <w:pStyle w:val="CommentText"/>
      </w:pPr>
      <w:r>
        <w:rPr>
          <w:rStyle w:val="CommentReference"/>
        </w:rPr>
        <w:annotationRef/>
      </w:r>
      <w:r w:rsidRPr="54641577">
        <w:t>Create new rule configurations</w:t>
      </w:r>
    </w:p>
  </w:comment>
  <w:comment w:initials="jo" w:author="jortlepp@contractor.linuxfoundation.org" w:date="2025-08-06T15:57:00Z" w:id="150">
    <w:p w:rsidR="00D3197C" w:rsidRDefault="00D3197C" w14:paraId="31365D82" w14:textId="5CA7E11B">
      <w:pPr>
        <w:pStyle w:val="CommentText"/>
      </w:pPr>
      <w:r>
        <w:rPr>
          <w:rStyle w:val="CommentReference"/>
        </w:rPr>
        <w:annotationRef/>
      </w:r>
      <w:r w:rsidRPr="5DD9BBDE">
        <w:t>It also provides an interface to create configurations.</w:t>
      </w:r>
    </w:p>
  </w:comment>
  <w:comment w:initials="sa" w:author="sandy@labuschagnehome.com" w:date="2025-08-05T17:53:00Z" w:id="151">
    <w:p w:rsidR="00D3197C" w:rsidRDefault="00D3197C" w14:paraId="1A549FA5" w14:textId="3C3CD3F2">
      <w:pPr>
        <w:pStyle w:val="CommentText"/>
      </w:pPr>
      <w:r>
        <w:rPr>
          <w:rStyle w:val="CommentReference"/>
        </w:rPr>
        <w:annotationRef/>
      </w:r>
      <w:r w:rsidRPr="4E17AD7F">
        <w:t>To confirm this configuration DB in Tazama ODS?</w:t>
      </w:r>
    </w:p>
  </w:comment>
  <w:comment w:initials="UG" w:author="Ume Sauda Ghanyani" w:date="2025-08-07T12:31:00Z" w:id="152">
    <w:p w:rsidR="00D3197C" w:rsidRDefault="00D3197C" w14:paraId="282814B0" w14:textId="1C9444AB">
      <w:pPr>
        <w:pStyle w:val="CommentText"/>
      </w:pPr>
      <w:r>
        <w:rPr>
          <w:rStyle w:val="CommentReference"/>
        </w:rPr>
        <w:annotationRef/>
      </w:r>
      <w:r w:rsidRPr="6A709BEA">
        <w:t>yes</w:t>
      </w:r>
    </w:p>
  </w:comment>
  <w:comment w:initials="jo" w:author="jortlepp@contractor.linuxfoundation.org" w:date="2025-08-06T16:37:00Z" w:id="156">
    <w:p w:rsidR="00D3197C" w:rsidRDefault="00D3197C" w14:paraId="52091DA6" w14:textId="4106D061">
      <w:pPr>
        <w:pStyle w:val="CommentText"/>
      </w:pPr>
      <w:r>
        <w:rPr>
          <w:rStyle w:val="CommentReference"/>
        </w:rPr>
        <w:annotationRef/>
      </w:r>
      <w:r w:rsidRPr="6D222AE1">
        <w:t>This is an interesting opportunity here. We had previously compiled a separate BRD for the simulation sandbox. Are we suggesting now to actually include it in the model management space directly as a component? I think this is a good idea, if that is the intention.</w:t>
      </w:r>
    </w:p>
  </w:comment>
  <w:comment w:initials="UG" w:author="Ume Sauda Ghanyani" w:date="2025-08-11T09:53:00Z" w:id="157">
    <w:p w:rsidR="00D3197C" w:rsidRDefault="00D3197C" w14:paraId="62B9285D" w14:textId="6A686926">
      <w:pPr>
        <w:pStyle w:val="CommentText"/>
      </w:pPr>
      <w:r>
        <w:rPr>
          <w:rStyle w:val="CommentReference"/>
        </w:rPr>
        <w:annotationRef/>
      </w:r>
      <w:r w:rsidRPr="6368DAA6">
        <w:t>yes, as discussed with you in the last session making FSD Model Management and Simulation Sandbox</w:t>
      </w:r>
    </w:p>
  </w:comment>
  <w:comment w:initials="jo" w:author="jortlepp@contractor.linuxfoundation.org" w:date="2025-08-06T15:59:00Z" w:id="158">
    <w:p w:rsidR="00D3197C" w:rsidRDefault="00D3197C" w14:paraId="74618597" w14:textId="15479FBF">
      <w:pPr>
        <w:pStyle w:val="CommentText"/>
      </w:pPr>
      <w:r>
        <w:rPr>
          <w:rStyle w:val="CommentReference"/>
        </w:rPr>
        <w:annotationRef/>
      </w:r>
      <w:r w:rsidRPr="396EC842">
        <w:t>It's going to need input from the TCS (or the current ODS) for this. Maybe both (proposed connections won't be active in the existing ODS yet).</w:t>
      </w:r>
    </w:p>
  </w:comment>
  <w:comment w:initials="jo" w:author="jortlepp@contractor.linuxfoundation.org" w:date="2025-08-06T16:35:00Z" w:id="162">
    <w:p w:rsidR="00D3197C" w:rsidRDefault="00D3197C" w14:paraId="4A2A324A" w14:textId="1BD393DC">
      <w:pPr>
        <w:pStyle w:val="CommentText"/>
      </w:pPr>
      <w:r>
        <w:rPr>
          <w:rStyle w:val="CommentReference"/>
        </w:rPr>
        <w:annotationRef/>
      </w:r>
      <w:r w:rsidRPr="420143C9">
        <w:t>And possibly the TSC and/or the Tazama ODS.</w:t>
      </w:r>
    </w:p>
  </w:comment>
  <w:comment w:initials="jo" w:author="jortlepp@contractor.linuxfoundation.org" w:date="2025-08-06T16:39:00Z" w:id="174">
    <w:p w:rsidR="00D3197C" w:rsidRDefault="00D3197C" w14:paraId="253D94D0" w14:textId="4619A558">
      <w:pPr>
        <w:pStyle w:val="CommentText"/>
      </w:pPr>
      <w:r>
        <w:rPr>
          <w:rStyle w:val="CommentReference"/>
        </w:rPr>
        <w:annotationRef/>
      </w:r>
      <w:r w:rsidRPr="57FA8831">
        <w:t>I'll look for the exact semantics later in the FSD to confirm, but in theory you shouldn't actually need to "import" this. If the TCS and the Rule-Builder share this data already, you should be able to just select a specific payload directly from the ones that had already been created in the TCS.</w:t>
      </w:r>
    </w:p>
  </w:comment>
  <w:comment w:initials="UG" w:author="Ume Sauda Ghanyani" w:date="2025-08-11T10:30:00Z" w:id="175">
    <w:p w:rsidR="00D3197C" w:rsidRDefault="00D3197C" w14:paraId="4CEF8322" w14:textId="3D00DF1F">
      <w:pPr>
        <w:pStyle w:val="CommentText"/>
      </w:pPr>
      <w:r>
        <w:rPr>
          <w:rStyle w:val="CommentReference"/>
        </w:rPr>
        <w:annotationRef/>
      </w:r>
      <w:r w:rsidRPr="25E152E7">
        <w:t>yes, changed from 'import' to 'select'</w:t>
      </w:r>
    </w:p>
  </w:comment>
  <w:comment w:initials="jo" w:author="jortlepp@contractor.linuxfoundation.org" w:date="2025-08-06T17:20:00Z" w:id="183">
    <w:p w:rsidR="00D3197C" w:rsidRDefault="00D3197C" w14:paraId="24C9A953" w14:textId="13FE0DA9">
      <w:pPr>
        <w:pStyle w:val="CommentText"/>
      </w:pPr>
      <w:r>
        <w:rPr>
          <w:rStyle w:val="CommentReference"/>
        </w:rPr>
        <w:annotationRef/>
      </w:r>
      <w:r w:rsidRPr="13A61ADC">
        <w:t>Clarify?</w:t>
      </w:r>
    </w:p>
    <w:p w:rsidR="00D3197C" w:rsidRDefault="00D3197C" w14:paraId="58FF246F" w14:textId="3F9191EC">
      <w:pPr>
        <w:pStyle w:val="CommentText"/>
      </w:pPr>
    </w:p>
    <w:p w:rsidR="00D3197C" w:rsidRDefault="00D3197C" w14:paraId="2053531A" w14:textId="5C1C00AC">
      <w:pPr>
        <w:pStyle w:val="CommentText"/>
      </w:pPr>
      <w:r w:rsidRPr="20D5AA8C">
        <w:t xml:space="preserve">I think I'm getting confused with the terminology here. In Tazama at the moment, the rule configuration is the JSON document that parameterizes a rule processor. The Rule Processor is the code module that performs an evaluation. When we are talking about the "Rule Configuration" here, it seems like we are talking about the Rule Processor, but in its portable "low code/no code" data form (which will then eventually become the physical Rule Processor when it is deployed.) Is that correct? If so, I would like </w:t>
      </w:r>
      <w:r w:rsidRPr="20D5AA8C">
        <w:t>to suggest that we come up with an alternative name/desciption for the Rule Processor in this form. Perhaps Rule Definition, Rule Declaration, Rule Blueprint, or Rule Specification?</w:t>
      </w:r>
    </w:p>
  </w:comment>
  <w:comment w:initials="UG" w:author="Ume Sauda Ghanyani" w:date="2025-08-07T13:37:00Z" w:id="184">
    <w:p w:rsidR="00D3197C" w:rsidRDefault="00D3197C" w14:paraId="1E4B0E96" w14:textId="7BB82DD0">
      <w:pPr>
        <w:pStyle w:val="CommentText"/>
      </w:pPr>
      <w:r>
        <w:rPr>
          <w:rStyle w:val="CommentReference"/>
        </w:rPr>
        <w:annotationRef/>
      </w:r>
      <w:r w:rsidRPr="658DAACC">
        <w:t xml:space="preserve">I have rephrased the sentence, I hope this resolves the confusion. </w:t>
      </w:r>
    </w:p>
  </w:comment>
  <w:comment w:initials="jo" w:author="jortlepp@contractor.linuxfoundation.org" w:date="2025-08-06T17:21:00Z" w:id="198">
    <w:p w:rsidR="00D3197C" w:rsidRDefault="00D3197C" w14:paraId="13105389" w14:textId="5A8C0AA4">
      <w:pPr>
        <w:pStyle w:val="CommentText"/>
      </w:pPr>
      <w:r>
        <w:rPr>
          <w:rStyle w:val="CommentReference"/>
        </w:rPr>
        <w:annotationRef/>
      </w:r>
      <w:r w:rsidRPr="38B38193">
        <w:t>Reminder that rule configurations can be managed (updated) independently of a rule processor.</w:t>
      </w:r>
    </w:p>
  </w:comment>
  <w:comment w:initials="jo" w:author="jortlepp@contractor.linuxfoundation.org" w:date="2025-08-06T17:34:00Z" w:id="210">
    <w:p w:rsidR="00D3197C" w:rsidRDefault="00D3197C" w14:paraId="74519EBD" w14:textId="1B484551">
      <w:pPr>
        <w:pStyle w:val="CommentText"/>
      </w:pPr>
      <w:r>
        <w:rPr>
          <w:rStyle w:val="CommentReference"/>
        </w:rPr>
        <w:annotationRef/>
      </w:r>
      <w:r w:rsidRPr="3282E563">
        <w:t>We seem to be mixing up the system domains for the config UI and the rule-builder. This particular function is in the config UI system domain, and the config UI is deployed as a completely standalone component at this point, even though it is logically part of the "model management" domain, though th the model management domain is, at this point, mostly a virtual/logical domain and not a physical one.</w:t>
      </w:r>
    </w:p>
    <w:p w:rsidR="00D3197C" w:rsidRDefault="00D3197C" w14:paraId="02A4FC9B" w14:textId="456D2100">
      <w:pPr>
        <w:pStyle w:val="CommentText"/>
      </w:pPr>
    </w:p>
    <w:p w:rsidR="00D3197C" w:rsidRDefault="00D3197C" w14:paraId="23B088DD" w14:textId="1059E185">
      <w:pPr>
        <w:pStyle w:val="CommentText"/>
      </w:pPr>
      <w:r w:rsidRPr="3D9A5C9A">
        <w:t>If this row is specifically related to the Rule Configuration (not in scope for the Rule Builder), then we are missing a row that references the "Definition of the Rule Blueprint", which is in scope for the Rule Builder.</w:t>
      </w:r>
    </w:p>
  </w:comment>
  <w:comment w:initials="UG" w:author="Ume Sauda Ghanyani" w:date="2025-08-11T10:48:00Z" w:id="211">
    <w:p w:rsidR="00D3197C" w:rsidRDefault="00D3197C" w14:paraId="379A0DC4" w14:textId="3F79F100">
      <w:pPr>
        <w:pStyle w:val="CommentText"/>
      </w:pPr>
      <w:r>
        <w:rPr>
          <w:rStyle w:val="CommentReference"/>
        </w:rPr>
        <w:annotationRef/>
      </w:r>
      <w:r w:rsidRPr="7332E01A">
        <w:t>replaced with rule definition.</w:t>
      </w:r>
    </w:p>
  </w:comment>
  <w:comment w:initials="jo" w:author="jortlepp@contractor.linuxfoundation.org" w:date="2025-08-06T17:43:00Z" w:id="234">
    <w:p w:rsidR="00D3197C" w:rsidRDefault="00D3197C" w14:paraId="06756D59" w14:textId="2AC839B0">
      <w:pPr>
        <w:pStyle w:val="CommentText"/>
      </w:pPr>
      <w:r>
        <w:rPr>
          <w:rStyle w:val="CommentReference"/>
        </w:rPr>
        <w:annotationRef/>
      </w:r>
      <w:r w:rsidRPr="1F1CFA63">
        <w:t>Are we building GitHub API integration?</w:t>
      </w:r>
    </w:p>
  </w:comment>
  <w:comment w:initials="UG" w:author="Ume Sauda Ghanyani" w:date="2025-08-07T14:03:00Z" w:id="235">
    <w:p w:rsidR="00D3197C" w:rsidRDefault="00D3197C" w14:paraId="0BDC76CE" w14:textId="01732A1D">
      <w:pPr>
        <w:pStyle w:val="CommentText"/>
      </w:pPr>
      <w:r>
        <w:rPr>
          <w:rStyle w:val="CommentReference"/>
        </w:rPr>
        <w:annotationRef/>
      </w:r>
      <w:r w:rsidRPr="5A6ECF06">
        <w:t>no it is done manually.</w:t>
      </w:r>
    </w:p>
  </w:comment>
  <w:comment w:initials="jo" w:author="jortlepp@contractor.linuxfoundation.org" w:date="2025-08-06T17:58:00Z" w:id="239">
    <w:p w:rsidR="00D3197C" w:rsidRDefault="00D3197C" w14:paraId="1D2A5F46" w14:textId="3F2C52AA">
      <w:pPr>
        <w:pStyle w:val="CommentText"/>
      </w:pPr>
      <w:r>
        <w:rPr>
          <w:rStyle w:val="CommentReference"/>
        </w:rPr>
        <w:annotationRef/>
      </w:r>
      <w:r w:rsidRPr="1FBE257F">
        <w:t>This is typically done on Pull Request. Developers can submit multiple commits as a mechanism to "save" their work until they are ready to submit a Pull Request, which is the step preceeding a review and ultimately the merging of the code.</w:t>
      </w:r>
    </w:p>
  </w:comment>
  <w:comment w:initials="jo" w:author="jortlepp@contractor.linuxfoundation.org" w:date="2025-08-06T17:59:00Z" w:id="240">
    <w:p w:rsidR="00D3197C" w:rsidRDefault="00D3197C" w14:paraId="23328D84" w14:textId="114DEB63">
      <w:pPr>
        <w:pStyle w:val="CommentText"/>
      </w:pPr>
      <w:r>
        <w:rPr>
          <w:rStyle w:val="CommentReference"/>
        </w:rPr>
        <w:annotationRef/>
      </w:r>
      <w:r w:rsidRPr="4E1AE992">
        <w:t>Definitely a PR.</w:t>
      </w:r>
    </w:p>
  </w:comment>
  <w:comment w:initials="jo" w:author="jortlepp@contractor.linuxfoundation.org" w:date="2025-08-06T18:00:00Z" w:id="241">
    <w:p w:rsidR="00D3197C" w:rsidRDefault="00D3197C" w14:paraId="1FF82C92" w14:textId="0CFE836F">
      <w:pPr>
        <w:pStyle w:val="CommentText"/>
      </w:pPr>
      <w:r>
        <w:rPr>
          <w:rStyle w:val="CommentReference"/>
        </w:rPr>
        <w:annotationRef/>
      </w:r>
      <w:r w:rsidRPr="75405D5B">
        <w:t>Synthetic data will not be sourced from the data lakehouse. We'll need another mechanism to create this, but I suspect this may be in the scope of the BIAR workstream.</w:t>
      </w:r>
    </w:p>
  </w:comment>
  <w:comment w:initials="UG" w:author="Ume Sauda Ghanyani" w:date="2025-08-11T11:17:00Z" w:id="242">
    <w:p w:rsidR="00D3197C" w:rsidRDefault="00D3197C" w14:paraId="659CD03E" w14:textId="5B3F2563">
      <w:pPr>
        <w:pStyle w:val="CommentText"/>
      </w:pPr>
      <w:r>
        <w:rPr>
          <w:rStyle w:val="CommentReference"/>
        </w:rPr>
        <w:annotationRef/>
      </w:r>
      <w:r w:rsidRPr="41853543">
        <w:t>yes this will be discussed in the BIAR workstream</w:t>
      </w:r>
    </w:p>
  </w:comment>
  <w:comment w:initials="jo" w:author="jortlepp@contractor.linuxfoundation.org" w:date="2025-08-06T18:07:00Z" w:id="243">
    <w:p w:rsidR="00D3197C" w:rsidRDefault="00D3197C" w14:paraId="42E9CA61" w14:textId="5374FE4F">
      <w:pPr>
        <w:pStyle w:val="CommentText"/>
      </w:pPr>
      <w:r>
        <w:rPr>
          <w:rStyle w:val="CommentReference"/>
        </w:rPr>
        <w:annotationRef/>
      </w:r>
      <w:r w:rsidRPr="20731ACD">
        <w:t>I'm also not sure we can/should guarantee this. Data in the Lakehouse is assumed to be secure and therefore unmasked. The simulation sandbox is not intended to be as secure and should also not allow for, nor rely on, the export of data from the Lakehouse. If data from the Lakehouse is required in the Simulation Sandbox, we're going to need to filter and mask the data via the BIAR stack somewhere, and it will need to be pushed, not pulled.</w:t>
      </w:r>
    </w:p>
  </w:comment>
  <w:comment w:initials="UG" w:author="Ume Sauda Ghanyani" w:date="2025-08-11T11:18:00Z" w:id="244">
    <w:p w:rsidR="00D3197C" w:rsidRDefault="00D3197C" w14:paraId="4C963A14" w14:textId="2351F768">
      <w:pPr>
        <w:pStyle w:val="CommentText"/>
      </w:pPr>
      <w:r>
        <w:rPr>
          <w:rStyle w:val="CommentReference"/>
        </w:rPr>
        <w:annotationRef/>
      </w:r>
      <w:r w:rsidRPr="535B9FC7">
        <w:t>as discussed in the session on Friday 8/8/2025, the test data will pull from Simulation Sandbox database and the DLH will push data in the SS database. (discussion in BIAR workstream, for now a CSV will be imported )</w:t>
      </w:r>
    </w:p>
  </w:comment>
  <w:comment w:initials="jo" w:author="jortlepp@contractor.linuxfoundation.org" w:date="2025-08-06T18:26:00Z" w:id="250">
    <w:p w:rsidR="00D3197C" w:rsidRDefault="00D3197C" w14:paraId="5C360295" w14:textId="6DEFA96F">
      <w:pPr>
        <w:pStyle w:val="CommentText"/>
      </w:pPr>
      <w:r>
        <w:rPr>
          <w:rStyle w:val="CommentReference"/>
        </w:rPr>
        <w:annotationRef/>
      </w:r>
      <w:r w:rsidRPr="5BF2A9CA">
        <w:t>Is there a way, instead of having to first fully deploy the rule, to test it straight out of the Rule-Builder against the test data in the sandbox? In other words, run the rule logic inside the builder, with payloads coming in at the one end (left) and results coming out at the other end (right)?</w:t>
      </w:r>
    </w:p>
  </w:comment>
  <w:comment w:initials="UG" w:author="Ume Sauda Ghanyani" w:date="2025-08-11T11:26:00Z" w:id="251">
    <w:p w:rsidR="00D3197C" w:rsidRDefault="00D3197C" w14:paraId="79E2831F" w14:textId="13D64776">
      <w:pPr>
        <w:pStyle w:val="CommentText"/>
      </w:pPr>
      <w:r>
        <w:rPr>
          <w:rStyle w:val="CommentReference"/>
        </w:rPr>
        <w:annotationRef/>
      </w:r>
      <w:r w:rsidRPr="4D904D2B">
        <w:t>please refer to point 2.</w:t>
      </w:r>
    </w:p>
  </w:comment>
  <w:comment w:initials="jo" w:author="jortlepp@contractor.linuxfoundation.org" w:date="2025-08-06T18:09:00Z" w:id="252">
    <w:p w:rsidR="00D3197C" w:rsidRDefault="00D3197C" w14:paraId="7AE4D599" w14:textId="018F510D">
      <w:pPr>
        <w:pStyle w:val="CommentText"/>
      </w:pPr>
      <w:r>
        <w:rPr>
          <w:rStyle w:val="CommentReference"/>
        </w:rPr>
        <w:annotationRef/>
      </w:r>
      <w:r w:rsidRPr="35F07491">
        <w:t>Probably more accurate to say it will be deployed into the "Model Management" environment (or simply hosted in a VM or container of some kind, so that it is "running", with _access_ to the Simulation Sandbox. Or maybe the "runner" will be in the Simulation Sandbox system domain? Though that does feel a bit unnecessary.</w:t>
      </w:r>
    </w:p>
  </w:comment>
  <w:comment w:initials="jo" w:author="jortlepp@contractor.linuxfoundation.org" w:date="2025-08-06T18:38:00Z" w:id="261">
    <w:p w:rsidR="00D3197C" w:rsidRDefault="00D3197C" w14:paraId="42EA6B3A" w14:textId="4B78E5BB">
      <w:pPr>
        <w:pStyle w:val="CommentText"/>
      </w:pPr>
      <w:r>
        <w:rPr>
          <w:rStyle w:val="CommentReference"/>
        </w:rPr>
        <w:annotationRef/>
      </w:r>
      <w:r w:rsidRPr="3C9AF068">
        <w:t>Is the expectation here that the Checker should review the PR _in_ the source contrsol system, or does the Checker "import" the blueprint into the Rule-Builder, or does the blueprint get routed to the Checker inside the Rule-Builder and they review it there, notifying the source control system of the outcome from within the Rule-Builder?</w:t>
      </w:r>
    </w:p>
  </w:comment>
  <w:comment w:initials="UG" w:author="Ume Sauda Ghanyani" w:date="2025-08-11T11:29:00Z" w:id="262">
    <w:p w:rsidR="00D3197C" w:rsidRDefault="00D3197C" w14:paraId="76ADBAC1" w14:textId="32B29450">
      <w:pPr>
        <w:pStyle w:val="CommentText"/>
      </w:pPr>
      <w:r>
        <w:rPr>
          <w:rStyle w:val="CommentReference"/>
        </w:rPr>
        <w:annotationRef/>
      </w:r>
      <w:r w:rsidRPr="5FD1A4CC">
        <w:t xml:space="preserve">Checker is expected to review the PR and check the results in the form of logs. </w:t>
      </w:r>
    </w:p>
  </w:comment>
  <w:comment w:initials="jo" w:author="jortlepp@contractor.linuxfoundation.org" w:date="2025-08-06T18:43:00Z" w:id="264">
    <w:p w:rsidR="00D3197C" w:rsidRDefault="00D3197C" w14:paraId="34AD19EC" w14:textId="581B8982">
      <w:pPr>
        <w:pStyle w:val="CommentText"/>
      </w:pPr>
      <w:r>
        <w:rPr>
          <w:rStyle w:val="CommentReference"/>
        </w:rPr>
        <w:annotationRef/>
      </w:r>
      <w:r w:rsidRPr="6C98BA28">
        <w:t>There must be some checks performed at this point. A rule processor can be deployed to the system in a natural "orphaned" state. No payloads will be routed to a rule processor unless the active network configuration deployed to the system includes the rule processor in a network map. Only then will the rule processor be linked into the evaluation flow and ready to receive payloads. This means that an existing rule processor cannot in any way be removed or replaced if it is currently referenced in the active</w:t>
      </w:r>
      <w:r w:rsidRPr="6C98BA28">
        <w:t xml:space="preserve"> network map. Deployment of a new rule processor or a new rule processor version must always be "additive". An existing rule processor must only be allowed to be removed if it is fully "orphaned".</w:t>
      </w:r>
    </w:p>
  </w:comment>
  <w:comment w:initials="jo" w:author="jortlepp@contractor.linuxfoundation.org" w:date="2025-08-06T18:44:00Z" w:id="268">
    <w:p w:rsidR="00D3197C" w:rsidRDefault="00D3197C" w14:paraId="4197F817" w14:textId="0F337F69">
      <w:pPr>
        <w:pStyle w:val="CommentText"/>
      </w:pPr>
      <w:r>
        <w:rPr>
          <w:rStyle w:val="CommentReference"/>
        </w:rPr>
        <w:annotationRef/>
      </w:r>
      <w:r w:rsidRPr="31A64626">
        <w:t>In reality, the roll-back mechanism will largely be performed via the roll-back of the active network configuration.</w:t>
      </w:r>
    </w:p>
  </w:comment>
  <w:comment w:initials="jo" w:author="jortlepp@contractor.linuxfoundation.org" w:date="2025-08-06T18:45:00Z" w:id="280">
    <w:p w:rsidR="00D3197C" w:rsidRDefault="00D3197C" w14:paraId="7485D6D8" w14:textId="7D202F28">
      <w:pPr>
        <w:pStyle w:val="CommentText"/>
      </w:pPr>
      <w:r>
        <w:rPr>
          <w:rStyle w:val="CommentReference"/>
        </w:rPr>
        <w:annotationRef/>
      </w:r>
      <w:r w:rsidRPr="310C102F">
        <w:t>This is the domain of the Config UI.</w:t>
      </w:r>
    </w:p>
  </w:comment>
  <w:comment w:initials="jo" w:author="jortlepp@contractor.linuxfoundation.org" w:date="2025-08-06T18:47:00Z" w:id="282">
    <w:p w:rsidR="00D3197C" w:rsidRDefault="00D3197C" w14:paraId="05CA095B" w14:textId="70A1AA5B">
      <w:pPr>
        <w:pStyle w:val="CommentText"/>
      </w:pPr>
      <w:r>
        <w:rPr>
          <w:rStyle w:val="CommentReference"/>
        </w:rPr>
        <w:annotationRef/>
      </w:r>
      <w:r w:rsidRPr="49787AF6">
        <w:t>This needs a new name. I'm leaning towards Rule Blueprint. Maybe. I also like Rule Definition. Rule Declaration sounds pretty cool, but perhaps a bit too esoteric. Rule Specification is not very exciting.</w:t>
      </w:r>
    </w:p>
  </w:comment>
  <w:comment w:initials="jo" w:author="jortlepp@contractor.linuxfoundation.org" w:date="2025-08-06T18:49:00Z" w:id="287">
    <w:p w:rsidR="00D3197C" w:rsidRDefault="00D3197C" w14:paraId="17982188" w14:textId="5727A182">
      <w:pPr>
        <w:pStyle w:val="CommentText"/>
      </w:pPr>
      <w:r>
        <w:rPr>
          <w:rStyle w:val="CommentReference"/>
        </w:rPr>
        <w:annotationRef/>
      </w:r>
      <w:r w:rsidRPr="42EB4C29">
        <w:t>This could probably do with a better name as well. How do we feel about Tazama Rule Designer? Or Tazama Rule Studio? (Paired with the Tazama Connection Studio.)</w:t>
      </w:r>
    </w:p>
  </w:comment>
  <w:comment w:initials="jo" w:author="jortlepp@contractor.linuxfoundation.org" w:date="2025-08-06T18:50:00Z" w:id="292">
    <w:p w:rsidR="00D3197C" w:rsidRDefault="00D3197C" w14:paraId="38D28A3C" w14:textId="5F6BDFB2">
      <w:pPr>
        <w:pStyle w:val="CommentText"/>
      </w:pPr>
      <w:r>
        <w:rPr>
          <w:rStyle w:val="CommentReference"/>
        </w:rPr>
        <w:annotationRef/>
      </w:r>
      <w:r w:rsidRPr="4BFB7C9E">
        <w:t>Three, if you count the data model.</w:t>
      </w:r>
    </w:p>
  </w:comment>
  <w:comment w:initials="sa" w:author="sandy@labuschagnehome.com" w:date="2025-08-05T18:26:00Z" w:id="293">
    <w:p w:rsidR="00D3197C" w:rsidRDefault="00D3197C" w14:paraId="4E9B9C54" w14:textId="799A44C2">
      <w:pPr>
        <w:pStyle w:val="CommentText"/>
      </w:pPr>
      <w:r>
        <w:rPr>
          <w:rStyle w:val="CommentReference"/>
        </w:rPr>
        <w:annotationRef/>
      </w:r>
      <w:r w:rsidRPr="12094E02">
        <w:t>Tazama Connection Studio?</w:t>
      </w:r>
    </w:p>
  </w:comment>
  <w:comment w:initials="jo" w:author="jortlepp@contractor.linuxfoundation.org" w:date="2025-08-06T18:50:00Z" w:id="295">
    <w:p w:rsidR="00D3197C" w:rsidRDefault="00D3197C" w14:paraId="7DEA25BE" w14:textId="114BBFEB">
      <w:pPr>
        <w:pStyle w:val="CommentText"/>
      </w:pPr>
      <w:r>
        <w:rPr>
          <w:rStyle w:val="CommentReference"/>
        </w:rPr>
        <w:annotationRef/>
      </w:r>
      <w:r w:rsidRPr="290488CD">
        <w:t>Stored in the configuration database.</w:t>
      </w:r>
    </w:p>
  </w:comment>
  <w:comment w:initials="jo" w:author="jortlepp@contractor.linuxfoundation.org" w:date="2025-08-06T19:02:00Z" w:id="304">
    <w:p w:rsidR="00D3197C" w:rsidRDefault="00D3197C" w14:paraId="75C311D5" w14:textId="2CE62391">
      <w:pPr>
        <w:pStyle w:val="CommentText"/>
      </w:pPr>
      <w:r>
        <w:rPr>
          <w:rStyle w:val="CommentReference"/>
        </w:rPr>
        <w:annotationRef/>
      </w:r>
      <w:r w:rsidRPr="231639B1">
        <w:t>I don't necessarily object to this example, but this is a good opportunity to also highlight the way we expect rule processors to work in a real-time environment. Most of the evaluations we perform are "relative" in time to the transaction payload we received. So if we are specifying time-ranges, these will effectively become hard-coded values in the rule processor and as time moves on, this particular fixed window in time will move further and further away from the payload transaction (we call this the "tr</w:t>
      </w:r>
      <w:r w:rsidRPr="231639B1">
        <w:t>igger" payload, because it triggers the evaluation). This may be useful in some cases where there was a particular fixed period where a particular condition was true, and all transactions that were performed during that period needs to be handled in a particular way - for example, during a particular timeframe transactions from a particular country was sanctions and if we include transactions from that period in our historical evaluation, we need to ignore them. In general, we should also have the capabilit</w:t>
      </w:r>
      <w:r w:rsidRPr="231639B1">
        <w:t>y to specify time-frames relative to the timestamp of the trigger transaction, and in those cases, they won't be specific dates and times, but they will be _offsets_, like a number of deconds, minutes, hours, days, months, etc. (And usually, we specify these as milliseconds - Unix-time conversions - in the configuration files to make them easy and consistent to compare.)</w:t>
      </w:r>
    </w:p>
  </w:comment>
  <w:comment w:initials="jo" w:author="jortlepp@contractor.linuxfoundation.org" w:date="2025-08-06T19:05:00Z" w:id="305">
    <w:p w:rsidR="00D3197C" w:rsidRDefault="00D3197C" w14:paraId="426EC35D" w14:textId="49648E77">
      <w:pPr>
        <w:pStyle w:val="CommentText"/>
      </w:pPr>
      <w:r>
        <w:rPr>
          <w:rStyle w:val="CommentReference"/>
        </w:rPr>
        <w:annotationRef/>
      </w:r>
      <w:r w:rsidRPr="53DBD727">
        <w:t>Some of these parameters will also represent data in the data model and will be used to inform the query that will be run to retrieve the historical data from the database.</w:t>
      </w:r>
    </w:p>
  </w:comment>
  <w:comment w:initials="jo" w:author="jortlepp@contractor.linuxfoundation.org" w:date="2025-08-06T19:08:00Z" w:id="312">
    <w:p w:rsidR="00D3197C" w:rsidRDefault="00D3197C" w14:paraId="1AFED36B" w14:textId="6E2BF802">
      <w:pPr>
        <w:pStyle w:val="CommentText"/>
      </w:pPr>
      <w:r>
        <w:rPr>
          <w:rStyle w:val="CommentReference"/>
        </w:rPr>
        <w:annotationRef/>
      </w:r>
      <w:r w:rsidRPr="080DEF39">
        <w:t>Is it worth clarifying here that the "parameters" attribute in the rule configuration is one of a number of root-level objects and the ultimate rule configuration will be composed out of multiple objects (parameters, bands/cases, exit conditions) that will be combined through this creation process?</w:t>
      </w:r>
    </w:p>
  </w:comment>
  <w:comment w:initials="jo" w:author="jortlepp@contractor.linuxfoundation.org" w:date="2025-08-07T11:53:00Z" w:id="325">
    <w:p w:rsidR="00D3197C" w:rsidRDefault="00D3197C" w14:paraId="2E883BBC" w14:textId="36CFDB6A">
      <w:pPr>
        <w:pStyle w:val="CommentText"/>
      </w:pPr>
      <w:r>
        <w:rPr>
          <w:rStyle w:val="CommentReference"/>
        </w:rPr>
        <w:annotationRef/>
      </w:r>
      <w:r w:rsidRPr="738B1544">
        <w:t xml:space="preserve">This diagram may clarify the differences between the exit condition and regular ruleResuls outputs (cases or bands). It may be worth a walk-through. Exit conditions are effectively graceful failure conditions that occur naturally during the rule logic. Every time we arrive at a logic destination that we do not intend to be scored for behaviour, we generate an exit condition. There are some standard exit conditions that we have defined, and when these occur, someone can probable select them from a drop-down </w:t>
      </w:r>
      <w:r w:rsidRPr="738B1544">
        <w:t>(but these are basically just the descriptions - the specifics of achieving the condition is unique to each rule).</w:t>
      </w:r>
    </w:p>
  </w:comment>
  <w:comment w:initials="jo" w:author="jortlepp@contractor.linuxfoundation.org" w:date="2025-08-07T11:40:00Z" w:id="328">
    <w:p w:rsidR="00D3197C" w:rsidRDefault="00D3197C" w14:paraId="7BC13148" w14:textId="2F089912">
      <w:pPr>
        <w:pStyle w:val="CommentText"/>
      </w:pPr>
      <w:r>
        <w:rPr>
          <w:rStyle w:val="CommentReference"/>
        </w:rPr>
        <w:annotationRef/>
      </w:r>
      <w:r w:rsidRPr="1FE0B17B">
        <w:t>Clarify "dynamic"? It is unlikely that the query that will be used to retrieve transaction history can be created without user involvement. The "query builder" is likely to be the most complex functionality of Rule Builder - essentially the query IS the rule. The query will have to be built based on the current data available in the data model in its entirety, and not just the part of the data model contained in the payload. The data model itself will also need to be an input into the process to build the q</w:t>
      </w:r>
      <w:r w:rsidRPr="1FE0B17B">
        <w:t>uery, and will inform the results that can be expected when the query is executed.</w:t>
      </w:r>
    </w:p>
  </w:comment>
  <w:comment w:initials="UG" w:author="Ume Sauda Ghanyani" w:date="2025-08-11T14:35:00Z" w:id="329">
    <w:p w:rsidR="00D3197C" w:rsidRDefault="00D3197C" w14:paraId="199C5773" w14:textId="3E1E33FE">
      <w:pPr>
        <w:pStyle w:val="CommentText"/>
      </w:pPr>
      <w:r>
        <w:rPr>
          <w:rStyle w:val="CommentReference"/>
        </w:rPr>
        <w:annotationRef/>
      </w:r>
      <w:r w:rsidRPr="60FB6937">
        <w:t>removed dynamic.</w:t>
      </w:r>
    </w:p>
  </w:comment>
  <w:comment w:initials="jo" w:author="jortlepp@contractor.linuxfoundation.org" w:date="2025-08-07T11:44:00Z" w:id="332">
    <w:p w:rsidR="00D3197C" w:rsidRDefault="00D3197C" w14:paraId="23FF0512" w14:textId="66F34D44">
      <w:pPr>
        <w:pStyle w:val="CommentText"/>
      </w:pPr>
      <w:r>
        <w:rPr>
          <w:rStyle w:val="CommentReference"/>
        </w:rPr>
        <w:annotationRef/>
      </w:r>
      <w:r w:rsidRPr="57D2D1BA">
        <w:t>As a guide here, the Rule Builder should be able to rebuild each of the current rule processors in the system with its functionality.</w:t>
      </w:r>
    </w:p>
  </w:comment>
  <w:comment w:initials="jo" w:author="jortlepp@contractor.linuxfoundation.org" w:date="2025-08-07T11:47:00Z" w:id="334">
    <w:p w:rsidR="00D3197C" w:rsidRDefault="00D3197C" w14:paraId="603F5490" w14:textId="412E1868">
      <w:pPr>
        <w:pStyle w:val="CommentText"/>
      </w:pPr>
      <w:r>
        <w:rPr>
          <w:rStyle w:val="CommentReference"/>
        </w:rPr>
        <w:annotationRef/>
      </w:r>
      <w:r w:rsidRPr="56CD44EB">
        <w:t>As standard practice for rule processor design in Tazama and to maintain real-time historical integrity, every rule processor must only be allowed to retrieve historical information that was ingested prior to the trigger transaction, i.e. from the trigger transaction's timestamp backwards in time.</w:t>
      </w:r>
    </w:p>
  </w:comment>
  <w:comment w:initials="jo" w:author="jortlepp@contractor.linuxfoundation.org" w:date="2025-08-07T11:45:00Z" w:id="343">
    <w:p w:rsidR="00D3197C" w:rsidRDefault="00D3197C" w14:paraId="1CFB2BC8" w14:textId="4BFEE84A">
      <w:pPr>
        <w:pStyle w:val="CommentText"/>
      </w:pPr>
      <w:r>
        <w:rPr>
          <w:rStyle w:val="CommentReference"/>
        </w:rPr>
        <w:annotationRef/>
      </w:r>
      <w:r w:rsidRPr="79ECEBC4">
        <w:t>The expectation here is that this information could be presented as a Parameter in the rule configuration.</w:t>
      </w:r>
    </w:p>
  </w:comment>
  <w:comment w:initials="UG" w:author="Ume Sauda Ghanyani" w:date="2025-08-11T13:06:00Z" w:id="344">
    <w:p w:rsidR="00D3197C" w:rsidRDefault="00D3197C" w14:paraId="58DBAE65" w14:textId="2FB9F3DD">
      <w:pPr>
        <w:pStyle w:val="CommentText"/>
      </w:pPr>
      <w:r>
        <w:rPr>
          <w:rStyle w:val="CommentReference"/>
        </w:rPr>
        <w:annotationRef/>
      </w:r>
      <w:r w:rsidRPr="58BFAFE9">
        <w:t>acknowledged.</w:t>
      </w:r>
    </w:p>
  </w:comment>
  <w:comment w:initials="jo" w:author="jortlepp@contractor.linuxfoundation.org" w:date="2025-08-07T12:03:00Z" w:id="349">
    <w:p w:rsidR="00D3197C" w:rsidRDefault="00D3197C" w14:paraId="22DED566" w14:textId="4764C728">
      <w:pPr>
        <w:pStyle w:val="CommentText"/>
      </w:pPr>
      <w:r>
        <w:rPr>
          <w:rStyle w:val="CommentReference"/>
        </w:rPr>
        <w:annotationRef/>
      </w:r>
      <w:r w:rsidRPr="0BD59CFD">
        <w:t>This is provided by the query that uses the payload.</w:t>
      </w:r>
    </w:p>
  </w:comment>
  <w:comment w:initials="jo" w:author="jortlepp@contractor.linuxfoundation.org" w:date="2025-08-07T12:05:00Z" w:id="351">
    <w:p w:rsidR="00D3197C" w:rsidRDefault="00D3197C" w14:paraId="6F392532" w14:textId="672F68F3">
      <w:pPr>
        <w:pStyle w:val="CommentText"/>
      </w:pPr>
      <w:r>
        <w:rPr>
          <w:rStyle w:val="CommentReference"/>
        </w:rPr>
        <w:annotationRef/>
      </w:r>
      <w:r w:rsidRPr="5769C6FD">
        <w:t>This might be useful background reading:</w:t>
      </w:r>
    </w:p>
    <w:p w:rsidR="00D3197C" w:rsidRDefault="00D3197C" w14:paraId="3C15800E" w14:textId="2B1C2972">
      <w:pPr>
        <w:pStyle w:val="CommentText"/>
      </w:pPr>
      <w:r w:rsidRPr="759C6460">
        <w:t>https://github.com/tazama-lf/docs/blob/d6a86972373b63e48483f3fde721db6b1e1af44a/Product/configuration-management.md</w:t>
      </w:r>
    </w:p>
  </w:comment>
  <w:comment w:initials="jo" w:author="jortlepp@contractor.linuxfoundation.org" w:date="2025-08-07T12:06:00Z" w:id="422">
    <w:p w:rsidR="00D3197C" w:rsidRDefault="00D3197C" w14:paraId="0329C505" w14:textId="56BF67E7">
      <w:pPr>
        <w:pStyle w:val="CommentText"/>
      </w:pPr>
      <w:r>
        <w:rPr>
          <w:rStyle w:val="CommentReference"/>
        </w:rPr>
        <w:annotationRef/>
      </w:r>
      <w:r w:rsidRPr="408935D5">
        <w:t>Prefer Rule "Design" - "Configuration" is already the objective of the configuration UI.</w:t>
      </w:r>
    </w:p>
  </w:comment>
  <w:comment w:initials="jo" w:author="jortlepp@contractor.linuxfoundation.org" w:date="2025-08-07T12:09:00Z" w:id="427">
    <w:p w:rsidR="00D3197C" w:rsidRDefault="00D3197C" w14:paraId="241156A8" w14:textId="64F2CFEF">
      <w:pPr>
        <w:pStyle w:val="CommentText"/>
      </w:pPr>
      <w:r>
        <w:rPr>
          <w:rStyle w:val="CommentReference"/>
        </w:rPr>
        <w:annotationRef/>
      </w:r>
      <w:r w:rsidRPr="56EF8FE5">
        <w:t>The user will also need to create the historical query, and the rule processor logic here.</w:t>
      </w:r>
    </w:p>
  </w:comment>
  <w:comment w:initials="jo" w:author="jortlepp@contractor.linuxfoundation.org" w:date="2025-08-07T12:10:00Z" w:id="435">
    <w:p w:rsidR="00D3197C" w:rsidRDefault="00D3197C" w14:paraId="51F4F161" w14:textId="79FF0B74">
      <w:pPr>
        <w:pStyle w:val="CommentText"/>
      </w:pPr>
      <w:r>
        <w:rPr>
          <w:rStyle w:val="CommentReference"/>
        </w:rPr>
        <w:annotationRef/>
      </w:r>
      <w:r w:rsidRPr="4D1B97D7">
        <w:t>Before this step, it would be useful for the user to be able to "run" the rule over the synthetic data in the simulation sandbox to test the rule from within the rule builder.</w:t>
      </w:r>
    </w:p>
  </w:comment>
  <w:comment w:initials="jo" w:author="jortlepp@contractor.linuxfoundation.org" w:date="2025-08-07T12:11:00Z" w:id="440">
    <w:p w:rsidR="00D3197C" w:rsidRDefault="00D3197C" w14:paraId="205AABB8" w14:textId="5C0737F0">
      <w:pPr>
        <w:pStyle w:val="CommentText"/>
      </w:pPr>
      <w:r>
        <w:rPr>
          <w:rStyle w:val="CommentReference"/>
        </w:rPr>
        <w:annotationRef/>
      </w:r>
      <w:r w:rsidRPr="1261C23C">
        <w:t>This will be the "blueprint" or "definition".</w:t>
      </w:r>
    </w:p>
  </w:comment>
  <w:comment w:initials="jo" w:author="jortlepp@contractor.linuxfoundation.org" w:date="2025-08-07T12:18:00Z" w:id="456">
    <w:p w:rsidR="00D3197C" w:rsidRDefault="00D3197C" w14:paraId="0C3B6BE8" w14:textId="65CD4109">
      <w:pPr>
        <w:pStyle w:val="CommentText"/>
      </w:pPr>
      <w:r>
        <w:rPr>
          <w:rStyle w:val="CommentReference"/>
        </w:rPr>
        <w:annotationRef/>
      </w:r>
      <w:r w:rsidRPr="51411631">
        <w:t>Executer?</w:t>
      </w:r>
    </w:p>
  </w:comment>
  <w:comment w:initials="jo" w:author="jortlepp@contractor.linuxfoundation.org" w:date="2025-08-07T12:20:00Z" w:id="475">
    <w:p w:rsidR="00D3197C" w:rsidRDefault="00D3197C" w14:paraId="33AE9A44" w14:textId="5F891B92">
      <w:pPr>
        <w:pStyle w:val="CommentText"/>
      </w:pPr>
      <w:r>
        <w:rPr>
          <w:rStyle w:val="CommentReference"/>
        </w:rPr>
        <w:annotationRef/>
      </w:r>
      <w:r w:rsidRPr="5F4C666D">
        <w:t>This has to be a user and the query has to be part of the rule definition.</w:t>
      </w:r>
    </w:p>
  </w:comment>
  <w:comment w:initials="jo" w:author="jortlepp@contractor.linuxfoundation.org" w:date="2025-08-07T12:20:00Z" w:id="481">
    <w:p w:rsidR="00D3197C" w:rsidRDefault="00D3197C" w14:paraId="0AE31AF9" w14:textId="08C54039">
      <w:pPr>
        <w:pStyle w:val="CommentText"/>
      </w:pPr>
      <w:r>
        <w:rPr>
          <w:rStyle w:val="CommentReference"/>
        </w:rPr>
        <w:annotationRef/>
      </w:r>
      <w:r w:rsidRPr="69F51BE4">
        <w:t>A rule definition must be deployed into a rule executer to for the rule processor.</w:t>
      </w:r>
    </w:p>
  </w:comment>
  <w:comment w:initials="jo" w:author="jortlepp@contractor.linuxfoundation.org" w:date="2025-08-07T12:23:00Z" w:id="484">
    <w:p w:rsidR="00D3197C" w:rsidRDefault="00D3197C" w14:paraId="6EE4FC28" w14:textId="048B51E0">
      <w:pPr>
        <w:pStyle w:val="CommentText"/>
      </w:pPr>
      <w:r>
        <w:rPr>
          <w:rStyle w:val="CommentReference"/>
        </w:rPr>
        <w:annotationRef/>
      </w:r>
      <w:r w:rsidRPr="76409DA8">
        <w:t>This must ber a user activity.</w:t>
      </w:r>
    </w:p>
  </w:comment>
  <w:comment w:initials="sa" w:author="sandy@labuschagnehome.com" w:date="2025-08-05T18:39:00Z" w:id="499">
    <w:p w:rsidR="00D3197C" w:rsidRDefault="00D3197C" w14:paraId="3E5F2AA7" w14:textId="02655E68">
      <w:pPr>
        <w:pStyle w:val="CommentText"/>
      </w:pPr>
      <w:r>
        <w:rPr>
          <w:rStyle w:val="CommentReference"/>
        </w:rPr>
        <w:annotationRef/>
      </w:r>
      <w:r w:rsidRPr="1C95F37B">
        <w:t>Is this simulation support in the Simulation Sandbox or elsewhere?</w:t>
      </w:r>
    </w:p>
  </w:comment>
  <w:comment w:initials="UG" w:author="Ume Sauda Ghanyani" w:date="2025-08-06T17:32:00Z" w:id="500">
    <w:p w:rsidR="00D3197C" w:rsidRDefault="00D3197C" w14:paraId="61400F63" w14:textId="4BE2A431">
      <w:pPr>
        <w:pStyle w:val="CommentText"/>
      </w:pPr>
      <w:r>
        <w:rPr>
          <w:rStyle w:val="CommentReference"/>
        </w:rPr>
        <w:annotationRef/>
      </w:r>
      <w:r w:rsidRPr="0BF0A042">
        <w:t>yes it is simulation sandbox</w:t>
      </w:r>
    </w:p>
  </w:comment>
  <w:comment w:initials="jo" w:author="jortlepp@contractor.linuxfoundation.org" w:date="2025-08-07T12:24:00Z" w:id="508">
    <w:p w:rsidR="00D3197C" w:rsidRDefault="00D3197C" w14:paraId="45BD62CC" w14:textId="3D2BFC7A">
      <w:pPr>
        <w:pStyle w:val="CommentText"/>
      </w:pPr>
      <w:r>
        <w:rPr>
          <w:rStyle w:val="CommentReference"/>
        </w:rPr>
        <w:annotationRef/>
      </w:r>
      <w:r w:rsidRPr="672EC09A">
        <w:t>Should be available in the frms-coe-lib</w:t>
      </w:r>
    </w:p>
  </w:comment>
  <w:comment w:initials="jo" w:author="jortlepp@contractor.linuxfoundation.org" w:date="2025-08-07T12:25:00Z" w:id="519">
    <w:p w:rsidR="00D3197C" w:rsidRDefault="00D3197C" w14:paraId="1E3A3142" w14:textId="33651F4F">
      <w:pPr>
        <w:pStyle w:val="CommentText"/>
      </w:pPr>
      <w:r>
        <w:rPr>
          <w:rStyle w:val="CommentReference"/>
        </w:rPr>
        <w:annotationRef/>
      </w:r>
      <w:r w:rsidRPr="0756F848">
        <w:t>This must be a user function in the rule-builder</w:t>
      </w:r>
    </w:p>
  </w:comment>
  <w:comment w:initials="jo" w:author="jortlepp@contractor.linuxfoundation.org" w:date="2025-08-07T12:27:00Z" w:id="545">
    <w:p w:rsidR="00D3197C" w:rsidRDefault="00D3197C" w14:paraId="29F530F0" w14:textId="3764FE80">
      <w:pPr>
        <w:pStyle w:val="CommentText"/>
      </w:pPr>
      <w:r>
        <w:rPr>
          <w:rStyle w:val="CommentReference"/>
        </w:rPr>
        <w:annotationRef/>
      </w:r>
      <w:r w:rsidRPr="7F591643">
        <w:t>Integrate with the sim-sandbox</w:t>
      </w:r>
    </w:p>
  </w:comment>
  <w:comment w:initials="jo" w:author="jortlepp@contractor.linuxfoundation.org" w:date="2025-08-07T12:28:00Z" w:id="548">
    <w:p w:rsidR="00D3197C" w:rsidRDefault="00D3197C" w14:paraId="07CF7C23" w14:textId="16ED7BAF">
      <w:pPr>
        <w:pStyle w:val="CommentText"/>
      </w:pPr>
      <w:r>
        <w:rPr>
          <w:rStyle w:val="CommentReference"/>
        </w:rPr>
        <w:annotationRef/>
      </w:r>
      <w:r w:rsidRPr="3CF8B79A">
        <w:t>Even if the user uses real historical data, the data will/must be masked in such a way to be indistinguishable from the synthetic data.</w:t>
      </w:r>
    </w:p>
  </w:comment>
  <w:comment w:initials="jo" w:author="jortlepp@contractor.linuxfoundation.org" w:date="2025-08-07T12:29:00Z" w:id="550">
    <w:p w:rsidR="00D3197C" w:rsidRDefault="00D3197C" w14:paraId="18AE7279" w14:textId="067DE142">
      <w:pPr>
        <w:pStyle w:val="CommentText"/>
      </w:pPr>
      <w:r>
        <w:rPr>
          <w:rStyle w:val="CommentReference"/>
        </w:rPr>
        <w:annotationRef/>
      </w:r>
      <w:r w:rsidRPr="23507CA1">
        <w:t>I suggest finding a way to handle this entirely inside the rule builder</w:t>
      </w:r>
    </w:p>
  </w:comment>
  <w:comment w:initials="jo" w:author="jortlepp@contractor.linuxfoundation.org" w:date="2025-08-07T12:38:00Z" w:id="554">
    <w:p w:rsidR="00D3197C" w:rsidRDefault="00D3197C" w14:paraId="055D59FA" w14:textId="34E7D090">
      <w:pPr>
        <w:pStyle w:val="CommentText"/>
      </w:pPr>
      <w:r>
        <w:rPr>
          <w:rStyle w:val="CommentReference"/>
        </w:rPr>
        <w:annotationRef/>
      </w:r>
      <w:r w:rsidRPr="31CAD639">
        <w:t>Is there a way to "save" the work in progress rule definition? Or is the expectation to only use the CI/CD commit process to save incremental progress?</w:t>
      </w:r>
    </w:p>
  </w:comment>
  <w:comment w:initials="jo" w:author="jortlepp@contractor.linuxfoundation.org" w:date="2025-08-07T12:34:00Z" w:id="558">
    <w:p w:rsidR="00D3197C" w:rsidRDefault="00D3197C" w14:paraId="57203BBF" w14:textId="4A87D60D">
      <w:pPr>
        <w:pStyle w:val="CommentText"/>
      </w:pPr>
      <w:r>
        <w:rPr>
          <w:rStyle w:val="CommentReference"/>
        </w:rPr>
        <w:annotationRef/>
      </w:r>
      <w:r w:rsidRPr="007D3AFD">
        <w:t>GitHub preferred, but are we planning integration to both?</w:t>
      </w:r>
    </w:p>
  </w:comment>
  <w:comment w:initials="UG" w:author="Ume Sauda Ghanyani" w:date="2025-08-12T10:35:00Z" w:id="559">
    <w:p w:rsidR="00D3197C" w:rsidRDefault="00D3197C" w14:paraId="5C6B7168" w14:textId="06F92C2A">
      <w:pPr>
        <w:pStyle w:val="CommentText"/>
      </w:pPr>
      <w:r>
        <w:rPr>
          <w:rStyle w:val="CommentReference"/>
        </w:rPr>
        <w:annotationRef/>
      </w:r>
      <w:r w:rsidRPr="6ECA7B28">
        <w:t>no, not now.</w:t>
      </w:r>
    </w:p>
  </w:comment>
  <w:comment w:initials="jo" w:author="jortlepp@contractor.linuxfoundation.org" w:date="2025-08-07T12:41:00Z" w:id="562">
    <w:p w:rsidR="00D3197C" w:rsidRDefault="00D3197C" w14:paraId="36B846EC" w14:textId="2FA91953">
      <w:pPr>
        <w:pStyle w:val="CommentText"/>
      </w:pPr>
      <w:r>
        <w:rPr>
          <w:rStyle w:val="CommentReference"/>
        </w:rPr>
        <w:annotationRef/>
      </w:r>
      <w:r w:rsidRPr="1BCD21FF">
        <w:t>The tenant isolate must also be enforced during the query creation process. All queries MUST use the tenantId to filter query results.</w:t>
      </w:r>
    </w:p>
  </w:comment>
  <w:comment w:initials="jo" w:author="jortlepp@contractor.linuxfoundation.org" w:date="2025-08-07T12:40:00Z" w:id="573">
    <w:p w:rsidR="00D3197C" w:rsidRDefault="00D3197C" w14:paraId="16BDFC5B" w14:textId="34B0CEF8">
      <w:pPr>
        <w:pStyle w:val="CommentText"/>
      </w:pPr>
      <w:r>
        <w:rPr>
          <w:rStyle w:val="CommentReference"/>
        </w:rPr>
        <w:annotationRef/>
      </w:r>
      <w:r w:rsidRPr="379D05AB">
        <w:t>State machine diagram please.</w:t>
      </w:r>
    </w:p>
  </w:comment>
  <w:comment w:initials="UG" w:author="Ume Sauda Ghanyani" w:date="2025-08-08T10:35:00Z" w:id="574">
    <w:p w:rsidR="00D3197C" w:rsidRDefault="00D3197C" w14:paraId="5467D98D" w14:textId="09726E0A">
      <w:pPr>
        <w:pStyle w:val="CommentText"/>
      </w:pPr>
      <w:r>
        <w:rPr>
          <w:rStyle w:val="CommentReference"/>
        </w:rPr>
        <w:annotationRef/>
      </w:r>
      <w:r w:rsidRPr="50479951">
        <w:t>please refer to section 3.2.1, contains state diagram with maker checker deployer bifurcation.</w:t>
      </w:r>
    </w:p>
  </w:comment>
  <w:comment w:initials="sa" w:author="sandy@labuschagnehome.com" w:date="2025-08-05T18:57:00Z" w:id="575">
    <w:p w:rsidR="00D3197C" w:rsidRDefault="00D3197C" w14:paraId="40998B83" w14:textId="10C37D7A">
      <w:pPr>
        <w:pStyle w:val="CommentText"/>
      </w:pPr>
      <w:r>
        <w:rPr>
          <w:rStyle w:val="CommentReference"/>
        </w:rPr>
        <w:annotationRef/>
      </w:r>
      <w:r w:rsidRPr="1F7FEDB1">
        <w:t>Please clarify - if a tenant creates their own version of a rule, it is forked from the original, any further changes to the original rule will not automatically be made on the forked rule going forward?</w:t>
      </w:r>
    </w:p>
  </w:comment>
  <w:comment w:initials="UG" w:author="Ume Sauda Ghanyani" w:date="2025-08-06T17:34:00Z" w:id="576">
    <w:p w:rsidR="00D3197C" w:rsidRDefault="00D3197C" w14:paraId="01D2D591" w14:textId="607F0777">
      <w:pPr>
        <w:pStyle w:val="CommentText"/>
      </w:pPr>
      <w:r>
        <w:rPr>
          <w:rStyle w:val="CommentReference"/>
        </w:rPr>
        <w:annotationRef/>
      </w:r>
      <w:r w:rsidRPr="0097BE3A">
        <w:t>yes, further changes made to the original rule doesn't impact the forked rule.</w:t>
      </w:r>
    </w:p>
  </w:comment>
  <w:comment w:initials="jo" w:author="jortlepp@contractor.linuxfoundation.org" w:date="2025-08-07T12:42:00Z" w:id="578">
    <w:p w:rsidR="00D3197C" w:rsidRDefault="00D3197C" w14:paraId="6A84617F" w14:textId="6313AFF8">
      <w:pPr>
        <w:pStyle w:val="CommentText"/>
      </w:pPr>
      <w:r>
        <w:rPr>
          <w:rStyle w:val="CommentReference"/>
        </w:rPr>
        <w:annotationRef/>
      </w:r>
      <w:r w:rsidRPr="52E21AB3">
        <w:t>Roles are also isolated by tenantId</w:t>
      </w:r>
    </w:p>
  </w:comment>
  <w:comment w:initials="jo" w:author="jortlepp@contractor.linuxfoundation.org" w:date="2025-08-07T12:42:00Z" w:id="586">
    <w:p w:rsidR="00D3197C" w:rsidRDefault="00D3197C" w14:paraId="5AF6AAB2" w14:textId="60A223E2">
      <w:pPr>
        <w:pStyle w:val="CommentText"/>
      </w:pPr>
      <w:r>
        <w:rPr>
          <w:rStyle w:val="CommentReference"/>
        </w:rPr>
        <w:annotationRef/>
      </w:r>
      <w:r w:rsidRPr="74F7E2AE">
        <w:t>Simulation sandbox DB?</w:t>
      </w:r>
    </w:p>
  </w:comment>
  <w:comment w:initials="UG" w:author="Ume Sauda Ghanyani" w:date="2025-08-11T23:08:00Z" w:id="587">
    <w:p w:rsidR="00D3197C" w:rsidRDefault="00D3197C" w14:paraId="026E221B" w14:textId="4CAA7B8B">
      <w:pPr>
        <w:pStyle w:val="CommentText"/>
      </w:pPr>
      <w:r>
        <w:rPr>
          <w:rStyle w:val="CommentReference"/>
        </w:rPr>
        <w:annotationRef/>
      </w:r>
      <w:r w:rsidRPr="5D2BFB21">
        <w:t>yes</w:t>
      </w:r>
    </w:p>
  </w:comment>
  <w:comment w:initials="jo" w:author="jortlepp@contractor.linuxfoundation.org" w:date="2025-08-07T12:43:00Z" w:id="589">
    <w:p w:rsidR="00D3197C" w:rsidRDefault="00D3197C" w14:paraId="5F62D9F8" w14:textId="7649FCF2">
      <w:pPr>
        <w:pStyle w:val="CommentText"/>
      </w:pPr>
      <w:r>
        <w:rPr>
          <w:rStyle w:val="CommentReference"/>
        </w:rPr>
        <w:annotationRef/>
      </w:r>
      <w:r w:rsidRPr="5CC8FD47">
        <w:t>Unsure. The simulation sandbox may maintain/have access to its own library of test datasets. I don't think we should create a dependency on the data lakehouse here, and the data lakehouse should in any event only contain production-level data, and not test/synthetic data.</w:t>
      </w:r>
    </w:p>
  </w:comment>
  <w:comment w:initials="sa" w:author="sandy@labuschagnehome.com" w:date="2025-08-05T17:20:00Z" w:id="596">
    <w:p w:rsidR="00D3197C" w:rsidRDefault="00D3197C" w14:paraId="21EDC8A6" w14:textId="127CC5E4">
      <w:pPr>
        <w:pStyle w:val="CommentText"/>
      </w:pPr>
      <w:r>
        <w:rPr>
          <w:rStyle w:val="CommentReference"/>
        </w:rPr>
        <w:annotationRef/>
      </w:r>
      <w:r w:rsidRPr="796276F4">
        <w:t>The Simulation sandbox is not integrated with the Tazama Operational Data Store.  The Tazama ODS is integrated with the Data Lakehouse and any data required by the simulation sandbox from the ODS will be sourced via the Data Lakehouse.  Simulation sandbox is integrated (sources data from) Data Lakehouse</w:t>
      </w:r>
    </w:p>
  </w:comment>
  <w:comment w:initials="sa" w:author="sandy@labuschagnehome.com" w:date="2025-08-07T13:47:00Z" w:id="606">
    <w:p w:rsidR="00D3197C" w:rsidRDefault="00D3197C" w14:paraId="59157916" w14:textId="3CF0F83F">
      <w:pPr>
        <w:pStyle w:val="CommentText"/>
      </w:pPr>
      <w:r>
        <w:rPr>
          <w:rStyle w:val="CommentReference"/>
        </w:rPr>
        <w:annotationRef/>
      </w:r>
      <w:r w:rsidRPr="0D036218">
        <w:t>See earlier comment from Justus - data will be pushed to the simulation sandbox and not pulled</w:t>
      </w:r>
    </w:p>
  </w:comment>
  <w:comment w:initials="sa" w:author="sandy@labuschagnehome.com" w:date="2025-08-05T17:27:00Z" w:id="609">
    <w:p w:rsidR="00D3197C" w:rsidRDefault="00D3197C" w14:paraId="378D8993" w14:textId="2AB67015">
      <w:pPr>
        <w:pStyle w:val="CommentText"/>
      </w:pPr>
      <w:r>
        <w:rPr>
          <w:rStyle w:val="CommentReference"/>
        </w:rPr>
        <w:annotationRef/>
      </w:r>
      <w:r w:rsidRPr="5426BA0D">
        <w:t>The BIAR conceptual solution design currently ingests data from Tazama ODS, CIMS ODS (structured and unstructured data stores) and external databases.  Rule Config and Config UI will have their own PostgreSQL "operational" data stores - please confirm? What is the requirement for rule builder or config builder data to be stored in the Data Lakehouse?</w:t>
      </w:r>
    </w:p>
  </w:comment>
  <w:comment w:initials="jo" w:author="jortlepp@contractor.linuxfoundation.org" w:date="2025-08-07T12:45:00Z" w:id="618">
    <w:p w:rsidR="00D3197C" w:rsidRDefault="00D3197C" w14:paraId="7266B256" w14:textId="6D286B18">
      <w:pPr>
        <w:pStyle w:val="CommentText"/>
      </w:pPr>
      <w:r>
        <w:rPr>
          <w:rStyle w:val="CommentReference"/>
        </w:rPr>
        <w:annotationRef/>
      </w:r>
      <w:r w:rsidRPr="77775ABB">
        <w:t>Clarify the purpose of this requirement? The rule definition will already be in the source control system, and the combined/deployed rule processor will be a functional and running processor in Tazama. What role is the ODS expected to play here?</w:t>
      </w:r>
    </w:p>
  </w:comment>
  <w:comment w:initials="UG" w:author="Ume Sauda Ghanyani" w:date="2025-08-12T10:42:00Z" w:id="619">
    <w:p w:rsidR="00D3197C" w:rsidRDefault="00D3197C" w14:paraId="32771382" w14:textId="33E48654">
      <w:pPr>
        <w:pStyle w:val="CommentText"/>
      </w:pPr>
      <w:r>
        <w:rPr>
          <w:rStyle w:val="CommentReference"/>
        </w:rPr>
        <w:annotationRef/>
      </w:r>
      <w:r w:rsidRPr="5B86110F">
        <w:t xml:space="preserve">removing this requirement, as this is not required. </w:t>
      </w:r>
    </w:p>
  </w:comment>
  <w:comment w:initials="jo" w:author="jortlepp@contractor.linuxfoundation.org" w:date="2025-08-07T12:46:00Z" w:id="626">
    <w:p w:rsidR="00D3197C" w:rsidRDefault="00D3197C" w14:paraId="6DF3DBC6" w14:textId="5DF25B2C">
      <w:pPr>
        <w:pStyle w:val="CommentText"/>
      </w:pPr>
      <w:r>
        <w:rPr>
          <w:rStyle w:val="CommentReference"/>
        </w:rPr>
        <w:annotationRef/>
      </w:r>
      <w:r w:rsidRPr="2BD0A668">
        <w:t>refer to the comment above about rule orphaning and the role of the network configuration</w:t>
      </w:r>
    </w:p>
  </w:comment>
  <w:comment xmlns:w="http://schemas.openxmlformats.org/wordprocessingml/2006/main" w:initials="UG" w:author="Ume Sauda Ghanyani" w:date="2025-08-12T11:40:30" w:id="382951599">
    <w:p xmlns:w14="http://schemas.microsoft.com/office/word/2010/wordml" xmlns:w="http://schemas.openxmlformats.org/wordprocessingml/2006/main" w:rsidR="56D9A199" w:rsidRDefault="3C4F795D" w14:paraId="1872D279" w14:textId="12703AF2">
      <w:pPr>
        <w:pStyle w:val="CommentText"/>
      </w:pPr>
      <w:r>
        <w:rPr>
          <w:rStyle w:val="CommentReference"/>
        </w:rPr>
        <w:annotationRef/>
      </w:r>
      <w:r w:rsidRPr="34F6A03D" w:rsidR="261FF515">
        <w:t>This stage is intended solely to test the rule logic. To execute the rule in the Simulation Sandbox environment, the rule must first be committed to the testing branch via the version control process.</w:t>
      </w:r>
    </w:p>
  </w:comment>
  <w:comment xmlns:w="http://schemas.openxmlformats.org/wordprocessingml/2006/main" w:initials="UG" w:author="Ume Sauda Ghanyani" w:date="2025-08-12T12:16:34" w:id="925104568">
    <w:p xmlns:w14="http://schemas.microsoft.com/office/word/2010/wordml" xmlns:w="http://schemas.openxmlformats.org/wordprocessingml/2006/main" w:rsidR="1CA44C88" w:rsidRDefault="7A705AD5" w14:paraId="351AB59F" w14:textId="260C2782">
      <w:pPr>
        <w:pStyle w:val="CommentText"/>
      </w:pPr>
      <w:r>
        <w:rPr>
          <w:rStyle w:val="CommentReference"/>
        </w:rPr>
        <w:annotationRef/>
      </w:r>
      <w:r w:rsidRPr="35F42F9B" w:rsidR="2565D74B">
        <w:t>All actions are performed within the Rule Builder interface. The Simulation Sandbox operates in the background and streams its results directly into the Rule Builder. There is no separate service or user interface for the Simulation Sandbox.</w:t>
      </w:r>
    </w:p>
  </w:comment>
  <w:comment xmlns:w="http://schemas.openxmlformats.org/wordprocessingml/2006/main" w:initials="UG" w:author="Ume Sauda Ghanyani" w:date="2025-08-12T12:23:06" w:id="1910202141">
    <w:p xmlns:w14="http://schemas.microsoft.com/office/word/2010/wordml" xmlns:w="http://schemas.openxmlformats.org/wordprocessingml/2006/main" w:rsidR="49474B8F" w:rsidRDefault="30FDBE9E" w14:paraId="3121BEC1" w14:textId="30E84193">
      <w:pPr>
        <w:pStyle w:val="CommentText"/>
      </w:pPr>
      <w:r>
        <w:rPr>
          <w:rStyle w:val="CommentReference"/>
        </w:rPr>
        <w:annotationRef/>
      </w:r>
      <w:r w:rsidRPr="40FEE5A2" w:rsidR="3EE5429E">
        <w:t xml:space="preserve">yes it is a user activity, a drag and drop interface where user can compose queries. </w:t>
      </w:r>
    </w:p>
  </w:comment>
  <w:comment xmlns:w="http://schemas.openxmlformats.org/wordprocessingml/2006/main" w:initials="UG" w:author="Ume Sauda Ghanyani" w:date="2025-08-12T12:23:12" w:id="1658649227">
    <w:p xmlns:w14="http://schemas.microsoft.com/office/word/2010/wordml" xmlns:w="http://schemas.openxmlformats.org/wordprocessingml/2006/main" w:rsidR="3C94B0DF" w:rsidRDefault="67C1035F" w14:paraId="41B8D3CD" w14:textId="31745AD4">
      <w:pPr>
        <w:pStyle w:val="CommentText"/>
      </w:pPr>
      <w:r>
        <w:rPr>
          <w:rStyle w:val="CommentReference"/>
        </w:rPr>
        <w:annotationRef/>
      </w:r>
      <w:r w:rsidRPr="7CC206F1" w:rsidR="34E1C113">
        <w:t>yes it is.</w:t>
      </w:r>
    </w:p>
  </w:comment>
  <w:comment xmlns:w="http://schemas.openxmlformats.org/wordprocessingml/2006/main" w:initials="sa" w:author="sandy@labuschagnehome.com" w:date="2025-08-14T12:38:10" w:id="280530617">
    <w:p xmlns:w14="http://schemas.microsoft.com/office/word/2010/wordml" xmlns:w="http://schemas.openxmlformats.org/wordprocessingml/2006/main" w:rsidR="523DA3C3" w:rsidRDefault="3F08B8FE" w14:paraId="20DC48E0" w14:textId="52F43E7F">
      <w:pPr>
        <w:pStyle w:val="CommentText"/>
      </w:pPr>
      <w:r>
        <w:rPr>
          <w:rStyle w:val="CommentReference"/>
        </w:rPr>
        <w:annotationRef/>
      </w:r>
      <w:r w:rsidRPr="4CB61168" w:rsidR="0C99CDC2">
        <w:t>Step 7 in the diagram still refers to  pulling test data - Data will only be pushed to the simulation sandbox and not pulled</w:t>
      </w:r>
    </w:p>
  </w:comment>
  <w:comment xmlns:w="http://schemas.openxmlformats.org/wordprocessingml/2006/main" w:initials="sa" w:author="sandy@labuschagnehome.com" w:date="2025-08-14T12:45:16" w:id="873961696">
    <w:p xmlns:w14="http://schemas.microsoft.com/office/word/2010/wordml" xmlns:w="http://schemas.openxmlformats.org/wordprocessingml/2006/main" w:rsidR="63B0177A" w:rsidRDefault="4FF9884D" w14:paraId="4FBA73A2" w14:textId="63474F9E">
      <w:pPr>
        <w:pStyle w:val="CommentText"/>
      </w:pPr>
      <w:r>
        <w:rPr>
          <w:rStyle w:val="CommentReference"/>
        </w:rPr>
        <w:annotationRef/>
      </w:r>
      <w:r w:rsidRPr="787DCA39" w:rsidR="111AED4E">
        <w:t>Please confirm that this is 3 steps: Step1: create the rule definition in Tazama Rule Studio. Step 2: Create the rule configuration in the Configuration UI. Step 3: test (is it possible to test the rule without the rule config?)</w:t>
      </w:r>
    </w:p>
  </w:comment>
  <w:comment xmlns:w="http://schemas.openxmlformats.org/wordprocessingml/2006/main" w:initials="sa" w:author="sandy@labuschagnehome.com" w:date="2025-08-14T12:46:09" w:id="1841917919">
    <w:p xmlns:w14="http://schemas.microsoft.com/office/word/2010/wordml" xmlns:w="http://schemas.openxmlformats.org/wordprocessingml/2006/main" w:rsidR="2CA272F1" w:rsidRDefault="3E926C60" w14:paraId="75CF5B09" w14:textId="0D6CD23F">
      <w:pPr>
        <w:pStyle w:val="CommentText"/>
      </w:pPr>
      <w:r>
        <w:rPr>
          <w:rStyle w:val="CommentReference"/>
        </w:rPr>
        <w:annotationRef/>
      </w:r>
      <w:r w:rsidRPr="64F574D6" w:rsidR="6A786F37">
        <w:t>Is the configuration stored in the repository or the configuration DB? I understood that it would be stored in the configuration DB</w:t>
      </w:r>
    </w:p>
  </w:comment>
  <w:comment xmlns:w="http://schemas.openxmlformats.org/wordprocessingml/2006/main" w:initials="sa" w:author="sandy@labuschagnehome.com" w:date="2025-08-14T12:51:26" w:id="204014170">
    <w:p xmlns:w14="http://schemas.microsoft.com/office/word/2010/wordml" xmlns:w="http://schemas.openxmlformats.org/wordprocessingml/2006/main" w:rsidR="7FFE1C02" w:rsidRDefault="5B7CB2C3" w14:paraId="038D830D" w14:textId="4449EEC2">
      <w:pPr>
        <w:pStyle w:val="CommentText"/>
      </w:pPr>
      <w:r>
        <w:rPr>
          <w:rStyle w:val="CommentReference"/>
        </w:rPr>
        <w:annotationRef/>
      </w:r>
      <w:r w:rsidRPr="1F33282B" w:rsidR="2588D273">
        <w:t>In which database is the payload defined in the TCS stored?</w:t>
      </w:r>
    </w:p>
  </w:comment>
  <w:comment xmlns:w="http://schemas.openxmlformats.org/wordprocessingml/2006/main" w:initials="sa" w:author="sandy@labuschagnehome.com" w:date="2025-08-14T12:57:56" w:id="1787416284">
    <w:p xmlns:w14="http://schemas.microsoft.com/office/word/2010/wordml" xmlns:w="http://schemas.openxmlformats.org/wordprocessingml/2006/main" w:rsidR="6AC45334" w:rsidRDefault="7DCF3037" w14:paraId="4CBC3886" w14:textId="1EDC0314">
      <w:pPr>
        <w:pStyle w:val="CommentText"/>
      </w:pPr>
      <w:r>
        <w:rPr>
          <w:rStyle w:val="CommentReference"/>
        </w:rPr>
        <w:annotationRef/>
      </w:r>
      <w:r w:rsidRPr="6B57FE85" w:rsidR="0D0ED256">
        <w:t>Should this be "rule configuration generation"?</w:t>
      </w:r>
    </w:p>
  </w:comment>
  <w:comment xmlns:w="http://schemas.openxmlformats.org/wordprocessingml/2006/main" w:initials="sa" w:author="sandy@labuschagnehome.com" w:date="2025-08-14T13:05:34" w:id="513297538">
    <w:p xmlns:w14="http://schemas.microsoft.com/office/word/2010/wordml" xmlns:w="http://schemas.openxmlformats.org/wordprocessingml/2006/main" w:rsidR="23C36E9C" w:rsidRDefault="2035EC11" w14:paraId="5FC26AEB" w14:textId="10E88227">
      <w:pPr>
        <w:pStyle w:val="CommentText"/>
      </w:pPr>
      <w:r>
        <w:rPr>
          <w:rStyle w:val="CommentReference"/>
        </w:rPr>
        <w:annotationRef/>
      </w:r>
      <w:r w:rsidRPr="664A7F1A" w:rsidR="4E1D3EEF">
        <w:t>Note previous comment on data being pushed from the Data Lakehouse to the Simulation Sandbox (and not pulled)</w:t>
      </w:r>
    </w:p>
  </w:comment>
  <w:comment xmlns:w="http://schemas.openxmlformats.org/wordprocessingml/2006/main" w:initials="sa" w:author="sandy@labuschagnehome.com" w:date="2025-08-14T13:08:10" w:id="690319279">
    <w:p xmlns:w14="http://schemas.microsoft.com/office/word/2010/wordml" xmlns:w="http://schemas.openxmlformats.org/wordprocessingml/2006/main" w:rsidR="06422271" w:rsidRDefault="2D384973" w14:paraId="507049F0" w14:textId="0E25074B">
      <w:pPr>
        <w:pStyle w:val="CommentText"/>
      </w:pPr>
      <w:r>
        <w:rPr>
          <w:rStyle w:val="CommentReference"/>
        </w:rPr>
        <w:annotationRef/>
      </w:r>
      <w:r w:rsidRPr="07B1C553" w:rsidR="13129371">
        <w:t>Will the rule builder WIP be stored as a collection in the Configuration Database as seems to be implied here?</w:t>
      </w:r>
    </w:p>
  </w:comment>
  <w:comment xmlns:w="http://schemas.openxmlformats.org/wordprocessingml/2006/main" w:initials="sa" w:author="sandy@labuschagnehome.com" w:date="2025-08-14T13:13:50" w:id="242884717">
    <w:p xmlns:w14="http://schemas.microsoft.com/office/word/2010/wordml" xmlns:w="http://schemas.openxmlformats.org/wordprocessingml/2006/main" w:rsidR="138A1BB5" w:rsidRDefault="0FE8FF32" w14:paraId="289E3FC2" w14:textId="380D7549">
      <w:pPr>
        <w:pStyle w:val="CommentText"/>
      </w:pPr>
      <w:r>
        <w:rPr>
          <w:rStyle w:val="CommentReference"/>
        </w:rPr>
        <w:annotationRef/>
      </w:r>
      <w:r w:rsidRPr="5144247C" w:rsidR="4618657F">
        <w:t>Does versioning apply to both rule definition in Tazama Rule Studio as well as rule configurations in the Configuration database?</w:t>
      </w:r>
    </w:p>
  </w:comment>
  <w:comment xmlns:w="http://schemas.openxmlformats.org/wordprocessingml/2006/main" w:initials="sa" w:author="sandy@labuschagnehome.com" w:date="2025-08-14T13:20:07" w:id="1419894693">
    <w:p xmlns:w14="http://schemas.microsoft.com/office/word/2010/wordml" xmlns:w="http://schemas.openxmlformats.org/wordprocessingml/2006/main" w:rsidR="74E8D685" w:rsidRDefault="4201202E" w14:paraId="648A1F68" w14:textId="39ECD21E">
      <w:pPr>
        <w:pStyle w:val="CommentText"/>
      </w:pPr>
      <w:r>
        <w:rPr>
          <w:rStyle w:val="CommentReference"/>
        </w:rPr>
        <w:annotationRef/>
      </w:r>
      <w:r w:rsidRPr="213DD283" w:rsidR="743C4E63">
        <w:t>Note: Audit logging requirement for user actions in the UI (Tazama Rule Studio)</w:t>
      </w:r>
    </w:p>
  </w:comment>
  <w:comment xmlns:w="http://schemas.openxmlformats.org/wordprocessingml/2006/main" w:initials="sa" w:author="sandy@labuschagnehome.com" w:date="2025-08-14T13:30:49" w:id="1336412298">
    <w:p xmlns:w14="http://schemas.microsoft.com/office/word/2010/wordml" xmlns:w="http://schemas.openxmlformats.org/wordprocessingml/2006/main" w:rsidR="60F76ADF" w:rsidRDefault="67D77B3C" w14:paraId="0B4FCB81" w14:textId="3449526E">
      <w:pPr>
        <w:pStyle w:val="CommentText"/>
      </w:pPr>
      <w:r>
        <w:rPr>
          <w:rStyle w:val="CommentReference"/>
        </w:rPr>
        <w:annotationRef/>
      </w:r>
      <w:r w:rsidRPr="1153133D" w:rsidR="688A43E5">
        <w:t>The two highlighted sections seems to contradict each other.  I understood that an UI would be required for the Simulation Sandbox</w:t>
      </w:r>
    </w:p>
  </w:comment>
  <w:comment xmlns:w="http://schemas.openxmlformats.org/wordprocessingml/2006/main" w:initials="ke" w:author="kerlyn.manyi@ghsc.co.za" w:date="2025-08-15T07:21:59" w:id="1165236790">
    <w:p xmlns:w14="http://schemas.microsoft.com/office/word/2010/wordml" xmlns:w="http://schemas.openxmlformats.org/wordprocessingml/2006/main" w:rsidR="0B84666F" w:rsidRDefault="0648ABB6" w14:paraId="3A98717F" w14:textId="26617758">
      <w:pPr>
        <w:pStyle w:val="CommentText"/>
      </w:pPr>
      <w:r>
        <w:rPr>
          <w:rStyle w:val="CommentReference"/>
        </w:rPr>
        <w:annotationRef/>
      </w:r>
      <w:r w:rsidRPr="26D86C00" w:rsidR="66052904">
        <w:t>This opens potential for SQL injection if user input is not strictly validated before being converted into executable queries.</w:t>
      </w:r>
    </w:p>
    <w:p xmlns:w14="http://schemas.microsoft.com/office/word/2010/wordml" xmlns:w="http://schemas.openxmlformats.org/wordprocessingml/2006/main" w:rsidR="41704782" w:rsidRDefault="474E0BE3" w14:paraId="470B0D01" w14:textId="09D20020">
      <w:pPr>
        <w:pStyle w:val="CommentText"/>
      </w:pPr>
      <w:r w:rsidRPr="36BC2737" w:rsidR="71C620C2">
        <w:t xml:space="preserve"> Recommendation:</w:t>
      </w:r>
    </w:p>
    <w:p xmlns:w14="http://schemas.microsoft.com/office/word/2010/wordml" xmlns:w="http://schemas.openxmlformats.org/wordprocessingml/2006/main" w:rsidR="0B1B7003" w:rsidRDefault="06712BD5" w14:paraId="0C5B4E1B" w14:textId="12DDE840">
      <w:pPr>
        <w:pStyle w:val="CommentText"/>
      </w:pPr>
      <w:r w:rsidRPr="6143FE54" w:rsidR="604D8011">
        <w:t>Use parameterized queries only.</w:t>
      </w:r>
    </w:p>
    <w:p xmlns:w14="http://schemas.microsoft.com/office/word/2010/wordml" xmlns:w="http://schemas.openxmlformats.org/wordprocessingml/2006/main" w:rsidR="56D58945" w:rsidRDefault="6DBABDC7" w14:paraId="19D20FC9" w14:textId="63E015B1">
      <w:pPr>
        <w:pStyle w:val="CommentText"/>
      </w:pPr>
      <w:r w:rsidRPr="6A037AE7" w:rsidR="17F0D1DF">
        <w:t>Implement an SQL AST (Abstract Syntax Tree) sanitizer or a whitelist parser to validate allowed clauses.</w:t>
      </w:r>
    </w:p>
    <w:p xmlns:w14="http://schemas.microsoft.com/office/word/2010/wordml" xmlns:w="http://schemas.openxmlformats.org/wordprocessingml/2006/main" w:rsidR="614BC677" w:rsidRDefault="078E7B7D" w14:paraId="69CD4739" w14:textId="3B9E99BB">
      <w:pPr>
        <w:pStyle w:val="CommentText"/>
      </w:pPr>
      <w:r w:rsidRPr="64C864A4" w:rsidR="5D5507B5">
        <w:t>Provide an in-doc example of allowed vs. disallowed SQL patterns</w:t>
      </w:r>
    </w:p>
  </w:comment>
  <w:comment xmlns:w="http://schemas.openxmlformats.org/wordprocessingml/2006/main" w:initials="ke" w:author="kerlyn.manyi@ghsc.co.za" w:date="2025-08-15T07:24:27" w:id="869547116">
    <w:p xmlns:w14="http://schemas.microsoft.com/office/word/2010/wordml" xmlns:w="http://schemas.openxmlformats.org/wordprocessingml/2006/main" w:rsidR="783A2372" w:rsidRDefault="07D6E596" w14:paraId="46AACC58" w14:textId="59895C4D">
      <w:pPr>
        <w:pStyle w:val="CommentText"/>
      </w:pPr>
      <w:r>
        <w:rPr>
          <w:rStyle w:val="CommentReference"/>
        </w:rPr>
        <w:annotationRef/>
      </w:r>
      <w:r w:rsidRPr="66F55C79" w:rsidR="0BB2A7A6">
        <w:t>No mention of tamper-evidence or immutable audit trails.</w:t>
      </w:r>
    </w:p>
    <w:p xmlns:w14="http://schemas.microsoft.com/office/word/2010/wordml" xmlns:w="http://schemas.openxmlformats.org/wordprocessingml/2006/main" w:rsidR="12D0208A" w:rsidRDefault="0D3B87B4" w14:paraId="5B592BBA" w14:textId="35A79055">
      <w:pPr>
        <w:pStyle w:val="CommentText"/>
      </w:pPr>
      <w:r w:rsidRPr="09A99751" w:rsidR="0FFDAFC0">
        <w:t xml:space="preserve"> Recommendation:</w:t>
      </w:r>
    </w:p>
    <w:p xmlns:w14="http://schemas.microsoft.com/office/word/2010/wordml" xmlns:w="http://schemas.openxmlformats.org/wordprocessingml/2006/main" w:rsidR="1C55A9A4" w:rsidRDefault="29AC4DF6" w14:paraId="6427E775" w14:textId="495221F9">
      <w:pPr>
        <w:pStyle w:val="CommentText"/>
      </w:pPr>
      <w:r w:rsidRPr="69C6D49D" w:rsidR="372167D7">
        <w:t>Store audit logs in an append-only, WORM-compliant system (e.g., S3 with Object Lock or blockchain-style ledger).</w:t>
      </w:r>
    </w:p>
    <w:p xmlns:w14="http://schemas.microsoft.com/office/word/2010/wordml" xmlns:w="http://schemas.openxmlformats.org/wordprocessingml/2006/main" w:rsidR="0001DEBD" w:rsidRDefault="54EA8E81" w14:paraId="3FA2DCD3" w14:textId="086F86B9">
      <w:pPr>
        <w:pStyle w:val="CommentText"/>
      </w:pPr>
      <w:r w:rsidRPr="1EAEEE98" w:rsidR="0AC92FBB">
        <w:t>Ensure all config changes include: user ID, timestamp, tenant ID, and before/after diff.</w:t>
      </w:r>
    </w:p>
  </w:comment>
  <w:comment xmlns:w="http://schemas.openxmlformats.org/wordprocessingml/2006/main" w:initials="ke" w:author="kerlyn.manyi@ghsc.co.za" w:date="2025-08-15T07:28:53" w:id="2060505313">
    <w:p xmlns:w14="http://schemas.microsoft.com/office/word/2010/wordml" xmlns:w="http://schemas.openxmlformats.org/wordprocessingml/2006/main" w:rsidR="178F2EB1" w:rsidRDefault="6B469A1E" w14:paraId="2444C90F" w14:textId="4A5B286D">
      <w:pPr>
        <w:pStyle w:val="CommentText"/>
      </w:pPr>
      <w:r>
        <w:rPr>
          <w:rStyle w:val="CommentReference"/>
        </w:rPr>
        <w:annotationRef/>
      </w:r>
      <w:r w:rsidRPr="6356F205" w:rsidR="40414FFA">
        <w:t>no statement on data masking when historical (real) data is used.</w:t>
      </w:r>
    </w:p>
    <w:p xmlns:w14="http://schemas.microsoft.com/office/word/2010/wordml" xmlns:w="http://schemas.openxmlformats.org/wordprocessingml/2006/main" w:rsidR="41020F77" w:rsidRDefault="633DEAA4" w14:paraId="19833F47" w14:textId="07D96C4C">
      <w:pPr>
        <w:pStyle w:val="CommentText"/>
      </w:pPr>
    </w:p>
    <w:p xmlns:w14="http://schemas.microsoft.com/office/word/2010/wordml" xmlns:w="http://schemas.openxmlformats.org/wordprocessingml/2006/main" w:rsidR="22E2E9F9" w:rsidRDefault="0B4014F3" w14:paraId="55CD1CCC" w14:textId="4D80D8C8">
      <w:pPr>
        <w:pStyle w:val="CommentText"/>
      </w:pPr>
      <w:r w:rsidRPr="14F926A5" w:rsidR="27054768">
        <w:t xml:space="preserve"> Recommendation:</w:t>
      </w:r>
    </w:p>
    <w:p xmlns:w14="http://schemas.microsoft.com/office/word/2010/wordml" xmlns:w="http://schemas.openxmlformats.org/wordprocessingml/2006/main" w:rsidR="69DCEAC7" w:rsidRDefault="14762D5B" w14:paraId="1E2A4302" w14:textId="42550380">
      <w:pPr>
        <w:pStyle w:val="CommentText"/>
      </w:pPr>
      <w:r w:rsidRPr="395EA6AD" w:rsidR="27CFE0A6">
        <w:t>Mask or tokenize all PII before sandbox use.</w:t>
      </w:r>
    </w:p>
    <w:p xmlns:w14="http://schemas.microsoft.com/office/word/2010/wordml" xmlns:w="http://schemas.openxmlformats.org/wordprocessingml/2006/main" w:rsidR="617F261B" w:rsidRDefault="2447ECD7" w14:paraId="484F6476" w14:textId="7BC98A7D">
      <w:pPr>
        <w:pStyle w:val="CommentText"/>
      </w:pPr>
      <w:r w:rsidRPr="75D9DCBC" w:rsidR="07692362">
        <w:t>Enforce sandbox network segregation from production systems.</w:t>
      </w:r>
    </w:p>
    <w:p xmlns:w14="http://schemas.microsoft.com/office/word/2010/wordml" xmlns:w="http://schemas.openxmlformats.org/wordprocessingml/2006/main" w:rsidR="360CA64F" w:rsidRDefault="4DF12E50" w14:paraId="5E1C2E36" w14:textId="7B372401">
      <w:pPr>
        <w:pStyle w:val="CommentText"/>
      </w:pPr>
      <w:r w:rsidRPr="3963A248" w:rsidR="5CB9A43C">
        <w:t>Apply “read-only” DB user for historical datasets to prevent corruption.</w:t>
      </w:r>
    </w:p>
  </w:comment>
  <w:comment xmlns:w="http://schemas.openxmlformats.org/wordprocessingml/2006/main" w:initials="ke" w:author="kerlyn.manyi@ghsc.co.za" w:date="2025-08-15T07:30:43" w:id="606450187">
    <w:p xmlns:w14="http://schemas.microsoft.com/office/word/2010/wordml" xmlns:w="http://schemas.openxmlformats.org/wordprocessingml/2006/main" w:rsidR="76EC80B9" w:rsidRDefault="488D29C2" w14:paraId="62F89F65" w14:textId="20DF983E">
      <w:pPr>
        <w:pStyle w:val="CommentText"/>
      </w:pPr>
      <w:r>
        <w:rPr>
          <w:rStyle w:val="CommentReference"/>
        </w:rPr>
        <w:annotationRef/>
      </w:r>
      <w:r w:rsidRPr="1B5F30C0" w:rsidR="4B782AA7">
        <w:t>No mention of secure code review or dependency scanning.</w:t>
      </w:r>
    </w:p>
    <w:p xmlns:w14="http://schemas.microsoft.com/office/word/2010/wordml" xmlns:w="http://schemas.openxmlformats.org/wordprocessingml/2006/main" w:rsidR="4130C8F8" w:rsidRDefault="450343EC" w14:paraId="780F90B0" w14:textId="615C33CB">
      <w:pPr>
        <w:pStyle w:val="CommentText"/>
      </w:pPr>
    </w:p>
    <w:p xmlns:w14="http://schemas.microsoft.com/office/word/2010/wordml" xmlns:w="http://schemas.openxmlformats.org/wordprocessingml/2006/main" w:rsidR="11A3A1A3" w:rsidRDefault="21909F65" w14:paraId="61515DC7" w14:textId="4EAE58FD">
      <w:pPr>
        <w:pStyle w:val="CommentText"/>
      </w:pPr>
      <w:r w:rsidRPr="707635A0" w:rsidR="72FFB4C7">
        <w:t xml:space="preserve"> Recommendation:</w:t>
      </w:r>
    </w:p>
    <w:p xmlns:w14="http://schemas.microsoft.com/office/word/2010/wordml" xmlns:w="http://schemas.openxmlformats.org/wordprocessingml/2006/main" w:rsidR="13CD7737" w:rsidRDefault="609EB714" w14:paraId="68DB1D5E" w14:textId="21E7CAA6">
      <w:pPr>
        <w:pStyle w:val="CommentText"/>
      </w:pPr>
      <w:r w:rsidRPr="45A2D235" w:rsidR="024D9813">
        <w:t>Integrate SAST (Static Application Security Testing) &amp; DAST (Dynamic Application Security Testing).</w:t>
      </w:r>
    </w:p>
    <w:p xmlns:w14="http://schemas.microsoft.com/office/word/2010/wordml" xmlns:w="http://schemas.openxmlformats.org/wordprocessingml/2006/main" w:rsidR="25B4F1D5" w:rsidRDefault="1C8720F1" w14:paraId="539282CE" w14:textId="555C99D9">
      <w:pPr>
        <w:pStyle w:val="CommentText"/>
      </w:pPr>
      <w:r w:rsidRPr="03E6F464" w:rsidR="3772832B">
        <w:t>Use supply chain scanning (e.g., Snyk, Dependabot) for NPM modules.</w:t>
      </w:r>
    </w:p>
    <w:p xmlns:w14="http://schemas.microsoft.com/office/word/2010/wordml" xmlns:w="http://schemas.openxmlformats.org/wordprocessingml/2006/main" w:rsidR="4B3D381C" w:rsidRDefault="276DF10F" w14:paraId="039206BF" w14:textId="0F8D80C8">
      <w:pPr>
        <w:pStyle w:val="CommentText"/>
      </w:pPr>
      <w:r w:rsidRPr="42A3D865" w:rsidR="624E19EB">
        <w:t>Require signed commits and artifact integrity verification before deploy.</w:t>
      </w:r>
    </w:p>
  </w:comment>
  <w:comment xmlns:w="http://schemas.openxmlformats.org/wordprocessingml/2006/main" w:initials="ke" w:author="kerlyn.manyi@ghsc.co.za" w:date="2025-08-15T07:35:04" w:id="921416871">
    <w:p xmlns:w14="http://schemas.microsoft.com/office/word/2010/wordml" xmlns:w="http://schemas.openxmlformats.org/wordprocessingml/2006/main" w:rsidR="3134C05B" w:rsidRDefault="2D83CAE0" w14:paraId="311C264F" w14:textId="15B28212">
      <w:pPr>
        <w:pStyle w:val="CommentText"/>
      </w:pPr>
      <w:r>
        <w:rPr>
          <w:rStyle w:val="CommentReference"/>
        </w:rPr>
        <w:annotationRef/>
      </w:r>
      <w:r w:rsidRPr="7AE22E71" w:rsidR="6CB2C501">
        <w:t xml:space="preserve"> potential SQLi and privilege escalation risk if processor runs with excessive DB privileges.</w:t>
      </w:r>
    </w:p>
    <w:p xmlns:w14="http://schemas.microsoft.com/office/word/2010/wordml" xmlns:w="http://schemas.openxmlformats.org/wordprocessingml/2006/main" w:rsidR="64B0ADC6" w:rsidRDefault="4DE49CBA" w14:paraId="4A1B02AF" w14:textId="4A3459C7">
      <w:pPr>
        <w:pStyle w:val="CommentText"/>
      </w:pPr>
    </w:p>
    <w:p xmlns:w14="http://schemas.microsoft.com/office/word/2010/wordml" xmlns:w="http://schemas.openxmlformats.org/wordprocessingml/2006/main" w:rsidR="54CF714E" w:rsidRDefault="0C7D2FAA" w14:paraId="7E51219A" w14:textId="646AF979">
      <w:pPr>
        <w:pStyle w:val="CommentText"/>
      </w:pPr>
      <w:r w:rsidRPr="159AD077" w:rsidR="26A3CBF2">
        <w:t>Recommendation:</w:t>
      </w:r>
    </w:p>
    <w:p xmlns:w14="http://schemas.microsoft.com/office/word/2010/wordml" xmlns:w="http://schemas.openxmlformats.org/wordprocessingml/2006/main" w:rsidR="605DE6F3" w:rsidRDefault="583AE9C0" w14:paraId="41B3126D" w14:textId="6722B3BE">
      <w:pPr>
        <w:pStyle w:val="CommentText"/>
      </w:pPr>
      <w:r w:rsidRPr="3178DD04" w:rsidR="4666CC27">
        <w:t>Principle of Least Privilege. Each environment should have its own DB user with only SELECT permissions where possible.</w:t>
      </w:r>
    </w:p>
    <w:p xmlns:w14="http://schemas.microsoft.com/office/word/2010/wordml" xmlns:w="http://schemas.openxmlformats.org/wordprocessingml/2006/main" w:rsidR="2403C075" w:rsidRDefault="2D76C554" w14:paraId="16931DEA" w14:textId="607FBAD2">
      <w:pPr>
        <w:pStyle w:val="CommentText"/>
      </w:pPr>
      <w:r w:rsidRPr="347DAB66" w:rsidR="330527C1">
        <w:t>Validate all dynamic query fragments against a safe schema dictionary before execution.</w:t>
      </w:r>
    </w:p>
  </w:comment>
  <w:comment xmlns:w="http://schemas.openxmlformats.org/wordprocessingml/2006/main" w:initials="ke" w:author="kerlyn.manyi@ghsc.co.za" w:date="2025-08-15T07:38:38" w:id="486414980">
    <w:p xmlns:w14="http://schemas.microsoft.com/office/word/2010/wordml" xmlns:w="http://schemas.openxmlformats.org/wordprocessingml/2006/main" w:rsidR="03A67714" w:rsidRDefault="3A202D28" w14:paraId="306076DB" w14:textId="56C863DE">
      <w:pPr>
        <w:pStyle w:val="CommentText"/>
      </w:pPr>
      <w:r>
        <w:rPr>
          <w:rStyle w:val="CommentReference"/>
        </w:rPr>
        <w:annotationRef/>
      </w:r>
      <w:r w:rsidRPr="44A66FC1" w:rsidR="19ABB0EC">
        <w:t xml:space="preserve"> RBAC with Keycloak mentioned, but unclear if tenant ID filtering is enforced server-side in all queries (critical to prevent IDOR attacks).</w:t>
      </w:r>
    </w:p>
    <w:p xmlns:w14="http://schemas.microsoft.com/office/word/2010/wordml" xmlns:w="http://schemas.openxmlformats.org/wordprocessingml/2006/main" w:rsidR="6966A255" w:rsidRDefault="0EB1FACB" w14:paraId="4D35C87F" w14:textId="3B5ED1B9">
      <w:pPr>
        <w:pStyle w:val="CommentText"/>
      </w:pPr>
      <w:r w:rsidRPr="544AC502" w:rsidR="26098349">
        <w:t xml:space="preserve"> </w:t>
      </w:r>
    </w:p>
    <w:p xmlns:w14="http://schemas.microsoft.com/office/word/2010/wordml" xmlns:w="http://schemas.openxmlformats.org/wordprocessingml/2006/main" w:rsidR="09233525" w:rsidRDefault="7D58401B" w14:paraId="664DECF0" w14:textId="7128580A">
      <w:pPr>
        <w:pStyle w:val="CommentText"/>
      </w:pPr>
      <w:r w:rsidRPr="08FF74B6" w:rsidR="1695B14B">
        <w:t>Recommendation:</w:t>
      </w:r>
    </w:p>
    <w:p xmlns:w14="http://schemas.microsoft.com/office/word/2010/wordml" xmlns:w="http://schemas.openxmlformats.org/wordprocessingml/2006/main" w:rsidR="3072765B" w:rsidRDefault="0780EB75" w14:paraId="1A7EA028" w14:textId="3E980513">
      <w:pPr>
        <w:pStyle w:val="CommentText"/>
      </w:pPr>
      <w:r w:rsidRPr="2E4454AD" w:rsidR="27A7FDF2">
        <w:t>Enforce tenant scoping at the DB query layer using Row-Level Security (RLS) in PostgreSQL.</w:t>
      </w:r>
    </w:p>
    <w:p xmlns:w14="http://schemas.microsoft.com/office/word/2010/wordml" xmlns:w="http://schemas.openxmlformats.org/wordprocessingml/2006/main" w:rsidR="34695506" w:rsidRDefault="0B06260C" w14:paraId="28F3C971" w14:textId="02A32A7C">
      <w:pPr>
        <w:pStyle w:val="CommentText"/>
      </w:pPr>
      <w:r w:rsidRPr="3379887B" w:rsidR="3DA60061">
        <w:t>Add integration tests for cross-tenant access prevention.</w:t>
      </w:r>
    </w:p>
  </w:comment>
  <w:comment xmlns:w="http://schemas.openxmlformats.org/wordprocessingml/2006/main" w:initials="ke" w:author="kerlyn.manyi@ghsc.co.za" w:date="2025-08-15T07:41:54" w:id="524015083">
    <w:p xmlns:w14="http://schemas.microsoft.com/office/word/2010/wordml" xmlns:w="http://schemas.openxmlformats.org/wordprocessingml/2006/main" w:rsidR="5FED38F4" w:rsidRDefault="04281F09" w14:paraId="2191637F" w14:textId="7E73664B">
      <w:pPr>
        <w:pStyle w:val="CommentText"/>
      </w:pPr>
      <w:r>
        <w:rPr>
          <w:rStyle w:val="CommentReference"/>
        </w:rPr>
        <w:annotationRef/>
      </w:r>
      <w:r w:rsidRPr="3F66CF05" w:rsidR="21A8231D">
        <w:t>General Comments</w:t>
      </w:r>
    </w:p>
    <w:p xmlns:w14="http://schemas.microsoft.com/office/word/2010/wordml" xmlns:w="http://schemas.openxmlformats.org/wordprocessingml/2006/main" w:rsidR="6B25E191" w:rsidRDefault="53023B68" w14:paraId="70B036E6" w14:textId="434D22F7">
      <w:pPr>
        <w:pStyle w:val="CommentText"/>
      </w:pPr>
    </w:p>
    <w:p xmlns:w14="http://schemas.microsoft.com/office/word/2010/wordml" xmlns:w="http://schemas.openxmlformats.org/wordprocessingml/2006/main" w:rsidR="6DFE4548" w:rsidRDefault="50D84E1F" w14:paraId="1963C899" w14:textId="3E0B6606">
      <w:pPr>
        <w:pStyle w:val="CommentText"/>
      </w:pPr>
      <w:r w:rsidRPr="24D3BA1A" w:rsidR="430D3F49">
        <w:t xml:space="preserve">Security considerations are scattered, not consolidated. Recommend adding a dedicated </w:t>
      </w:r>
      <w:r w:rsidRPr="20FDC38F" w:rsidR="0738B9CA">
        <w:rPr>
          <w:i w:val="1"/>
          <w:iCs w:val="1"/>
        </w:rPr>
        <w:t>Security &amp; Privacy</w:t>
      </w:r>
      <w:r w:rsidRPr="1306166A" w:rsidR="460CC2A4">
        <w:t xml:space="preserve"> section that explicitly covers authentication, authorization, data handling, logging, and deployment security.</w:t>
      </w:r>
    </w:p>
    <w:p xmlns:w14="http://schemas.microsoft.com/office/word/2010/wordml" xmlns:w="http://schemas.openxmlformats.org/wordprocessingml/2006/main" w:rsidR="3CFE1126" w:rsidRDefault="3B836CF2" w14:paraId="159A8074" w14:textId="4C5ACF96">
      <w:pPr>
        <w:pStyle w:val="CommentText"/>
      </w:pPr>
    </w:p>
    <w:p xmlns:w14="http://schemas.microsoft.com/office/word/2010/wordml" xmlns:w="http://schemas.openxmlformats.org/wordprocessingml/2006/main" w:rsidR="235D719F" w:rsidRDefault="10A6B363" w14:paraId="7CC4324D" w14:textId="23FDC720">
      <w:pPr>
        <w:pStyle w:val="CommentText"/>
      </w:pPr>
      <w:r w:rsidRPr="076318F0" w:rsidR="5D16872C">
        <w:t>Threat modeling missing. Suggest including a STRIDE- or OWASP-ASVS-based threat model, especially since this system handles sensitive transactional data.</w:t>
      </w:r>
    </w:p>
    <w:p xmlns:w14="http://schemas.microsoft.com/office/word/2010/wordml" xmlns:w="http://schemas.openxmlformats.org/wordprocessingml/2006/main" w:rsidR="0D56C6D8" w:rsidRDefault="569BD0C6" w14:paraId="303D4070" w14:textId="4A3ADA24">
      <w:pPr>
        <w:pStyle w:val="CommentText"/>
      </w:pPr>
    </w:p>
    <w:p xmlns:w14="http://schemas.microsoft.com/office/word/2010/wordml" xmlns:w="http://schemas.openxmlformats.org/wordprocessingml/2006/main" w:rsidR="7BB616B4" w:rsidRDefault="7BEB0942" w14:paraId="5A4391F8" w14:textId="2127D643">
      <w:pPr>
        <w:pStyle w:val="CommentText"/>
      </w:pPr>
      <w:r w:rsidRPr="26A454C4" w:rsidR="00EA51D9">
        <w:t>No logging/monitoring requirements stated. Add details for audit logging (especially for rule changes), alerting, and anomaly detection.</w:t>
      </w:r>
    </w:p>
    <w:p xmlns:w14="http://schemas.microsoft.com/office/word/2010/wordml" xmlns:w="http://schemas.openxmlformats.org/wordprocessingml/2006/main" w:rsidR="705A560D" w:rsidRDefault="59D4ECDB" w14:paraId="2F52B380" w14:textId="7D740BA9">
      <w:pPr>
        <w:pStyle w:val="CommentText"/>
      </w:pPr>
    </w:p>
    <w:p xmlns:w14="http://schemas.microsoft.com/office/word/2010/wordml" xmlns:w="http://schemas.openxmlformats.org/wordprocessingml/2006/main" w:rsidR="4FD41DED" w:rsidRDefault="320D255C" w14:paraId="10ABF546" w14:textId="24E36DB3">
      <w:pPr>
        <w:pStyle w:val="CommentText"/>
      </w:pPr>
      <w:r w:rsidRPr="0A26460E" w:rsidR="0B6B33C8">
        <w:t>Multi-tenancy security depth insufficient. Current mention of RBAC &amp; Keycloak is good, but no details on tenant data isolation at DB/schema level or prevention of cross-tenant data leakage.</w:t>
      </w:r>
    </w:p>
  </w:comment>
  <w:comment xmlns:w="http://schemas.openxmlformats.org/wordprocessingml/2006/main" w:initials="ke" w:author="kerlyn.manyi@ghsc.co.za" w:date="2025-08-15T07:48:26" w:id="536143083">
    <w:p xmlns:w14="http://schemas.microsoft.com/office/word/2010/wordml" xmlns:w="http://schemas.openxmlformats.org/wordprocessingml/2006/main" w:rsidR="380C47C1" w:rsidRDefault="029CFCE3" w14:paraId="5AE2B10A" w14:textId="5040E8D6">
      <w:pPr>
        <w:pStyle w:val="CommentText"/>
      </w:pPr>
      <w:r>
        <w:rPr>
          <w:rStyle w:val="CommentReference"/>
        </w:rPr>
        <w:annotationRef/>
      </w:r>
      <w:r w:rsidRPr="5ECD2CB5" w:rsidR="7FACFE67">
        <w:rPr>
          <w:b w:val="1"/>
          <w:bCs w:val="1"/>
        </w:rPr>
        <w:t>Role separation is described but not enforced in detail</w:t>
      </w:r>
      <w:r w:rsidRPr="7701E6AC" w:rsidR="2900CD44">
        <w:t xml:space="preserve"> . The document states Maker/Checker/Deployer separation but doesn’t specify:</w:t>
      </w:r>
    </w:p>
    <w:p xmlns:w14="http://schemas.microsoft.com/office/word/2010/wordml" xmlns:w="http://schemas.openxmlformats.org/wordprocessingml/2006/main" w:rsidR="736B0F9C" w:rsidRDefault="2679964E" w14:paraId="1B46DF90" w14:textId="3F6EA2D5">
      <w:pPr>
        <w:pStyle w:val="CommentText"/>
      </w:pPr>
      <w:r w:rsidRPr="4765275E" w:rsidR="1BE0701A">
        <w:t>How role enforcement happens at the service/API level (Keycloak RBAC, service-to-service token restrictions).</w:t>
      </w:r>
    </w:p>
    <w:p xmlns:w14="http://schemas.microsoft.com/office/word/2010/wordml" xmlns:w="http://schemas.openxmlformats.org/wordprocessingml/2006/main" w:rsidR="0D06B737" w:rsidRDefault="159DEE46" w14:paraId="03872FE3" w14:textId="5AD0C984">
      <w:pPr>
        <w:pStyle w:val="CommentText"/>
      </w:pPr>
      <w:r w:rsidRPr="465AA715" w:rsidR="34D9A29C">
        <w:t>Whether Makers can indirectly bypass Checkers (e.g., commit directly to Git without review).</w:t>
      </w:r>
    </w:p>
    <w:p xmlns:w14="http://schemas.microsoft.com/office/word/2010/wordml" xmlns:w="http://schemas.openxmlformats.org/wordprocessingml/2006/main" w:rsidR="1DCB68BD" w:rsidRDefault="69CB3F3E" w14:paraId="2A971CD2" w14:textId="1B1742DE">
      <w:pPr>
        <w:pStyle w:val="CommentText"/>
      </w:pPr>
      <w:r w:rsidRPr="1E167E94" w:rsidR="5DA23133">
        <w:t>Whether Deployers can modify rules before deployment.</w:t>
      </w:r>
    </w:p>
    <w:p xmlns:w14="http://schemas.microsoft.com/office/word/2010/wordml" xmlns:w="http://schemas.openxmlformats.org/wordprocessingml/2006/main" w:rsidR="242E7831" w:rsidRDefault="3377249A" w14:paraId="0FD8A504" w14:textId="5751F680">
      <w:pPr>
        <w:pStyle w:val="CommentText"/>
      </w:pPr>
      <w:r w:rsidRPr="73ADB5E7" w:rsidR="36E7B59C">
        <w:rPr>
          <w:b w:val="1"/>
          <w:bCs w:val="1"/>
        </w:rPr>
        <w:t>Recommendation</w:t>
      </w:r>
      <w:r w:rsidRPr="7E416F76" w:rsidR="7051D472">
        <w:t xml:space="preserve">: </w:t>
      </w:r>
    </w:p>
    <w:p xmlns:w14="http://schemas.microsoft.com/office/word/2010/wordml" xmlns:w="http://schemas.openxmlformats.org/wordprocessingml/2006/main" w:rsidR="3FF3FFF8" w:rsidRDefault="69F16D27" w14:paraId="2A33B72D" w14:textId="34E2A7C6">
      <w:pPr>
        <w:pStyle w:val="CommentText"/>
      </w:pPr>
      <w:r w:rsidRPr="4BC62971" w:rsidR="504E36AB">
        <w:t>Implement fine-grained API scopes per role. Enforce Maker-Checker-Deployer workflow at the backend level, not just in the UI.</w:t>
      </w:r>
    </w:p>
    <w:p xmlns:w14="http://schemas.microsoft.com/office/word/2010/wordml" xmlns:w="http://schemas.openxmlformats.org/wordprocessingml/2006/main" w:rsidR="75B125F4" w:rsidRDefault="28D299AA" w14:paraId="275739BD" w14:textId="01C4D4BA">
      <w:pPr>
        <w:pStyle w:val="CommentText"/>
      </w:pPr>
      <w:r w:rsidRPr="236DDD51" w:rsidR="5A9A029A">
        <w:t xml:space="preserve"> Require digital signatures on approved configurations to ensure they are not altered after approval.</w:t>
      </w:r>
    </w:p>
    <w:p xmlns:w14="http://schemas.microsoft.com/office/word/2010/wordml" xmlns:w="http://schemas.openxmlformats.org/wordprocessingml/2006/main" w:rsidR="457A6AAB" w:rsidRDefault="7CFDA3D5" w14:paraId="6C33A8A8" w14:textId="1C7D5D4C">
      <w:pPr>
        <w:pStyle w:val="CommentText"/>
      </w:pPr>
    </w:p>
    <w:p xmlns:w14="http://schemas.microsoft.com/office/word/2010/wordml" xmlns:w="http://schemas.openxmlformats.org/wordprocessingml/2006/main" w:rsidR="2917C476" w:rsidRDefault="0E921874" w14:paraId="1D4EE675" w14:textId="71CB00AC">
      <w:pPr>
        <w:pStyle w:val="CommentText"/>
      </w:pPr>
      <w:r w:rsidRPr="2A99B06A" w:rsidR="1CB53665">
        <w:rPr>
          <w:b w:val="1"/>
          <w:bCs w:val="1"/>
        </w:rPr>
        <w:t>No mention of privilege escalation protection</w:t>
      </w:r>
      <w:r w:rsidRPr="0D613A77" w:rsidR="2A455277">
        <w:t xml:space="preserve"> e.g., a Maker shouldn’t be able to assign themselves the Deployer role.</w:t>
      </w:r>
    </w:p>
    <w:p xmlns:w14="http://schemas.microsoft.com/office/word/2010/wordml" xmlns:w="http://schemas.openxmlformats.org/wordprocessingml/2006/main" w:rsidR="13D8EB44" w:rsidRDefault="6C361E9F" w14:paraId="5E3C3DB1" w14:textId="570FF552">
      <w:pPr>
        <w:pStyle w:val="CommentText"/>
      </w:pPr>
      <w:r w:rsidRPr="039AB989" w:rsidR="23AE88FE">
        <w:rPr>
          <w:b w:val="1"/>
          <w:bCs w:val="1"/>
        </w:rPr>
        <w:t>Recommendation</w:t>
      </w:r>
      <w:r w:rsidRPr="7B2FF2B6" w:rsidR="7DCF6A4A">
        <w:t>:</w:t>
      </w:r>
    </w:p>
    <w:p xmlns:w14="http://schemas.microsoft.com/office/word/2010/wordml" xmlns:w="http://schemas.openxmlformats.org/wordprocessingml/2006/main" w:rsidR="052521D3" w:rsidRDefault="4E9C2895" w14:paraId="12F3BD38" w14:textId="48B18C06">
      <w:pPr>
        <w:pStyle w:val="CommentText"/>
      </w:pPr>
      <w:r w:rsidRPr="2668B7C6" w:rsidR="22AA73A8">
        <w:t xml:space="preserve"> Enforce separation of duties in IAM, require MFA for Checker/Deployer roles, and log all role changes in an immutable audit trail.</w:t>
      </w:r>
    </w:p>
  </w:comment>
  <w:comment xmlns:w="http://schemas.openxmlformats.org/wordprocessingml/2006/main" w:initials="ke" w:author="kerlyn.manyi@ghsc.co.za" w:date="2025-08-15T07:53:47" w:id="635948626">
    <w:p xmlns:w14="http://schemas.microsoft.com/office/word/2010/wordml" xmlns:w="http://schemas.openxmlformats.org/wordprocessingml/2006/main" w:rsidR="041453E8" w:rsidRDefault="537E8042" w14:paraId="24DCA5E5" w14:textId="74568A46">
      <w:pPr>
        <w:pStyle w:val="CommentText"/>
      </w:pPr>
      <w:r>
        <w:rPr>
          <w:rStyle w:val="CommentReference"/>
        </w:rPr>
        <w:annotationRef/>
      </w:r>
      <w:r w:rsidRPr="0127D777" w:rsidR="577BCD79">
        <w:t>This introduces the following risks:</w:t>
      </w:r>
    </w:p>
    <w:p xmlns:w14="http://schemas.microsoft.com/office/word/2010/wordml" xmlns:w="http://schemas.openxmlformats.org/wordprocessingml/2006/main" w:rsidR="677E1F97" w:rsidRDefault="5254695C" w14:paraId="7EC86FD1" w14:textId="25704E21">
      <w:pPr>
        <w:pStyle w:val="CommentText"/>
      </w:pPr>
      <w:r w:rsidRPr="14C6EBC2" w:rsidR="029DC7A7">
        <w:t>&gt;Commit bypass of CI/CD security gates.</w:t>
      </w:r>
    </w:p>
    <w:p xmlns:w14="http://schemas.microsoft.com/office/word/2010/wordml" xmlns:w="http://schemas.openxmlformats.org/wordprocessingml/2006/main" w:rsidR="61CCF801" w:rsidRDefault="7AEEB72C" w14:paraId="1BF61043" w14:textId="38FACB48">
      <w:pPr>
        <w:pStyle w:val="CommentText"/>
      </w:pPr>
      <w:r w:rsidRPr="4DFE9A20" w:rsidR="772A413F">
        <w:t>&gt;Unauthorized rule definitions if repo access is compromised.</w:t>
      </w:r>
    </w:p>
    <w:p xmlns:w14="http://schemas.microsoft.com/office/word/2010/wordml" xmlns:w="http://schemas.openxmlformats.org/wordprocessingml/2006/main" w:rsidR="7C39D826" w:rsidRDefault="011B534A" w14:paraId="6E535135" w14:textId="783B120A">
      <w:pPr>
        <w:pStyle w:val="CommentText"/>
      </w:pPr>
      <w:r w:rsidRPr="12405813" w:rsidR="1F4639F2">
        <w:rPr>
          <w:b w:val="1"/>
          <w:bCs w:val="1"/>
        </w:rPr>
        <w:t>Recommendation</w:t>
      </w:r>
      <w:r w:rsidRPr="3F88EA65" w:rsidR="4BAE19D7">
        <w:t>:</w:t>
      </w:r>
    </w:p>
    <w:p xmlns:w14="http://schemas.microsoft.com/office/word/2010/wordml" xmlns:w="http://schemas.openxmlformats.org/wordprocessingml/2006/main" w:rsidR="349EC741" w:rsidRDefault="742D9E4E" w14:paraId="6036FC26" w14:textId="0FA52B9F">
      <w:pPr>
        <w:pStyle w:val="CommentText"/>
      </w:pPr>
      <w:r w:rsidRPr="405D8C89" w:rsidR="33585817">
        <w:t>Require signed commits (GPG signing).</w:t>
      </w:r>
    </w:p>
    <w:p xmlns:w14="http://schemas.microsoft.com/office/word/2010/wordml" xmlns:w="http://schemas.openxmlformats.org/wordprocessingml/2006/main" w:rsidR="58D1DF38" w:rsidRDefault="7ABE1075" w14:paraId="3E5D1F75" w14:textId="58F2FCF5">
      <w:pPr>
        <w:pStyle w:val="CommentText"/>
      </w:pPr>
      <w:r w:rsidRPr="7AB77983" w:rsidR="7E7AFF16">
        <w:t>Enforce branch protection rules so only Checkers can approve PRs.</w:t>
      </w:r>
    </w:p>
    <w:p xmlns:w14="http://schemas.microsoft.com/office/word/2010/wordml" xmlns:w="http://schemas.openxmlformats.org/wordprocessingml/2006/main" w:rsidR="5CFF88B1" w:rsidRDefault="02AA60F6" w14:paraId="06813FD7" w14:textId="2A266BE9">
      <w:pPr>
        <w:pStyle w:val="CommentText"/>
      </w:pPr>
      <w:r w:rsidRPr="132A1E26" w:rsidR="7EF6156A">
        <w:t>Add commit hooks to scan for unsafe SQL patterns before merge.</w:t>
      </w:r>
    </w:p>
    <w:p xmlns:w14="http://schemas.microsoft.com/office/word/2010/wordml" xmlns:w="http://schemas.openxmlformats.org/wordprocessingml/2006/main" w:rsidR="3FBEACA6" w:rsidRDefault="0F429EAA" w14:paraId="6A90CF3F" w14:textId="543D94C9">
      <w:pPr>
        <w:pStyle w:val="CommentText"/>
      </w:pPr>
    </w:p>
  </w:comment>
  <w:comment xmlns:w="http://schemas.openxmlformats.org/wordprocessingml/2006/main" w:initials="ke" w:author="kerlyn.manyi@ghsc.co.za" w:date="2025-08-15T07:54:21" w:id="854460669">
    <w:p xmlns:w14="http://schemas.microsoft.com/office/word/2010/wordml" xmlns:w="http://schemas.openxmlformats.org/wordprocessingml/2006/main" w:rsidR="2D0DD93A" w:rsidRDefault="44EB7E46" w14:paraId="5418B29C" w14:textId="358A0EB9">
      <w:pPr>
        <w:pStyle w:val="CommentText"/>
      </w:pPr>
      <w:r>
        <w:rPr>
          <w:rStyle w:val="CommentReference"/>
        </w:rPr>
        <w:annotationRef/>
      </w:r>
      <w:r w:rsidRPr="130435E0" w:rsidR="75191E64">
        <w:t>Great</w:t>
      </w:r>
    </w:p>
  </w:comment>
  <w:comment xmlns:w="http://schemas.openxmlformats.org/wordprocessingml/2006/main" w:initials="ke" w:author="kerlyn.manyi@ghsc.co.za" w:date="2025-08-15T07:55:25" w:id="1205852619">
    <w:p xmlns:w14="http://schemas.microsoft.com/office/word/2010/wordml" xmlns:w="http://schemas.openxmlformats.org/wordprocessingml/2006/main" w:rsidR="2EDD3484" w:rsidRDefault="7027DA78" w14:paraId="1CE4A79D" w14:textId="025152BA">
      <w:pPr>
        <w:pStyle w:val="CommentText"/>
      </w:pPr>
      <w:r>
        <w:rPr>
          <w:rStyle w:val="CommentReference"/>
        </w:rPr>
        <w:annotationRef/>
      </w:r>
      <w:r w:rsidRPr="024F3734" w:rsidR="50F453F5">
        <w:t xml:space="preserve"> Potential exposure if synthetic/historical data contains sensitive information.</w:t>
      </w:r>
    </w:p>
    <w:p xmlns:w14="http://schemas.microsoft.com/office/word/2010/wordml" xmlns:w="http://schemas.openxmlformats.org/wordprocessingml/2006/main" w:rsidR="3407C9FE" w:rsidRDefault="6E235A2B" w14:paraId="253CEF5E" w14:textId="3DF6A2D0">
      <w:pPr>
        <w:pStyle w:val="CommentText"/>
      </w:pPr>
      <w:r w:rsidRPr="554548F3" w:rsidR="5EB54613">
        <w:t>Ensure data masking before use in Sandbox.</w:t>
      </w:r>
    </w:p>
    <w:p xmlns:w14="http://schemas.microsoft.com/office/word/2010/wordml" xmlns:w="http://schemas.openxmlformats.org/wordprocessingml/2006/main" w:rsidR="67DDA014" w:rsidRDefault="371F3F0B" w14:paraId="28DD3EB9" w14:textId="7C116359">
      <w:pPr>
        <w:pStyle w:val="CommentText"/>
      </w:pPr>
      <w:r w:rsidRPr="016D8F12" w:rsidR="592A808E">
        <w:t>Keep Sandbox DB and Production DB in separate network segments.</w:t>
      </w:r>
    </w:p>
  </w:comment>
  <w:comment xmlns:w="http://schemas.openxmlformats.org/wordprocessingml/2006/main" w:initials="ke" w:author="kerlyn.manyi@ghsc.co.za" w:date="2025-08-15T07:56:42" w:id="485505516">
    <w:p xmlns:w14="http://schemas.microsoft.com/office/word/2010/wordml" xmlns:w="http://schemas.openxmlformats.org/wordprocessingml/2006/main" w:rsidR="627BAC64" w:rsidRDefault="1C891E23" w14:paraId="4F010CAA" w14:textId="7B360A0B">
      <w:pPr>
        <w:pStyle w:val="CommentText"/>
      </w:pPr>
      <w:r>
        <w:rPr>
          <w:rStyle w:val="CommentReference"/>
        </w:rPr>
        <w:annotationRef/>
      </w:r>
      <w:r w:rsidRPr="59E573C6" w:rsidR="420719DF">
        <w:t>Rollback Mechanism described, but no mention of:</w:t>
      </w:r>
    </w:p>
    <w:p xmlns:w14="http://schemas.microsoft.com/office/word/2010/wordml" xmlns:w="http://schemas.openxmlformats.org/wordprocessingml/2006/main" w:rsidR="4ADE2E69" w:rsidRDefault="794F792F" w14:paraId="07CED964" w14:textId="4B7B30F2">
      <w:pPr>
        <w:pStyle w:val="CommentText"/>
      </w:pPr>
      <w:r w:rsidRPr="5F432F8C" w:rsidR="6959FA9A">
        <w:t>&gt;Integrity check before rollback.</w:t>
      </w:r>
    </w:p>
    <w:p xmlns:w14="http://schemas.microsoft.com/office/word/2010/wordml" xmlns:w="http://schemas.openxmlformats.org/wordprocessingml/2006/main" w:rsidR="41842A42" w:rsidRDefault="58EFB466" w14:paraId="382B40CC" w14:textId="29CCAC61">
      <w:pPr>
        <w:pStyle w:val="CommentText"/>
      </w:pPr>
      <w:r w:rsidRPr="0E128120" w:rsidR="53F2B42D">
        <w:t>&gt;Prevention of deploying older vulnerable rules.</w:t>
      </w:r>
    </w:p>
    <w:p xmlns:w14="http://schemas.microsoft.com/office/word/2010/wordml" xmlns:w="http://schemas.openxmlformats.org/wordprocessingml/2006/main" w:rsidR="2306C680" w:rsidRDefault="4C2B87D1" w14:paraId="74A9424F" w14:textId="15BD85F5">
      <w:pPr>
        <w:pStyle w:val="CommentText"/>
      </w:pPr>
      <w:r w:rsidRPr="4A85803A" w:rsidR="03A66C6F">
        <w:rPr>
          <w:b w:val="1"/>
          <w:bCs w:val="1"/>
        </w:rPr>
        <w:t>Recommendation</w:t>
      </w:r>
      <w:r w:rsidRPr="745F9D7B" w:rsidR="50C0634E">
        <w:t>: Maintain a signed, versioned rules manifest and validate signatures before rollback.</w:t>
      </w:r>
    </w:p>
  </w:comment>
  <w:comment xmlns:w="http://schemas.openxmlformats.org/wordprocessingml/2006/main" w:initials="ke" w:author="kerlyn.manyi@ghsc.co.za" w:date="2025-08-15T08:06:15" w:id="1286581584">
    <w:p xmlns:w14="http://schemas.microsoft.com/office/word/2010/wordml" xmlns:w="http://schemas.openxmlformats.org/wordprocessingml/2006/main" w:rsidR="3A3AD639" w:rsidRDefault="188F3408" w14:paraId="3E1624FD" w14:textId="47B356CA">
      <w:pPr>
        <w:pStyle w:val="CommentText"/>
      </w:pPr>
      <w:r>
        <w:rPr>
          <w:rStyle w:val="CommentReference"/>
        </w:rPr>
        <w:annotationRef/>
      </w:r>
      <w:r w:rsidRPr="65D0E6ED" w:rsidR="25486D11">
        <w:t>Even though low-code/no-code, the risk remains:</w:t>
      </w:r>
    </w:p>
    <w:p xmlns:w14="http://schemas.microsoft.com/office/word/2010/wordml" xmlns:w="http://schemas.openxmlformats.org/wordprocessingml/2006/main" w:rsidR="32FE5FD5" w:rsidRDefault="3FEB7266" w14:paraId="67B714AA" w14:textId="7E6982E6">
      <w:pPr>
        <w:pStyle w:val="CommentText"/>
      </w:pPr>
      <w:r w:rsidRPr="59D38D49" w:rsidR="6B62FAEA">
        <w:t>SQL injection via parameter or payload values.</w:t>
      </w:r>
    </w:p>
    <w:p xmlns:w14="http://schemas.microsoft.com/office/word/2010/wordml" xmlns:w="http://schemas.openxmlformats.org/wordprocessingml/2006/main" w:rsidR="7C58C46C" w:rsidRDefault="3ADEC12B" w14:paraId="70F6FC82" w14:textId="366B47E2">
      <w:pPr>
        <w:pStyle w:val="CommentText"/>
      </w:pPr>
      <w:r w:rsidRPr="6E840660" w:rsidR="5F65894A">
        <w:t>Injection through misconfigured query templates.</w:t>
      </w:r>
    </w:p>
    <w:p xmlns:w14="http://schemas.microsoft.com/office/word/2010/wordml" xmlns:w="http://schemas.openxmlformats.org/wordprocessingml/2006/main" w:rsidR="7463161A" w:rsidRDefault="6BA67639" w14:paraId="12D1093C" w14:textId="00858E3F">
      <w:pPr>
        <w:pStyle w:val="CommentText"/>
      </w:pPr>
      <w:r w:rsidRPr="2A6478A5" w:rsidR="195E961F">
        <w:rPr>
          <w:b w:val="1"/>
          <w:bCs w:val="1"/>
        </w:rPr>
        <w:t>Recommendation</w:t>
      </w:r>
      <w:r w:rsidRPr="6A8F99B3" w:rsidR="65F9052C">
        <w:t>:</w:t>
      </w:r>
    </w:p>
    <w:p xmlns:w14="http://schemas.microsoft.com/office/word/2010/wordml" xmlns:w="http://schemas.openxmlformats.org/wordprocessingml/2006/main" w:rsidR="621F494B" w:rsidRDefault="67480451" w14:paraId="20EE694C" w14:textId="5C263BB3">
      <w:pPr>
        <w:pStyle w:val="CommentText"/>
      </w:pPr>
      <w:r w:rsidRPr="6A52F23D" w:rsidR="6F141A0B">
        <w:t>Use query builders with strict parameter binding.</w:t>
      </w:r>
    </w:p>
    <w:p xmlns:w14="http://schemas.microsoft.com/office/word/2010/wordml" xmlns:w="http://schemas.openxmlformats.org/wordprocessingml/2006/main" w:rsidR="682DF617" w:rsidRDefault="007865AF" w14:paraId="6383405D" w14:textId="55536B7A">
      <w:pPr>
        <w:pStyle w:val="CommentText"/>
      </w:pPr>
      <w:r w:rsidRPr="79C1C58F" w:rsidR="34E35C22">
        <w:t>Pre-parse queries against an allowlist of permitted SQL keywords and table names.</w:t>
      </w:r>
    </w:p>
    <w:p xmlns:w14="http://schemas.microsoft.com/office/word/2010/wordml" xmlns:w="http://schemas.openxmlformats.org/wordprocessingml/2006/main" w:rsidR="5F7E49B1" w:rsidRDefault="78E2EB62" w14:paraId="7F375846" w14:textId="3F554132">
      <w:pPr>
        <w:pStyle w:val="CommentText"/>
      </w:pPr>
      <w:r w:rsidRPr="6AA911AF" w:rsidR="36F8B512">
        <w:t>Add a security unit test step that executes a “malicious payload” to confirm blocking.</w:t>
      </w:r>
    </w:p>
    <w:p xmlns:w14="http://schemas.microsoft.com/office/word/2010/wordml" xmlns:w="http://schemas.openxmlformats.org/wordprocessingml/2006/main" w:rsidR="68B5C32A" w:rsidRDefault="0382F37F" w14:paraId="48AB15BE" w14:textId="73501430">
      <w:pPr>
        <w:pStyle w:val="CommentText"/>
      </w:pPr>
    </w:p>
  </w:comment>
  <w:comment xmlns:w="http://schemas.openxmlformats.org/wordprocessingml/2006/main" w:initials="ke" w:author="kerlyn.manyi@ghsc.co.za" w:date="2025-08-15T08:07:37" w:id="1186138896">
    <w:p xmlns:w14="http://schemas.microsoft.com/office/word/2010/wordml" xmlns:w="http://schemas.openxmlformats.org/wordprocessingml/2006/main" w:rsidR="6E2B0028" w:rsidRDefault="2099623D" w14:paraId="5A962167" w14:textId="16F346B1">
      <w:pPr>
        <w:pStyle w:val="CommentText"/>
      </w:pPr>
      <w:r>
        <w:rPr>
          <w:rStyle w:val="CommentReference"/>
        </w:rPr>
        <w:annotationRef/>
      </w:r>
      <w:r w:rsidRPr="0D74EEEA" w:rsidR="64715426">
        <w:t>Data from TCS is implicitly trusted.</w:t>
      </w:r>
    </w:p>
    <w:p xmlns:w14="http://schemas.microsoft.com/office/word/2010/wordml" xmlns:w="http://schemas.openxmlformats.org/wordprocessingml/2006/main" w:rsidR="19047B49" w:rsidRDefault="2A88E118" w14:paraId="7A3E2B7E" w14:textId="7160C085">
      <w:pPr>
        <w:pStyle w:val="CommentText"/>
      </w:pPr>
      <w:r w:rsidRPr="4384BB69" w:rsidR="0C03326F">
        <w:rPr>
          <w:b w:val="1"/>
          <w:bCs w:val="1"/>
        </w:rPr>
        <w:t>Recommendation</w:t>
      </w:r>
      <w:r w:rsidRPr="3689DEF2" w:rsidR="17FF595B">
        <w:t>: Validate against schema at ingestion, reject unexpected or malformed fields, and log anomalies.</w:t>
      </w:r>
    </w:p>
  </w:comment>
  <w:comment xmlns:w="http://schemas.openxmlformats.org/wordprocessingml/2006/main" w:initials="ke" w:author="kerlyn.manyi@ghsc.co.za" w:date="2025-08-15T08:16:48" w:id="1058451172">
    <w:p xmlns:w14="http://schemas.microsoft.com/office/word/2010/wordml" xmlns:w="http://schemas.openxmlformats.org/wordprocessingml/2006/main" w:rsidR="5F38BE4C" w:rsidRDefault="7781CBBC" w14:paraId="0EA877C5" w14:textId="3A752726">
      <w:pPr>
        <w:pStyle w:val="CommentText"/>
      </w:pPr>
      <w:r>
        <w:rPr>
          <w:rStyle w:val="CommentReference"/>
        </w:rPr>
        <w:annotationRef/>
      </w:r>
      <w:r w:rsidRPr="4BD5B2A0" w:rsidR="275BA987">
        <w:t xml:space="preserve"> If exit conditions are user-configurable, a Maker could accidentally or maliciously configure conditions that always exit before evaluation.</w:t>
      </w:r>
    </w:p>
    <w:p xmlns:w14="http://schemas.microsoft.com/office/word/2010/wordml" xmlns:w="http://schemas.openxmlformats.org/wordprocessingml/2006/main" w:rsidR="37C9AF52" w:rsidRDefault="3F293405" w14:paraId="2035D763" w14:textId="616027D3">
      <w:pPr>
        <w:pStyle w:val="CommentText"/>
      </w:pPr>
      <w:r w:rsidRPr="5FE38FFE" w:rsidR="3DD69935">
        <w:rPr>
          <w:b w:val="1"/>
          <w:bCs w:val="1"/>
        </w:rPr>
        <w:t>Recommendation</w:t>
      </w:r>
      <w:r w:rsidRPr="0CF43EDE" w:rsidR="1D519959">
        <w:t>: Require Checker validation with automated business logic sanity checks before acceptance.</w:t>
      </w:r>
    </w:p>
    <w:p xmlns:w14="http://schemas.microsoft.com/office/word/2010/wordml" xmlns:w="http://schemas.openxmlformats.org/wordprocessingml/2006/main" w:rsidR="65EFD092" w:rsidRDefault="36E3A305" w14:paraId="2FEB324A" w14:textId="43CEB121">
      <w:pPr>
        <w:pStyle w:val="CommentText"/>
      </w:pPr>
    </w:p>
  </w:comment>
  <w:comment xmlns:w="http://schemas.openxmlformats.org/wordprocessingml/2006/main" w:initials="ke" w:author="kerlyn.manyi@ghsc.co.za" w:date="2025-08-15T08:24:33" w:id="470555066">
    <w:p xmlns:w14="http://schemas.microsoft.com/office/word/2010/wordml" xmlns:w="http://schemas.openxmlformats.org/wordprocessingml/2006/main" w:rsidR="05215A81" w:rsidRDefault="1BEA4105" w14:paraId="5E4B3FCE" w14:textId="779BA0D2">
      <w:pPr>
        <w:pStyle w:val="CommentText"/>
      </w:pPr>
      <w:r>
        <w:rPr>
          <w:rStyle w:val="CommentReference"/>
        </w:rPr>
        <w:annotationRef/>
      </w:r>
      <w:r w:rsidRPr="51F0B64A" w:rsidR="6031AC5E">
        <w:t>Risk of time-based data leakage</w:t>
      </w:r>
      <w:r w:rsidRPr="69A22DB0" w:rsidR="6AD25DC6">
        <w:rPr>
          <w:b w:val="1"/>
          <w:bCs w:val="1"/>
        </w:rPr>
        <w:t>.</w:t>
      </w:r>
      <w:r w:rsidRPr="7E6498FA" w:rsidR="472033A7">
        <w:t xml:space="preserve"> Restricting queries to historical data is good, but:</w:t>
      </w:r>
    </w:p>
    <w:p xmlns:w14="http://schemas.microsoft.com/office/word/2010/wordml" xmlns:w="http://schemas.openxmlformats.org/wordprocessingml/2006/main" w:rsidR="2BE5BD6E" w:rsidRDefault="7E96EB81" w14:paraId="63DD7769" w14:textId="3F4B43D4">
      <w:pPr>
        <w:pStyle w:val="CommentText"/>
      </w:pPr>
      <w:r w:rsidRPr="45D7216F" w:rsidR="2EAA883A">
        <w:t>This rule depends on timestamp trustworthiness</w:t>
      </w:r>
      <w:r w:rsidRPr="300767B7" w:rsidR="452EF2B7">
        <w:rPr>
          <w:b w:val="1"/>
          <w:bCs w:val="1"/>
        </w:rPr>
        <w:t>.</w:t>
      </w:r>
      <w:r w:rsidRPr="0ABFDA00" w:rsidR="5DCB1324">
        <w:t xml:space="preserve"> An attacker controlling payload timestamps could manipulate query results.</w:t>
      </w:r>
    </w:p>
    <w:p xmlns:w14="http://schemas.microsoft.com/office/word/2010/wordml" xmlns:w="http://schemas.openxmlformats.org/wordprocessingml/2006/main" w:rsidR="306D9548" w:rsidRDefault="46CB2BCE" w14:paraId="1EC7C0D2" w14:textId="500C5B4D">
      <w:pPr>
        <w:pStyle w:val="CommentText"/>
      </w:pPr>
      <w:r w:rsidRPr="547831AB" w:rsidR="5DA37577">
        <w:rPr>
          <w:b w:val="1"/>
          <w:bCs w:val="1"/>
        </w:rPr>
        <w:t>Recommendation</w:t>
      </w:r>
      <w:r w:rsidRPr="72B8B5F6" w:rsidR="528568FB">
        <w:t>: Derive timestamps from server-ingested event metadata, not from payload alone.</w:t>
      </w:r>
    </w:p>
  </w:comment>
  <w:comment xmlns:w="http://schemas.openxmlformats.org/wordprocessingml/2006/main" w:initials="ke" w:author="kerlyn.manyi@ghsc.co.za" w:date="2025-08-15T08:26:03" w:id="1915379156">
    <w:p xmlns:w14="http://schemas.microsoft.com/office/word/2010/wordml" xmlns:w="http://schemas.openxmlformats.org/wordprocessingml/2006/main" w:rsidR="7A1F8D84" w:rsidRDefault="23795523" w14:paraId="1B5F818D" w14:textId="2ED98EF0">
      <w:pPr>
        <w:pStyle w:val="CommentText"/>
      </w:pPr>
      <w:r>
        <w:rPr>
          <w:rStyle w:val="CommentReference"/>
        </w:rPr>
        <w:annotationRef/>
      </w:r>
      <w:r w:rsidRPr="741FE046" w:rsidR="2960E113">
        <w:t>Business logic tampering risk . Bucketing thresholds appear to be stored in configuration and could be altered to reduce detection sensitivity.</w:t>
      </w:r>
    </w:p>
    <w:p xmlns:w14="http://schemas.microsoft.com/office/word/2010/wordml" xmlns:w="http://schemas.openxmlformats.org/wordprocessingml/2006/main" w:rsidR="447A6936" w:rsidRDefault="2AFB4B5E" w14:paraId="5431A24B" w14:textId="24A19A94">
      <w:pPr>
        <w:pStyle w:val="CommentText"/>
      </w:pPr>
      <w:r w:rsidRPr="2221F66D" w:rsidR="1402E10C">
        <w:rPr>
          <w:b w:val="1"/>
          <w:bCs w:val="1"/>
        </w:rPr>
        <w:t>Recommendation</w:t>
      </w:r>
      <w:r w:rsidRPr="7030088C" w:rsidR="7475D220">
        <w:t>: Store category definitions in an immutable config history; highlight threshold changes in audit dashboards.</w:t>
      </w:r>
    </w:p>
  </w:comment>
  <w:comment xmlns:w="http://schemas.openxmlformats.org/wordprocessingml/2006/main" w:initials="ke" w:author="kerlyn.manyi@ghsc.co.za" w:date="2025-08-15T08:34:35" w:id="1275827199">
    <w:p xmlns:w14="http://schemas.microsoft.com/office/word/2010/wordml" xmlns:w="http://schemas.openxmlformats.org/wordprocessingml/2006/main" w:rsidR="5C182141" w:rsidRDefault="4972E964" w14:paraId="35A62C42" w14:textId="0F36B435">
      <w:pPr>
        <w:pStyle w:val="CommentText"/>
      </w:pPr>
      <w:r>
        <w:rPr>
          <w:rStyle w:val="CommentReference"/>
        </w:rPr>
        <w:annotationRef/>
      </w:r>
      <w:r w:rsidRPr="5B8CCE28" w:rsidR="4EC491E9">
        <w:t xml:space="preserve"> No detail on what DB account the Rule Processor uses.</w:t>
      </w:r>
    </w:p>
    <w:p xmlns:w14="http://schemas.microsoft.com/office/word/2010/wordml" xmlns:w="http://schemas.openxmlformats.org/wordprocessingml/2006/main" w:rsidR="07C4AB67" w:rsidRDefault="4F81106C" w14:paraId="61EF9207" w14:textId="7807B360">
      <w:pPr>
        <w:pStyle w:val="CommentText"/>
      </w:pPr>
      <w:r w:rsidRPr="017DDEA5" w:rsidR="7B330FEA">
        <w:t xml:space="preserve"> Use separate DB accounts per environment with least privilege (read-only, limited schema access).</w:t>
      </w:r>
    </w:p>
  </w:comment>
  <w:comment xmlns:w="http://schemas.openxmlformats.org/wordprocessingml/2006/main" w:initials="ke" w:author="kerlyn.manyi@ghsc.co.za" w:date="2025-08-15T08:35:54" w:id="1326787907">
    <w:p xmlns:w14="http://schemas.microsoft.com/office/word/2010/wordml" xmlns:w="http://schemas.openxmlformats.org/wordprocessingml/2006/main" w:rsidR="4A344054" w:rsidRDefault="0F01556E" w14:paraId="6CC9C84D" w14:textId="1723C1A4">
      <w:pPr>
        <w:pStyle w:val="CommentText"/>
      </w:pPr>
      <w:r>
        <w:rPr>
          <w:rStyle w:val="CommentReference"/>
        </w:rPr>
        <w:annotationRef/>
      </w:r>
      <w:r w:rsidRPr="1E7A3B5B" w:rsidR="54CD7ECF">
        <w:t>No mention of how error messages are sanitized before being shown to users.</w:t>
      </w:r>
    </w:p>
    <w:p xmlns:w14="http://schemas.microsoft.com/office/word/2010/wordml" xmlns:w="http://schemas.openxmlformats.org/wordprocessingml/2006/main" w:rsidR="7F61C9FF" w:rsidRDefault="09FBF404" w14:paraId="2D75B4F8" w14:textId="60740A2E">
      <w:pPr>
        <w:pStyle w:val="CommentText"/>
      </w:pPr>
      <w:r w:rsidRPr="0177D3B9" w:rsidR="0968243F">
        <w:t>Ensure error responses do not leak query strings, table names, or DB structure.</w:t>
      </w:r>
    </w:p>
  </w:comment>
  <w:comment xmlns:w="http://schemas.openxmlformats.org/wordprocessingml/2006/main" w:initials="ke" w:author="kerlyn.manyi@ghsc.co.za" w:date="2025-08-15T09:15:09" w:id="201804583">
    <w:p xmlns:w14="http://schemas.microsoft.com/office/word/2010/wordml" xmlns:w="http://schemas.openxmlformats.org/wordprocessingml/2006/main" w:rsidR="1EA12ABA" w:rsidRDefault="6025946D" w14:paraId="225F0168" w14:textId="1558EBD8">
      <w:pPr>
        <w:pStyle w:val="CommentText"/>
      </w:pPr>
      <w:r>
        <w:rPr>
          <w:rStyle w:val="CommentReference"/>
        </w:rPr>
        <w:annotationRef/>
      </w:r>
      <w:r w:rsidRPr="6562F00A" w:rsidR="74CEAB81">
        <w:t>Dynamic parameter insertion is a direct SQL injection risk if payload or configuration values are inserted into the query string without strict parameter binding.</w:t>
      </w:r>
    </w:p>
    <w:p xmlns:w14="http://schemas.microsoft.com/office/word/2010/wordml" xmlns:w="http://schemas.openxmlformats.org/wordprocessingml/2006/main" w:rsidR="7FF829DF" w:rsidRDefault="287A49D3" w14:paraId="381E0662" w14:textId="14EAFE87">
      <w:pPr>
        <w:pStyle w:val="CommentText"/>
      </w:pPr>
      <w:r w:rsidRPr="625E48D3" w:rsidR="511BB04C">
        <w:t xml:space="preserve"> </w:t>
      </w:r>
      <w:r w:rsidRPr="50F099C7" w:rsidR="693830D1">
        <w:rPr>
          <w:b w:val="1"/>
          <w:bCs w:val="1"/>
        </w:rPr>
        <w:t>Recommendation</w:t>
      </w:r>
      <w:r w:rsidRPr="71426891" w:rsidR="79E225C3">
        <w:t>:</w:t>
      </w:r>
    </w:p>
    <w:p xmlns:w14="http://schemas.microsoft.com/office/word/2010/wordml" xmlns:w="http://schemas.openxmlformats.org/wordprocessingml/2006/main" w:rsidR="423C6335" w:rsidRDefault="34A7957B" w14:paraId="6CCF6CA8" w14:textId="7A620B19">
      <w:pPr>
        <w:pStyle w:val="CommentText"/>
      </w:pPr>
      <w:r w:rsidRPr="5D47136C" w:rsidR="65E02558">
        <w:t>Use prepared statements with positional parameters.</w:t>
      </w:r>
    </w:p>
    <w:p xmlns:w14="http://schemas.microsoft.com/office/word/2010/wordml" xmlns:w="http://schemas.openxmlformats.org/wordprocessingml/2006/main" w:rsidR="2FFB5F90" w:rsidRDefault="448ADD1F" w14:paraId="237E1C72" w14:textId="107709F6">
      <w:pPr>
        <w:pStyle w:val="CommentText"/>
      </w:pPr>
      <w:r w:rsidRPr="72340294" w:rsidR="685DB3C0">
        <w:t>Whitelist table and column names, never accept them from user input.</w:t>
      </w:r>
    </w:p>
    <w:p xmlns:w14="http://schemas.microsoft.com/office/word/2010/wordml" xmlns:w="http://schemas.openxmlformats.org/wordprocessingml/2006/main" w:rsidR="2180424E" w:rsidRDefault="7D913D3E" w14:paraId="51DBAFD8" w14:textId="5C028700">
      <w:pPr>
        <w:pStyle w:val="CommentText"/>
      </w:pPr>
      <w:r w:rsidRPr="19B1B24D" w:rsidR="7B101BE5">
        <w:t>Add an AST-based SQL parser to reject dangerous constructs (; DROP TABLE, UNION SELECT, COPY TO, etc.).</w:t>
      </w:r>
    </w:p>
  </w:comment>
  <w:comment xmlns:w="http://schemas.openxmlformats.org/wordprocessingml/2006/main" w:initials="ke" w:author="kerlyn.manyi@ghsc.co.za" w:date="2025-08-15T09:23:10" w:id="1880078873">
    <w:p xmlns:w14="http://schemas.microsoft.com/office/word/2010/wordml" xmlns:w="http://schemas.openxmlformats.org/wordprocessingml/2006/main" w:rsidR="2CFFF547" w:rsidRDefault="29F2F970" w14:paraId="264C20D5" w14:textId="4AD571A0">
      <w:pPr>
        <w:pStyle w:val="CommentText"/>
      </w:pPr>
      <w:r>
        <w:rPr>
          <w:rStyle w:val="CommentReference"/>
        </w:rPr>
        <w:annotationRef/>
      </w:r>
      <w:r w:rsidRPr="74565FF6" w:rsidR="3872753E">
        <w:t>Syntax validation alone does not guarantee security. Malicious queries can be syntactically valid.</w:t>
      </w:r>
    </w:p>
    <w:p xmlns:w14="http://schemas.microsoft.com/office/word/2010/wordml" xmlns:w="http://schemas.openxmlformats.org/wordprocessingml/2006/main" w:rsidR="0C4A700C" w:rsidRDefault="558B2737" w14:paraId="5325ADFE" w14:textId="348ED1DB">
      <w:pPr>
        <w:pStyle w:val="CommentText"/>
      </w:pPr>
      <w:r w:rsidRPr="42D91A4A" w:rsidR="002D6E11">
        <w:t xml:space="preserve"> </w:t>
      </w:r>
      <w:r w:rsidRPr="6177DC47" w:rsidR="453F0949">
        <w:rPr>
          <w:b w:val="1"/>
          <w:bCs w:val="1"/>
        </w:rPr>
        <w:t>Recommendation</w:t>
      </w:r>
      <w:r w:rsidRPr="16B78A66" w:rsidR="60D4C666">
        <w:t>: Add semantic validation</w:t>
      </w:r>
      <w:r w:rsidRPr="36C5E481" w:rsidR="279332E3">
        <w:rPr>
          <w:b w:val="1"/>
          <w:bCs w:val="1"/>
        </w:rPr>
        <w:t>,</w:t>
      </w:r>
      <w:r w:rsidRPr="1278A007" w:rsidR="5C773CD3">
        <w:t xml:space="preserve"> check that queries only reference allowed tables/columns and do not contain subqueries that can be abused for data exfiltration.</w:t>
      </w:r>
    </w:p>
  </w:comment>
  <w:comment xmlns:w="http://schemas.openxmlformats.org/wordprocessingml/2006/main" w:initials="ke" w:author="kerlyn.manyi@ghsc.co.za" w:date="2025-08-15T09:29:47" w:id="752502927">
    <w:p xmlns:w14="http://schemas.microsoft.com/office/word/2010/wordml" xmlns:w="http://schemas.openxmlformats.org/wordprocessingml/2006/main" w:rsidR="2AE19DF7" w:rsidRDefault="7B0FD819" w14:paraId="2AA34D26" w14:textId="56474F0F">
      <w:pPr>
        <w:pStyle w:val="CommentText"/>
      </w:pPr>
      <w:r>
        <w:rPr>
          <w:rStyle w:val="CommentReference"/>
        </w:rPr>
        <w:annotationRef/>
      </w:r>
      <w:r w:rsidRPr="653AB9F4" w:rsidR="5D267BD6">
        <w:t>Risk of stale or compromised templates being reused to leak data.</w:t>
      </w:r>
    </w:p>
    <w:p xmlns:w14="http://schemas.microsoft.com/office/word/2010/wordml" xmlns:w="http://schemas.openxmlformats.org/wordprocessingml/2006/main" w:rsidR="2EEA959C" w:rsidRDefault="42523385" w14:paraId="52E8D867" w14:textId="3BFD3FAF">
      <w:pPr>
        <w:pStyle w:val="CommentText"/>
      </w:pPr>
      <w:r w:rsidRPr="39AA488A" w:rsidR="7A96A02B">
        <w:t xml:space="preserve"> </w:t>
      </w:r>
      <w:r w:rsidRPr="6552214D" w:rsidR="7F6D15C1">
        <w:rPr>
          <w:b w:val="1"/>
          <w:bCs w:val="1"/>
        </w:rPr>
        <w:t>Recommendation</w:t>
      </w:r>
      <w:r w:rsidRPr="21AE4B77" w:rsidR="21750700">
        <w:t>: Store template hashes and require revalidation before reuse; maintain an immutable version history.</w:t>
      </w:r>
    </w:p>
  </w:comment>
  <w:comment xmlns:w="http://schemas.openxmlformats.org/wordprocessingml/2006/main" w:initials="ke" w:author="kerlyn.manyi@ghsc.co.za" w:date="2025-08-15T09:52:20" w:id="1150197865">
    <w:p xmlns:w14="http://schemas.microsoft.com/office/word/2010/wordml" xmlns:w="http://schemas.openxmlformats.org/wordprocessingml/2006/main" w:rsidR="0EC223B7" w:rsidRDefault="641A0DDC" w14:paraId="58E32697" w14:textId="24D5E09C">
      <w:pPr>
        <w:pStyle w:val="CommentText"/>
      </w:pPr>
      <w:r>
        <w:rPr>
          <w:rStyle w:val="CommentReference"/>
        </w:rPr>
        <w:annotationRef/>
      </w:r>
      <w:r w:rsidRPr="4CDF0088" w:rsidR="4FECE5B8">
        <w:t xml:space="preserve">Note that If multiple tenants share DB connections in a pool without context reset, there is a risk of </w:t>
      </w:r>
      <w:r w:rsidRPr="2484AA50" w:rsidR="7881F927">
        <w:rPr>
          <w:b w:val="1"/>
          <w:bCs w:val="1"/>
        </w:rPr>
        <w:t xml:space="preserve">data bleed </w:t>
      </w:r>
      <w:r w:rsidRPr="3B85B2CF" w:rsidR="31BE89E6">
        <w:t>between tenants.We recommend to use separate connection pools per tenant or explicitly reset session variables (e.g., SET ROLE, SET search_path) before executing each query.</w:t>
      </w:r>
    </w:p>
  </w:comment>
  <w:comment xmlns:w="http://schemas.openxmlformats.org/wordprocessingml/2006/main" w:initials="ke" w:author="kerlyn.manyi@ghsc.co.za" w:date="2025-08-15T09:53:01" w:id="1147737033">
    <w:p xmlns:w14="http://schemas.microsoft.com/office/word/2010/wordml" xmlns:w="http://schemas.openxmlformats.org/wordprocessingml/2006/main" w:rsidR="1A39105F" w:rsidRDefault="1ED1AA7B" w14:paraId="2BF6D1A7" w14:textId="3006216A">
      <w:pPr>
        <w:pStyle w:val="CommentText"/>
      </w:pPr>
      <w:r>
        <w:rPr>
          <w:rStyle w:val="CommentReference"/>
        </w:rPr>
        <w:annotationRef/>
      </w:r>
      <w:r w:rsidRPr="70F811B9" w:rsidR="085255A8">
        <w:t>No mention of circuit breaker patterns. A malicious rule could repeatedly trigger long-running queries, exhausting DB resources.</w:t>
      </w:r>
    </w:p>
    <w:p xmlns:w14="http://schemas.microsoft.com/office/word/2010/wordml" xmlns:w="http://schemas.openxmlformats.org/wordprocessingml/2006/main" w:rsidR="49A621C1" w:rsidRDefault="0E4417D2" w14:paraId="2B7CB3D1" w14:textId="2A7E9ADB">
      <w:pPr>
        <w:pStyle w:val="CommentText"/>
      </w:pPr>
      <w:r w:rsidRPr="4646A927" w:rsidR="7E66D0B3">
        <w:rPr>
          <w:b w:val="1"/>
          <w:bCs w:val="1"/>
        </w:rPr>
        <w:t>Recommendation</w:t>
      </w:r>
      <w:r w:rsidRPr="40DDF1F2" w:rsidR="279E2832">
        <w:t>: Enforce per-query execution timeouts and max row limits; use statement-level resource quotas.</w:t>
      </w:r>
    </w:p>
  </w:comment>
  <w:comment xmlns:w="http://schemas.openxmlformats.org/wordprocessingml/2006/main" w:initials="ke" w:author="kerlyn.manyi@ghsc.co.za" w:date="2025-08-15T09:53:40" w:id="196127462">
    <w:p xmlns:w14="http://schemas.microsoft.com/office/word/2010/wordml" xmlns:w="http://schemas.openxmlformats.org/wordprocessingml/2006/main" w:rsidR="4BE9A19C" w:rsidRDefault="16617CE2" w14:paraId="1072C0F5" w14:textId="3B00BCCD">
      <w:pPr>
        <w:pStyle w:val="CommentText"/>
      </w:pPr>
      <w:r>
        <w:rPr>
          <w:rStyle w:val="CommentReference"/>
        </w:rPr>
        <w:annotationRef/>
      </w:r>
      <w:r w:rsidRPr="1CD06DFF" w:rsidR="768E21AC">
        <w:t>If database errors are propagated verbatim, they could reveal schema details or sensitive data.</w:t>
      </w:r>
    </w:p>
    <w:p xmlns:w14="http://schemas.microsoft.com/office/word/2010/wordml" xmlns:w="http://schemas.openxmlformats.org/wordprocessingml/2006/main" w:rsidR="596E1903" w:rsidRDefault="315C322B" w14:paraId="3C37DBD1" w14:textId="3AB99AA5">
      <w:pPr>
        <w:pStyle w:val="CommentText"/>
      </w:pPr>
      <w:r w:rsidRPr="4D66A87B" w:rsidR="69B13D3F">
        <w:t>Always Sanitize errors before returning to users; log the raw error internally.</w:t>
      </w:r>
    </w:p>
  </w:comment>
  <w:comment xmlns:w="http://schemas.openxmlformats.org/wordprocessingml/2006/main" w:initials="ke" w:author="kerlyn.manyi@ghsc.co.za" w:date="2025-08-15T10:04:20" w:id="1491375210">
    <w:p xmlns:w14="http://schemas.microsoft.com/office/word/2010/wordml" xmlns:w="http://schemas.openxmlformats.org/wordprocessingml/2006/main" w:rsidR="4154355B" w:rsidRDefault="16CE9C2C" w14:paraId="7A1D0A2E" w14:textId="6DA93F74">
      <w:pPr>
        <w:pStyle w:val="CommentText"/>
      </w:pPr>
      <w:r>
        <w:rPr>
          <w:rStyle w:val="CommentReference"/>
        </w:rPr>
        <w:annotationRef/>
      </w:r>
      <w:r w:rsidRPr="17E0D7EE" w:rsidR="7AD512BD">
        <w:t xml:space="preserve"> If custom logic is stored and executed dynamically (e.g., user-supplied JS in Node), that’s a remote code execution (RCE) vector.</w:t>
      </w:r>
    </w:p>
    <w:p xmlns:w14="http://schemas.microsoft.com/office/word/2010/wordml" xmlns:w="http://schemas.openxmlformats.org/wordprocessingml/2006/main" w:rsidR="2D46C114" w:rsidRDefault="42A756FB" w14:paraId="33811174" w14:textId="044771D8">
      <w:pPr>
        <w:pStyle w:val="CommentText"/>
      </w:pPr>
      <w:r w:rsidRPr="5ADAA1EC" w:rsidR="65C63CA5">
        <w:t xml:space="preserve"> Only allow pre-vetted, sandboxed functions; never eval or dynamically require user-provided code.</w:t>
      </w:r>
    </w:p>
  </w:comment>
  <w:comment xmlns:w="http://schemas.openxmlformats.org/wordprocessingml/2006/main" w:initials="ke" w:author="kerlyn.manyi@ghsc.co.za" w:date="2025-08-15T10:07:05" w:id="788838694">
    <w:p xmlns:w14="http://schemas.microsoft.com/office/word/2010/wordml" xmlns:w="http://schemas.openxmlformats.org/wordprocessingml/2006/main" w:rsidR="53491701" w:rsidRDefault="60CB18C5" w14:paraId="331E166C" w14:textId="473793E9">
      <w:pPr>
        <w:pStyle w:val="CommentText"/>
      </w:pPr>
      <w:r>
        <w:rPr>
          <w:rStyle w:val="CommentReference"/>
        </w:rPr>
        <w:annotationRef/>
      </w:r>
      <w:r w:rsidRPr="34423EC5" w:rsidR="3175FCBB">
        <w:t>You mention using historical data from the Data Lakehouse but do not state if it’s anonymized or masked. This could lead to privacy violations in testing.</w:t>
      </w:r>
    </w:p>
    <w:p xmlns:w14="http://schemas.microsoft.com/office/word/2010/wordml" xmlns:w="http://schemas.openxmlformats.org/wordprocessingml/2006/main" w:rsidR="3520CD1F" w:rsidRDefault="2467F56A" w14:paraId="580D48F3" w14:textId="169E6610">
      <w:pPr>
        <w:pStyle w:val="CommentText"/>
      </w:pPr>
      <w:r w:rsidRPr="439918B0" w:rsidR="66E3B9C4">
        <w:t xml:space="preserve"> </w:t>
      </w:r>
      <w:r w:rsidRPr="7E2491B6" w:rsidR="1D58E70C">
        <w:rPr>
          <w:b w:val="1"/>
          <w:bCs w:val="1"/>
        </w:rPr>
        <w:t>Recommendation</w:t>
      </w:r>
      <w:r w:rsidRPr="317EFBA4" w:rsidR="1E7048B2">
        <w:t>: Apply irreversible masking/tokenization for any PII in non-production environments.</w:t>
      </w:r>
    </w:p>
  </w:comment>
  <w:comment xmlns:w="http://schemas.openxmlformats.org/wordprocessingml/2006/main" w:initials="ke" w:author="kerlyn.manyi@ghsc.co.za" w:date="2025-08-15T10:08:00" w:id="609623888">
    <w:p xmlns:w14="http://schemas.microsoft.com/office/word/2010/wordml" xmlns:w="http://schemas.openxmlformats.org/wordprocessingml/2006/main" w:rsidR="36824D50" w:rsidRDefault="62EAB884" w14:paraId="73A36C17" w14:textId="1A44D49D">
      <w:pPr>
        <w:pStyle w:val="CommentText"/>
      </w:pPr>
      <w:r>
        <w:rPr>
          <w:rStyle w:val="CommentReference"/>
        </w:rPr>
        <w:annotationRef/>
      </w:r>
      <w:r w:rsidRPr="2B67594D" w:rsidR="53064BCB">
        <w:t>No guarantee Sandbox is network-isolated from production.</w:t>
      </w:r>
    </w:p>
    <w:p xmlns:w14="http://schemas.microsoft.com/office/word/2010/wordml" xmlns:w="http://schemas.openxmlformats.org/wordprocessingml/2006/main" w:rsidR="7B1085A2" w:rsidRDefault="221CCE1D" w14:paraId="1DE54D54" w14:textId="78C98943">
      <w:pPr>
        <w:pStyle w:val="CommentText"/>
      </w:pPr>
      <w:r w:rsidRPr="7A1702AD" w:rsidR="22E40186">
        <w:t xml:space="preserve"> </w:t>
      </w:r>
      <w:r w:rsidRPr="1C37B38A" w:rsidR="592438D0">
        <w:rPr>
          <w:b w:val="1"/>
          <w:bCs w:val="1"/>
        </w:rPr>
        <w:t>Recommendation</w:t>
      </w:r>
      <w:r w:rsidRPr="24B251C3" w:rsidR="0837E3EC">
        <w:t>: Place Sandbox in a separate VPC/subnet with no direct route to production data stores.</w:t>
      </w:r>
    </w:p>
  </w:comment>
  <w:comment xmlns:w="http://schemas.openxmlformats.org/wordprocessingml/2006/main" w:initials="ke" w:author="kerlyn.manyi@ghsc.co.za" w:date="2025-08-15T10:10:18" w:id="1625968182">
    <w:p xmlns:w14="http://schemas.microsoft.com/office/word/2010/wordml" xmlns:w="http://schemas.openxmlformats.org/wordprocessingml/2006/main" w:rsidR="4203FA90" w:rsidRDefault="161E1C9C" w14:paraId="13D4CB8D" w14:textId="059A89A4">
      <w:pPr>
        <w:pStyle w:val="CommentText"/>
      </w:pPr>
      <w:r>
        <w:rPr>
          <w:rStyle w:val="CommentReference"/>
        </w:rPr>
        <w:annotationRef/>
      </w:r>
      <w:r w:rsidRPr="1DDF0AB9" w:rsidR="481FCDE1">
        <w:t xml:space="preserve"> Storing drafts outside version control increases the risk of bypassing review processes.</w:t>
      </w:r>
    </w:p>
    <w:p xmlns:w14="http://schemas.microsoft.com/office/word/2010/wordml" xmlns:w="http://schemas.openxmlformats.org/wordprocessingml/2006/main" w:rsidR="55A85D54" w:rsidRDefault="01E23E21" w14:paraId="25475043" w14:textId="35F70AC4">
      <w:pPr>
        <w:pStyle w:val="CommentText"/>
      </w:pPr>
      <w:r w:rsidRPr="6F96F350" w:rsidR="7E1A0C28">
        <w:t>Even drafts should be auditable; log all changes and authorship events in the config DB.</w:t>
      </w:r>
    </w:p>
  </w:comment>
  <w:comment xmlns:w="http://schemas.openxmlformats.org/wordprocessingml/2006/main" w:initials="ke" w:author="kerlyn.manyi@ghsc.co.za" w:date="2025-08-15T10:12:27" w:id="801271831">
    <w:p xmlns:w14="http://schemas.microsoft.com/office/word/2010/wordml" xmlns:w="http://schemas.openxmlformats.org/wordprocessingml/2006/main" w:rsidR="5A6EEA73" w:rsidRDefault="2A6E533C" w14:paraId="498E5320" w14:textId="2E55EDBD">
      <w:pPr>
        <w:pStyle w:val="CommentText"/>
      </w:pPr>
      <w:r>
        <w:rPr>
          <w:rStyle w:val="CommentReference"/>
        </w:rPr>
        <w:annotationRef/>
      </w:r>
      <w:r w:rsidRPr="27CA2D94" w:rsidR="7E07C671">
        <w:t>If PR creation is automated, an attacker with Maker access might bypass peer review if pipeline permissions aren’t correctly locked down.</w:t>
      </w:r>
    </w:p>
    <w:p xmlns:w14="http://schemas.microsoft.com/office/word/2010/wordml" xmlns:w="http://schemas.openxmlformats.org/wordprocessingml/2006/main" w:rsidR="7EA7CAC2" w:rsidRDefault="54963222" w14:paraId="4B5377E2" w14:textId="18BA4B65">
      <w:pPr>
        <w:pStyle w:val="CommentText"/>
      </w:pPr>
      <w:r w:rsidRPr="4C8A0171" w:rsidR="28EA2195">
        <w:t xml:space="preserve"> </w:t>
      </w:r>
      <w:r w:rsidRPr="332F81AF" w:rsidR="53DDCDB5">
        <w:rPr>
          <w:b w:val="1"/>
          <w:bCs w:val="1"/>
        </w:rPr>
        <w:t>Recommendation</w:t>
      </w:r>
      <w:r w:rsidRPr="35764683" w:rsidR="0EF3C1D1">
        <w:t>:</w:t>
      </w:r>
    </w:p>
    <w:p xmlns:w14="http://schemas.microsoft.com/office/word/2010/wordml" xmlns:w="http://schemas.openxmlformats.org/wordprocessingml/2006/main" w:rsidR="0D6D4075" w:rsidRDefault="1D902505" w14:paraId="2A7FCE8D" w14:textId="5B4D8497">
      <w:pPr>
        <w:pStyle w:val="CommentText"/>
      </w:pPr>
      <w:r w:rsidRPr="595DB67E" w:rsidR="3560B6E9">
        <w:t>Enforce branch protection rules (no merges without Checker approval).</w:t>
      </w:r>
    </w:p>
    <w:p xmlns:w14="http://schemas.microsoft.com/office/word/2010/wordml" xmlns:w="http://schemas.openxmlformats.org/wordprocessingml/2006/main" w:rsidR="1835E3FD" w:rsidRDefault="10F46227" w14:paraId="76FC907B" w14:textId="620900D5">
      <w:pPr>
        <w:pStyle w:val="CommentText"/>
      </w:pPr>
      <w:r w:rsidRPr="3E781FD1" w:rsidR="755B6720">
        <w:t>Require signed commits (GPG or SSH).</w:t>
      </w:r>
    </w:p>
    <w:p xmlns:w14="http://schemas.microsoft.com/office/word/2010/wordml" xmlns:w="http://schemas.openxmlformats.org/wordprocessingml/2006/main" w:rsidR="3519566B" w:rsidRDefault="554635C8" w14:paraId="6113CA83" w14:textId="27F24590">
      <w:pPr>
        <w:pStyle w:val="CommentText"/>
      </w:pPr>
      <w:r w:rsidRPr="647B923C" w:rsidR="552958A7">
        <w:t>Add mandatory security linting in the CI step before PR creation.</w:t>
      </w:r>
    </w:p>
  </w:comment>
  <w:comment xmlns:w="http://schemas.openxmlformats.org/wordprocessingml/2006/main" w:initials="ke" w:author="kerlyn.manyi@ghsc.co.za" w:date="2025-08-15T10:21:59" w:id="1825283939">
    <w:p xmlns:w14="http://schemas.microsoft.com/office/word/2010/wordml" xmlns:w="http://schemas.openxmlformats.org/wordprocessingml/2006/main" w:rsidR="482FE9F2" w:rsidRDefault="52572DE2" w14:paraId="628E01A1" w14:textId="515F3796">
      <w:pPr>
        <w:pStyle w:val="CommentText"/>
      </w:pPr>
      <w:r>
        <w:rPr>
          <w:rStyle w:val="CommentReference"/>
        </w:rPr>
        <w:annotationRef/>
      </w:r>
      <w:r w:rsidRPr="727733F3" w:rsidR="40314CCC">
        <w:t xml:space="preserve"> Mentioned as a design principle, but risk exists if it’s applied only in app logic rather than at the DB level.</w:t>
      </w:r>
    </w:p>
    <w:p xmlns:w14="http://schemas.microsoft.com/office/word/2010/wordml" xmlns:w="http://schemas.openxmlformats.org/wordprocessingml/2006/main" w:rsidR="73A6C97F" w:rsidRDefault="0371287C" w14:paraId="546610CF" w14:textId="6948C233">
      <w:pPr>
        <w:pStyle w:val="CommentText"/>
      </w:pPr>
      <w:r w:rsidRPr="469845C0" w:rsidR="3F558E51">
        <w:t xml:space="preserve"> </w:t>
      </w:r>
      <w:r w:rsidRPr="1B0087C6" w:rsidR="3E5B2234">
        <w:rPr>
          <w:b w:val="1"/>
          <w:bCs w:val="1"/>
        </w:rPr>
        <w:t>Recommendation</w:t>
      </w:r>
      <w:r w:rsidRPr="71D6CEA9" w:rsidR="4F1AE301">
        <w:t>: Use PostgreSQL Row-Level Security (RLS) with tenant_id enforcement in database policy, so even compromised queries can’t cross tenant boundaries.</w:t>
      </w:r>
    </w:p>
  </w:comment>
  <w:comment xmlns:w="http://schemas.openxmlformats.org/wordprocessingml/2006/main" w:initials="ke" w:author="kerlyn.manyi@ghsc.co.za" w:date="2025-08-15T10:23:06" w:id="165278952">
    <w:p xmlns:w14="http://schemas.microsoft.com/office/word/2010/wordml" xmlns:w="http://schemas.openxmlformats.org/wordprocessingml/2006/main" w:rsidR="1FD61941" w:rsidRDefault="20234533" w14:paraId="1F69BAD5" w14:textId="42A5C3FB">
      <w:pPr>
        <w:pStyle w:val="CommentText"/>
      </w:pPr>
      <w:r>
        <w:rPr>
          <w:rStyle w:val="CommentReference"/>
        </w:rPr>
        <w:annotationRef/>
      </w:r>
      <w:r w:rsidRPr="5324806B" w:rsidR="266E9ABE">
        <w:t>If messaging queues are "logically" partitioned, there is a risk of cross-tenant message injection.</w:t>
      </w:r>
    </w:p>
    <w:p xmlns:w14="http://schemas.microsoft.com/office/word/2010/wordml" xmlns:w="http://schemas.openxmlformats.org/wordprocessingml/2006/main" w:rsidR="2BDE82F3" w:rsidRDefault="77FB64CA" w14:paraId="2BB109DF" w14:textId="5D1E1202">
      <w:pPr>
        <w:pStyle w:val="CommentText"/>
      </w:pPr>
      <w:r w:rsidRPr="368AE065" w:rsidR="472605F1">
        <w:rPr>
          <w:b w:val="1"/>
          <w:bCs w:val="1"/>
        </w:rPr>
        <w:t>Recommendation</w:t>
      </w:r>
      <w:r w:rsidRPr="37D3608D" w:rsidR="2511F1AC">
        <w:t>: Apply topic-level ACLs with tenant-specific credentials; encrypt payloads with tenant-specific keys.</w:t>
      </w:r>
    </w:p>
  </w:comment>
  <w:comment xmlns:w="http://schemas.openxmlformats.org/wordprocessingml/2006/main" w:initials="ke" w:author="kerlyn.manyi@ghsc.co.za" w:date="2025-08-15T10:34:27" w:id="583005660">
    <w:p xmlns:w14="http://schemas.microsoft.com/office/word/2010/wordml" xmlns:w="http://schemas.openxmlformats.org/wordprocessingml/2006/main" w:rsidR="6A60543A" w:rsidRDefault="658FCF98" w14:paraId="12F5F814" w14:textId="05CCAE15">
      <w:pPr>
        <w:pStyle w:val="CommentText"/>
      </w:pPr>
      <w:r>
        <w:rPr>
          <w:rStyle w:val="CommentReference"/>
        </w:rPr>
        <w:annotationRef/>
      </w:r>
      <w:r w:rsidRPr="20383CD0" w:rsidR="3B64305A">
        <w:t>Realm based structure and environmental isolation is good, but no mention of admin impersonation prevention or audit logging of access changes.</w:t>
      </w:r>
    </w:p>
    <w:p xmlns:w14="http://schemas.microsoft.com/office/word/2010/wordml" xmlns:w="http://schemas.openxmlformats.org/wordprocessingml/2006/main" w:rsidR="35E8506E" w:rsidRDefault="0B5BEBB7" w14:paraId="087BA983" w14:textId="4DE261E7">
      <w:pPr>
        <w:pStyle w:val="CommentText"/>
      </w:pPr>
      <w:r w:rsidRPr="79A86C2C" w:rsidR="78D46709">
        <w:t xml:space="preserve"> </w:t>
      </w:r>
      <w:r w:rsidRPr="7C79BCFA" w:rsidR="7468ACE1">
        <w:rPr>
          <w:b w:val="1"/>
          <w:bCs w:val="1"/>
        </w:rPr>
        <w:t>Recommendation</w:t>
      </w:r>
      <w:r w:rsidRPr="11148032" w:rsidR="5847D57A">
        <w:t>:</w:t>
      </w:r>
    </w:p>
    <w:p xmlns:w14="http://schemas.microsoft.com/office/word/2010/wordml" xmlns:w="http://schemas.openxmlformats.org/wordprocessingml/2006/main" w:rsidR="3A83151D" w:rsidRDefault="752EE3AF" w14:paraId="41C223E5" w14:textId="3F8B83E0">
      <w:pPr>
        <w:pStyle w:val="CommentText"/>
      </w:pPr>
      <w:r w:rsidRPr="502F1050" w:rsidR="637474FD">
        <w:t>Enable Keycloak’s Admin Event Logging and store logs immutably.</w:t>
      </w:r>
    </w:p>
    <w:p xmlns:w14="http://schemas.microsoft.com/office/word/2010/wordml" xmlns:w="http://schemas.openxmlformats.org/wordprocessingml/2006/main" w:rsidR="519BFA3C" w:rsidRDefault="2BE312E1" w14:paraId="37A693D5" w14:textId="128083D2">
      <w:pPr>
        <w:pStyle w:val="CommentText"/>
      </w:pPr>
      <w:r w:rsidRPr="3CE5C474" w:rsidR="679C56CA">
        <w:t>Require MFA for all role assignment actions.</w:t>
      </w:r>
    </w:p>
  </w:comment>
  <w:comment xmlns:w="http://schemas.openxmlformats.org/wordprocessingml/2006/main" w:initials="ke" w:author="kerlyn.manyi@ghsc.co.za" w:date="2025-08-15T10:37:26" w:id="310986904">
    <w:p xmlns:w14="http://schemas.microsoft.com/office/word/2010/wordml" xmlns:w="http://schemas.openxmlformats.org/wordprocessingml/2006/main" w:rsidR="26AD5B10" w:rsidRDefault="6FE68EDD" w14:paraId="4E840A9D" w14:textId="49630400">
      <w:pPr>
        <w:pStyle w:val="CommentText"/>
      </w:pPr>
      <w:r>
        <w:rPr>
          <w:rStyle w:val="CommentReference"/>
        </w:rPr>
        <w:annotationRef/>
      </w:r>
      <w:r w:rsidRPr="4F8F4AFF" w:rsidR="4FC8CAAA">
        <w:t>This may be vulnerable to NoSQL-style injection or malicious config tampering if not validated.</w:t>
      </w:r>
    </w:p>
    <w:p xmlns:w14="http://schemas.microsoft.com/office/word/2010/wordml" xmlns:w="http://schemas.openxmlformats.org/wordprocessingml/2006/main" w:rsidR="69863137" w:rsidRDefault="6E323FC9" w14:paraId="54B12845" w14:textId="061E4804">
      <w:pPr>
        <w:pStyle w:val="CommentText"/>
      </w:pPr>
      <w:r w:rsidRPr="43121195" w:rsidR="128EBD27">
        <w:rPr>
          <w:b w:val="1"/>
          <w:bCs w:val="1"/>
        </w:rPr>
        <w:t>Recommendation</w:t>
      </w:r>
      <w:r w:rsidRPr="339718C4" w:rsidR="75549EA8">
        <w:t>: Validate stored JSON against a strict schema before persistence; store signatures for config integrity verification.</w:t>
      </w:r>
    </w:p>
  </w:comment>
  <w:comment xmlns:w="http://schemas.openxmlformats.org/wordprocessingml/2006/main" w:initials="ke" w:author="kerlyn.manyi@ghsc.co.za" w:date="2025-08-15T10:39:27" w:id="71201425">
    <w:p xmlns:w14="http://schemas.microsoft.com/office/word/2010/wordml" xmlns:w="http://schemas.openxmlformats.org/wordprocessingml/2006/main" w:rsidR="09CA7E72" w:rsidRDefault="57E0783B" w14:paraId="66EE51F1" w14:textId="08F6F9AE">
      <w:pPr>
        <w:pStyle w:val="CommentText"/>
      </w:pPr>
      <w:r>
        <w:rPr>
          <w:rStyle w:val="CommentReference"/>
        </w:rPr>
        <w:annotationRef/>
      </w:r>
      <w:r w:rsidRPr="32E04439" w:rsidR="2C9B0B8F">
        <w:t>Once a rule is approved, it’s written to ODS, but no mention of integrity checks to ensure it’s exactly the same as the approved version.</w:t>
      </w:r>
    </w:p>
    <w:p xmlns:w14="http://schemas.microsoft.com/office/word/2010/wordml" xmlns:w="http://schemas.openxmlformats.org/wordprocessingml/2006/main" w:rsidR="3FF91F3F" w:rsidRDefault="13AB8C8C" w14:paraId="59FF5155" w14:textId="25F63013">
      <w:pPr>
        <w:pStyle w:val="CommentText"/>
      </w:pPr>
      <w:r w:rsidRPr="5EAE37BF" w:rsidR="687C63F3">
        <w:t xml:space="preserve"> </w:t>
      </w:r>
      <w:r w:rsidRPr="0E003DF2" w:rsidR="00678BCD">
        <w:rPr>
          <w:b w:val="1"/>
          <w:bCs w:val="1"/>
        </w:rPr>
        <w:t>Recommendation</w:t>
      </w:r>
      <w:r w:rsidRPr="665636D0" w:rsidR="33FC8EAC">
        <w:t>: Compare hashes between approved config and ODS-deployed config during deployment.</w:t>
      </w:r>
    </w:p>
  </w:comment>
  <w:comment xmlns:w="http://schemas.openxmlformats.org/wordprocessingml/2006/main" w:initials="ke" w:author="kerlyn.manyi@ghsc.co.za" w:date="2025-08-15T10:40:40" w:id="1020485675">
    <w:p xmlns:w14="http://schemas.microsoft.com/office/word/2010/wordml" xmlns:w="http://schemas.openxmlformats.org/wordprocessingml/2006/main" w:rsidR="58AD530B" w:rsidRDefault="69049A8F" w14:paraId="347BF54D" w14:textId="6F2089BD">
      <w:pPr>
        <w:pStyle w:val="CommentText"/>
      </w:pPr>
      <w:r>
        <w:rPr>
          <w:rStyle w:val="CommentReference"/>
        </w:rPr>
        <w:annotationRef/>
      </w:r>
      <w:r w:rsidRPr="080E1C7F" w:rsidR="1AD709E3">
        <w:t>If the linked environment is internet-facing and connected to real services, it may be a security liability.</w:t>
      </w:r>
    </w:p>
    <w:p xmlns:w14="http://schemas.microsoft.com/office/word/2010/wordml" xmlns:w="http://schemas.openxmlformats.org/wordprocessingml/2006/main" w:rsidR="6B59D820" w:rsidRDefault="15CF51BE" w14:paraId="6EAB1F0B" w14:textId="03BFFCFB">
      <w:pPr>
        <w:pStyle w:val="CommentText"/>
      </w:pPr>
      <w:r w:rsidRPr="5BE67774" w:rsidR="79FC9AC4">
        <w:rPr>
          <w:b w:val="1"/>
          <w:bCs w:val="1"/>
        </w:rPr>
        <w:t>Recommendation</w:t>
      </w:r>
      <w:r w:rsidRPr="4E1C60D8" w:rsidR="25C98225">
        <w:t>:</w:t>
      </w:r>
    </w:p>
    <w:p xmlns:w14="http://schemas.microsoft.com/office/word/2010/wordml" xmlns:w="http://schemas.openxmlformats.org/wordprocessingml/2006/main" w:rsidR="3B5D0B97" w:rsidRDefault="150F73ED" w14:paraId="653AC645" w14:textId="509D6EFD">
      <w:pPr>
        <w:pStyle w:val="CommentText"/>
      </w:pPr>
      <w:r w:rsidRPr="415D0453" w:rsidR="061A958A">
        <w:t>Use fake/mock backends for public demos.</w:t>
      </w:r>
    </w:p>
    <w:p xmlns:w14="http://schemas.microsoft.com/office/word/2010/wordml" xmlns:w="http://schemas.openxmlformats.org/wordprocessingml/2006/main" w:rsidR="71473F3F" w:rsidRDefault="5B944F71" w14:paraId="6380DB17" w14:textId="51D6DF7F">
      <w:pPr>
        <w:pStyle w:val="CommentText"/>
      </w:pPr>
      <w:r w:rsidRPr="633A5D12" w:rsidR="0031C468">
        <w:t>Add IP allowlists or authentication to restrict access.</w:t>
      </w:r>
    </w:p>
  </w:comment>
  <w:comment xmlns:w="http://schemas.openxmlformats.org/wordprocessingml/2006/main" w:initials="ke" w:author="kerlyn.manyi@ghsc.co.za" w:date="2025-08-15T10:47:56" w:id="1954892086">
    <w:p xmlns:w14="http://schemas.microsoft.com/office/word/2010/wordml" xmlns:w="http://schemas.openxmlformats.org/wordprocessingml/2006/main" w:rsidR="5E3FF99E" w:rsidRDefault="0D4353BF" w14:paraId="1C36EF37" w14:textId="5A518A12">
      <w:pPr>
        <w:pStyle w:val="CommentText"/>
      </w:pPr>
      <w:r>
        <w:rPr>
          <w:rStyle w:val="CommentReference"/>
        </w:rPr>
        <w:annotationRef/>
      </w:r>
      <w:r w:rsidRPr="649A15EC" w:rsidR="78BA4553">
        <w:rPr>
          <w:b w:val="1"/>
          <w:bCs w:val="1"/>
        </w:rPr>
        <w:t>Additional Recommendations</w:t>
      </w:r>
    </w:p>
    <w:p xmlns:w14="http://schemas.microsoft.com/office/word/2010/wordml" xmlns:w="http://schemas.openxmlformats.org/wordprocessingml/2006/main" w:rsidR="7CA493DB" w:rsidRDefault="217E88B6" w14:paraId="30170280" w14:textId="2538A9F2">
      <w:pPr>
        <w:pStyle w:val="CommentText"/>
      </w:pPr>
      <w:r w:rsidRPr="45AC6F83" w:rsidR="4A654FAB">
        <w:t>Enforce HTTPS/TLS 1.2+ for all communications, including internal service-to-service calls.</w:t>
      </w:r>
    </w:p>
    <w:p xmlns:w14="http://schemas.microsoft.com/office/word/2010/wordml" xmlns:w="http://schemas.openxmlformats.org/wordprocessingml/2006/main" w:rsidR="13E16994" w:rsidRDefault="17BE6E2F" w14:paraId="4DC29FE6" w14:textId="77665FE6">
      <w:pPr>
        <w:pStyle w:val="CommentText"/>
      </w:pPr>
      <w:r w:rsidRPr="732F9555" w:rsidR="4DF43638">
        <w:t>Implement rate limiting on rule creation and testing endpoints to prevent DoS from excessive sandbox executions.</w:t>
      </w:r>
    </w:p>
    <w:p xmlns:w14="http://schemas.microsoft.com/office/word/2010/wordml" xmlns:w="http://schemas.openxmlformats.org/wordprocessingml/2006/main" w:rsidR="68305306" w:rsidRDefault="43B75582" w14:paraId="7849AAE3" w14:textId="27A61C18">
      <w:pPr>
        <w:pStyle w:val="CommentText"/>
      </w:pPr>
      <w:r w:rsidRPr="657F4A04" w:rsidR="6C9F9DFD">
        <w:t>Require multi-factor authentication (MFA) for any user with deploy permissions.</w:t>
      </w:r>
    </w:p>
    <w:p xmlns:w14="http://schemas.microsoft.com/office/word/2010/wordml" xmlns:w="http://schemas.openxmlformats.org/wordprocessingml/2006/main" w:rsidR="12949A35" w:rsidRDefault="70AF4C5E" w14:paraId="35D001CC" w14:textId="2FD0AE9C">
      <w:pPr>
        <w:pStyle w:val="CommentText"/>
      </w:pPr>
      <w:r w:rsidRPr="278997D0" w:rsidR="780DFCF0">
        <w:t>Maintain separation of duties. Maker/checker principle for rule approval before deployment.</w:t>
      </w:r>
    </w:p>
  </w:comment>
  <w:comment xmlns:w="http://schemas.openxmlformats.org/wordprocessingml/2006/main" w:initials="UG" w:author="Ume Sauda Ghanyani" w:date="2025-08-15T15:52:30" w:id="1930051369">
    <w:p xmlns:w14="http://schemas.microsoft.com/office/word/2010/wordml" xmlns:w="http://schemas.openxmlformats.org/wordprocessingml/2006/main" w:rsidR="621893EB" w:rsidRDefault="2A5C0CE4" w14:paraId="2D6EFBE0" w14:textId="378C4C00">
      <w:pPr>
        <w:pStyle w:val="CommentText"/>
      </w:pPr>
      <w:r>
        <w:rPr>
          <w:rStyle w:val="CommentReference"/>
        </w:rPr>
        <w:annotationRef/>
      </w:r>
      <w:r w:rsidRPr="665FDBCA" w:rsidR="3DFA1FEE">
        <w:t>yes.</w:t>
      </w:r>
    </w:p>
  </w:comment>
  <w:comment xmlns:w="http://schemas.openxmlformats.org/wordprocessingml/2006/main" w:initials="UG" w:author="Ume Sauda Ghanyani" w:date="2025-08-15T16:21:48" w:id="1174225952">
    <w:p xmlns:w14="http://schemas.microsoft.com/office/word/2010/wordml" xmlns:w="http://schemas.openxmlformats.org/wordprocessingml/2006/main" w:rsidR="2C78359F" w:rsidRDefault="757A0317" w14:paraId="60239D18" w14:textId="666ACC7F">
      <w:pPr>
        <w:pStyle w:val="CommentText"/>
      </w:pPr>
      <w:r>
        <w:rPr>
          <w:rStyle w:val="CommentReference"/>
        </w:rPr>
        <w:annotationRef/>
      </w:r>
      <w:r w:rsidRPr="68F54B4E" w:rsidR="16662C3E">
        <w:t>the second point is removed to prevent confusion.</w:t>
      </w:r>
    </w:p>
  </w:comment>
  <w:comment xmlns:w="http://schemas.openxmlformats.org/wordprocessingml/2006/main" w:initials="UG" w:author="Ume Sauda Ghanyani" w:date="2025-08-15T16:24:57" w:id="377206812">
    <w:p xmlns:w14="http://schemas.microsoft.com/office/word/2010/wordml" xmlns:w="http://schemas.openxmlformats.org/wordprocessingml/2006/main" w:rsidR="4D8D76CE" w:rsidRDefault="09F8AFCF" w14:paraId="33B58467" w14:textId="181188B9">
      <w:pPr>
        <w:pStyle w:val="CommentText"/>
      </w:pPr>
      <w:r>
        <w:rPr>
          <w:rStyle w:val="CommentReference"/>
        </w:rPr>
        <w:annotationRef/>
      </w:r>
      <w:r w:rsidRPr="4D8643D1" w:rsidR="2373D6BB">
        <w:t>here is assumption is rule definition is created subject to rule config.- i have elaborated for more clarification.</w:t>
      </w:r>
    </w:p>
  </w:comment>
  <w:comment xmlns:w="http://schemas.openxmlformats.org/wordprocessingml/2006/main" w:initials="UG" w:author="Ume Sauda Ghanyani" w:date="2025-08-15T16:28:00" w:id="803256952">
    <w:p xmlns:w14="http://schemas.microsoft.com/office/word/2010/wordml" xmlns:w="http://schemas.openxmlformats.org/wordprocessingml/2006/main" w:rsidR="670838D5" w:rsidRDefault="75BAD136" w14:paraId="0AE5CD08" w14:textId="251DD270">
      <w:pPr>
        <w:pStyle w:val="CommentText"/>
      </w:pPr>
      <w:r>
        <w:rPr>
          <w:rStyle w:val="CommentReference"/>
        </w:rPr>
        <w:annotationRef/>
      </w:r>
      <w:r w:rsidRPr="16EF7475" w:rsidR="7831D9C8">
        <w:t>yes at the time of commit it is stored in the repository along side its configuration.</w:t>
      </w:r>
    </w:p>
  </w:comment>
  <w:comment xmlns:w="http://schemas.openxmlformats.org/wordprocessingml/2006/main" w:initials="UG" w:author="Ume Sauda Ghanyani" w:date="2025-08-15T16:29:21" w:id="2130996564">
    <w:p xmlns:w14="http://schemas.microsoft.com/office/word/2010/wordml" xmlns:w="http://schemas.openxmlformats.org/wordprocessingml/2006/main" w:rsidR="3AC66ED6" w:rsidRDefault="7818946F" w14:paraId="2C1CAA6F" w14:textId="00EB1485">
      <w:pPr>
        <w:pStyle w:val="CommentText"/>
      </w:pPr>
      <w:r>
        <w:rPr>
          <w:rStyle w:val="CommentReference"/>
        </w:rPr>
        <w:annotationRef/>
      </w:r>
      <w:r w:rsidRPr="662D755C" w:rsidR="29DB49C8">
        <w:t>no, it should be rule processor configuration generation, here we are talking about the rule processor.</w:t>
      </w:r>
    </w:p>
  </w:comment>
  <w:comment xmlns:w="http://schemas.openxmlformats.org/wordprocessingml/2006/main" w:initials="UG" w:author="Ume Sauda Ghanyani" w:date="2025-08-15T16:29:45" w:id="995246761">
    <w:p xmlns:w14="http://schemas.microsoft.com/office/word/2010/wordml" xmlns:w="http://schemas.openxmlformats.org/wordprocessingml/2006/main" w:rsidR="388E5B27" w:rsidRDefault="76C821EE" w14:paraId="6B0C618D" w14:textId="0981D790">
      <w:pPr>
        <w:pStyle w:val="CommentText"/>
      </w:pPr>
      <w:r>
        <w:rPr>
          <w:rStyle w:val="CommentReference"/>
        </w:rPr>
        <w:annotationRef/>
      </w:r>
      <w:r w:rsidRPr="5C93B642" w:rsidR="5D19A3D5">
        <w:t>removed the word to avoid confusion.</w:t>
      </w:r>
    </w:p>
  </w:comment>
  <w:comment xmlns:w="http://schemas.openxmlformats.org/wordprocessingml/2006/main" w:initials="UG" w:author="Ume Sauda Ghanyani" w:date="2025-08-15T16:31:29" w:id="1697890126">
    <w:p xmlns:w14="http://schemas.microsoft.com/office/word/2010/wordml" xmlns:w="http://schemas.openxmlformats.org/wordprocessingml/2006/main" w:rsidR="1460C222" w:rsidRDefault="4BA0D4C7" w14:paraId="43E8E314" w14:textId="370636D2">
      <w:pPr>
        <w:pStyle w:val="CommentText"/>
      </w:pPr>
      <w:r>
        <w:rPr>
          <w:rStyle w:val="CommentReference"/>
        </w:rPr>
        <w:annotationRef/>
      </w:r>
      <w:r w:rsidRPr="674C0317" w:rsidR="4F2E2ED7">
        <w:t xml:space="preserve">here it means for the tenant specific testing the tenant specific datasets are fetched in the simulation sandbox database. latter part of DLH pushing data to SSB DB remains same, </w:t>
      </w:r>
    </w:p>
  </w:comment>
  <w:comment xmlns:w="http://schemas.openxmlformats.org/wordprocessingml/2006/main" w:initials="UG" w:author="Ume Sauda Ghanyani" w:date="2025-08-18T09:59:25" w:id="607219165">
    <w:p xmlns:w14="http://schemas.microsoft.com/office/word/2010/wordml" xmlns:w="http://schemas.openxmlformats.org/wordprocessingml/2006/main" w:rsidR="5BDEB580" w:rsidRDefault="1DF0E1C5" w14:paraId="1497448F" w14:textId="574BCF23">
      <w:pPr>
        <w:pStyle w:val="CommentText"/>
      </w:pPr>
      <w:r>
        <w:rPr>
          <w:rStyle w:val="CommentReference"/>
        </w:rPr>
        <w:annotationRef/>
      </w:r>
      <w:r w:rsidRPr="79D7B835" w:rsidR="0619D1D7">
        <w:t>Tazama ODS.</w:t>
      </w:r>
    </w:p>
  </w:comment>
  <w:comment xmlns:w="http://schemas.openxmlformats.org/wordprocessingml/2006/main" w:initials="UG" w:author="Ume Sauda Ghanyani" w:date="2025-08-18T10:00:16" w:id="2010762413">
    <w:p xmlns:w14="http://schemas.microsoft.com/office/word/2010/wordml" xmlns:w="http://schemas.openxmlformats.org/wordprocessingml/2006/main" w:rsidR="6A52F28D" w:rsidRDefault="0EC736AB" w14:paraId="1BE6C1A9" w14:textId="46295445">
      <w:pPr>
        <w:pStyle w:val="CommentText"/>
      </w:pPr>
      <w:r>
        <w:rPr>
          <w:rStyle w:val="CommentReference"/>
        </w:rPr>
        <w:annotationRef/>
      </w:r>
      <w:r w:rsidRPr="79EE28B4" w:rsidR="221B6E80">
        <w:t>yes</w:t>
      </w:r>
    </w:p>
  </w:comment>
  <w:comment xmlns:w="http://schemas.openxmlformats.org/wordprocessingml/2006/main" w:initials="UG" w:author="Ume Sauda Ghanyani" w:date="2025-08-18T10:59:58" w:id="1567060285">
    <w:p xmlns:w14="http://schemas.microsoft.com/office/word/2010/wordml" xmlns:w="http://schemas.openxmlformats.org/wordprocessingml/2006/main" w:rsidR="20A485F7" w:rsidRDefault="0E52112A" w14:paraId="700F9061" w14:textId="252C1018">
      <w:pPr>
        <w:pStyle w:val="CommentText"/>
      </w:pPr>
      <w:r>
        <w:rPr>
          <w:rStyle w:val="CommentReference"/>
        </w:rPr>
        <w:annotationRef/>
      </w:r>
      <w:r w:rsidRPr="4F014D44" w:rsidR="55860DD5">
        <w:t>fixed.</w:t>
      </w:r>
    </w:p>
  </w:comment>
  <w:comment xmlns:w="http://schemas.openxmlformats.org/wordprocessingml/2006/main" w:initials="sa" w:author="sandy@labuschagnehome.com" w:date="2025-08-18T10:33:56" w:id="1618388032">
    <w:p xmlns:w14="http://schemas.microsoft.com/office/word/2010/wordml" xmlns:w="http://schemas.openxmlformats.org/wordprocessingml/2006/main" w:rsidR="3FA16609" w:rsidRDefault="3E89EC75" w14:paraId="77199B3A" w14:textId="526873A6">
      <w:pPr>
        <w:pStyle w:val="CommentText"/>
      </w:pPr>
      <w:r>
        <w:rPr>
          <w:rStyle w:val="CommentReference"/>
        </w:rPr>
        <w:annotationRef/>
      </w:r>
      <w:r w:rsidRPr="01B895FA" w:rsidR="055C19E8">
        <w:t>Justus to confirm</w:t>
      </w:r>
    </w:p>
  </w:comment>
  <w:comment xmlns:w="http://schemas.openxmlformats.org/wordprocessingml/2006/main" w:initials="sa" w:author="sandy@labuschagnehome.com" w:date="2025-08-18T10:34:45" w:id="1794509879">
    <w:p xmlns:w14="http://schemas.microsoft.com/office/word/2010/wordml" xmlns:w="http://schemas.openxmlformats.org/wordprocessingml/2006/main" w:rsidR="698380BD" w:rsidRDefault="447A01CB" w14:paraId="2F83E6F1" w14:textId="5D6080E1">
      <w:pPr>
        <w:pStyle w:val="CommentText"/>
      </w:pPr>
      <w:r>
        <w:rPr>
          <w:rStyle w:val="CommentReference"/>
        </w:rPr>
        <w:annotationRef/>
      </w:r>
      <w:r w:rsidRPr="52D46881" w:rsidR="732BA81D">
        <w:t>@Justus to confirm</w:t>
      </w:r>
    </w:p>
  </w:comment>
  <w:comment xmlns:w="http://schemas.openxmlformats.org/wordprocessingml/2006/main" w:initials="jo" w:author="jortlepp@contractor.linuxfoundation.org" w:date="2025-08-18T10:50:32" w:id="1478636147">
    <w:p xmlns:w14="http://schemas.microsoft.com/office/word/2010/wordml" xmlns:w="http://schemas.openxmlformats.org/wordprocessingml/2006/main" w:rsidR="189A6D2D" w:rsidRDefault="0B8EF2B8" w14:paraId="06E9410B" w14:textId="1D171E1C">
      <w:pPr>
        <w:pStyle w:val="CommentText"/>
      </w:pPr>
      <w:r>
        <w:rPr>
          <w:rStyle w:val="CommentReference"/>
        </w:rPr>
        <w:annotationRef/>
      </w:r>
      <w:r w:rsidRPr="554F6210" w:rsidR="056D6EAE">
        <w:t>To be discussed this afternoon, I reckon. We did previously specify some use cases for the management of data in the simulation sandbox. If we are including the simulation sandbox requiremets in this requirement specification now, we should also account for the use cases. Specifically, we would need to ability to load/unload specific datasets that will be used for the simulation of rules we have built, and we will also need to load and unload data sets for the testing of complete configurations out of the config UI.</w:t>
      </w:r>
    </w:p>
  </w:comment>
  <w:comment xmlns:w="http://schemas.openxmlformats.org/wordprocessingml/2006/main" w:initials="jo" w:author="jortlepp@contractor.linuxfoundation.org" w:date="2025-08-18T10:52:16" w:id="1946507267">
    <w:p xmlns:w14="http://schemas.microsoft.com/office/word/2010/wordml" xmlns:w="http://schemas.openxmlformats.org/wordprocessingml/2006/main" w:rsidR="7795A314" w:rsidRDefault="06F99ADD" w14:paraId="3415DE36" w14:textId="2EA377C0">
      <w:pPr>
        <w:pStyle w:val="CommentText"/>
      </w:pPr>
      <w:r>
        <w:rPr>
          <w:rStyle w:val="CommentReference"/>
        </w:rPr>
        <w:annotationRef/>
      </w:r>
      <w:r w:rsidRPr="138B73FB" w:rsidR="7B5C1AB9">
        <w:t>To be discussed this afternoon. How are we proposing to manage the data in the simulation sandbox?</w:t>
      </w:r>
    </w:p>
  </w:comment>
  <w:comment xmlns:w="http://schemas.openxmlformats.org/wordprocessingml/2006/main" w:initials="jo" w:author="jortlepp@contractor.linuxfoundation.org" w:date="2025-08-18T11:02:37" w:id="736879509">
    <w:p xmlns:w14="http://schemas.microsoft.com/office/word/2010/wordml" xmlns:w="http://schemas.openxmlformats.org/wordprocessingml/2006/main" w:rsidR="1A7BACD0" w:rsidRDefault="14EA72C7" w14:paraId="668B867F" w14:textId="55DDB518">
      <w:pPr>
        <w:pStyle w:val="CommentText"/>
      </w:pPr>
      <w:r>
        <w:rPr>
          <w:rStyle w:val="CommentReference"/>
        </w:rPr>
        <w:annotationRef/>
      </w:r>
      <w:r w:rsidRPr="48198998" w:rsidR="113550ED">
        <w:t>Source control: At the moment rule configurations are stored separately in the tms-configuration private repository in GitHub and not as part of the rule processor code.</w:t>
      </w:r>
    </w:p>
    <w:p xmlns:w14="http://schemas.microsoft.com/office/word/2010/wordml" xmlns:w="http://schemas.openxmlformats.org/wordprocessingml/2006/main" w:rsidR="1944D101" w:rsidRDefault="0EB597EB" w14:paraId="17D866CB" w14:textId="0B05813A">
      <w:pPr>
        <w:pStyle w:val="CommentText"/>
      </w:pPr>
      <w:r w:rsidRPr="1EB1A87E" w:rsidR="6C38534E">
        <w:t>Operational expectations:</w:t>
      </w:r>
    </w:p>
    <w:p xmlns:w14="http://schemas.microsoft.com/office/word/2010/wordml" xmlns:w="http://schemas.openxmlformats.org/wordprocessingml/2006/main" w:rsidR="27747295" w:rsidRDefault="1E57F076" w14:paraId="7367241C" w14:textId="57D3D9DE">
      <w:pPr>
        <w:pStyle w:val="CommentText"/>
      </w:pPr>
      <w:r w:rsidRPr="2A862F72" w:rsidR="57FF81ED">
        <w:t>1. Rule configurations will be created in the Config UI (can we rename this to the Tazama Configuration Studio? Manager?) and stored in the Tazama ODS configuration database.</w:t>
      </w:r>
    </w:p>
    <w:p xmlns:w14="http://schemas.microsoft.com/office/word/2010/wordml" xmlns:w="http://schemas.openxmlformats.org/wordprocessingml/2006/main" w:rsidR="7022A7D4" w:rsidRDefault="1CF8558C" w14:paraId="06B71975" w14:textId="1F41B0E7">
      <w:pPr>
        <w:pStyle w:val="CommentText"/>
      </w:pPr>
      <w:r w:rsidRPr="635D9C28" w:rsidR="5FA16DD6">
        <w:t>2. The rule processor code/specification is stored in GitHub.</w:t>
      </w:r>
    </w:p>
    <w:p xmlns:w14="http://schemas.microsoft.com/office/word/2010/wordml" xmlns:w="http://schemas.openxmlformats.org/wordprocessingml/2006/main" w:rsidR="349657F9" w:rsidRDefault="31DB076A" w14:paraId="7935ACE4" w14:textId="243EC443">
      <w:pPr>
        <w:pStyle w:val="CommentText"/>
      </w:pPr>
      <w:r w:rsidRPr="774D0530" w:rsidR="7C000328">
        <w:t>3. The rule processors are deployed to dev/QA/prod as containers.</w:t>
      </w:r>
    </w:p>
    <w:p xmlns:w14="http://schemas.microsoft.com/office/word/2010/wordml" xmlns:w="http://schemas.openxmlformats.org/wordprocessingml/2006/main" w:rsidR="166B8031" w:rsidRDefault="16C8F6F8" w14:paraId="18DBC938" w14:textId="58591AB2">
      <w:pPr>
        <w:pStyle w:val="CommentText"/>
      </w:pPr>
      <w:r w:rsidRPr="76E2B4CC" w:rsidR="75C1494E">
        <w:t>4. The rule processor will be configured via the Tazama Configuration Manager after it has been deployed.</w:t>
      </w:r>
    </w:p>
    <w:p xmlns:w14="http://schemas.microsoft.com/office/word/2010/wordml" xmlns:w="http://schemas.openxmlformats.org/wordprocessingml/2006/main" w:rsidR="4863AE38" w:rsidRDefault="697FD96D" w14:paraId="3AEAE8B6" w14:textId="4B1EA0D4">
      <w:pPr>
        <w:pStyle w:val="CommentText"/>
      </w:pPr>
      <w:r w:rsidRPr="04ABC996" w:rsidR="655ACB73">
        <w:t>There is a functional gap here in terms of the rule configuration "template", largely caused by the process-dependent chick &amp; egg situation caused by:</w:t>
      </w:r>
    </w:p>
    <w:p xmlns:w14="http://schemas.microsoft.com/office/word/2010/wordml" xmlns:w="http://schemas.openxmlformats.org/wordprocessingml/2006/main" w:rsidR="75708041" w:rsidRDefault="30E43A3C" w14:paraId="2F358360" w14:textId="71572669">
      <w:pPr>
        <w:pStyle w:val="CommentText"/>
      </w:pPr>
      <w:r w:rsidRPr="4B91F992" w:rsidR="655C93CB">
        <w:t>The rule configuration needs to know what the processor needs, and the rule processor needs to know what the configuration contains. When we are "updating" a processor, this is less of an issue, but when we are creating a processor for the first time, we should proba</w:t>
      </w:r>
      <w:r w:rsidRPr="4B91F992" w:rsidR="655C93CB">
        <w:t>bly define a process that facilitates the delivery of the two things simultaneously. If we wanted a cleaner process, we could specify the delivery of a rule configuration template as a JSON schema that is stored as part of the rule processor code, and which can then be imported by the Tazama Configuration Studio to enforce/validate the rule configuration structure.</w:t>
      </w:r>
    </w:p>
  </w:comment>
  <w:comment xmlns:w="http://schemas.openxmlformats.org/wordprocessingml/2006/main" w:initials="jo" w:author="jortlepp@contractor.linuxfoundation.org" w:date="2025-08-18T11:04:41" w:id="1244358495">
    <w:p xmlns:w14="http://schemas.microsoft.com/office/word/2010/wordml" xmlns:w="http://schemas.openxmlformats.org/wordprocessingml/2006/main" w:rsidR="2A1FF36D" w:rsidRDefault="274692E5" w14:paraId="2B748D99" w14:textId="61C93FD9">
      <w:pPr>
        <w:pStyle w:val="CommentText"/>
      </w:pPr>
      <w:r>
        <w:rPr>
          <w:rStyle w:val="CommentReference"/>
        </w:rPr>
        <w:annotationRef/>
      </w:r>
      <w:r w:rsidRPr="6EC01AD0" w:rsidR="3BFF79FD">
        <w:t>(Also, if we make the delivery of the rule configuration template/schema part of the rule processor build process, we can provide the default values for the testing and initial setup of the rule processor as part of the schema...)</w:t>
      </w:r>
    </w:p>
  </w:comment>
</w:comments>
</file>

<file path=word/commentsExtended.xml><?xml version="1.0" encoding="utf-8"?>
<w15:commentsEx xmlns:mc="http://schemas.openxmlformats.org/markup-compatibility/2006" xmlns:w15="http://schemas.microsoft.com/office/word/2012/wordml" mc:Ignorable="w15">
  <w15:commentEx w15:done="1" w15:paraId="169089D2"/>
  <w15:commentEx w15:done="1" w15:paraId="0296A7E5" w15:paraIdParent="169089D2"/>
  <w15:commentEx w15:done="1" w15:paraId="6ABFC7F4"/>
  <w15:commentEx w15:done="1" w15:paraId="0AE8DD1B"/>
  <w15:commentEx w15:done="1" w15:paraId="4B4DF107"/>
  <w15:commentEx w15:done="1" w15:paraId="66BD61DF"/>
  <w15:commentEx w15:done="1" w15:paraId="725FBCF9" w15:paraIdParent="66BD61DF"/>
  <w15:commentEx w15:done="1" w15:paraId="5E732AA6"/>
  <w15:commentEx w15:done="1" w15:paraId="31365D82"/>
  <w15:commentEx w15:done="1" w15:paraId="1A549FA5"/>
  <w15:commentEx w15:done="1" w15:paraId="282814B0" w15:paraIdParent="1A549FA5"/>
  <w15:commentEx w15:done="1" w15:paraId="52091DA6"/>
  <w15:commentEx w15:done="1" w15:paraId="62B9285D" w15:paraIdParent="52091DA6"/>
  <w15:commentEx w15:done="1" w15:paraId="74618597"/>
  <w15:commentEx w15:done="1" w15:paraId="4A2A324A"/>
  <w15:commentEx w15:done="1" w15:paraId="253D94D0"/>
  <w15:commentEx w15:done="1" w15:paraId="4CEF8322" w15:paraIdParent="253D94D0"/>
  <w15:commentEx w15:done="1" w15:paraId="2053531A"/>
  <w15:commentEx w15:done="1" w15:paraId="1E4B0E96" w15:paraIdParent="2053531A"/>
  <w15:commentEx w15:done="1" w15:paraId="13105389"/>
  <w15:commentEx w15:done="1" w15:paraId="23B088DD"/>
  <w15:commentEx w15:done="1" w15:paraId="379A0DC4" w15:paraIdParent="23B088DD"/>
  <w15:commentEx w15:done="1" w15:paraId="06756D59"/>
  <w15:commentEx w15:done="1" w15:paraId="0BDC76CE" w15:paraIdParent="06756D59"/>
  <w15:commentEx w15:done="1" w15:paraId="1D2A5F46"/>
  <w15:commentEx w15:done="1" w15:paraId="23328D84"/>
  <w15:commentEx w15:done="1" w15:paraId="1FF82C92"/>
  <w15:commentEx w15:done="1" w15:paraId="659CD03E" w15:paraIdParent="1FF82C92"/>
  <w15:commentEx w15:done="1" w15:paraId="42E9CA61"/>
  <w15:commentEx w15:done="1" w15:paraId="4C963A14" w15:paraIdParent="42E9CA61"/>
  <w15:commentEx w15:done="1" w15:paraId="5C360295"/>
  <w15:commentEx w15:done="1" w15:paraId="79E2831F" w15:paraIdParent="5C360295"/>
  <w15:commentEx w15:done="1" w15:paraId="7AE4D599"/>
  <w15:commentEx w15:done="1" w15:paraId="42EA6B3A"/>
  <w15:commentEx w15:done="1" w15:paraId="76ADBAC1" w15:paraIdParent="42EA6B3A"/>
  <w15:commentEx w15:done="1" w15:paraId="34AD19EC"/>
  <w15:commentEx w15:done="1" w15:paraId="4197F817"/>
  <w15:commentEx w15:done="1" w15:paraId="7485D6D8"/>
  <w15:commentEx w15:done="1" w15:paraId="05CA095B"/>
  <w15:commentEx w15:done="1" w15:paraId="17982188"/>
  <w15:commentEx w15:done="1" w15:paraId="38D28A3C"/>
  <w15:commentEx w15:done="1" w15:paraId="4E9B9C54"/>
  <w15:commentEx w15:done="1" w15:paraId="7DEA25BE"/>
  <w15:commentEx w15:done="1" w15:paraId="75C311D5"/>
  <w15:commentEx w15:done="1" w15:paraId="426EC35D"/>
  <w15:commentEx w15:done="1" w15:paraId="1AFED36B"/>
  <w15:commentEx w15:done="1" w15:paraId="2E883BBC"/>
  <w15:commentEx w15:done="1" w15:paraId="7BC13148"/>
  <w15:commentEx w15:done="1" w15:paraId="199C5773" w15:paraIdParent="7BC13148"/>
  <w15:commentEx w15:done="1" w15:paraId="23FF0512"/>
  <w15:commentEx w15:done="1" w15:paraId="603F5490"/>
  <w15:commentEx w15:done="1" w15:paraId="1CFB2BC8"/>
  <w15:commentEx w15:done="1" w15:paraId="58DBAE65" w15:paraIdParent="1CFB2BC8"/>
  <w15:commentEx w15:done="1" w15:paraId="22DED566"/>
  <w15:commentEx w15:done="1" w15:paraId="3C15800E"/>
  <w15:commentEx w15:done="1" w15:paraId="0329C505"/>
  <w15:commentEx w15:done="1" w15:paraId="241156A8"/>
  <w15:commentEx w15:done="1" w15:paraId="51F4F161"/>
  <w15:commentEx w15:done="1" w15:paraId="205AABB8"/>
  <w15:commentEx w15:done="1" w15:paraId="0C3B6BE8"/>
  <w15:commentEx w15:done="1" w15:paraId="33AE9A44"/>
  <w15:commentEx w15:done="1" w15:paraId="0AE31AF9"/>
  <w15:commentEx w15:done="1" w15:paraId="6EE4FC28"/>
  <w15:commentEx w15:done="1" w15:paraId="3E5F2AA7"/>
  <w15:commentEx w15:done="1" w15:paraId="61400F63" w15:paraIdParent="3E5F2AA7"/>
  <w15:commentEx w15:done="1" w15:paraId="45BD62CC"/>
  <w15:commentEx w15:done="1" w15:paraId="1E3A3142"/>
  <w15:commentEx w15:done="1" w15:paraId="29F530F0"/>
  <w15:commentEx w15:done="1" w15:paraId="07CF7C23"/>
  <w15:commentEx w15:done="1" w15:paraId="18AE7279"/>
  <w15:commentEx w15:done="1" w15:paraId="055D59FA"/>
  <w15:commentEx w15:done="1" w15:paraId="57203BBF"/>
  <w15:commentEx w15:done="1" w15:paraId="5C6B7168" w15:paraIdParent="57203BBF"/>
  <w15:commentEx w15:done="1" w15:paraId="36B846EC"/>
  <w15:commentEx w15:done="1" w15:paraId="16BDFC5B"/>
  <w15:commentEx w15:done="1" w15:paraId="5467D98D" w15:paraIdParent="16BDFC5B"/>
  <w15:commentEx w15:done="1" w15:paraId="40998B83"/>
  <w15:commentEx w15:done="1" w15:paraId="01D2D591" w15:paraIdParent="40998B83"/>
  <w15:commentEx w15:done="1" w15:paraId="6A84617F"/>
  <w15:commentEx w15:done="1" w15:paraId="5AF6AAB2"/>
  <w15:commentEx w15:done="1" w15:paraId="026E221B" w15:paraIdParent="5AF6AAB2"/>
  <w15:commentEx w15:done="1" w15:paraId="5F62D9F8"/>
  <w15:commentEx w15:done="1" w15:paraId="21EDC8A6"/>
  <w15:commentEx w15:done="1" w15:paraId="59157916"/>
  <w15:commentEx w15:done="1" w15:paraId="378D8993"/>
  <w15:commentEx w15:done="1" w15:paraId="7266B256"/>
  <w15:commentEx w15:done="1" w15:paraId="32771382" w15:paraIdParent="7266B256"/>
  <w15:commentEx w15:done="1" w15:paraId="6DF3DBC6"/>
  <w15:commentEx w15:done="1" w15:paraId="1872D279" w15:paraIdParent="29F530F0"/>
  <w15:commentEx w15:done="1" w15:paraId="351AB59F" w15:paraIdParent="18AE7279"/>
  <w15:commentEx w15:done="1" w15:paraId="3121BEC1" w15:paraIdParent="6EE4FC28"/>
  <w15:commentEx w15:done="1" w15:paraId="41B8D3CD" w15:paraIdParent="45BD62CC"/>
  <w15:commentEx w15:done="1" w15:paraId="20DC48E0"/>
  <w15:commentEx w15:done="1" w15:paraId="4FBA73A2"/>
  <w15:commentEx w15:done="0" w15:paraId="75CF5B09"/>
  <w15:commentEx w15:done="1" w15:paraId="038D830D"/>
  <w15:commentEx w15:done="1" w15:paraId="4CBC3886"/>
  <w15:commentEx w15:done="1" w15:paraId="5FC26AEB"/>
  <w15:commentEx w15:done="1" w15:paraId="507049F0"/>
  <w15:commentEx w15:done="1" w15:paraId="289E3FC2"/>
  <w15:commentEx w15:done="1" w15:paraId="648A1F68"/>
  <w15:commentEx w15:done="0" w15:paraId="0B4FCB81"/>
  <w15:commentEx w15:done="0" w15:paraId="69CD4739"/>
  <w15:commentEx w15:done="0" w15:paraId="3FA2DCD3"/>
  <w15:commentEx w15:done="0" w15:paraId="5E1C2E36"/>
  <w15:commentEx w15:done="0" w15:paraId="039206BF"/>
  <w15:commentEx w15:done="0" w15:paraId="16931DEA"/>
  <w15:commentEx w15:done="0" w15:paraId="28F3C971"/>
  <w15:commentEx w15:done="0" w15:paraId="10ABF546"/>
  <w15:commentEx w15:done="0" w15:paraId="12F3BD38"/>
  <w15:commentEx w15:done="0" w15:paraId="6A90CF3F"/>
  <w15:commentEx w15:done="0" w15:paraId="5418B29C"/>
  <w15:commentEx w15:done="0" w15:paraId="28DD3EB9"/>
  <w15:commentEx w15:done="0" w15:paraId="74A9424F"/>
  <w15:commentEx w15:done="0" w15:paraId="48AB15BE"/>
  <w15:commentEx w15:done="0" w15:paraId="7A3E2B7E"/>
  <w15:commentEx w15:done="0" w15:paraId="2FEB324A"/>
  <w15:commentEx w15:done="0" w15:paraId="1EC7C0D2"/>
  <w15:commentEx w15:done="0" w15:paraId="5431A24B"/>
  <w15:commentEx w15:done="0" w15:paraId="61EF9207"/>
  <w15:commentEx w15:done="0" w15:paraId="2D75B4F8"/>
  <w15:commentEx w15:done="0" w15:paraId="51DBAFD8"/>
  <w15:commentEx w15:done="0" w15:paraId="5325ADFE"/>
  <w15:commentEx w15:done="0" w15:paraId="52E8D867"/>
  <w15:commentEx w15:done="0" w15:paraId="58E32697"/>
  <w15:commentEx w15:done="0" w15:paraId="2B7CB3D1"/>
  <w15:commentEx w15:done="0" w15:paraId="3C37DBD1"/>
  <w15:commentEx w15:done="0" w15:paraId="33811174"/>
  <w15:commentEx w15:done="0" w15:paraId="580D48F3"/>
  <w15:commentEx w15:done="0" w15:paraId="1DE54D54"/>
  <w15:commentEx w15:done="0" w15:paraId="25475043"/>
  <w15:commentEx w15:done="0" w15:paraId="6113CA83"/>
  <w15:commentEx w15:done="0" w15:paraId="546610CF"/>
  <w15:commentEx w15:done="0" w15:paraId="2BB109DF"/>
  <w15:commentEx w15:done="0" w15:paraId="37A693D5"/>
  <w15:commentEx w15:done="0" w15:paraId="54B12845"/>
  <w15:commentEx w15:done="0" w15:paraId="59FF5155"/>
  <w15:commentEx w15:done="0" w15:paraId="6380DB17"/>
  <w15:commentEx w15:done="0" w15:paraId="35D001CC"/>
  <w15:commentEx w15:done="1" w15:paraId="2D6EFBE0" w15:paraIdParent="507049F0"/>
  <w15:commentEx w15:done="0" w15:paraId="60239D18" w15:paraIdParent="0B4FCB81"/>
  <w15:commentEx w15:done="1" w15:paraId="33B58467" w15:paraIdParent="4FBA73A2"/>
  <w15:commentEx w15:done="0" w15:paraId="0AE5CD08" w15:paraIdParent="75CF5B09"/>
  <w15:commentEx w15:done="1" w15:paraId="2C1CAA6F" w15:paraIdParent="4CBC3886"/>
  <w15:commentEx w15:done="1" w15:paraId="6B0C618D" w15:paraIdParent="5FC26AEB"/>
  <w15:commentEx w15:done="1" w15:paraId="43E8E314" w15:paraIdParent="59157916"/>
  <w15:commentEx w15:done="1" w15:paraId="1497448F" w15:paraIdParent="038D830D"/>
  <w15:commentEx w15:done="1" w15:paraId="1BE6C1A9" w15:paraIdParent="289E3FC2"/>
  <w15:commentEx w15:done="1" w15:paraId="700F9061" w15:paraIdParent="20DC48E0"/>
  <w15:commentEx w15:done="0" w15:paraId="77199B3A" w15:paraIdParent="0B4FCB81"/>
  <w15:commentEx w15:done="0" w15:paraId="2F83E6F1" w15:paraIdParent="75CF5B09"/>
  <w15:commentEx w15:done="0" w15:paraId="06E9410B" w15:paraIdParent="0B4FCB81"/>
  <w15:commentEx w15:done="0" w15:paraId="3415DE36"/>
  <w15:commentEx w15:done="0" w15:paraId="2F358360" w15:paraIdParent="75CF5B09"/>
  <w15:commentEx w15:done="0" w15:paraId="2B748D99" w15:paraIdParent="75CF5B0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68983E4" w16cex:dateUtc="2025-08-06T12:46:00Z">
    <w16cex:extLst>
      <w16:ext w16:uri="{CE6994B0-6A32-4C9F-8C6B-6E91EDA988CE}">
        <cr:reactions xmlns:cr="http://schemas.microsoft.com/office/comments/2020/reactions">
          <cr:reaction reactionType="1">
            <cr:reactionInfo dateUtc="2025-08-07T06:08:09Z">
              <cr:user userId="S::sauda.ghanyani@paysyslabs.com::33d30c0f-3255-48b1-9fb6-33cd52a3c91f" userProvider="AD" userName="Ume Sauda Ghanyani"/>
            </cr:reactionInfo>
          </cr:reaction>
        </cr:reactions>
      </w16:ext>
    </w16cex:extLst>
  </w16cex:commentExtensible>
  <w16cex:commentExtensible w16cex:durableId="358E70F1" w16cex:dateUtc="2025-08-07T06:08:00Z"/>
  <w16cex:commentExtensible w16cex:durableId="039EA77C" w16cex:dateUtc="2025-08-05T15:16:00Z">
    <w16cex:extLst>
      <w16:ext w16:uri="{CE6994B0-6A32-4C9F-8C6B-6E91EDA988CE}">
        <cr:reactions xmlns:cr="http://schemas.microsoft.com/office/comments/2020/reactions">
          <cr:reaction reactionType="1">
            <cr:reactionInfo dateUtc="2025-08-06T12:31:41Z">
              <cr:user userId="S::sauda.ghanyani@paysyslabs.com::33d30c0f-3255-48b1-9fb6-33cd52a3c91f" userProvider="AD" userName="Ume Sauda Ghanyani"/>
            </cr:reactionInfo>
          </cr:reaction>
        </cr:reactions>
      </w16:ext>
    </w16cex:extLst>
  </w16cex:commentExtensible>
  <w16cex:commentExtensible w16cex:durableId="744567CA" w16cex:dateUtc="2025-08-06T13:35:00Z">
    <w16cex:extLst>
      <w16:ext w16:uri="{CE6994B0-6A32-4C9F-8C6B-6E91EDA988CE}">
        <cr:reactions xmlns:cr="http://schemas.microsoft.com/office/comments/2020/reactions">
          <cr:reaction reactionType="1">
            <cr:reactionInfo dateUtc="2025-08-07T06:12:29Z">
              <cr:user userId="S::sauda.ghanyani@paysyslabs.com::33d30c0f-3255-48b1-9fb6-33cd52a3c91f" userProvider="AD" userName="Ume Sauda Ghanyani"/>
            </cr:reactionInfo>
          </cr:reaction>
        </cr:reactions>
      </w16:ext>
    </w16cex:extLst>
  </w16cex:commentExtensible>
  <w16cex:commentExtensible w16cex:durableId="619F23F8" w16cex:dateUtc="2025-08-06T13:43:00Z">
    <w16cex:extLst>
      <w16:ext w16:uri="{CE6994B0-6A32-4C9F-8C6B-6E91EDA988CE}">
        <cr:reactions xmlns:cr="http://schemas.microsoft.com/office/comments/2020/reactions">
          <cr:reaction reactionType="1">
            <cr:reactionInfo dateUtc="2025-08-07T06:33:47Z">
              <cr:user userId="S::sauda.ghanyani@paysyslabs.com::33d30c0f-3255-48b1-9fb6-33cd52a3c91f" userProvider="AD" userName="Ume Sauda Ghanyani"/>
            </cr:reactionInfo>
          </cr:reaction>
        </cr:reactions>
      </w16:ext>
    </w16cex:extLst>
  </w16cex:commentExtensible>
  <w16cex:commentExtensible w16cex:durableId="46CA6F92" w16cex:dateUtc="2025-08-06T13:45:00Z">
    <w16cex:extLst>
      <w16:ext w16:uri="{CE6994B0-6A32-4C9F-8C6B-6E91EDA988CE}">
        <cr:reactions xmlns:cr="http://schemas.microsoft.com/office/comments/2020/reactions">
          <cr:reaction reactionType="1">
            <cr:reactionInfo dateUtc="2025-08-07T07:26:00Z">
              <cr:user userId="S::sauda.ghanyani@paysyslabs.com::33d30c0f-3255-48b1-9fb6-33cd52a3c91f" userProvider="AD" userName="Ume Sauda Ghanyani"/>
            </cr:reactionInfo>
          </cr:reaction>
        </cr:reactions>
      </w16:ext>
    </w16cex:extLst>
  </w16cex:commentExtensible>
  <w16cex:commentExtensible w16cex:durableId="04930081" w16cex:dateUtc="2025-08-07T07:25:00Z"/>
  <w16cex:commentExtensible w16cex:durableId="31823174" w16cex:dateUtc="2025-08-07T09:15:00Z">
    <w16cex:extLst>
      <w16:ext w16:uri="{CE6994B0-6A32-4C9F-8C6B-6E91EDA988CE}">
        <cr:reactions xmlns:cr="http://schemas.microsoft.com/office/comments/2020/reactions">
          <cr:reaction reactionType="1">
            <cr:reactionInfo dateUtc="2025-08-07T11:29:25Z">
              <cr:user userId="S::sauda.ghanyani@paysyslabs.com::33d30c0f-3255-48b1-9fb6-33cd52a3c91f" userProvider="AD" userName="Ume Sauda Ghanyani"/>
            </cr:reactionInfo>
          </cr:reaction>
        </cr:reactions>
      </w16:ext>
    </w16cex:extLst>
  </w16cex:commentExtensible>
  <w16cex:commentExtensible w16cex:durableId="03E099D8" w16cex:dateUtc="2025-08-06T13:57:00Z">
    <w16cex:extLst>
      <w16:ext w16:uri="{CE6994B0-6A32-4C9F-8C6B-6E91EDA988CE}">
        <cr:reactions xmlns:cr="http://schemas.microsoft.com/office/comments/2020/reactions">
          <cr:reaction reactionType="1">
            <cr:reactionInfo dateUtc="2025-08-07T07:26:38Z">
              <cr:user userId="S::sauda.ghanyani@paysyslabs.com::33d30c0f-3255-48b1-9fb6-33cd52a3c91f" userProvider="AD" userName="Ume Sauda Ghanyani"/>
            </cr:reactionInfo>
          </cr:reaction>
        </cr:reactions>
      </w16:ext>
    </w16cex:extLst>
  </w16cex:commentExtensible>
  <w16cex:commentExtensible w16cex:durableId="3F24B251" w16cex:dateUtc="2025-08-05T15:53:00Z"/>
  <w16cex:commentExtensible w16cex:durableId="36A8B1B7" w16cex:dateUtc="2025-08-07T07:31:00Z"/>
  <w16cex:commentExtensible w16cex:durableId="4FCA1336" w16cex:dateUtc="2025-08-06T14:37:00Z">
    <w16cex:extLst>
      <w16:ext w16:uri="{CE6994B0-6A32-4C9F-8C6B-6E91EDA988CE}">
        <cr:reactions xmlns:cr="http://schemas.microsoft.com/office/comments/2020/reactions">
          <cr:reaction reactionType="1">
            <cr:reactionInfo dateUtc="2025-08-11T04:53:08Z">
              <cr:user userId="S::sauda.ghanyani@paysyslabs.com::33d30c0f-3255-48b1-9fb6-33cd52a3c91f" userProvider="AD" userName="Ume Sauda Ghanyani"/>
            </cr:reactionInfo>
          </cr:reaction>
        </cr:reactions>
      </w16:ext>
    </w16cex:extLst>
  </w16cex:commentExtensible>
  <w16cex:commentExtensible w16cex:durableId="5324C386" w16cex:dateUtc="2025-08-11T04:53:00Z"/>
  <w16cex:commentExtensible w16cex:durableId="6DFB3FC4" w16cex:dateUtc="2025-08-06T13:59:00Z">
    <w16cex:extLst>
      <w16:ext w16:uri="{CE6994B0-6A32-4C9F-8C6B-6E91EDA988CE}">
        <cr:reactions xmlns:cr="http://schemas.microsoft.com/office/comments/2020/reactions">
          <cr:reaction reactionType="1">
            <cr:reactionInfo dateUtc="2025-08-07T07:57:13Z">
              <cr:user userId="S::sauda.ghanyani@paysyslabs.com::33d30c0f-3255-48b1-9fb6-33cd52a3c91f" userProvider="AD" userName="Ume Sauda Ghanyani"/>
            </cr:reactionInfo>
          </cr:reaction>
        </cr:reactions>
      </w16:ext>
    </w16cex:extLst>
  </w16cex:commentExtensible>
  <w16cex:commentExtensible w16cex:durableId="6C87692C" w16cex:dateUtc="2025-08-06T14:35:00Z">
    <w16cex:extLst>
      <w16:ext w16:uri="{CE6994B0-6A32-4C9F-8C6B-6E91EDA988CE}">
        <cr:reactions xmlns:cr="http://schemas.microsoft.com/office/comments/2020/reactions">
          <cr:reaction reactionType="1">
            <cr:reactionInfo dateUtc="2025-08-07T08:00:12Z">
              <cr:user userId="S::sauda.ghanyani@paysyslabs.com::33d30c0f-3255-48b1-9fb6-33cd52a3c91f" userProvider="AD" userName="Ume Sauda Ghanyani"/>
            </cr:reactionInfo>
          </cr:reaction>
        </cr:reactions>
      </w16:ext>
    </w16cex:extLst>
  </w16cex:commentExtensible>
  <w16cex:commentExtensible w16cex:durableId="6A5DA69E" w16cex:dateUtc="2025-08-06T14:39:00Z"/>
  <w16cex:commentExtensible w16cex:durableId="1A6DDB2D" w16cex:dateUtc="2025-08-11T05:30:00Z"/>
  <w16cex:commentExtensible w16cex:durableId="3BD1F5E4" w16cex:dateUtc="2025-08-06T15:20:00Z">
    <w16cex:extLst>
      <w16:ext w16:uri="{CE6994B0-6A32-4C9F-8C6B-6E91EDA988CE}">
        <cr:reactions xmlns:cr="http://schemas.microsoft.com/office/comments/2020/reactions">
          <cr:reaction reactionType="1">
            <cr:reactionInfo dateUtc="2025-08-11T05:40:06Z">
              <cr:user userId="S::sauda.ghanyani@paysyslabs.com::33d30c0f-3255-48b1-9fb6-33cd52a3c91f" userProvider="AD" userName="Ume Sauda Ghanyani"/>
            </cr:reactionInfo>
          </cr:reaction>
        </cr:reactions>
      </w16:ext>
    </w16cex:extLst>
  </w16cex:commentExtensible>
  <w16cex:commentExtensible w16cex:durableId="1E6816E9" w16cex:dateUtc="2025-08-07T08:37:00Z"/>
  <w16cex:commentExtensible w16cex:durableId="62125E3F" w16cex:dateUtc="2025-08-06T15:21:00Z">
    <w16cex:extLst>
      <w16:ext w16:uri="{CE6994B0-6A32-4C9F-8C6B-6E91EDA988CE}">
        <cr:reactions xmlns:cr="http://schemas.microsoft.com/office/comments/2020/reactions">
          <cr:reaction reactionType="1">
            <cr:reactionInfo dateUtc="2025-08-07T08:07:40Z">
              <cr:user userId="S::sauda.ghanyani@paysyslabs.com::33d30c0f-3255-48b1-9fb6-33cd52a3c91f" userProvider="AD" userName="Ume Sauda Ghanyani"/>
            </cr:reactionInfo>
          </cr:reaction>
        </cr:reactions>
      </w16:ext>
    </w16cex:extLst>
  </w16cex:commentExtensible>
  <w16cex:commentExtensible w16cex:durableId="00DA17AC" w16cex:dateUtc="2025-08-06T15:34:00Z">
    <w16cex:extLst>
      <w16:ext w16:uri="{CE6994B0-6A32-4C9F-8C6B-6E91EDA988CE}">
        <cr:reactions xmlns:cr="http://schemas.microsoft.com/office/comments/2020/reactions">
          <cr:reaction reactionType="1">
            <cr:reactionInfo dateUtc="2025-08-11T05:48:23Z">
              <cr:user userId="S::sauda.ghanyani@paysyslabs.com::33d30c0f-3255-48b1-9fb6-33cd52a3c91f" userProvider="AD" userName="Ume Sauda Ghanyani"/>
            </cr:reactionInfo>
          </cr:reaction>
        </cr:reactions>
      </w16:ext>
    </w16cex:extLst>
  </w16cex:commentExtensible>
  <w16cex:commentExtensible w16cex:durableId="4985159E" w16cex:dateUtc="2025-08-11T05:48:00Z"/>
  <w16cex:commentExtensible w16cex:durableId="2835C442" w16cex:dateUtc="2025-08-06T15:43:00Z"/>
  <w16cex:commentExtensible w16cex:durableId="52BDBA0A" w16cex:dateUtc="2025-08-07T09:03:00Z"/>
  <w16cex:commentExtensible w16cex:durableId="3DA85247" w16cex:dateUtc="2025-08-06T15:58:00Z">
    <w16cex:extLst>
      <w16:ext w16:uri="{CE6994B0-6A32-4C9F-8C6B-6E91EDA988CE}">
        <cr:reactions xmlns:cr="http://schemas.microsoft.com/office/comments/2020/reactions">
          <cr:reaction reactionType="1">
            <cr:reactionInfo dateUtc="2025-08-11T06:06:15Z">
              <cr:user userId="S::sauda.ghanyani@paysyslabs.com::33d30c0f-3255-48b1-9fb6-33cd52a3c91f" userProvider="AD" userName="Ume Sauda Ghanyani"/>
            </cr:reactionInfo>
          </cr:reaction>
        </cr:reactions>
      </w16:ext>
    </w16cex:extLst>
  </w16cex:commentExtensible>
  <w16cex:commentExtensible w16cex:durableId="25DE9086" w16cex:dateUtc="2025-08-06T15:59:00Z">
    <w16cex:extLst>
      <w16:ext w16:uri="{CE6994B0-6A32-4C9F-8C6B-6E91EDA988CE}">
        <cr:reactions xmlns:cr="http://schemas.microsoft.com/office/comments/2020/reactions">
          <cr:reaction reactionType="1">
            <cr:reactionInfo dateUtc="2025-08-07T11:31:33Z">
              <cr:user userId="S::sauda.ghanyani@paysyslabs.com::33d30c0f-3255-48b1-9fb6-33cd52a3c91f" userProvider="AD" userName="Ume Sauda Ghanyani"/>
            </cr:reactionInfo>
          </cr:reaction>
        </cr:reactions>
      </w16:ext>
    </w16cex:extLst>
  </w16cex:commentExtensible>
  <w16cex:commentExtensible w16cex:durableId="475E984C" w16cex:dateUtc="2025-08-06T16:00:00Z">
    <w16cex:extLst>
      <w16:ext w16:uri="{CE6994B0-6A32-4C9F-8C6B-6E91EDA988CE}">
        <cr:reactions xmlns:cr="http://schemas.microsoft.com/office/comments/2020/reactions">
          <cr:reaction reactionType="1">
            <cr:reactionInfo dateUtc="2025-08-11T06:17:11Z">
              <cr:user userId="S::sauda.ghanyani@paysyslabs.com::33d30c0f-3255-48b1-9fb6-33cd52a3c91f" userProvider="AD" userName="Ume Sauda Ghanyani"/>
            </cr:reactionInfo>
          </cr:reaction>
        </cr:reactions>
      </w16:ext>
    </w16cex:extLst>
  </w16cex:commentExtensible>
  <w16cex:commentExtensible w16cex:durableId="24D9B1CC" w16cex:dateUtc="2025-08-11T06:17:00Z"/>
  <w16cex:commentExtensible w16cex:durableId="04172417" w16cex:dateUtc="2025-08-06T16:07:00Z">
    <w16cex:extLst>
      <w16:ext w16:uri="{CE6994B0-6A32-4C9F-8C6B-6E91EDA988CE}">
        <cr:reactions xmlns:cr="http://schemas.microsoft.com/office/comments/2020/reactions">
          <cr:reaction reactionType="1">
            <cr:reactionInfo dateUtc="2025-08-11T06:18:37Z">
              <cr:user userId="S::sauda.ghanyani@paysyslabs.com::33d30c0f-3255-48b1-9fb6-33cd52a3c91f" userProvider="AD" userName="Ume Sauda Ghanyani"/>
            </cr:reactionInfo>
          </cr:reaction>
        </cr:reactions>
      </w16:ext>
    </w16cex:extLst>
  </w16cex:commentExtensible>
  <w16cex:commentExtensible w16cex:durableId="49764099" w16cex:dateUtc="2025-08-11T06:18:00Z"/>
  <w16cex:commentExtensible w16cex:durableId="628794ED" w16cex:dateUtc="2025-08-06T16:26:00Z"/>
  <w16cex:commentExtensible w16cex:durableId="2119CE75" w16cex:dateUtc="2025-08-11T06:26:00Z"/>
  <w16cex:commentExtensible w16cex:durableId="074CB292" w16cex:dateUtc="2025-08-06T16:09:00Z">
    <w16cex:extLst>
      <w16:ext w16:uri="{CE6994B0-6A32-4C9F-8C6B-6E91EDA988CE}">
        <cr:reactions xmlns:cr="http://schemas.microsoft.com/office/comments/2020/reactions">
          <cr:reaction reactionType="1">
            <cr:reactionInfo dateUtc="2025-08-11T06:27:04Z">
              <cr:user userId="S::sauda.ghanyani@paysyslabs.com::33d30c0f-3255-48b1-9fb6-33cd52a3c91f" userProvider="AD" userName="Ume Sauda Ghanyani"/>
            </cr:reactionInfo>
          </cr:reaction>
        </cr:reactions>
      </w16:ext>
    </w16cex:extLst>
  </w16cex:commentExtensible>
  <w16cex:commentExtensible w16cex:durableId="4D848A11" w16cex:dateUtc="2025-08-06T16:38:00Z">
    <w16cex:extLst>
      <w16:ext w16:uri="{CE6994B0-6A32-4C9F-8C6B-6E91EDA988CE}">
        <cr:reactions xmlns:cr="http://schemas.microsoft.com/office/comments/2020/reactions">
          <cr:reaction reactionType="1">
            <cr:reactionInfo dateUtc="2025-08-11T06:29:39Z">
              <cr:user userId="S::sauda.ghanyani@paysyslabs.com::33d30c0f-3255-48b1-9fb6-33cd52a3c91f" userProvider="AD" userName="Ume Sauda Ghanyani"/>
            </cr:reactionInfo>
          </cr:reaction>
        </cr:reactions>
      </w16:ext>
    </w16cex:extLst>
  </w16cex:commentExtensible>
  <w16cex:commentExtensible w16cex:durableId="4C9B63A4" w16cex:dateUtc="2025-08-11T06:29:00Z"/>
  <w16cex:commentExtensible w16cex:durableId="4C55F287" w16cex:dateUtc="2025-08-06T16:43:00Z">
    <w16cex:extLst>
      <w16:ext w16:uri="{CE6994B0-6A32-4C9F-8C6B-6E91EDA988CE}">
        <cr:reactions xmlns:cr="http://schemas.microsoft.com/office/comments/2020/reactions">
          <cr:reaction reactionType="1">
            <cr:reactionInfo dateUtc="2025-08-08T09:39:53Z">
              <cr:user userId="S::sauda.ghanyani@paysyslabs.com::33d30c0f-3255-48b1-9fb6-33cd52a3c91f" userProvider="AD" userName="Ume Sauda Ghanyani"/>
            </cr:reactionInfo>
          </cr:reaction>
        </cr:reactions>
      </w16:ext>
    </w16cex:extLst>
  </w16cex:commentExtensible>
  <w16cex:commentExtensible w16cex:durableId="63243688" w16cex:dateUtc="2025-08-06T16:44:00Z">
    <w16cex:extLst>
      <w16:ext w16:uri="{CE6994B0-6A32-4C9F-8C6B-6E91EDA988CE}">
        <cr:reactions xmlns:cr="http://schemas.microsoft.com/office/comments/2020/reactions">
          <cr:reaction reactionType="1">
            <cr:reactionInfo dateUtc="2025-08-11T06:32:04Z">
              <cr:user userId="S::sauda.ghanyani@paysyslabs.com::33d30c0f-3255-48b1-9fb6-33cd52a3c91f" userProvider="AD" userName="Ume Sauda Ghanyani"/>
            </cr:reactionInfo>
          </cr:reaction>
        </cr:reactions>
      </w16:ext>
    </w16cex:extLst>
  </w16cex:commentExtensible>
  <w16cex:commentExtensible w16cex:durableId="520AA4B2" w16cex:dateUtc="2025-08-06T16:45:00Z"/>
  <w16cex:commentExtensible w16cex:durableId="37BBAE92" w16cex:dateUtc="2025-08-06T16:47:00Z">
    <w16cex:extLst>
      <w16:ext w16:uri="{CE6994B0-6A32-4C9F-8C6B-6E91EDA988CE}">
        <cr:reactions xmlns:cr="http://schemas.microsoft.com/office/comments/2020/reactions">
          <cr:reaction reactionType="1">
            <cr:reactionInfo dateUtc="2025-08-11T06:55:41Z">
              <cr:user userId="S::sauda.ghanyani@paysyslabs.com::33d30c0f-3255-48b1-9fb6-33cd52a3c91f" userProvider="AD" userName="Ume Sauda Ghanyani"/>
            </cr:reactionInfo>
          </cr:reaction>
        </cr:reactions>
      </w16:ext>
    </w16cex:extLst>
  </w16cex:commentExtensible>
  <w16cex:commentExtensible w16cex:durableId="410D91B5" w16cex:dateUtc="2025-08-06T16:49:00Z">
    <w16cex:extLst>
      <w16:ext w16:uri="{CE6994B0-6A32-4C9F-8C6B-6E91EDA988CE}">
        <cr:reactions xmlns:cr="http://schemas.microsoft.com/office/comments/2020/reactions">
          <cr:reaction reactionType="1">
            <cr:reactionInfo dateUtc="2025-08-06T17:02:12Z">
              <cr:user userId="S::urn:spo:guest#sandy@labuschagnehome.com::" userProvider="AD" userName="sandy@labuschagnehome.com"/>
            </cr:reactionInfo>
            <cr:reactionInfo dateUtc="2025-08-11T06:57:55Z">
              <cr:user userId="S::sauda.ghanyani@paysyslabs.com::33d30c0f-3255-48b1-9fb6-33cd52a3c91f" userProvider="AD" userName="Ume Sauda Ghanyani"/>
            </cr:reactionInfo>
          </cr:reaction>
        </cr:reactions>
      </w16:ext>
    </w16cex:extLst>
  </w16cex:commentExtensible>
  <w16cex:commentExtensible w16cex:durableId="3DCBE89C" w16cex:dateUtc="2025-08-06T16:50:00Z"/>
  <w16cex:commentExtensible w16cex:durableId="12FFD9EE" w16cex:dateUtc="2025-08-05T16:26:00Z"/>
  <w16cex:commentExtensible w16cex:durableId="32A54B98" w16cex:dateUtc="2025-08-06T16:50:00Z">
    <w16cex:extLst>
      <w16:ext w16:uri="{CE6994B0-6A32-4C9F-8C6B-6E91EDA988CE}">
        <cr:reactions xmlns:cr="http://schemas.microsoft.com/office/comments/2020/reactions">
          <cr:reaction reactionType="1">
            <cr:reactionInfo dateUtc="2025-08-08T05:06:20Z">
              <cr:user userId="S::sauda.ghanyani@paysyslabs.com::33d30c0f-3255-48b1-9fb6-33cd52a3c91f" userProvider="AD" userName="Ume Sauda Ghanyani"/>
            </cr:reactionInfo>
          </cr:reaction>
        </cr:reactions>
      </w16:ext>
    </w16cex:extLst>
  </w16cex:commentExtensible>
  <w16cex:commentExtensible w16cex:durableId="0EE82E98" w16cex:dateUtc="2025-08-06T17:02:00Z">
    <w16cex:extLst>
      <w16:ext w16:uri="{CE6994B0-6A32-4C9F-8C6B-6E91EDA988CE}">
        <cr:reactions xmlns:cr="http://schemas.microsoft.com/office/comments/2020/reactions">
          <cr:reaction reactionType="1">
            <cr:reactionInfo dateUtc="2025-08-11T07:48:32Z">
              <cr:user userId="S::sauda.ghanyani@paysyslabs.com::33d30c0f-3255-48b1-9fb6-33cd52a3c91f" userProvider="AD" userName="Ume Sauda Ghanyani"/>
            </cr:reactionInfo>
          </cr:reaction>
        </cr:reactions>
      </w16:ext>
    </w16cex:extLst>
  </w16cex:commentExtensible>
  <w16cex:commentExtensible w16cex:durableId="02CC2075" w16cex:dateUtc="2025-08-06T17:05:00Z"/>
  <w16cex:commentExtensible w16cex:durableId="0EAA966B" w16cex:dateUtc="2025-08-06T17:08:00Z">
    <w16cex:extLst>
      <w16:ext w16:uri="{CE6994B0-6A32-4C9F-8C6B-6E91EDA988CE}">
        <cr:reactions xmlns:cr="http://schemas.microsoft.com/office/comments/2020/reactions">
          <cr:reaction reactionType="1">
            <cr:reactionInfo dateUtc="2025-08-11T07:55:57Z">
              <cr:user userId="S::sauda.ghanyani@paysyslabs.com::33d30c0f-3255-48b1-9fb6-33cd52a3c91f" userProvider="AD" userName="Ume Sauda Ghanyani"/>
            </cr:reactionInfo>
          </cr:reaction>
        </cr:reactions>
      </w16:ext>
    </w16cex:extLst>
  </w16cex:commentExtensible>
  <w16cex:commentExtensible w16cex:durableId="7F51FD9F" w16cex:dateUtc="2025-08-07T09:53:00Z">
    <w16cex:extLst>
      <w16:ext w16:uri="{CE6994B0-6A32-4C9F-8C6B-6E91EDA988CE}">
        <cr:reactions xmlns:cr="http://schemas.microsoft.com/office/comments/2020/reactions">
          <cr:reaction reactionType="1">
            <cr:reactionInfo dateUtc="2025-08-11T07:57:59Z">
              <cr:user userId="S::sauda.ghanyani@paysyslabs.com::33d30c0f-3255-48b1-9fb6-33cd52a3c91f" userProvider="AD" userName="Ume Sauda Ghanyani"/>
            </cr:reactionInfo>
          </cr:reaction>
        </cr:reactions>
      </w16:ext>
    </w16cex:extLst>
  </w16cex:commentExtensible>
  <w16cex:commentExtensible w16cex:durableId="59193544" w16cex:dateUtc="2025-08-07T09:40:00Z">
    <w16cex:extLst>
      <w16:ext w16:uri="{CE6994B0-6A32-4C9F-8C6B-6E91EDA988CE}">
        <cr:reactions xmlns:cr="http://schemas.microsoft.com/office/comments/2020/reactions">
          <cr:reaction reactionType="1">
            <cr:reactionInfo dateUtc="2025-08-11T09:35:13Z">
              <cr:user userId="S::sauda.ghanyani@paysyslabs.com::33d30c0f-3255-48b1-9fb6-33cd52a3c91f" userProvider="AD" userName="Ume Sauda Ghanyani"/>
            </cr:reactionInfo>
          </cr:reaction>
        </cr:reactions>
      </w16:ext>
    </w16cex:extLst>
  </w16cex:commentExtensible>
  <w16cex:commentExtensible w16cex:durableId="62BFCD54" w16cex:dateUtc="2025-08-11T09:35:00Z"/>
  <w16cex:commentExtensible w16cex:durableId="290BCC3E" w16cex:dateUtc="2025-08-07T09:44:00Z">
    <w16cex:extLst>
      <w16:ext w16:uri="{CE6994B0-6A32-4C9F-8C6B-6E91EDA988CE}">
        <cr:reactions xmlns:cr="http://schemas.microsoft.com/office/comments/2020/reactions">
          <cr:reaction reactionType="1">
            <cr:reactionInfo dateUtc="2025-08-11T08:00:09Z">
              <cr:user userId="S::sauda.ghanyani@paysyslabs.com::33d30c0f-3255-48b1-9fb6-33cd52a3c91f" userProvider="AD" userName="Ume Sauda Ghanyani"/>
            </cr:reactionInfo>
          </cr:reaction>
        </cr:reactions>
      </w16:ext>
    </w16cex:extLst>
  </w16cex:commentExtensible>
  <w16cex:commentExtensible w16cex:durableId="43421C8B" w16cex:dateUtc="2025-08-07T09:47:00Z"/>
  <w16cex:commentExtensible w16cex:durableId="0729446B" w16cex:dateUtc="2025-08-07T09:45:00Z">
    <w16cex:extLst>
      <w16:ext w16:uri="{CE6994B0-6A32-4C9F-8C6B-6E91EDA988CE}">
        <cr:reactions xmlns:cr="http://schemas.microsoft.com/office/comments/2020/reactions">
          <cr:reaction reactionType="1">
            <cr:reactionInfo dateUtc="2025-08-11T08:07:00Z">
              <cr:user userId="S::sauda.ghanyani@paysyslabs.com::33d30c0f-3255-48b1-9fb6-33cd52a3c91f" userProvider="AD" userName="Ume Sauda Ghanyani"/>
            </cr:reactionInfo>
          </cr:reaction>
        </cr:reactions>
      </w16:ext>
    </w16cex:extLst>
  </w16cex:commentExtensible>
  <w16cex:commentExtensible w16cex:durableId="74CA3603" w16cex:dateUtc="2025-08-11T08:06:00Z"/>
  <w16cex:commentExtensible w16cex:durableId="57552076" w16cex:dateUtc="2025-08-07T10:03:00Z">
    <w16cex:extLst>
      <w16:ext w16:uri="{CE6994B0-6A32-4C9F-8C6B-6E91EDA988CE}">
        <cr:reactions xmlns:cr="http://schemas.microsoft.com/office/comments/2020/reactions">
          <cr:reaction reactionType="1">
            <cr:reactionInfo dateUtc="2025-08-08T05:17:49Z">
              <cr:user userId="S::sauda.ghanyani@paysyslabs.com::33d30c0f-3255-48b1-9fb6-33cd52a3c91f" userProvider="AD" userName="Ume Sauda Ghanyani"/>
            </cr:reactionInfo>
          </cr:reaction>
        </cr:reactions>
      </w16:ext>
    </w16cex:extLst>
  </w16cex:commentExtensible>
  <w16cex:commentExtensible w16cex:durableId="15E02DE9" w16cex:dateUtc="2025-08-07T10:05:00Z">
    <w16cex:extLst>
      <w16:ext w16:uri="{CE6994B0-6A32-4C9F-8C6B-6E91EDA988CE}">
        <cr:reactions xmlns:cr="http://schemas.microsoft.com/office/comments/2020/reactions">
          <cr:reaction reactionType="1">
            <cr:reactionInfo dateUtc="2025-08-08T04:16:39Z">
              <cr:user userId="S::sauda.ghanyani@paysyslabs.com::33d30c0f-3255-48b1-9fb6-33cd52a3c91f" userProvider="AD" userName="Ume Sauda Ghanyani"/>
            </cr:reactionInfo>
          </cr:reaction>
        </cr:reactions>
      </w16:ext>
    </w16cex:extLst>
  </w16cex:commentExtensible>
  <w16cex:commentExtensible w16cex:durableId="29F11E45" w16cex:dateUtc="2025-08-07T10:06:00Z">
    <w16cex:extLst>
      <w16:ext w16:uri="{CE6994B0-6A32-4C9F-8C6B-6E91EDA988CE}">
        <cr:reactions xmlns:cr="http://schemas.microsoft.com/office/comments/2020/reactions">
          <cr:reaction reactionType="1">
            <cr:reactionInfo dateUtc="2025-08-11T08:07:17Z">
              <cr:user userId="S::sauda.ghanyani@paysyslabs.com::33d30c0f-3255-48b1-9fb6-33cd52a3c91f" userProvider="AD" userName="Ume Sauda Ghanyani"/>
            </cr:reactionInfo>
          </cr:reaction>
        </cr:reactions>
      </w16:ext>
    </w16cex:extLst>
  </w16cex:commentExtensible>
  <w16cex:commentExtensible w16cex:durableId="004CFE73" w16cex:dateUtc="2025-08-07T10:09:00Z">
    <w16cex:extLst>
      <w16:ext w16:uri="{CE6994B0-6A32-4C9F-8C6B-6E91EDA988CE}">
        <cr:reactions xmlns:cr="http://schemas.microsoft.com/office/comments/2020/reactions">
          <cr:reaction reactionType="1">
            <cr:reactionInfo dateUtc="2025-08-11T08:10:31Z">
              <cr:user userId="S::sauda.ghanyani@paysyslabs.com::33d30c0f-3255-48b1-9fb6-33cd52a3c91f" userProvider="AD" userName="Ume Sauda Ghanyani"/>
            </cr:reactionInfo>
          </cr:reaction>
        </cr:reactions>
      </w16:ext>
    </w16cex:extLst>
  </w16cex:commentExtensible>
  <w16cex:commentExtensible w16cex:durableId="77B14488" w16cex:dateUtc="2025-08-07T10:10:00Z"/>
  <w16cex:commentExtensible w16cex:durableId="2FF19372" w16cex:dateUtc="2025-08-07T10:11:00Z">
    <w16cex:extLst>
      <w16:ext w16:uri="{CE6994B0-6A32-4C9F-8C6B-6E91EDA988CE}">
        <cr:reactions xmlns:cr="http://schemas.microsoft.com/office/comments/2020/reactions">
          <cr:reaction reactionType="1">
            <cr:reactionInfo dateUtc="2025-08-11T09:36:30Z">
              <cr:user userId="S::sauda.ghanyani@paysyslabs.com::33d30c0f-3255-48b1-9fb6-33cd52a3c91f" userProvider="AD" userName="Ume Sauda Ghanyani"/>
            </cr:reactionInfo>
          </cr:reaction>
        </cr:reactions>
      </w16:ext>
    </w16cex:extLst>
  </w16cex:commentExtensible>
  <w16cex:commentExtensible w16cex:durableId="45CEA886" w16cex:dateUtc="2025-08-07T10:18:00Z">
    <w16cex:extLst>
      <w16:ext w16:uri="{CE6994B0-6A32-4C9F-8C6B-6E91EDA988CE}">
        <cr:reactions xmlns:cr="http://schemas.microsoft.com/office/comments/2020/reactions">
          <cr:reaction reactionType="1">
            <cr:reactionInfo dateUtc="2025-08-11T09:37:03Z">
              <cr:user userId="S::sauda.ghanyani@paysyslabs.com::33d30c0f-3255-48b1-9fb6-33cd52a3c91f" userProvider="AD" userName="Ume Sauda Ghanyani"/>
            </cr:reactionInfo>
          </cr:reaction>
        </cr:reactions>
      </w16:ext>
    </w16cex:extLst>
  </w16cex:commentExtensible>
  <w16cex:commentExtensible w16cex:durableId="708755CC" w16cex:dateUtc="2025-08-07T10:20:00Z">
    <w16cex:extLst>
      <w16:ext w16:uri="{CE6994B0-6A32-4C9F-8C6B-6E91EDA988CE}">
        <cr:reactions xmlns:cr="http://schemas.microsoft.com/office/comments/2020/reactions">
          <cr:reaction reactionType="1">
            <cr:reactionInfo dateUtc="2025-08-11T09:40:32Z">
              <cr:user userId="S::sauda.ghanyani@paysyslabs.com::33d30c0f-3255-48b1-9fb6-33cd52a3c91f" userProvider="AD" userName="Ume Sauda Ghanyani"/>
            </cr:reactionInfo>
          </cr:reaction>
        </cr:reactions>
      </w16:ext>
    </w16cex:extLst>
  </w16cex:commentExtensible>
  <w16cex:commentExtensible w16cex:durableId="113902C4" w16cex:dateUtc="2025-08-07T10:20:00Z">
    <w16cex:extLst>
      <w16:ext w16:uri="{CE6994B0-6A32-4C9F-8C6B-6E91EDA988CE}">
        <cr:reactions xmlns:cr="http://schemas.microsoft.com/office/comments/2020/reactions">
          <cr:reaction reactionType="1">
            <cr:reactionInfo dateUtc="2025-08-11T09:42:18Z">
              <cr:user userId="S::sauda.ghanyani@paysyslabs.com::33d30c0f-3255-48b1-9fb6-33cd52a3c91f" userProvider="AD" userName="Ume Sauda Ghanyani"/>
            </cr:reactionInfo>
          </cr:reaction>
        </cr:reactions>
      </w16:ext>
    </w16cex:extLst>
  </w16cex:commentExtensible>
  <w16cex:commentExtensible w16cex:durableId="4B5DEE9C" w16cex:dateUtc="2025-08-07T10:23:00Z"/>
  <w16cex:commentExtensible w16cex:durableId="1F9BAAAF" w16cex:dateUtc="2025-08-05T16:39:00Z"/>
  <w16cex:commentExtensible w16cex:durableId="61CAAB6B" w16cex:dateUtc="2025-08-06T12:32:00Z"/>
  <w16cex:commentExtensible w16cex:durableId="6FA82774" w16cex:dateUtc="2025-08-07T10:24:00Z">
    <w16cex:extLst>
      <w16:ext w16:uri="{CE6994B0-6A32-4C9F-8C6B-6E91EDA988CE}">
        <cr:reactions xmlns:cr="http://schemas.microsoft.com/office/comments/2020/reactions">
          <cr:reaction reactionType="1">
            <cr:reactionInfo dateUtc="2025-08-11T16:35:17Z">
              <cr:user userId="S::sauda.ghanyani@paysyslabs.com::33d30c0f-3255-48b1-9fb6-33cd52a3c91f" userProvider="AD" userName="Ume Sauda Ghanyani"/>
            </cr:reactionInfo>
          </cr:reaction>
        </cr:reactions>
      </w16:ext>
    </w16cex:extLst>
  </w16cex:commentExtensible>
  <w16cex:commentExtensible w16cex:durableId="3ABD5154" w16cex:dateUtc="2025-08-07T10:25:00Z">
    <w16cex:extLst>
      <w16:ext w16:uri="{CE6994B0-6A32-4C9F-8C6B-6E91EDA988CE}">
        <cr:reactions xmlns:cr="http://schemas.microsoft.com/office/comments/2020/reactions">
          <cr:reaction reactionType="1">
            <cr:reactionInfo dateUtc="2025-08-11T16:37:30Z">
              <cr:user userId="S::sauda.ghanyani@paysyslabs.com::33d30c0f-3255-48b1-9fb6-33cd52a3c91f" userProvider="AD" userName="Ume Sauda Ghanyani"/>
            </cr:reactionInfo>
          </cr:reaction>
        </cr:reactions>
      </w16:ext>
    </w16cex:extLst>
  </w16cex:commentExtensible>
  <w16cex:commentExtensible w16cex:durableId="7772AFD5" w16cex:dateUtc="2025-08-07T10:27:00Z"/>
  <w16cex:commentExtensible w16cex:durableId="77DB3B8A" w16cex:dateUtc="2025-08-07T10:28:00Z"/>
  <w16cex:commentExtensible w16cex:durableId="6B8ED8CF" w16cex:dateUtc="2025-08-07T10:29:00Z"/>
  <w16cex:commentExtensible w16cex:durableId="2835F6BA" w16cex:dateUtc="2025-08-07T10:38:00Z"/>
  <w16cex:commentExtensible w16cex:durableId="290ADA88" w16cex:dateUtc="2025-08-07T10:34:00Z"/>
  <w16cex:commentExtensible w16cex:durableId="3875E235" w16cex:dateUtc="2025-08-12T05:35:00Z"/>
  <w16cex:commentExtensible w16cex:durableId="52695EA8" w16cex:dateUtc="2025-08-07T10:41:00Z"/>
  <w16cex:commentExtensible w16cex:durableId="7465E626" w16cex:dateUtc="2025-08-07T10:40:00Z"/>
  <w16cex:commentExtensible w16cex:durableId="2C4A5D54" w16cex:dateUtc="2025-08-08T05:35:00Z"/>
  <w16cex:commentExtensible w16cex:durableId="6DDFCC3F" w16cex:dateUtc="2025-08-05T16:57:00Z">
    <w16cex:extLst>
      <w16:ext w16:uri="{CE6994B0-6A32-4C9F-8C6B-6E91EDA988CE}">
        <cr:reactions xmlns:cr="http://schemas.microsoft.com/office/comments/2020/reactions">
          <cr:reaction reactionType="1">
            <cr:reactionInfo dateUtc="2025-08-06T12:33:10Z">
              <cr:user userId="S::sauda.ghanyani@paysyslabs.com::33d30c0f-3255-48b1-9fb6-33cd52a3c91f" userProvider="AD" userName="Ume Sauda Ghanyani"/>
            </cr:reactionInfo>
          </cr:reaction>
        </cr:reactions>
      </w16:ext>
    </w16cex:extLst>
  </w16cex:commentExtensible>
  <w16cex:commentExtensible w16cex:durableId="1DE91A4F" w16cex:dateUtc="2025-08-06T12:34:00Z"/>
  <w16cex:commentExtensible w16cex:durableId="61B47779" w16cex:dateUtc="2025-08-07T10:42:00Z"/>
  <w16cex:commentExtensible w16cex:durableId="7935A9A7" w16cex:dateUtc="2025-08-07T10:42:00Z"/>
  <w16cex:commentExtensible w16cex:durableId="4F18BB7F" w16cex:dateUtc="2025-08-11T18:08:00Z"/>
  <w16cex:commentExtensible w16cex:durableId="20C3154E" w16cex:dateUtc="2025-08-07T10:43:00Z">
    <w16cex:extLst>
      <w16:ext w16:uri="{CE6994B0-6A32-4C9F-8C6B-6E91EDA988CE}">
        <cr:reactions xmlns:cr="http://schemas.microsoft.com/office/comments/2020/reactions">
          <cr:reaction reactionType="1">
            <cr:reactionInfo dateUtc="2025-08-11T18:11:17Z">
              <cr:user userId="S::sauda.ghanyani@paysyslabs.com::33d30c0f-3255-48b1-9fb6-33cd52a3c91f" userProvider="AD" userName="Ume Sauda Ghanyani"/>
            </cr:reactionInfo>
          </cr:reaction>
        </cr:reactions>
      </w16:ext>
    </w16cex:extLst>
  </w16cex:commentExtensible>
  <w16cex:commentExtensible w16cex:durableId="22CE35E6" w16cex:dateUtc="2025-08-05T15:20:00Z">
    <w16cex:extLst>
      <w16:ext w16:uri="{CE6994B0-6A32-4C9F-8C6B-6E91EDA988CE}">
        <cr:reactions xmlns:cr="http://schemas.microsoft.com/office/comments/2020/reactions">
          <cr:reaction reactionType="1">
            <cr:reactionInfo dateUtc="2025-08-06T12:31:11Z">
              <cr:user userId="S::sauda.ghanyani@paysyslabs.com::33d30c0f-3255-48b1-9fb6-33cd52a3c91f" userProvider="AD" userName="Ume Sauda Ghanyani"/>
            </cr:reactionInfo>
          </cr:reaction>
        </cr:reactions>
      </w16:ext>
    </w16cex:extLst>
  </w16cex:commentExtensible>
  <w16cex:commentExtensible w16cex:durableId="5FFDAA72" w16cex:dateUtc="2025-08-07T11:47:00Z">
    <w16cex:extLst>
      <w16:ext w16:uri="{CE6994B0-6A32-4C9F-8C6B-6E91EDA988CE}">
        <cr:reactions xmlns:cr="http://schemas.microsoft.com/office/comments/2020/reactions">
          <cr:reaction reactionType="1">
            <cr:reactionInfo dateUtc="2025-08-12T05:44:15Z">
              <cr:user userId="S::sauda.ghanyani@paysyslabs.com::33d30c0f-3255-48b1-9fb6-33cd52a3c91f" userProvider="AD" userName="Ume Sauda Ghanyani"/>
            </cr:reactionInfo>
          </cr:reaction>
        </cr:reactions>
      </w16:ext>
    </w16cex:extLst>
  </w16cex:commentExtensible>
  <w16cex:commentExtensible w16cex:durableId="6533D291" w16cex:dateUtc="2025-08-05T15:27:00Z"/>
  <w16cex:commentExtensible w16cex:durableId="58804009" w16cex:dateUtc="2025-08-07T10:45:00Z"/>
  <w16cex:commentExtensible w16cex:durableId="6E86AB8C" w16cex:dateUtc="2025-08-12T05:42:00Z"/>
  <w16cex:commentExtensible w16cex:durableId="723CF08B" w16cex:dateUtc="2025-08-07T10:46:00Z"/>
  <w16cex:commentExtensible w16cex:durableId="32DD788B" w16cex:dateUtc="2025-08-12T06:40:30.327Z"/>
  <w16cex:commentExtensible w16cex:durableId="4DAA5FC6" w16cex:dateUtc="2025-08-12T07:16:34.212Z"/>
  <w16cex:commentExtensible w16cex:durableId="20C353E3" w16cex:dateUtc="2025-08-12T07:23:06.961Z"/>
  <w16cex:commentExtensible w16cex:durableId="45F55ABC" w16cex:dateUtc="2025-08-12T07:23:12.453Z"/>
  <w16cex:commentExtensible w16cex:durableId="5FB7B50F" w16cex:dateUtc="2025-08-14T10:38:10.829Z"/>
  <w16cex:commentExtensible w16cex:durableId="2B425228" w16cex:dateUtc="2025-08-14T10:45:16.623Z"/>
  <w16cex:commentExtensible w16cex:durableId="1C7893B0" w16cex:dateUtc="2025-08-14T10:46:09.865Z"/>
  <w16cex:commentExtensible w16cex:durableId="098F358E" w16cex:dateUtc="2025-08-14T10:51:26.616Z"/>
  <w16cex:commentExtensible w16cex:durableId="65033F01" w16cex:dateUtc="2025-08-14T10:57:56.456Z"/>
  <w16cex:commentExtensible w16cex:durableId="34D81AC1" w16cex:dateUtc="2025-08-14T11:05:34.348Z"/>
  <w16cex:commentExtensible w16cex:durableId="017A2420" w16cex:dateUtc="2025-08-14T11:08:10.423Z"/>
  <w16cex:commentExtensible w16cex:durableId="47F95805" w16cex:dateUtc="2025-08-14T11:13:50.981Z"/>
  <w16cex:commentExtensible w16cex:durableId="042E1C19" w16cex:dateUtc="2025-08-14T11:20:07.251Z">
    <w16cex:extLst>
      <w16:ext w16:uri="{CE6994B0-6A32-4C9F-8C6B-6E91EDA988CE}">
        <cr:reactions xmlns:cr="http://schemas.microsoft.com/office/comments/2020/reactions">
          <cr:reaction reactionType="1">
            <cr:reactionInfo dateUtc="2025-08-18T04:59:44.716Z">
              <cr:user userId="S::sauda.ghanyani@paysyslabs.com::33d30c0f-3255-48b1-9fb6-33cd52a3c91f" userProvider="AD" userName="Ume Sauda Ghanyani"/>
            </cr:reactionInfo>
          </cr:reaction>
        </cr:reactions>
      </w16:ext>
    </w16cex:extLst>
  </w16cex:commentExtensible>
  <w16cex:commentExtensible w16cex:durableId="0497FDC5" w16cex:dateUtc="2025-08-14T11:30:49.435Z"/>
  <w16cex:commentExtensible w16cex:durableId="30D385B9" w16cex:dateUtc="2025-08-15T06:21:59.216Z"/>
  <w16cex:commentExtensible w16cex:durableId="65D44C8B" w16cex:dateUtc="2025-08-15T06:24:27.217Z"/>
  <w16cex:commentExtensible w16cex:durableId="3FE1541A" w16cex:dateUtc="2025-08-15T06:28:53.272Z"/>
  <w16cex:commentExtensible w16cex:durableId="78DF6AB3" w16cex:dateUtc="2025-08-15T06:30:43Z"/>
  <w16cex:commentExtensible w16cex:durableId="54A59C47" w16cex:dateUtc="2025-08-15T06:35:04.624Z"/>
  <w16cex:commentExtensible w16cex:durableId="0C330F3F" w16cex:dateUtc="2025-08-15T06:38:38.164Z"/>
  <w16cex:commentExtensible w16cex:durableId="2D6813DD" w16cex:dateUtc="2025-08-15T06:41:54.526Z"/>
  <w16cex:commentExtensible w16cex:durableId="16FEFE1C" w16cex:dateUtc="2025-08-15T06:48:26.949Z"/>
  <w16cex:commentExtensible w16cex:durableId="509D25C2" w16cex:dateUtc="2025-08-15T06:53:47.921Z"/>
  <w16cex:commentExtensible w16cex:durableId="28DDECA9" w16cex:dateUtc="2025-08-15T06:54:21.069Z"/>
  <w16cex:commentExtensible w16cex:durableId="335948A9" w16cex:dateUtc="2025-08-15T06:55:25.29Z"/>
  <w16cex:commentExtensible w16cex:durableId="4FAAC420" w16cex:dateUtc="2025-08-15T06:56:42.54Z"/>
  <w16cex:commentExtensible w16cex:durableId="5B10DEEF" w16cex:dateUtc="2025-08-15T07:06:15.756Z"/>
  <w16cex:commentExtensible w16cex:durableId="03DC23F9" w16cex:dateUtc="2025-08-15T07:07:37.765Z"/>
  <w16cex:commentExtensible w16cex:durableId="340783F4" w16cex:dateUtc="2025-08-15T07:16:48.584Z"/>
  <w16cex:commentExtensible w16cex:durableId="6BCF5059" w16cex:dateUtc="2025-08-15T07:24:33.496Z"/>
  <w16cex:commentExtensible w16cex:durableId="0371709A" w16cex:dateUtc="2025-08-15T07:26:03.235Z"/>
  <w16cex:commentExtensible w16cex:durableId="2E6CDDAF" w16cex:dateUtc="2025-08-15T07:34:35.072Z"/>
  <w16cex:commentExtensible w16cex:durableId="1E474F77" w16cex:dateUtc="2025-08-15T07:35:54.157Z"/>
  <w16cex:commentExtensible w16cex:durableId="31F7B6CC" w16cex:dateUtc="2025-08-15T08:15:09.201Z"/>
  <w16cex:commentExtensible w16cex:durableId="5C2A3684" w16cex:dateUtc="2025-08-15T08:23:10.089Z"/>
  <w16cex:commentExtensible w16cex:durableId="4D8B7DF8" w16cex:dateUtc="2025-08-15T08:29:47.725Z"/>
  <w16cex:commentExtensible w16cex:durableId="57D8B4EA" w16cex:dateUtc="2025-08-15T08:52:20.285Z"/>
  <w16cex:commentExtensible w16cex:durableId="07591F76" w16cex:dateUtc="2025-08-15T08:53:01.068Z"/>
  <w16cex:commentExtensible w16cex:durableId="5FCB858D" w16cex:dateUtc="2025-08-15T08:53:40.3Z"/>
  <w16cex:commentExtensible w16cex:durableId="52B11E90" w16cex:dateUtc="2025-08-15T09:04:20.689Z"/>
  <w16cex:commentExtensible w16cex:durableId="0EDDB2C6" w16cex:dateUtc="2025-08-15T09:07:05.796Z"/>
  <w16cex:commentExtensible w16cex:durableId="101ED52F" w16cex:dateUtc="2025-08-15T09:08:00.664Z"/>
  <w16cex:commentExtensible w16cex:durableId="64EA4407" w16cex:dateUtc="2025-08-15T09:10:18.082Z"/>
  <w16cex:commentExtensible w16cex:durableId="0F74782C" w16cex:dateUtc="2025-08-15T09:12:27.482Z"/>
  <w16cex:commentExtensible w16cex:durableId="5FD3771D" w16cex:dateUtc="2025-08-15T09:21:59.046Z"/>
  <w16cex:commentExtensible w16cex:durableId="4D33A2DD" w16cex:dateUtc="2025-08-15T09:23:06.261Z"/>
  <w16cex:commentExtensible w16cex:durableId="7F9F4AF4" w16cex:dateUtc="2025-08-15T09:34:27.036Z"/>
  <w16cex:commentExtensible w16cex:durableId="644CD52F" w16cex:dateUtc="2025-08-15T09:37:26.745Z"/>
  <w16cex:commentExtensible w16cex:durableId="775E3907" w16cex:dateUtc="2025-08-15T09:39:27.668Z"/>
  <w16cex:commentExtensible w16cex:durableId="54C7329C" w16cex:dateUtc="2025-08-15T09:40:40.373Z"/>
  <w16cex:commentExtensible w16cex:durableId="24BC4C61" w16cex:dateUtc="2025-08-15T09:47:56.403Z"/>
  <w16cex:commentExtensible w16cex:durableId="2E7E83AC" w16cex:dateUtc="2025-08-15T10:52:30.247Z"/>
  <w16cex:commentExtensible w16cex:durableId="2E3DDED7" w16cex:dateUtc="2025-08-15T11:21:48.076Z"/>
  <w16cex:commentExtensible w16cex:durableId="168B0A5C" w16cex:dateUtc="2025-08-15T11:24:57.77Z"/>
  <w16cex:commentExtensible w16cex:durableId="26886233" w16cex:dateUtc="2025-08-15T11:28:00.86Z"/>
  <w16cex:commentExtensible w16cex:durableId="646C144D" w16cex:dateUtc="2025-08-15T11:29:21.145Z"/>
  <w16cex:commentExtensible w16cex:durableId="16BF1760" w16cex:dateUtc="2025-08-15T11:29:45.608Z"/>
  <w16cex:commentExtensible w16cex:durableId="2F3DFAA5" w16cex:dateUtc="2025-08-15T11:31:29.231Z"/>
  <w16cex:commentExtensible w16cex:durableId="7792FA79" w16cex:dateUtc="2025-08-18T04:59:25.776Z"/>
  <w16cex:commentExtensible w16cex:durableId="387A6F52" w16cex:dateUtc="2025-08-18T05:00:16.097Z"/>
  <w16cex:commentExtensible w16cex:durableId="1D1A087C" w16cex:dateUtc="2025-08-18T05:59:58.261Z"/>
  <w16cex:commentExtensible w16cex:durableId="0A29C66A" w16cex:dateUtc="2025-08-18T08:33:56.412Z"/>
  <w16cex:commentExtensible w16cex:durableId="3D2BE483" w16cex:dateUtc="2025-08-18T08:34:45.626Z"/>
  <w16cex:commentExtensible w16cex:durableId="5BB93974" w16cex:dateUtc="2025-08-18T08:50:32.203Z"/>
  <w16cex:commentExtensible w16cex:durableId="5ACA3738" w16cex:dateUtc="2025-08-18T08:52:16.034Z"/>
  <w16cex:commentExtensible w16cex:durableId="2B14016B" w16cex:dateUtc="2025-08-18T09:02:37.63Z"/>
  <w16cex:commentExtensible w16cex:durableId="2DD1C343" w16cex:dateUtc="2025-08-18T09:04:41.704Z"/>
</w16cex:commentsExtensible>
</file>

<file path=word/commentsIds.xml><?xml version="1.0" encoding="utf-8"?>
<w16cid:commentsIds xmlns:mc="http://schemas.openxmlformats.org/markup-compatibility/2006" xmlns:w16cid="http://schemas.microsoft.com/office/word/2016/wordml/cid" mc:Ignorable="w16cid">
  <w16cid:commentId w16cid:paraId="169089D2" w16cid:durableId="068983E4"/>
  <w16cid:commentId w16cid:paraId="0296A7E5" w16cid:durableId="358E70F1"/>
  <w16cid:commentId w16cid:paraId="6ABFC7F4" w16cid:durableId="039EA77C"/>
  <w16cid:commentId w16cid:paraId="0AE8DD1B" w16cid:durableId="744567CA"/>
  <w16cid:commentId w16cid:paraId="4B4DF107" w16cid:durableId="619F23F8"/>
  <w16cid:commentId w16cid:paraId="66BD61DF" w16cid:durableId="46CA6F92"/>
  <w16cid:commentId w16cid:paraId="725FBCF9" w16cid:durableId="04930081"/>
  <w16cid:commentId w16cid:paraId="5E732AA6" w16cid:durableId="31823174"/>
  <w16cid:commentId w16cid:paraId="31365D82" w16cid:durableId="03E099D8"/>
  <w16cid:commentId w16cid:paraId="1A549FA5" w16cid:durableId="3F24B251"/>
  <w16cid:commentId w16cid:paraId="282814B0" w16cid:durableId="36A8B1B7"/>
  <w16cid:commentId w16cid:paraId="52091DA6" w16cid:durableId="4FCA1336"/>
  <w16cid:commentId w16cid:paraId="62B9285D" w16cid:durableId="5324C386"/>
  <w16cid:commentId w16cid:paraId="74618597" w16cid:durableId="6DFB3FC4"/>
  <w16cid:commentId w16cid:paraId="4A2A324A" w16cid:durableId="6C87692C"/>
  <w16cid:commentId w16cid:paraId="253D94D0" w16cid:durableId="6A5DA69E"/>
  <w16cid:commentId w16cid:paraId="4CEF8322" w16cid:durableId="1A6DDB2D"/>
  <w16cid:commentId w16cid:paraId="2053531A" w16cid:durableId="3BD1F5E4"/>
  <w16cid:commentId w16cid:paraId="1E4B0E96" w16cid:durableId="1E6816E9"/>
  <w16cid:commentId w16cid:paraId="13105389" w16cid:durableId="62125E3F"/>
  <w16cid:commentId w16cid:paraId="23B088DD" w16cid:durableId="00DA17AC"/>
  <w16cid:commentId w16cid:paraId="379A0DC4" w16cid:durableId="4985159E"/>
  <w16cid:commentId w16cid:paraId="06756D59" w16cid:durableId="2835C442"/>
  <w16cid:commentId w16cid:paraId="0BDC76CE" w16cid:durableId="52BDBA0A"/>
  <w16cid:commentId w16cid:paraId="1D2A5F46" w16cid:durableId="3DA85247"/>
  <w16cid:commentId w16cid:paraId="23328D84" w16cid:durableId="25DE9086"/>
  <w16cid:commentId w16cid:paraId="1FF82C92" w16cid:durableId="475E984C"/>
  <w16cid:commentId w16cid:paraId="659CD03E" w16cid:durableId="24D9B1CC"/>
  <w16cid:commentId w16cid:paraId="42E9CA61" w16cid:durableId="04172417"/>
  <w16cid:commentId w16cid:paraId="4C963A14" w16cid:durableId="49764099"/>
  <w16cid:commentId w16cid:paraId="5C360295" w16cid:durableId="628794ED"/>
  <w16cid:commentId w16cid:paraId="79E2831F" w16cid:durableId="2119CE75"/>
  <w16cid:commentId w16cid:paraId="7AE4D599" w16cid:durableId="074CB292"/>
  <w16cid:commentId w16cid:paraId="42EA6B3A" w16cid:durableId="4D848A11"/>
  <w16cid:commentId w16cid:paraId="76ADBAC1" w16cid:durableId="4C9B63A4"/>
  <w16cid:commentId w16cid:paraId="34AD19EC" w16cid:durableId="4C55F287"/>
  <w16cid:commentId w16cid:paraId="4197F817" w16cid:durableId="63243688"/>
  <w16cid:commentId w16cid:paraId="7485D6D8" w16cid:durableId="520AA4B2"/>
  <w16cid:commentId w16cid:paraId="05CA095B" w16cid:durableId="37BBAE92"/>
  <w16cid:commentId w16cid:paraId="17982188" w16cid:durableId="410D91B5"/>
  <w16cid:commentId w16cid:paraId="38D28A3C" w16cid:durableId="3DCBE89C"/>
  <w16cid:commentId w16cid:paraId="4E9B9C54" w16cid:durableId="12FFD9EE"/>
  <w16cid:commentId w16cid:paraId="7DEA25BE" w16cid:durableId="32A54B98"/>
  <w16cid:commentId w16cid:paraId="75C311D5" w16cid:durableId="0EE82E98"/>
  <w16cid:commentId w16cid:paraId="426EC35D" w16cid:durableId="02CC2075"/>
  <w16cid:commentId w16cid:paraId="1AFED36B" w16cid:durableId="0EAA966B"/>
  <w16cid:commentId w16cid:paraId="2E883BBC" w16cid:durableId="7F51FD9F"/>
  <w16cid:commentId w16cid:paraId="7BC13148" w16cid:durableId="59193544"/>
  <w16cid:commentId w16cid:paraId="199C5773" w16cid:durableId="62BFCD54"/>
  <w16cid:commentId w16cid:paraId="23FF0512" w16cid:durableId="290BCC3E"/>
  <w16cid:commentId w16cid:paraId="603F5490" w16cid:durableId="43421C8B"/>
  <w16cid:commentId w16cid:paraId="1CFB2BC8" w16cid:durableId="0729446B"/>
  <w16cid:commentId w16cid:paraId="58DBAE65" w16cid:durableId="74CA3603"/>
  <w16cid:commentId w16cid:paraId="22DED566" w16cid:durableId="57552076"/>
  <w16cid:commentId w16cid:paraId="3C15800E" w16cid:durableId="15E02DE9"/>
  <w16cid:commentId w16cid:paraId="0329C505" w16cid:durableId="29F11E45"/>
  <w16cid:commentId w16cid:paraId="241156A8" w16cid:durableId="004CFE73"/>
  <w16cid:commentId w16cid:paraId="51F4F161" w16cid:durableId="77B14488"/>
  <w16cid:commentId w16cid:paraId="205AABB8" w16cid:durableId="2FF19372"/>
  <w16cid:commentId w16cid:paraId="0C3B6BE8" w16cid:durableId="45CEA886"/>
  <w16cid:commentId w16cid:paraId="33AE9A44" w16cid:durableId="708755CC"/>
  <w16cid:commentId w16cid:paraId="0AE31AF9" w16cid:durableId="113902C4"/>
  <w16cid:commentId w16cid:paraId="6EE4FC28" w16cid:durableId="4B5DEE9C"/>
  <w16cid:commentId w16cid:paraId="3E5F2AA7" w16cid:durableId="1F9BAAAF"/>
  <w16cid:commentId w16cid:paraId="61400F63" w16cid:durableId="61CAAB6B"/>
  <w16cid:commentId w16cid:paraId="45BD62CC" w16cid:durableId="6FA82774"/>
  <w16cid:commentId w16cid:paraId="1E3A3142" w16cid:durableId="3ABD5154"/>
  <w16cid:commentId w16cid:paraId="29F530F0" w16cid:durableId="7772AFD5"/>
  <w16cid:commentId w16cid:paraId="07CF7C23" w16cid:durableId="77DB3B8A"/>
  <w16cid:commentId w16cid:paraId="18AE7279" w16cid:durableId="6B8ED8CF"/>
  <w16cid:commentId w16cid:paraId="055D59FA" w16cid:durableId="2835F6BA"/>
  <w16cid:commentId w16cid:paraId="57203BBF" w16cid:durableId="290ADA88"/>
  <w16cid:commentId w16cid:paraId="5C6B7168" w16cid:durableId="3875E235"/>
  <w16cid:commentId w16cid:paraId="36B846EC" w16cid:durableId="52695EA8"/>
  <w16cid:commentId w16cid:paraId="16BDFC5B" w16cid:durableId="7465E626"/>
  <w16cid:commentId w16cid:paraId="5467D98D" w16cid:durableId="2C4A5D54"/>
  <w16cid:commentId w16cid:paraId="40998B83" w16cid:durableId="6DDFCC3F"/>
  <w16cid:commentId w16cid:paraId="01D2D591" w16cid:durableId="1DE91A4F"/>
  <w16cid:commentId w16cid:paraId="6A84617F" w16cid:durableId="61B47779"/>
  <w16cid:commentId w16cid:paraId="5AF6AAB2" w16cid:durableId="7935A9A7"/>
  <w16cid:commentId w16cid:paraId="026E221B" w16cid:durableId="4F18BB7F"/>
  <w16cid:commentId w16cid:paraId="5F62D9F8" w16cid:durableId="20C3154E"/>
  <w16cid:commentId w16cid:paraId="21EDC8A6" w16cid:durableId="22CE35E6"/>
  <w16cid:commentId w16cid:paraId="59157916" w16cid:durableId="5FFDAA72"/>
  <w16cid:commentId w16cid:paraId="378D8993" w16cid:durableId="6533D291"/>
  <w16cid:commentId w16cid:paraId="7266B256" w16cid:durableId="58804009"/>
  <w16cid:commentId w16cid:paraId="32771382" w16cid:durableId="6E86AB8C"/>
  <w16cid:commentId w16cid:paraId="6DF3DBC6" w16cid:durableId="723CF08B"/>
  <w16cid:commentId w16cid:paraId="1872D279" w16cid:durableId="32DD788B"/>
  <w16cid:commentId w16cid:paraId="351AB59F" w16cid:durableId="4DAA5FC6"/>
  <w16cid:commentId w16cid:paraId="3121BEC1" w16cid:durableId="20C353E3"/>
  <w16cid:commentId w16cid:paraId="41B8D3CD" w16cid:durableId="45F55ABC"/>
  <w16cid:commentId w16cid:paraId="20DC48E0" w16cid:durableId="5FB7B50F"/>
  <w16cid:commentId w16cid:paraId="4FBA73A2" w16cid:durableId="2B425228"/>
  <w16cid:commentId w16cid:paraId="75CF5B09" w16cid:durableId="1C7893B0"/>
  <w16cid:commentId w16cid:paraId="038D830D" w16cid:durableId="098F358E"/>
  <w16cid:commentId w16cid:paraId="4CBC3886" w16cid:durableId="65033F01"/>
  <w16cid:commentId w16cid:paraId="5FC26AEB" w16cid:durableId="34D81AC1"/>
  <w16cid:commentId w16cid:paraId="507049F0" w16cid:durableId="017A2420"/>
  <w16cid:commentId w16cid:paraId="289E3FC2" w16cid:durableId="47F95805"/>
  <w16cid:commentId w16cid:paraId="648A1F68" w16cid:durableId="042E1C19"/>
  <w16cid:commentId w16cid:paraId="0B4FCB81" w16cid:durableId="0497FDC5"/>
  <w16cid:commentId w16cid:paraId="69CD4739" w16cid:durableId="30D385B9"/>
  <w16cid:commentId w16cid:paraId="3FA2DCD3" w16cid:durableId="65D44C8B"/>
  <w16cid:commentId w16cid:paraId="5E1C2E36" w16cid:durableId="3FE1541A"/>
  <w16cid:commentId w16cid:paraId="039206BF" w16cid:durableId="78DF6AB3"/>
  <w16cid:commentId w16cid:paraId="16931DEA" w16cid:durableId="54A59C47"/>
  <w16cid:commentId w16cid:paraId="28F3C971" w16cid:durableId="0C330F3F"/>
  <w16cid:commentId w16cid:paraId="10ABF546" w16cid:durableId="2D6813DD"/>
  <w16cid:commentId w16cid:paraId="12F3BD38" w16cid:durableId="16FEFE1C"/>
  <w16cid:commentId w16cid:paraId="6A90CF3F" w16cid:durableId="509D25C2"/>
  <w16cid:commentId w16cid:paraId="5418B29C" w16cid:durableId="28DDECA9"/>
  <w16cid:commentId w16cid:paraId="28DD3EB9" w16cid:durableId="335948A9"/>
  <w16cid:commentId w16cid:paraId="74A9424F" w16cid:durableId="4FAAC420"/>
  <w16cid:commentId w16cid:paraId="48AB15BE" w16cid:durableId="5B10DEEF"/>
  <w16cid:commentId w16cid:paraId="7A3E2B7E" w16cid:durableId="03DC23F9"/>
  <w16cid:commentId w16cid:paraId="2FEB324A" w16cid:durableId="340783F4"/>
  <w16cid:commentId w16cid:paraId="1EC7C0D2" w16cid:durableId="6BCF5059"/>
  <w16cid:commentId w16cid:paraId="5431A24B" w16cid:durableId="0371709A"/>
  <w16cid:commentId w16cid:paraId="61EF9207" w16cid:durableId="2E6CDDAF"/>
  <w16cid:commentId w16cid:paraId="2D75B4F8" w16cid:durableId="1E474F77"/>
  <w16cid:commentId w16cid:paraId="51DBAFD8" w16cid:durableId="31F7B6CC"/>
  <w16cid:commentId w16cid:paraId="5325ADFE" w16cid:durableId="5C2A3684"/>
  <w16cid:commentId w16cid:paraId="52E8D867" w16cid:durableId="4D8B7DF8"/>
  <w16cid:commentId w16cid:paraId="58E32697" w16cid:durableId="57D8B4EA"/>
  <w16cid:commentId w16cid:paraId="2B7CB3D1" w16cid:durableId="07591F76"/>
  <w16cid:commentId w16cid:paraId="3C37DBD1" w16cid:durableId="5FCB858D"/>
  <w16cid:commentId w16cid:paraId="33811174" w16cid:durableId="52B11E90"/>
  <w16cid:commentId w16cid:paraId="580D48F3" w16cid:durableId="0EDDB2C6"/>
  <w16cid:commentId w16cid:paraId="1DE54D54" w16cid:durableId="101ED52F"/>
  <w16cid:commentId w16cid:paraId="25475043" w16cid:durableId="64EA4407"/>
  <w16cid:commentId w16cid:paraId="6113CA83" w16cid:durableId="0F74782C"/>
  <w16cid:commentId w16cid:paraId="546610CF" w16cid:durableId="5FD3771D"/>
  <w16cid:commentId w16cid:paraId="2BB109DF" w16cid:durableId="4D33A2DD"/>
  <w16cid:commentId w16cid:paraId="37A693D5" w16cid:durableId="7F9F4AF4"/>
  <w16cid:commentId w16cid:paraId="54B12845" w16cid:durableId="644CD52F"/>
  <w16cid:commentId w16cid:paraId="59FF5155" w16cid:durableId="775E3907"/>
  <w16cid:commentId w16cid:paraId="6380DB17" w16cid:durableId="54C7329C"/>
  <w16cid:commentId w16cid:paraId="35D001CC" w16cid:durableId="24BC4C61"/>
  <w16cid:commentId w16cid:paraId="2D6EFBE0" w16cid:durableId="2E7E83AC"/>
  <w16cid:commentId w16cid:paraId="60239D18" w16cid:durableId="2E3DDED7"/>
  <w16cid:commentId w16cid:paraId="33B58467" w16cid:durableId="168B0A5C"/>
  <w16cid:commentId w16cid:paraId="0AE5CD08" w16cid:durableId="26886233"/>
  <w16cid:commentId w16cid:paraId="2C1CAA6F" w16cid:durableId="646C144D"/>
  <w16cid:commentId w16cid:paraId="6B0C618D" w16cid:durableId="16BF1760"/>
  <w16cid:commentId w16cid:paraId="43E8E314" w16cid:durableId="2F3DFAA5"/>
  <w16cid:commentId w16cid:paraId="1497448F" w16cid:durableId="7792FA79"/>
  <w16cid:commentId w16cid:paraId="1BE6C1A9" w16cid:durableId="387A6F52"/>
  <w16cid:commentId w16cid:paraId="700F9061" w16cid:durableId="1D1A087C"/>
  <w16cid:commentId w16cid:paraId="77199B3A" w16cid:durableId="0A29C66A"/>
  <w16cid:commentId w16cid:paraId="2F83E6F1" w16cid:durableId="3D2BE483"/>
  <w16cid:commentId w16cid:paraId="06E9410B" w16cid:durableId="5BB93974"/>
  <w16cid:commentId w16cid:paraId="3415DE36" w16cid:durableId="5ACA3738"/>
  <w16cid:commentId w16cid:paraId="2F358360" w16cid:durableId="2B14016B"/>
  <w16cid:commentId w16cid:paraId="2B748D99" w16cid:durableId="2DD1C3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7094" w:rsidP="00692196" w:rsidRDefault="00337094" w14:paraId="6F118506" w14:textId="77777777">
      <w:r>
        <w:separator/>
      </w:r>
    </w:p>
  </w:endnote>
  <w:endnote w:type="continuationSeparator" w:id="0">
    <w:p w:rsidR="00337094" w:rsidP="00692196" w:rsidRDefault="00337094" w14:paraId="5C3913A0" w14:textId="77777777">
      <w:r>
        <w:continuationSeparator/>
      </w:r>
    </w:p>
  </w:endnote>
  <w:endnote w:type="continuationNotice" w:id="1">
    <w:p w:rsidR="00337094" w:rsidRDefault="00337094" w14:paraId="2AA3E5E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GothicNeo">
    <w:altName w:val="Malgun Gothic"/>
    <w:charset w:val="81"/>
    <w:family w:val="swiss"/>
    <w:pitch w:val="variable"/>
    <w:sig w:usb0="800002BF" w:usb1="29D7A47B" w:usb2="00000010" w:usb3="00000000" w:csb0="0029009F"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914971"/>
      <w:docPartObj>
        <w:docPartGallery w:val="Page Numbers (Bottom of Page)"/>
        <w:docPartUnique/>
      </w:docPartObj>
    </w:sdtPr>
    <w:sdtEndPr/>
    <w:sdtContent>
      <w:p w:rsidR="00AA187B" w:rsidRDefault="00AA187B" w14:paraId="3098B59F" w14:textId="6E71FE7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rsidR="00EE79BB" w:rsidP="00692196" w:rsidRDefault="00EE79BB" w14:paraId="6A88490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767083"/>
      <w:docPartObj>
        <w:docPartGallery w:val="Page Numbers (Bottom of Page)"/>
        <w:docPartUnique/>
      </w:docPartObj>
    </w:sdtPr>
    <w:sdtEndPr/>
    <w:sdtContent>
      <w:p w:rsidR="00360B2E" w:rsidP="00360B2E" w:rsidRDefault="00360B2E" w14:paraId="29102747" w14:textId="77777777">
        <w:pPr>
          <w:pStyle w:val="Footer"/>
          <w:jc w:val="right"/>
        </w:pPr>
        <w:r>
          <w:t xml:space="preserve">Page | </w:t>
        </w:r>
        <w:r>
          <w:fldChar w:fldCharType="begin"/>
        </w:r>
        <w:r>
          <w:instrText xml:space="preserve"> PAGE   \* MERGEFORMAT </w:instrText>
        </w:r>
        <w:r>
          <w:fldChar w:fldCharType="separate"/>
        </w:r>
        <w:r>
          <w:t>27</w:t>
        </w:r>
        <w:r>
          <w:rPr>
            <w:noProof/>
          </w:rPr>
          <w:fldChar w:fldCharType="end"/>
        </w:r>
        <w:r>
          <w:t xml:space="preserve"> </w:t>
        </w:r>
      </w:p>
    </w:sdtContent>
  </w:sdt>
  <w:p w:rsidR="00360B2E" w:rsidRDefault="00360B2E" w14:paraId="14A8E73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7094" w:rsidP="00692196" w:rsidRDefault="00337094" w14:paraId="20710FA5" w14:textId="77777777">
      <w:r>
        <w:separator/>
      </w:r>
    </w:p>
  </w:footnote>
  <w:footnote w:type="continuationSeparator" w:id="0">
    <w:p w:rsidR="00337094" w:rsidP="00692196" w:rsidRDefault="00337094" w14:paraId="2CE57F0E" w14:textId="77777777">
      <w:r>
        <w:continuationSeparator/>
      </w:r>
    </w:p>
  </w:footnote>
  <w:footnote w:type="continuationNotice" w:id="1">
    <w:p w:rsidR="00337094" w:rsidRDefault="00337094" w14:paraId="150B52F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BB10A9" w:rsidR="00D6670E" w:rsidP="00692196" w:rsidRDefault="008935C6" w14:paraId="2AB2073C" w14:textId="6007EC5B">
    <w:pPr>
      <w:pStyle w:val="Header"/>
      <w:rPr>
        <w:sz w:val="18"/>
        <w:szCs w:val="18"/>
      </w:rPr>
    </w:pPr>
    <w:r>
      <w:rPr>
        <w:noProof/>
      </w:rPr>
      <w:drawing>
        <wp:anchor distT="0" distB="0" distL="114300" distR="114300" simplePos="0" relativeHeight="251658240" behindDoc="1" locked="0" layoutInCell="1" allowOverlap="1" wp14:anchorId="2860B8E1" wp14:editId="017EF3F1">
          <wp:simplePos x="0" y="0"/>
          <wp:positionH relativeFrom="column">
            <wp:posOffset>3886200</wp:posOffset>
          </wp:positionH>
          <wp:positionV relativeFrom="page">
            <wp:posOffset>431800</wp:posOffset>
          </wp:positionV>
          <wp:extent cx="1816100" cy="275590"/>
          <wp:effectExtent l="0" t="0" r="0" b="0"/>
          <wp:wrapTight wrapText="bothSides">
            <wp:wrapPolygon edited="0">
              <wp:start x="0" y="0"/>
              <wp:lineTo x="0" y="19410"/>
              <wp:lineTo x="21298" y="19410"/>
              <wp:lineTo x="21298" y="0"/>
              <wp:lineTo x="0" y="0"/>
            </wp:wrapPolygon>
          </wp:wrapTight>
          <wp:docPr id="1040603656" name="Picture 1" descr="Paysys Labs | FinTech |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ysys Labs | FinTech | Pakist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610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sz w:val="18"/>
          <w:szCs w:val="18"/>
        </w:rPr>
        <w:alias w:val="Title"/>
        <w:tag w:val=""/>
        <w:id w:val="710934644"/>
        <w:placeholder>
          <w:docPart w:val="9ABA39193DD64FF687545DD4D9A3D1AD"/>
        </w:placeholder>
        <w:dataBinding w:prefixMappings="xmlns:ns0='http://purl.org/dc/elements/1.1/' xmlns:ns1='http://schemas.openxmlformats.org/package/2006/metadata/core-properties' " w:xpath="/ns1:coreProperties[1]/ns0:title[1]" w:storeItemID="{6C3C8BC8-F283-45AE-878A-BAB7291924A1}"/>
        <w:text/>
      </w:sdtPr>
      <w:sdtEndPr/>
      <w:sdtContent>
        <w:del w:author="Ume Sauda Ghanyani" w:date="2025-08-12T11:20:00Z" w16du:dateUtc="2025-08-12T06:20:00Z" w:id="194">
          <w:r w:rsidDel="00143DAF" w:rsidR="00F46218">
            <w:rPr>
              <w:sz w:val="18"/>
              <w:szCs w:val="18"/>
            </w:rPr>
            <w:delText>Model Management</w:delText>
          </w:r>
        </w:del>
        <w:ins w:author="Ume Sauda Ghanyani" w:date="2025-08-12T11:21:00Z" w16du:dateUtc="2025-08-12T06:21:00Z" w:id="195">
          <w:r w:rsidR="007C65FF">
            <w:rPr>
              <w:sz w:val="18"/>
              <w:szCs w:val="18"/>
            </w:rPr>
            <w:t>Model Management &amp; Simulation Sandbox</w:t>
          </w:r>
        </w:ins>
      </w:sdtContent>
    </w:sdt>
  </w:p>
</w:hdr>
</file>

<file path=word/intelligence2.xml><?xml version="1.0" encoding="utf-8"?>
<int2:intelligence xmlns:int2="http://schemas.microsoft.com/office/intelligence/2020/intelligence" xmlns:oel="http://schemas.microsoft.com/office/2019/extlst">
  <int2:observations>
    <int2:textHash int2:hashCode="7YAqZZgx3lCfPA" int2:id="7QilYGUl">
      <int2:state int2:value="Rejected" int2:type="spell"/>
    </int2:textHash>
    <int2:textHash int2:hashCode="mX+5nGcV/ZiXiI" int2:id="OJjn10au">
      <int2:state int2:value="Rejected" int2:type="spell"/>
    </int2:textHash>
    <int2:textHash int2:hashCode="2lqGFQ/JTsEd8t" int2:id="oicYidsC">
      <int2:state int2:value="Rejected" int2:type="spell"/>
    </int2:textHash>
    <int2:bookmark int2:bookmarkName="_Int_jkRPjsym" int2:invalidationBookmarkName="" int2:hashCode="T1kuCoECfkPj39" int2:id="6Tz2ggbB">
      <int2:state int2:value="Rejected" int2:type="spell"/>
    </int2:bookmark>
    <int2:bookmark int2:bookmarkName="_Int_FuM4GBEK" int2:invalidationBookmarkName="" int2:hashCode="UoYfwzFpY6V8bl" int2:id="VHZZX9Mp">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2" w15:restartNumberingAfterBreak="0">
    <w:nsid w:val="0003E7E5"/>
    <w:multiLevelType w:val="hybridMultilevel"/>
    <w:tmpl w:val="FFFFFFFF"/>
    <w:lvl w:ilvl="0" w:tplc="8E48E6F4">
      <w:start w:val="1"/>
      <w:numFmt w:val="bullet"/>
      <w:lvlText w:val=""/>
      <w:lvlJc w:val="left"/>
      <w:pPr>
        <w:ind w:left="720" w:hanging="360"/>
      </w:pPr>
      <w:rPr>
        <w:rFonts w:hint="default" w:ascii="Symbol" w:hAnsi="Symbol"/>
      </w:rPr>
    </w:lvl>
    <w:lvl w:ilvl="1" w:tplc="AD06523E">
      <w:start w:val="1"/>
      <w:numFmt w:val="bullet"/>
      <w:lvlText w:val="o"/>
      <w:lvlJc w:val="left"/>
      <w:pPr>
        <w:ind w:left="1440" w:hanging="360"/>
      </w:pPr>
      <w:rPr>
        <w:rFonts w:hint="default" w:ascii="Courier New" w:hAnsi="Courier New"/>
      </w:rPr>
    </w:lvl>
    <w:lvl w:ilvl="2" w:tplc="7C74E742">
      <w:start w:val="1"/>
      <w:numFmt w:val="bullet"/>
      <w:lvlText w:val=""/>
      <w:lvlJc w:val="left"/>
      <w:pPr>
        <w:ind w:left="2160" w:hanging="360"/>
      </w:pPr>
      <w:rPr>
        <w:rFonts w:hint="default" w:ascii="Wingdings" w:hAnsi="Wingdings"/>
      </w:rPr>
    </w:lvl>
    <w:lvl w:ilvl="3" w:tplc="6B46B70C">
      <w:start w:val="1"/>
      <w:numFmt w:val="bullet"/>
      <w:lvlText w:val=""/>
      <w:lvlJc w:val="left"/>
      <w:pPr>
        <w:ind w:left="2880" w:hanging="360"/>
      </w:pPr>
      <w:rPr>
        <w:rFonts w:hint="default" w:ascii="Symbol" w:hAnsi="Symbol"/>
      </w:rPr>
    </w:lvl>
    <w:lvl w:ilvl="4" w:tplc="EA846830">
      <w:start w:val="1"/>
      <w:numFmt w:val="bullet"/>
      <w:lvlText w:val="o"/>
      <w:lvlJc w:val="left"/>
      <w:pPr>
        <w:ind w:left="3600" w:hanging="360"/>
      </w:pPr>
      <w:rPr>
        <w:rFonts w:hint="default" w:ascii="Courier New" w:hAnsi="Courier New"/>
      </w:rPr>
    </w:lvl>
    <w:lvl w:ilvl="5" w:tplc="8DA44BEA">
      <w:start w:val="1"/>
      <w:numFmt w:val="bullet"/>
      <w:lvlText w:val=""/>
      <w:lvlJc w:val="left"/>
      <w:pPr>
        <w:ind w:left="4320" w:hanging="360"/>
      </w:pPr>
      <w:rPr>
        <w:rFonts w:hint="default" w:ascii="Wingdings" w:hAnsi="Wingdings"/>
      </w:rPr>
    </w:lvl>
    <w:lvl w:ilvl="6" w:tplc="DAA0DD76">
      <w:start w:val="1"/>
      <w:numFmt w:val="bullet"/>
      <w:lvlText w:val=""/>
      <w:lvlJc w:val="left"/>
      <w:pPr>
        <w:ind w:left="5040" w:hanging="360"/>
      </w:pPr>
      <w:rPr>
        <w:rFonts w:hint="default" w:ascii="Symbol" w:hAnsi="Symbol"/>
      </w:rPr>
    </w:lvl>
    <w:lvl w:ilvl="7" w:tplc="A2D2E904">
      <w:start w:val="1"/>
      <w:numFmt w:val="bullet"/>
      <w:lvlText w:val="o"/>
      <w:lvlJc w:val="left"/>
      <w:pPr>
        <w:ind w:left="5760" w:hanging="360"/>
      </w:pPr>
      <w:rPr>
        <w:rFonts w:hint="default" w:ascii="Courier New" w:hAnsi="Courier New"/>
      </w:rPr>
    </w:lvl>
    <w:lvl w:ilvl="8" w:tplc="F914F8BA">
      <w:start w:val="1"/>
      <w:numFmt w:val="bullet"/>
      <w:lvlText w:val=""/>
      <w:lvlJc w:val="left"/>
      <w:pPr>
        <w:ind w:left="6480" w:hanging="360"/>
      </w:pPr>
      <w:rPr>
        <w:rFonts w:hint="default" w:ascii="Wingdings" w:hAnsi="Wingdings"/>
      </w:rPr>
    </w:lvl>
  </w:abstractNum>
  <w:abstractNum w:abstractNumId="3" w15:restartNumberingAfterBreak="0">
    <w:nsid w:val="006B4367"/>
    <w:multiLevelType w:val="hybridMultilevel"/>
    <w:tmpl w:val="FFFFFFFF"/>
    <w:lvl w:ilvl="0" w:tplc="6F523846">
      <w:start w:val="1"/>
      <w:numFmt w:val="decimal"/>
      <w:lvlText w:val="%1."/>
      <w:lvlJc w:val="left"/>
      <w:pPr>
        <w:ind w:left="720" w:hanging="360"/>
      </w:pPr>
    </w:lvl>
    <w:lvl w:ilvl="1" w:tplc="470A9670">
      <w:start w:val="1"/>
      <w:numFmt w:val="lowerLetter"/>
      <w:lvlText w:val="%2."/>
      <w:lvlJc w:val="left"/>
      <w:pPr>
        <w:ind w:left="1440" w:hanging="360"/>
      </w:pPr>
    </w:lvl>
    <w:lvl w:ilvl="2" w:tplc="D0A83908">
      <w:start w:val="1"/>
      <w:numFmt w:val="lowerRoman"/>
      <w:lvlText w:val="%3."/>
      <w:lvlJc w:val="right"/>
      <w:pPr>
        <w:ind w:left="2160" w:hanging="180"/>
      </w:pPr>
    </w:lvl>
    <w:lvl w:ilvl="3" w:tplc="72D4AFE2">
      <w:start w:val="1"/>
      <w:numFmt w:val="decimal"/>
      <w:lvlText w:val="%4."/>
      <w:lvlJc w:val="left"/>
      <w:pPr>
        <w:ind w:left="2880" w:hanging="360"/>
      </w:pPr>
    </w:lvl>
    <w:lvl w:ilvl="4" w:tplc="0154416A">
      <w:start w:val="1"/>
      <w:numFmt w:val="lowerLetter"/>
      <w:lvlText w:val="%5."/>
      <w:lvlJc w:val="left"/>
      <w:pPr>
        <w:ind w:left="3600" w:hanging="360"/>
      </w:pPr>
    </w:lvl>
    <w:lvl w:ilvl="5" w:tplc="0B924022">
      <w:start w:val="1"/>
      <w:numFmt w:val="lowerRoman"/>
      <w:lvlText w:val="%6."/>
      <w:lvlJc w:val="right"/>
      <w:pPr>
        <w:ind w:left="4320" w:hanging="180"/>
      </w:pPr>
    </w:lvl>
    <w:lvl w:ilvl="6" w:tplc="B1DE0D16">
      <w:start w:val="1"/>
      <w:numFmt w:val="decimal"/>
      <w:lvlText w:val="%7."/>
      <w:lvlJc w:val="left"/>
      <w:pPr>
        <w:ind w:left="5040" w:hanging="360"/>
      </w:pPr>
    </w:lvl>
    <w:lvl w:ilvl="7" w:tplc="78C20D10">
      <w:start w:val="1"/>
      <w:numFmt w:val="lowerLetter"/>
      <w:lvlText w:val="%8."/>
      <w:lvlJc w:val="left"/>
      <w:pPr>
        <w:ind w:left="5760" w:hanging="360"/>
      </w:pPr>
    </w:lvl>
    <w:lvl w:ilvl="8" w:tplc="8B1406FE">
      <w:start w:val="1"/>
      <w:numFmt w:val="lowerRoman"/>
      <w:lvlText w:val="%9."/>
      <w:lvlJc w:val="right"/>
      <w:pPr>
        <w:ind w:left="6480" w:hanging="180"/>
      </w:pPr>
    </w:lvl>
  </w:abstractNum>
  <w:abstractNum w:abstractNumId="4" w15:restartNumberingAfterBreak="0">
    <w:nsid w:val="01595A45"/>
    <w:multiLevelType w:val="hybridMultilevel"/>
    <w:tmpl w:val="7872201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02ADD584"/>
    <w:multiLevelType w:val="hybridMultilevel"/>
    <w:tmpl w:val="FFFFFFFF"/>
    <w:lvl w:ilvl="0" w:tplc="4E00E586">
      <w:start w:val="1"/>
      <w:numFmt w:val="decimal"/>
      <w:lvlText w:val="%1."/>
      <w:lvlJc w:val="left"/>
      <w:pPr>
        <w:ind w:left="720" w:hanging="360"/>
      </w:pPr>
    </w:lvl>
    <w:lvl w:ilvl="1" w:tplc="C9D698C0">
      <w:start w:val="1"/>
      <w:numFmt w:val="bullet"/>
      <w:lvlText w:val="o"/>
      <w:lvlJc w:val="left"/>
      <w:pPr>
        <w:ind w:left="1440" w:hanging="360"/>
      </w:pPr>
      <w:rPr>
        <w:rFonts w:hint="default" w:ascii="Symbol" w:hAnsi="Symbol"/>
      </w:rPr>
    </w:lvl>
    <w:lvl w:ilvl="2" w:tplc="A5E0F41A">
      <w:start w:val="1"/>
      <w:numFmt w:val="lowerRoman"/>
      <w:lvlText w:val="%3."/>
      <w:lvlJc w:val="right"/>
      <w:pPr>
        <w:ind w:left="2160" w:hanging="180"/>
      </w:pPr>
    </w:lvl>
    <w:lvl w:ilvl="3" w:tplc="323A3684">
      <w:start w:val="1"/>
      <w:numFmt w:val="decimal"/>
      <w:lvlText w:val="%4."/>
      <w:lvlJc w:val="left"/>
      <w:pPr>
        <w:ind w:left="2880" w:hanging="360"/>
      </w:pPr>
    </w:lvl>
    <w:lvl w:ilvl="4" w:tplc="D68C3EB2">
      <w:start w:val="1"/>
      <w:numFmt w:val="lowerLetter"/>
      <w:lvlText w:val="%5."/>
      <w:lvlJc w:val="left"/>
      <w:pPr>
        <w:ind w:left="3600" w:hanging="360"/>
      </w:pPr>
    </w:lvl>
    <w:lvl w:ilvl="5" w:tplc="AF20F650">
      <w:start w:val="1"/>
      <w:numFmt w:val="lowerRoman"/>
      <w:lvlText w:val="%6."/>
      <w:lvlJc w:val="right"/>
      <w:pPr>
        <w:ind w:left="4320" w:hanging="180"/>
      </w:pPr>
    </w:lvl>
    <w:lvl w:ilvl="6" w:tplc="F9027DA4">
      <w:start w:val="1"/>
      <w:numFmt w:val="decimal"/>
      <w:lvlText w:val="%7."/>
      <w:lvlJc w:val="left"/>
      <w:pPr>
        <w:ind w:left="5040" w:hanging="360"/>
      </w:pPr>
    </w:lvl>
    <w:lvl w:ilvl="7" w:tplc="6652E28C">
      <w:start w:val="1"/>
      <w:numFmt w:val="lowerLetter"/>
      <w:lvlText w:val="%8."/>
      <w:lvlJc w:val="left"/>
      <w:pPr>
        <w:ind w:left="5760" w:hanging="360"/>
      </w:pPr>
    </w:lvl>
    <w:lvl w:ilvl="8" w:tplc="DB22328E">
      <w:start w:val="1"/>
      <w:numFmt w:val="lowerRoman"/>
      <w:lvlText w:val="%9."/>
      <w:lvlJc w:val="right"/>
      <w:pPr>
        <w:ind w:left="6480" w:hanging="180"/>
      </w:pPr>
    </w:lvl>
  </w:abstractNum>
  <w:abstractNum w:abstractNumId="6" w15:restartNumberingAfterBreak="0">
    <w:nsid w:val="046B38C4"/>
    <w:multiLevelType w:val="hybridMultilevel"/>
    <w:tmpl w:val="D1DC7E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61461A3"/>
    <w:multiLevelType w:val="hybridMultilevel"/>
    <w:tmpl w:val="1168366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0B7B0E11"/>
    <w:multiLevelType w:val="multilevel"/>
    <w:tmpl w:val="BCB86C4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E2F3436"/>
    <w:multiLevelType w:val="hybridMultilevel"/>
    <w:tmpl w:val="FFFFFFFF"/>
    <w:lvl w:ilvl="0" w:tplc="7BAC060C">
      <w:start w:val="1"/>
      <w:numFmt w:val="bullet"/>
      <w:lvlText w:val=""/>
      <w:lvlJc w:val="left"/>
      <w:pPr>
        <w:ind w:left="720" w:hanging="360"/>
      </w:pPr>
      <w:rPr>
        <w:rFonts w:hint="default" w:ascii="Symbol" w:hAnsi="Symbol"/>
      </w:rPr>
    </w:lvl>
    <w:lvl w:ilvl="1" w:tplc="4EBCDF4A">
      <w:start w:val="1"/>
      <w:numFmt w:val="bullet"/>
      <w:lvlText w:val="o"/>
      <w:lvlJc w:val="left"/>
      <w:pPr>
        <w:ind w:left="1440" w:hanging="360"/>
      </w:pPr>
      <w:rPr>
        <w:rFonts w:hint="default" w:ascii="Courier New" w:hAnsi="Courier New"/>
      </w:rPr>
    </w:lvl>
    <w:lvl w:ilvl="2" w:tplc="C3845950">
      <w:start w:val="1"/>
      <w:numFmt w:val="bullet"/>
      <w:lvlText w:val=""/>
      <w:lvlJc w:val="left"/>
      <w:pPr>
        <w:ind w:left="2160" w:hanging="360"/>
      </w:pPr>
      <w:rPr>
        <w:rFonts w:hint="default" w:ascii="Wingdings" w:hAnsi="Wingdings"/>
      </w:rPr>
    </w:lvl>
    <w:lvl w:ilvl="3" w:tplc="D4681E5C">
      <w:start w:val="1"/>
      <w:numFmt w:val="bullet"/>
      <w:lvlText w:val=""/>
      <w:lvlJc w:val="left"/>
      <w:pPr>
        <w:ind w:left="2880" w:hanging="360"/>
      </w:pPr>
      <w:rPr>
        <w:rFonts w:hint="default" w:ascii="Symbol" w:hAnsi="Symbol"/>
      </w:rPr>
    </w:lvl>
    <w:lvl w:ilvl="4" w:tplc="310612D2">
      <w:start w:val="1"/>
      <w:numFmt w:val="bullet"/>
      <w:lvlText w:val="o"/>
      <w:lvlJc w:val="left"/>
      <w:pPr>
        <w:ind w:left="3600" w:hanging="360"/>
      </w:pPr>
      <w:rPr>
        <w:rFonts w:hint="default" w:ascii="Courier New" w:hAnsi="Courier New"/>
      </w:rPr>
    </w:lvl>
    <w:lvl w:ilvl="5" w:tplc="616834D8">
      <w:start w:val="1"/>
      <w:numFmt w:val="bullet"/>
      <w:lvlText w:val=""/>
      <w:lvlJc w:val="left"/>
      <w:pPr>
        <w:ind w:left="4320" w:hanging="360"/>
      </w:pPr>
      <w:rPr>
        <w:rFonts w:hint="default" w:ascii="Wingdings" w:hAnsi="Wingdings"/>
      </w:rPr>
    </w:lvl>
    <w:lvl w:ilvl="6" w:tplc="B3E842C6">
      <w:start w:val="1"/>
      <w:numFmt w:val="bullet"/>
      <w:lvlText w:val=""/>
      <w:lvlJc w:val="left"/>
      <w:pPr>
        <w:ind w:left="5040" w:hanging="360"/>
      </w:pPr>
      <w:rPr>
        <w:rFonts w:hint="default" w:ascii="Symbol" w:hAnsi="Symbol"/>
      </w:rPr>
    </w:lvl>
    <w:lvl w:ilvl="7" w:tplc="08B68CA4">
      <w:start w:val="1"/>
      <w:numFmt w:val="bullet"/>
      <w:lvlText w:val="o"/>
      <w:lvlJc w:val="left"/>
      <w:pPr>
        <w:ind w:left="5760" w:hanging="360"/>
      </w:pPr>
      <w:rPr>
        <w:rFonts w:hint="default" w:ascii="Courier New" w:hAnsi="Courier New"/>
      </w:rPr>
    </w:lvl>
    <w:lvl w:ilvl="8" w:tplc="E7C03974">
      <w:start w:val="1"/>
      <w:numFmt w:val="bullet"/>
      <w:lvlText w:val=""/>
      <w:lvlJc w:val="left"/>
      <w:pPr>
        <w:ind w:left="6480" w:hanging="360"/>
      </w:pPr>
      <w:rPr>
        <w:rFonts w:hint="default" w:ascii="Wingdings" w:hAnsi="Wingdings"/>
      </w:rPr>
    </w:lvl>
  </w:abstractNum>
  <w:abstractNum w:abstractNumId="10" w15:restartNumberingAfterBreak="0">
    <w:nsid w:val="0F07328F"/>
    <w:multiLevelType w:val="multilevel"/>
    <w:tmpl w:val="9AC26FE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131AA67"/>
    <w:multiLevelType w:val="hybridMultilevel"/>
    <w:tmpl w:val="FFFFFFFF"/>
    <w:lvl w:ilvl="0" w:tplc="80D293E4">
      <w:start w:val="1"/>
      <w:numFmt w:val="bullet"/>
      <w:lvlText w:val=""/>
      <w:lvlJc w:val="left"/>
      <w:pPr>
        <w:ind w:left="720" w:hanging="360"/>
      </w:pPr>
      <w:rPr>
        <w:rFonts w:hint="default" w:ascii="Symbol" w:hAnsi="Symbol"/>
      </w:rPr>
    </w:lvl>
    <w:lvl w:ilvl="1" w:tplc="08E48406">
      <w:start w:val="1"/>
      <w:numFmt w:val="bullet"/>
      <w:lvlText w:val="o"/>
      <w:lvlJc w:val="left"/>
      <w:pPr>
        <w:ind w:left="1440" w:hanging="360"/>
      </w:pPr>
      <w:rPr>
        <w:rFonts w:hint="default" w:ascii="Courier New" w:hAnsi="Courier New"/>
      </w:rPr>
    </w:lvl>
    <w:lvl w:ilvl="2" w:tplc="5D90DBF6">
      <w:start w:val="1"/>
      <w:numFmt w:val="bullet"/>
      <w:lvlText w:val=""/>
      <w:lvlJc w:val="left"/>
      <w:pPr>
        <w:ind w:left="2160" w:hanging="360"/>
      </w:pPr>
      <w:rPr>
        <w:rFonts w:hint="default" w:ascii="Wingdings" w:hAnsi="Wingdings"/>
      </w:rPr>
    </w:lvl>
    <w:lvl w:ilvl="3" w:tplc="1A28D2F6">
      <w:start w:val="1"/>
      <w:numFmt w:val="bullet"/>
      <w:lvlText w:val=""/>
      <w:lvlJc w:val="left"/>
      <w:pPr>
        <w:ind w:left="2880" w:hanging="360"/>
      </w:pPr>
      <w:rPr>
        <w:rFonts w:hint="default" w:ascii="Symbol" w:hAnsi="Symbol"/>
      </w:rPr>
    </w:lvl>
    <w:lvl w:ilvl="4" w:tplc="BCC687E6">
      <w:start w:val="1"/>
      <w:numFmt w:val="bullet"/>
      <w:lvlText w:val="o"/>
      <w:lvlJc w:val="left"/>
      <w:pPr>
        <w:ind w:left="3600" w:hanging="360"/>
      </w:pPr>
      <w:rPr>
        <w:rFonts w:hint="default" w:ascii="Courier New" w:hAnsi="Courier New"/>
      </w:rPr>
    </w:lvl>
    <w:lvl w:ilvl="5" w:tplc="F5F8EFD6">
      <w:start w:val="1"/>
      <w:numFmt w:val="bullet"/>
      <w:lvlText w:val=""/>
      <w:lvlJc w:val="left"/>
      <w:pPr>
        <w:ind w:left="4320" w:hanging="360"/>
      </w:pPr>
      <w:rPr>
        <w:rFonts w:hint="default" w:ascii="Wingdings" w:hAnsi="Wingdings"/>
      </w:rPr>
    </w:lvl>
    <w:lvl w:ilvl="6" w:tplc="746E1938">
      <w:start w:val="1"/>
      <w:numFmt w:val="bullet"/>
      <w:lvlText w:val=""/>
      <w:lvlJc w:val="left"/>
      <w:pPr>
        <w:ind w:left="5040" w:hanging="360"/>
      </w:pPr>
      <w:rPr>
        <w:rFonts w:hint="default" w:ascii="Symbol" w:hAnsi="Symbol"/>
      </w:rPr>
    </w:lvl>
    <w:lvl w:ilvl="7" w:tplc="B832ECF0">
      <w:start w:val="1"/>
      <w:numFmt w:val="bullet"/>
      <w:lvlText w:val="o"/>
      <w:lvlJc w:val="left"/>
      <w:pPr>
        <w:ind w:left="5760" w:hanging="360"/>
      </w:pPr>
      <w:rPr>
        <w:rFonts w:hint="default" w:ascii="Courier New" w:hAnsi="Courier New"/>
      </w:rPr>
    </w:lvl>
    <w:lvl w:ilvl="8" w:tplc="5866BBFE">
      <w:start w:val="1"/>
      <w:numFmt w:val="bullet"/>
      <w:lvlText w:val=""/>
      <w:lvlJc w:val="left"/>
      <w:pPr>
        <w:ind w:left="6480" w:hanging="360"/>
      </w:pPr>
      <w:rPr>
        <w:rFonts w:hint="default" w:ascii="Wingdings" w:hAnsi="Wingdings"/>
      </w:rPr>
    </w:lvl>
  </w:abstractNum>
  <w:abstractNum w:abstractNumId="12" w15:restartNumberingAfterBreak="0">
    <w:nsid w:val="11CD1343"/>
    <w:multiLevelType w:val="multilevel"/>
    <w:tmpl w:val="4B8C9F9E"/>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2039C4E"/>
    <w:multiLevelType w:val="hybridMultilevel"/>
    <w:tmpl w:val="FFFFFFFF"/>
    <w:lvl w:ilvl="0" w:tplc="40545C48">
      <w:start w:val="1"/>
      <w:numFmt w:val="decimal"/>
      <w:lvlText w:val="%1."/>
      <w:lvlJc w:val="left"/>
      <w:pPr>
        <w:ind w:left="720" w:hanging="360"/>
      </w:pPr>
    </w:lvl>
    <w:lvl w:ilvl="1" w:tplc="CB6C674A">
      <w:start w:val="1"/>
      <w:numFmt w:val="bullet"/>
      <w:lvlText w:val="o"/>
      <w:lvlJc w:val="left"/>
      <w:pPr>
        <w:ind w:left="1440" w:hanging="360"/>
      </w:pPr>
      <w:rPr>
        <w:rFonts w:hint="default" w:ascii="Symbol" w:hAnsi="Symbol"/>
      </w:rPr>
    </w:lvl>
    <w:lvl w:ilvl="2" w:tplc="1878261C">
      <w:start w:val="1"/>
      <w:numFmt w:val="bullet"/>
      <w:lvlText w:val="§"/>
      <w:lvlJc w:val="left"/>
      <w:pPr>
        <w:ind w:left="2160" w:hanging="180"/>
      </w:pPr>
      <w:rPr>
        <w:rFonts w:hint="default" w:ascii="Symbol" w:hAnsi="Symbol"/>
      </w:rPr>
    </w:lvl>
    <w:lvl w:ilvl="3" w:tplc="59B016B8">
      <w:start w:val="1"/>
      <w:numFmt w:val="decimal"/>
      <w:lvlText w:val="%4."/>
      <w:lvlJc w:val="left"/>
      <w:pPr>
        <w:ind w:left="2880" w:hanging="360"/>
      </w:pPr>
    </w:lvl>
    <w:lvl w:ilvl="4" w:tplc="FC2473FE">
      <w:start w:val="1"/>
      <w:numFmt w:val="lowerLetter"/>
      <w:lvlText w:val="%5."/>
      <w:lvlJc w:val="left"/>
      <w:pPr>
        <w:ind w:left="3600" w:hanging="360"/>
      </w:pPr>
    </w:lvl>
    <w:lvl w:ilvl="5" w:tplc="739EE056">
      <w:start w:val="1"/>
      <w:numFmt w:val="lowerRoman"/>
      <w:lvlText w:val="%6."/>
      <w:lvlJc w:val="right"/>
      <w:pPr>
        <w:ind w:left="4320" w:hanging="180"/>
      </w:pPr>
    </w:lvl>
    <w:lvl w:ilvl="6" w:tplc="03820566">
      <w:start w:val="1"/>
      <w:numFmt w:val="decimal"/>
      <w:lvlText w:val="%7."/>
      <w:lvlJc w:val="left"/>
      <w:pPr>
        <w:ind w:left="5040" w:hanging="360"/>
      </w:pPr>
    </w:lvl>
    <w:lvl w:ilvl="7" w:tplc="6444F890">
      <w:start w:val="1"/>
      <w:numFmt w:val="lowerLetter"/>
      <w:lvlText w:val="%8."/>
      <w:lvlJc w:val="left"/>
      <w:pPr>
        <w:ind w:left="5760" w:hanging="360"/>
      </w:pPr>
    </w:lvl>
    <w:lvl w:ilvl="8" w:tplc="2D521C68">
      <w:start w:val="1"/>
      <w:numFmt w:val="lowerRoman"/>
      <w:lvlText w:val="%9."/>
      <w:lvlJc w:val="right"/>
      <w:pPr>
        <w:ind w:left="6480" w:hanging="180"/>
      </w:pPr>
    </w:lvl>
  </w:abstractNum>
  <w:abstractNum w:abstractNumId="14" w15:restartNumberingAfterBreak="0">
    <w:nsid w:val="14EF445E"/>
    <w:multiLevelType w:val="multilevel"/>
    <w:tmpl w:val="F8AEAE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59B0DC6"/>
    <w:multiLevelType w:val="hybridMultilevel"/>
    <w:tmpl w:val="17961FCA"/>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16421A35"/>
    <w:multiLevelType w:val="hybridMultilevel"/>
    <w:tmpl w:val="58B44C6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16A14A66"/>
    <w:multiLevelType w:val="hybridMultilevel"/>
    <w:tmpl w:val="1604FB04"/>
    <w:lvl w:ilvl="0" w:tplc="04090001">
      <w:start w:val="1"/>
      <w:numFmt w:val="bullet"/>
      <w:lvlText w:val=""/>
      <w:lvlJc w:val="left"/>
      <w:pPr>
        <w:ind w:left="720" w:hanging="360"/>
      </w:pPr>
      <w:rPr>
        <w:rFonts w:hint="default" w:ascii="Symbol" w:hAnsi="Symbol"/>
      </w:rPr>
    </w:lvl>
    <w:lvl w:ilvl="1" w:tplc="87E02F12">
      <w:start w:val="1"/>
      <w:numFmt w:val="bullet"/>
      <w:lvlText w:val="-"/>
      <w:lvlJc w:val="left"/>
      <w:pPr>
        <w:ind w:left="1440" w:hanging="360"/>
      </w:pPr>
      <w:rPr>
        <w:rFonts w:hint="eastAsia" w:ascii="Microsoft GothicNeo" w:hAnsi="Microsoft GothicNeo" w:eastAsia="Microsoft GothicNeo" w:cs="Microsoft GothicNeo"/>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16E91479"/>
    <w:multiLevelType w:val="hybridMultilevel"/>
    <w:tmpl w:val="D3E45036"/>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180CAA6B"/>
    <w:multiLevelType w:val="multilevel"/>
    <w:tmpl w:val="FFFFFFFF"/>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18CC05B5"/>
    <w:multiLevelType w:val="hybridMultilevel"/>
    <w:tmpl w:val="31201E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18F63C60"/>
    <w:multiLevelType w:val="hybridMultilevel"/>
    <w:tmpl w:val="EEF2797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1BC7D8B6"/>
    <w:multiLevelType w:val="hybridMultilevel"/>
    <w:tmpl w:val="FFFFFFFF"/>
    <w:lvl w:ilvl="0" w:tplc="56E4EE00">
      <w:start w:val="1"/>
      <w:numFmt w:val="bullet"/>
      <w:lvlText w:val=""/>
      <w:lvlJc w:val="left"/>
      <w:pPr>
        <w:ind w:left="720" w:hanging="360"/>
      </w:pPr>
      <w:rPr>
        <w:rFonts w:hint="default" w:ascii="Symbol" w:hAnsi="Symbol"/>
      </w:rPr>
    </w:lvl>
    <w:lvl w:ilvl="1" w:tplc="F73EB832">
      <w:start w:val="1"/>
      <w:numFmt w:val="bullet"/>
      <w:lvlText w:val="o"/>
      <w:lvlJc w:val="left"/>
      <w:pPr>
        <w:ind w:left="1440" w:hanging="360"/>
      </w:pPr>
      <w:rPr>
        <w:rFonts w:hint="default" w:ascii="Courier New" w:hAnsi="Courier New"/>
      </w:rPr>
    </w:lvl>
    <w:lvl w:ilvl="2" w:tplc="F1002ACC">
      <w:start w:val="1"/>
      <w:numFmt w:val="bullet"/>
      <w:lvlText w:val=""/>
      <w:lvlJc w:val="left"/>
      <w:pPr>
        <w:ind w:left="2160" w:hanging="360"/>
      </w:pPr>
      <w:rPr>
        <w:rFonts w:hint="default" w:ascii="Wingdings" w:hAnsi="Wingdings"/>
      </w:rPr>
    </w:lvl>
    <w:lvl w:ilvl="3" w:tplc="47505C60">
      <w:start w:val="1"/>
      <w:numFmt w:val="bullet"/>
      <w:lvlText w:val=""/>
      <w:lvlJc w:val="left"/>
      <w:pPr>
        <w:ind w:left="2880" w:hanging="360"/>
      </w:pPr>
      <w:rPr>
        <w:rFonts w:hint="default" w:ascii="Symbol" w:hAnsi="Symbol"/>
      </w:rPr>
    </w:lvl>
    <w:lvl w:ilvl="4" w:tplc="2A1E26EE">
      <w:start w:val="1"/>
      <w:numFmt w:val="bullet"/>
      <w:lvlText w:val="o"/>
      <w:lvlJc w:val="left"/>
      <w:pPr>
        <w:ind w:left="3600" w:hanging="360"/>
      </w:pPr>
      <w:rPr>
        <w:rFonts w:hint="default" w:ascii="Courier New" w:hAnsi="Courier New"/>
      </w:rPr>
    </w:lvl>
    <w:lvl w:ilvl="5" w:tplc="F3D26484">
      <w:start w:val="1"/>
      <w:numFmt w:val="bullet"/>
      <w:lvlText w:val=""/>
      <w:lvlJc w:val="left"/>
      <w:pPr>
        <w:ind w:left="4320" w:hanging="360"/>
      </w:pPr>
      <w:rPr>
        <w:rFonts w:hint="default" w:ascii="Wingdings" w:hAnsi="Wingdings"/>
      </w:rPr>
    </w:lvl>
    <w:lvl w:ilvl="6" w:tplc="8508095A">
      <w:start w:val="1"/>
      <w:numFmt w:val="bullet"/>
      <w:lvlText w:val=""/>
      <w:lvlJc w:val="left"/>
      <w:pPr>
        <w:ind w:left="5040" w:hanging="360"/>
      </w:pPr>
      <w:rPr>
        <w:rFonts w:hint="default" w:ascii="Symbol" w:hAnsi="Symbol"/>
      </w:rPr>
    </w:lvl>
    <w:lvl w:ilvl="7" w:tplc="2E26DBCA">
      <w:start w:val="1"/>
      <w:numFmt w:val="bullet"/>
      <w:lvlText w:val="o"/>
      <w:lvlJc w:val="left"/>
      <w:pPr>
        <w:ind w:left="5760" w:hanging="360"/>
      </w:pPr>
      <w:rPr>
        <w:rFonts w:hint="default" w:ascii="Courier New" w:hAnsi="Courier New"/>
      </w:rPr>
    </w:lvl>
    <w:lvl w:ilvl="8" w:tplc="682CF79C">
      <w:start w:val="1"/>
      <w:numFmt w:val="bullet"/>
      <w:lvlText w:val=""/>
      <w:lvlJc w:val="left"/>
      <w:pPr>
        <w:ind w:left="6480" w:hanging="360"/>
      </w:pPr>
      <w:rPr>
        <w:rFonts w:hint="default" w:ascii="Wingdings" w:hAnsi="Wingdings"/>
      </w:rPr>
    </w:lvl>
  </w:abstractNum>
  <w:abstractNum w:abstractNumId="23" w15:restartNumberingAfterBreak="0">
    <w:nsid w:val="20FC8427"/>
    <w:multiLevelType w:val="hybridMultilevel"/>
    <w:tmpl w:val="FFFFFFFF"/>
    <w:lvl w:ilvl="0" w:tplc="FFF289D6">
      <w:start w:val="1"/>
      <w:numFmt w:val="bullet"/>
      <w:lvlText w:val=""/>
      <w:lvlJc w:val="left"/>
      <w:pPr>
        <w:ind w:left="720" w:hanging="360"/>
      </w:pPr>
      <w:rPr>
        <w:rFonts w:hint="default" w:ascii="Symbol" w:hAnsi="Symbol"/>
      </w:rPr>
    </w:lvl>
    <w:lvl w:ilvl="1" w:tplc="3F04F36E">
      <w:start w:val="1"/>
      <w:numFmt w:val="bullet"/>
      <w:lvlText w:val="o"/>
      <w:lvlJc w:val="left"/>
      <w:pPr>
        <w:ind w:left="1440" w:hanging="360"/>
      </w:pPr>
      <w:rPr>
        <w:rFonts w:hint="default" w:ascii="Courier New" w:hAnsi="Courier New"/>
      </w:rPr>
    </w:lvl>
    <w:lvl w:ilvl="2" w:tplc="4A7E45E4">
      <w:start w:val="1"/>
      <w:numFmt w:val="bullet"/>
      <w:lvlText w:val=""/>
      <w:lvlJc w:val="left"/>
      <w:pPr>
        <w:ind w:left="2160" w:hanging="360"/>
      </w:pPr>
      <w:rPr>
        <w:rFonts w:hint="default" w:ascii="Wingdings" w:hAnsi="Wingdings"/>
      </w:rPr>
    </w:lvl>
    <w:lvl w:ilvl="3" w:tplc="B3703BDA">
      <w:start w:val="1"/>
      <w:numFmt w:val="bullet"/>
      <w:lvlText w:val=""/>
      <w:lvlJc w:val="left"/>
      <w:pPr>
        <w:ind w:left="2880" w:hanging="360"/>
      </w:pPr>
      <w:rPr>
        <w:rFonts w:hint="default" w:ascii="Symbol" w:hAnsi="Symbol"/>
      </w:rPr>
    </w:lvl>
    <w:lvl w:ilvl="4" w:tplc="A0EAC03A">
      <w:start w:val="1"/>
      <w:numFmt w:val="bullet"/>
      <w:lvlText w:val="o"/>
      <w:lvlJc w:val="left"/>
      <w:pPr>
        <w:ind w:left="3600" w:hanging="360"/>
      </w:pPr>
      <w:rPr>
        <w:rFonts w:hint="default" w:ascii="Courier New" w:hAnsi="Courier New"/>
      </w:rPr>
    </w:lvl>
    <w:lvl w:ilvl="5" w:tplc="EF14808C">
      <w:start w:val="1"/>
      <w:numFmt w:val="bullet"/>
      <w:lvlText w:val=""/>
      <w:lvlJc w:val="left"/>
      <w:pPr>
        <w:ind w:left="4320" w:hanging="360"/>
      </w:pPr>
      <w:rPr>
        <w:rFonts w:hint="default" w:ascii="Wingdings" w:hAnsi="Wingdings"/>
      </w:rPr>
    </w:lvl>
    <w:lvl w:ilvl="6" w:tplc="21FE8364">
      <w:start w:val="1"/>
      <w:numFmt w:val="bullet"/>
      <w:lvlText w:val=""/>
      <w:lvlJc w:val="left"/>
      <w:pPr>
        <w:ind w:left="5040" w:hanging="360"/>
      </w:pPr>
      <w:rPr>
        <w:rFonts w:hint="default" w:ascii="Symbol" w:hAnsi="Symbol"/>
      </w:rPr>
    </w:lvl>
    <w:lvl w:ilvl="7" w:tplc="00DC4F6A">
      <w:start w:val="1"/>
      <w:numFmt w:val="bullet"/>
      <w:lvlText w:val="o"/>
      <w:lvlJc w:val="left"/>
      <w:pPr>
        <w:ind w:left="5760" w:hanging="360"/>
      </w:pPr>
      <w:rPr>
        <w:rFonts w:hint="default" w:ascii="Courier New" w:hAnsi="Courier New"/>
      </w:rPr>
    </w:lvl>
    <w:lvl w:ilvl="8" w:tplc="12908D02">
      <w:start w:val="1"/>
      <w:numFmt w:val="bullet"/>
      <w:lvlText w:val=""/>
      <w:lvlJc w:val="left"/>
      <w:pPr>
        <w:ind w:left="6480" w:hanging="360"/>
      </w:pPr>
      <w:rPr>
        <w:rFonts w:hint="default" w:ascii="Wingdings" w:hAnsi="Wingdings"/>
      </w:rPr>
    </w:lvl>
  </w:abstractNum>
  <w:abstractNum w:abstractNumId="24" w15:restartNumberingAfterBreak="0">
    <w:nsid w:val="21FCF03B"/>
    <w:multiLevelType w:val="multilevel"/>
    <w:tmpl w:val="FFFFFFFF"/>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24016FEB"/>
    <w:multiLevelType w:val="hybridMultilevel"/>
    <w:tmpl w:val="AF20130A"/>
    <w:lvl w:ilvl="0" w:tplc="DF00A10A">
      <w:start w:val="1"/>
      <w:numFmt w:val="bullet"/>
      <w:lvlText w:val=""/>
      <w:lvlJc w:val="left"/>
      <w:pPr>
        <w:ind w:left="720" w:hanging="360"/>
      </w:pPr>
      <w:rPr>
        <w:rFonts w:hint="default" w:ascii="Symbol" w:hAnsi="Symbol"/>
      </w:rPr>
    </w:lvl>
    <w:lvl w:ilvl="1" w:tplc="6340FE3E">
      <w:start w:val="1"/>
      <w:numFmt w:val="bullet"/>
      <w:lvlText w:val="o"/>
      <w:lvlJc w:val="left"/>
      <w:pPr>
        <w:ind w:left="1440" w:hanging="360"/>
      </w:pPr>
      <w:rPr>
        <w:rFonts w:hint="default" w:ascii="Courier New" w:hAnsi="Courier New"/>
      </w:rPr>
    </w:lvl>
    <w:lvl w:ilvl="2" w:tplc="56D208AE">
      <w:start w:val="1"/>
      <w:numFmt w:val="bullet"/>
      <w:lvlText w:val=""/>
      <w:lvlJc w:val="left"/>
      <w:pPr>
        <w:ind w:left="2160" w:hanging="360"/>
      </w:pPr>
      <w:rPr>
        <w:rFonts w:hint="default" w:ascii="Wingdings" w:hAnsi="Wingdings"/>
      </w:rPr>
    </w:lvl>
    <w:lvl w:ilvl="3" w:tplc="806AF8D4">
      <w:start w:val="1"/>
      <w:numFmt w:val="bullet"/>
      <w:lvlText w:val=""/>
      <w:lvlJc w:val="left"/>
      <w:pPr>
        <w:ind w:left="2880" w:hanging="360"/>
      </w:pPr>
      <w:rPr>
        <w:rFonts w:hint="default" w:ascii="Symbol" w:hAnsi="Symbol"/>
      </w:rPr>
    </w:lvl>
    <w:lvl w:ilvl="4" w:tplc="8F72AE56">
      <w:start w:val="1"/>
      <w:numFmt w:val="bullet"/>
      <w:lvlText w:val="o"/>
      <w:lvlJc w:val="left"/>
      <w:pPr>
        <w:ind w:left="3600" w:hanging="360"/>
      </w:pPr>
      <w:rPr>
        <w:rFonts w:hint="default" w:ascii="Courier New" w:hAnsi="Courier New"/>
      </w:rPr>
    </w:lvl>
    <w:lvl w:ilvl="5" w:tplc="ADF87794">
      <w:start w:val="1"/>
      <w:numFmt w:val="bullet"/>
      <w:lvlText w:val=""/>
      <w:lvlJc w:val="left"/>
      <w:pPr>
        <w:ind w:left="4320" w:hanging="360"/>
      </w:pPr>
      <w:rPr>
        <w:rFonts w:hint="default" w:ascii="Wingdings" w:hAnsi="Wingdings"/>
      </w:rPr>
    </w:lvl>
    <w:lvl w:ilvl="6" w:tplc="F1A63750">
      <w:start w:val="1"/>
      <w:numFmt w:val="bullet"/>
      <w:lvlText w:val=""/>
      <w:lvlJc w:val="left"/>
      <w:pPr>
        <w:ind w:left="5040" w:hanging="360"/>
      </w:pPr>
      <w:rPr>
        <w:rFonts w:hint="default" w:ascii="Symbol" w:hAnsi="Symbol"/>
      </w:rPr>
    </w:lvl>
    <w:lvl w:ilvl="7" w:tplc="559CD27A">
      <w:start w:val="1"/>
      <w:numFmt w:val="bullet"/>
      <w:lvlText w:val="o"/>
      <w:lvlJc w:val="left"/>
      <w:pPr>
        <w:ind w:left="5760" w:hanging="360"/>
      </w:pPr>
      <w:rPr>
        <w:rFonts w:hint="default" w:ascii="Courier New" w:hAnsi="Courier New"/>
      </w:rPr>
    </w:lvl>
    <w:lvl w:ilvl="8" w:tplc="3D30A7F8">
      <w:start w:val="1"/>
      <w:numFmt w:val="bullet"/>
      <w:lvlText w:val=""/>
      <w:lvlJc w:val="left"/>
      <w:pPr>
        <w:ind w:left="6480" w:hanging="360"/>
      </w:pPr>
      <w:rPr>
        <w:rFonts w:hint="default" w:ascii="Wingdings" w:hAnsi="Wingdings"/>
      </w:rPr>
    </w:lvl>
  </w:abstractNum>
  <w:abstractNum w:abstractNumId="26" w15:restartNumberingAfterBreak="0">
    <w:nsid w:val="26F13748"/>
    <w:multiLevelType w:val="multilevel"/>
    <w:tmpl w:val="5AD88D06"/>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277AFCBB"/>
    <w:multiLevelType w:val="hybridMultilevel"/>
    <w:tmpl w:val="FFFFFFFF"/>
    <w:lvl w:ilvl="0" w:tplc="3B9C4A92">
      <w:start w:val="1"/>
      <w:numFmt w:val="bullet"/>
      <w:lvlText w:val=""/>
      <w:lvlJc w:val="left"/>
      <w:pPr>
        <w:ind w:left="720" w:hanging="360"/>
      </w:pPr>
      <w:rPr>
        <w:rFonts w:hint="default" w:ascii="Symbol" w:hAnsi="Symbol"/>
      </w:rPr>
    </w:lvl>
    <w:lvl w:ilvl="1" w:tplc="290AB168">
      <w:start w:val="1"/>
      <w:numFmt w:val="bullet"/>
      <w:lvlText w:val="o"/>
      <w:lvlJc w:val="left"/>
      <w:pPr>
        <w:ind w:left="1440" w:hanging="360"/>
      </w:pPr>
      <w:rPr>
        <w:rFonts w:hint="default" w:ascii="Courier New" w:hAnsi="Courier New"/>
      </w:rPr>
    </w:lvl>
    <w:lvl w:ilvl="2" w:tplc="678E18FE">
      <w:start w:val="1"/>
      <w:numFmt w:val="bullet"/>
      <w:lvlText w:val=""/>
      <w:lvlJc w:val="left"/>
      <w:pPr>
        <w:ind w:left="2160" w:hanging="360"/>
      </w:pPr>
      <w:rPr>
        <w:rFonts w:hint="default" w:ascii="Wingdings" w:hAnsi="Wingdings"/>
      </w:rPr>
    </w:lvl>
    <w:lvl w:ilvl="3" w:tplc="24FE70A0">
      <w:start w:val="1"/>
      <w:numFmt w:val="bullet"/>
      <w:lvlText w:val=""/>
      <w:lvlJc w:val="left"/>
      <w:pPr>
        <w:ind w:left="2880" w:hanging="360"/>
      </w:pPr>
      <w:rPr>
        <w:rFonts w:hint="default" w:ascii="Symbol" w:hAnsi="Symbol"/>
      </w:rPr>
    </w:lvl>
    <w:lvl w:ilvl="4" w:tplc="2E48D0E6">
      <w:start w:val="1"/>
      <w:numFmt w:val="bullet"/>
      <w:lvlText w:val="o"/>
      <w:lvlJc w:val="left"/>
      <w:pPr>
        <w:ind w:left="3600" w:hanging="360"/>
      </w:pPr>
      <w:rPr>
        <w:rFonts w:hint="default" w:ascii="Courier New" w:hAnsi="Courier New"/>
      </w:rPr>
    </w:lvl>
    <w:lvl w:ilvl="5" w:tplc="7E6C95BA">
      <w:start w:val="1"/>
      <w:numFmt w:val="bullet"/>
      <w:lvlText w:val=""/>
      <w:lvlJc w:val="left"/>
      <w:pPr>
        <w:ind w:left="4320" w:hanging="360"/>
      </w:pPr>
      <w:rPr>
        <w:rFonts w:hint="default" w:ascii="Wingdings" w:hAnsi="Wingdings"/>
      </w:rPr>
    </w:lvl>
    <w:lvl w:ilvl="6" w:tplc="6DC6E5F8">
      <w:start w:val="1"/>
      <w:numFmt w:val="bullet"/>
      <w:lvlText w:val=""/>
      <w:lvlJc w:val="left"/>
      <w:pPr>
        <w:ind w:left="5040" w:hanging="360"/>
      </w:pPr>
      <w:rPr>
        <w:rFonts w:hint="default" w:ascii="Symbol" w:hAnsi="Symbol"/>
      </w:rPr>
    </w:lvl>
    <w:lvl w:ilvl="7" w:tplc="05341B34">
      <w:start w:val="1"/>
      <w:numFmt w:val="bullet"/>
      <w:lvlText w:val="o"/>
      <w:lvlJc w:val="left"/>
      <w:pPr>
        <w:ind w:left="5760" w:hanging="360"/>
      </w:pPr>
      <w:rPr>
        <w:rFonts w:hint="default" w:ascii="Courier New" w:hAnsi="Courier New"/>
      </w:rPr>
    </w:lvl>
    <w:lvl w:ilvl="8" w:tplc="DC66BA4A">
      <w:start w:val="1"/>
      <w:numFmt w:val="bullet"/>
      <w:lvlText w:val=""/>
      <w:lvlJc w:val="left"/>
      <w:pPr>
        <w:ind w:left="6480" w:hanging="360"/>
      </w:pPr>
      <w:rPr>
        <w:rFonts w:hint="default" w:ascii="Wingdings" w:hAnsi="Wingdings"/>
      </w:rPr>
    </w:lvl>
  </w:abstractNum>
  <w:abstractNum w:abstractNumId="28" w15:restartNumberingAfterBreak="0">
    <w:nsid w:val="2A7E5262"/>
    <w:multiLevelType w:val="hybridMultilevel"/>
    <w:tmpl w:val="7D5E18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2CD0ABD1"/>
    <w:multiLevelType w:val="hybridMultilevel"/>
    <w:tmpl w:val="FFFFFFFF"/>
    <w:lvl w:ilvl="0" w:tplc="DA7C7DF6">
      <w:start w:val="1"/>
      <w:numFmt w:val="bullet"/>
      <w:lvlText w:val=""/>
      <w:lvlJc w:val="left"/>
      <w:pPr>
        <w:ind w:left="720" w:hanging="360"/>
      </w:pPr>
      <w:rPr>
        <w:rFonts w:hint="default" w:ascii="Symbol" w:hAnsi="Symbol"/>
      </w:rPr>
    </w:lvl>
    <w:lvl w:ilvl="1" w:tplc="EBEA1AC4">
      <w:start w:val="1"/>
      <w:numFmt w:val="bullet"/>
      <w:lvlText w:val="o"/>
      <w:lvlJc w:val="left"/>
      <w:pPr>
        <w:ind w:left="1440" w:hanging="360"/>
      </w:pPr>
      <w:rPr>
        <w:rFonts w:hint="default" w:ascii="Courier New" w:hAnsi="Courier New"/>
      </w:rPr>
    </w:lvl>
    <w:lvl w:ilvl="2" w:tplc="13FE71B8">
      <w:start w:val="1"/>
      <w:numFmt w:val="bullet"/>
      <w:lvlText w:val=""/>
      <w:lvlJc w:val="left"/>
      <w:pPr>
        <w:ind w:left="2160" w:hanging="360"/>
      </w:pPr>
      <w:rPr>
        <w:rFonts w:hint="default" w:ascii="Wingdings" w:hAnsi="Wingdings"/>
      </w:rPr>
    </w:lvl>
    <w:lvl w:ilvl="3" w:tplc="2730B178">
      <w:start w:val="1"/>
      <w:numFmt w:val="bullet"/>
      <w:lvlText w:val=""/>
      <w:lvlJc w:val="left"/>
      <w:pPr>
        <w:ind w:left="2880" w:hanging="360"/>
      </w:pPr>
      <w:rPr>
        <w:rFonts w:hint="default" w:ascii="Symbol" w:hAnsi="Symbol"/>
      </w:rPr>
    </w:lvl>
    <w:lvl w:ilvl="4" w:tplc="CE9CB78A">
      <w:start w:val="1"/>
      <w:numFmt w:val="bullet"/>
      <w:lvlText w:val="o"/>
      <w:lvlJc w:val="left"/>
      <w:pPr>
        <w:ind w:left="3600" w:hanging="360"/>
      </w:pPr>
      <w:rPr>
        <w:rFonts w:hint="default" w:ascii="Courier New" w:hAnsi="Courier New"/>
      </w:rPr>
    </w:lvl>
    <w:lvl w:ilvl="5" w:tplc="BD329E64">
      <w:start w:val="1"/>
      <w:numFmt w:val="bullet"/>
      <w:lvlText w:val=""/>
      <w:lvlJc w:val="left"/>
      <w:pPr>
        <w:ind w:left="4320" w:hanging="360"/>
      </w:pPr>
      <w:rPr>
        <w:rFonts w:hint="default" w:ascii="Wingdings" w:hAnsi="Wingdings"/>
      </w:rPr>
    </w:lvl>
    <w:lvl w:ilvl="6" w:tplc="D9CCF328">
      <w:start w:val="1"/>
      <w:numFmt w:val="bullet"/>
      <w:lvlText w:val=""/>
      <w:lvlJc w:val="left"/>
      <w:pPr>
        <w:ind w:left="5040" w:hanging="360"/>
      </w:pPr>
      <w:rPr>
        <w:rFonts w:hint="default" w:ascii="Symbol" w:hAnsi="Symbol"/>
      </w:rPr>
    </w:lvl>
    <w:lvl w:ilvl="7" w:tplc="DD907BD0">
      <w:start w:val="1"/>
      <w:numFmt w:val="bullet"/>
      <w:lvlText w:val="o"/>
      <w:lvlJc w:val="left"/>
      <w:pPr>
        <w:ind w:left="5760" w:hanging="360"/>
      </w:pPr>
      <w:rPr>
        <w:rFonts w:hint="default" w:ascii="Courier New" w:hAnsi="Courier New"/>
      </w:rPr>
    </w:lvl>
    <w:lvl w:ilvl="8" w:tplc="7D1620B2">
      <w:start w:val="1"/>
      <w:numFmt w:val="bullet"/>
      <w:lvlText w:val=""/>
      <w:lvlJc w:val="left"/>
      <w:pPr>
        <w:ind w:left="6480" w:hanging="360"/>
      </w:pPr>
      <w:rPr>
        <w:rFonts w:hint="default" w:ascii="Wingdings" w:hAnsi="Wingdings"/>
      </w:rPr>
    </w:lvl>
  </w:abstractNum>
  <w:abstractNum w:abstractNumId="30" w15:restartNumberingAfterBreak="0">
    <w:nsid w:val="2D435BF4"/>
    <w:multiLevelType w:val="hybridMultilevel"/>
    <w:tmpl w:val="FFFFFFFF"/>
    <w:lvl w:ilvl="0" w:tplc="A3568F50">
      <w:start w:val="1"/>
      <w:numFmt w:val="bullet"/>
      <w:lvlText w:val=""/>
      <w:lvlJc w:val="left"/>
      <w:pPr>
        <w:ind w:left="720" w:hanging="360"/>
      </w:pPr>
      <w:rPr>
        <w:rFonts w:hint="default" w:ascii="Wingdings" w:hAnsi="Wingdings"/>
      </w:rPr>
    </w:lvl>
    <w:lvl w:ilvl="1" w:tplc="62EC788A">
      <w:start w:val="1"/>
      <w:numFmt w:val="bullet"/>
      <w:lvlText w:val="o"/>
      <w:lvlJc w:val="left"/>
      <w:pPr>
        <w:ind w:left="1440" w:hanging="360"/>
      </w:pPr>
      <w:rPr>
        <w:rFonts w:hint="default" w:ascii="Courier New" w:hAnsi="Courier New"/>
      </w:rPr>
    </w:lvl>
    <w:lvl w:ilvl="2" w:tplc="B5227836">
      <w:start w:val="1"/>
      <w:numFmt w:val="bullet"/>
      <w:lvlText w:val=""/>
      <w:lvlJc w:val="left"/>
      <w:pPr>
        <w:ind w:left="2160" w:hanging="360"/>
      </w:pPr>
      <w:rPr>
        <w:rFonts w:hint="default" w:ascii="Wingdings" w:hAnsi="Wingdings"/>
      </w:rPr>
    </w:lvl>
    <w:lvl w:ilvl="3" w:tplc="558429FC">
      <w:start w:val="1"/>
      <w:numFmt w:val="bullet"/>
      <w:lvlText w:val=""/>
      <w:lvlJc w:val="left"/>
      <w:pPr>
        <w:ind w:left="2880" w:hanging="360"/>
      </w:pPr>
      <w:rPr>
        <w:rFonts w:hint="default" w:ascii="Symbol" w:hAnsi="Symbol"/>
      </w:rPr>
    </w:lvl>
    <w:lvl w:ilvl="4" w:tplc="F65E21C8">
      <w:start w:val="1"/>
      <w:numFmt w:val="bullet"/>
      <w:lvlText w:val="o"/>
      <w:lvlJc w:val="left"/>
      <w:pPr>
        <w:ind w:left="3600" w:hanging="360"/>
      </w:pPr>
      <w:rPr>
        <w:rFonts w:hint="default" w:ascii="Courier New" w:hAnsi="Courier New"/>
      </w:rPr>
    </w:lvl>
    <w:lvl w:ilvl="5" w:tplc="72E2A73A">
      <w:start w:val="1"/>
      <w:numFmt w:val="bullet"/>
      <w:lvlText w:val=""/>
      <w:lvlJc w:val="left"/>
      <w:pPr>
        <w:ind w:left="4320" w:hanging="360"/>
      </w:pPr>
      <w:rPr>
        <w:rFonts w:hint="default" w:ascii="Wingdings" w:hAnsi="Wingdings"/>
      </w:rPr>
    </w:lvl>
    <w:lvl w:ilvl="6" w:tplc="DD3E1DD6">
      <w:start w:val="1"/>
      <w:numFmt w:val="bullet"/>
      <w:lvlText w:val=""/>
      <w:lvlJc w:val="left"/>
      <w:pPr>
        <w:ind w:left="5040" w:hanging="360"/>
      </w:pPr>
      <w:rPr>
        <w:rFonts w:hint="default" w:ascii="Symbol" w:hAnsi="Symbol"/>
      </w:rPr>
    </w:lvl>
    <w:lvl w:ilvl="7" w:tplc="DAC661A0">
      <w:start w:val="1"/>
      <w:numFmt w:val="bullet"/>
      <w:lvlText w:val="o"/>
      <w:lvlJc w:val="left"/>
      <w:pPr>
        <w:ind w:left="5760" w:hanging="360"/>
      </w:pPr>
      <w:rPr>
        <w:rFonts w:hint="default" w:ascii="Courier New" w:hAnsi="Courier New"/>
      </w:rPr>
    </w:lvl>
    <w:lvl w:ilvl="8" w:tplc="C3B23CC6">
      <w:start w:val="1"/>
      <w:numFmt w:val="bullet"/>
      <w:lvlText w:val=""/>
      <w:lvlJc w:val="left"/>
      <w:pPr>
        <w:ind w:left="6480" w:hanging="360"/>
      </w:pPr>
      <w:rPr>
        <w:rFonts w:hint="default" w:ascii="Wingdings" w:hAnsi="Wingdings"/>
      </w:rPr>
    </w:lvl>
  </w:abstractNum>
  <w:abstractNum w:abstractNumId="31" w15:restartNumberingAfterBreak="0">
    <w:nsid w:val="2DC34E00"/>
    <w:multiLevelType w:val="multilevel"/>
    <w:tmpl w:val="209410FE"/>
    <w:lvl w:ilvl="0">
      <w:start w:val="1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2DCD4A3E"/>
    <w:multiLevelType w:val="hybridMultilevel"/>
    <w:tmpl w:val="CC904EA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2E2A38D8"/>
    <w:multiLevelType w:val="hybridMultilevel"/>
    <w:tmpl w:val="01D4837E"/>
    <w:lvl w:ilvl="0" w:tplc="0409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34" w15:restartNumberingAfterBreak="0">
    <w:nsid w:val="30460045"/>
    <w:multiLevelType w:val="hybridMultilevel"/>
    <w:tmpl w:val="FFFFFFFF"/>
    <w:lvl w:ilvl="0" w:tplc="953CA9A2">
      <w:start w:val="1"/>
      <w:numFmt w:val="bullet"/>
      <w:lvlText w:val=""/>
      <w:lvlJc w:val="left"/>
      <w:pPr>
        <w:ind w:left="720" w:hanging="360"/>
      </w:pPr>
      <w:rPr>
        <w:rFonts w:hint="default" w:ascii="Symbol" w:hAnsi="Symbol"/>
      </w:rPr>
    </w:lvl>
    <w:lvl w:ilvl="1" w:tplc="4C165B14">
      <w:start w:val="1"/>
      <w:numFmt w:val="bullet"/>
      <w:lvlText w:val="o"/>
      <w:lvlJc w:val="left"/>
      <w:pPr>
        <w:ind w:left="1440" w:hanging="360"/>
      </w:pPr>
      <w:rPr>
        <w:rFonts w:hint="default" w:ascii="Courier New" w:hAnsi="Courier New"/>
      </w:rPr>
    </w:lvl>
    <w:lvl w:ilvl="2" w:tplc="8EBEAA68">
      <w:start w:val="1"/>
      <w:numFmt w:val="bullet"/>
      <w:lvlText w:val=""/>
      <w:lvlJc w:val="left"/>
      <w:pPr>
        <w:ind w:left="2160" w:hanging="360"/>
      </w:pPr>
      <w:rPr>
        <w:rFonts w:hint="default" w:ascii="Wingdings" w:hAnsi="Wingdings"/>
      </w:rPr>
    </w:lvl>
    <w:lvl w:ilvl="3" w:tplc="D95E89B2">
      <w:start w:val="1"/>
      <w:numFmt w:val="bullet"/>
      <w:lvlText w:val=""/>
      <w:lvlJc w:val="left"/>
      <w:pPr>
        <w:ind w:left="2880" w:hanging="360"/>
      </w:pPr>
      <w:rPr>
        <w:rFonts w:hint="default" w:ascii="Symbol" w:hAnsi="Symbol"/>
      </w:rPr>
    </w:lvl>
    <w:lvl w:ilvl="4" w:tplc="D39A7ACA">
      <w:start w:val="1"/>
      <w:numFmt w:val="bullet"/>
      <w:lvlText w:val="o"/>
      <w:lvlJc w:val="left"/>
      <w:pPr>
        <w:ind w:left="3600" w:hanging="360"/>
      </w:pPr>
      <w:rPr>
        <w:rFonts w:hint="default" w:ascii="Courier New" w:hAnsi="Courier New"/>
      </w:rPr>
    </w:lvl>
    <w:lvl w:ilvl="5" w:tplc="3D10214E">
      <w:start w:val="1"/>
      <w:numFmt w:val="bullet"/>
      <w:lvlText w:val=""/>
      <w:lvlJc w:val="left"/>
      <w:pPr>
        <w:ind w:left="4320" w:hanging="360"/>
      </w:pPr>
      <w:rPr>
        <w:rFonts w:hint="default" w:ascii="Wingdings" w:hAnsi="Wingdings"/>
      </w:rPr>
    </w:lvl>
    <w:lvl w:ilvl="6" w:tplc="394EE334">
      <w:start w:val="1"/>
      <w:numFmt w:val="bullet"/>
      <w:lvlText w:val=""/>
      <w:lvlJc w:val="left"/>
      <w:pPr>
        <w:ind w:left="5040" w:hanging="360"/>
      </w:pPr>
      <w:rPr>
        <w:rFonts w:hint="default" w:ascii="Symbol" w:hAnsi="Symbol"/>
      </w:rPr>
    </w:lvl>
    <w:lvl w:ilvl="7" w:tplc="F17E18D6">
      <w:start w:val="1"/>
      <w:numFmt w:val="bullet"/>
      <w:lvlText w:val="o"/>
      <w:lvlJc w:val="left"/>
      <w:pPr>
        <w:ind w:left="5760" w:hanging="360"/>
      </w:pPr>
      <w:rPr>
        <w:rFonts w:hint="default" w:ascii="Courier New" w:hAnsi="Courier New"/>
      </w:rPr>
    </w:lvl>
    <w:lvl w:ilvl="8" w:tplc="52563494">
      <w:start w:val="1"/>
      <w:numFmt w:val="bullet"/>
      <w:lvlText w:val=""/>
      <w:lvlJc w:val="left"/>
      <w:pPr>
        <w:ind w:left="6480" w:hanging="360"/>
      </w:pPr>
      <w:rPr>
        <w:rFonts w:hint="default" w:ascii="Wingdings" w:hAnsi="Wingdings"/>
      </w:rPr>
    </w:lvl>
  </w:abstractNum>
  <w:abstractNum w:abstractNumId="35" w15:restartNumberingAfterBreak="0">
    <w:nsid w:val="35017829"/>
    <w:multiLevelType w:val="hybridMultilevel"/>
    <w:tmpl w:val="FFFFFFFF"/>
    <w:lvl w:ilvl="0" w:tplc="41E08330">
      <w:start w:val="1"/>
      <w:numFmt w:val="bullet"/>
      <w:lvlText w:val=""/>
      <w:lvlJc w:val="left"/>
      <w:pPr>
        <w:ind w:left="720" w:hanging="360"/>
      </w:pPr>
      <w:rPr>
        <w:rFonts w:hint="default" w:ascii="Symbol" w:hAnsi="Symbol"/>
      </w:rPr>
    </w:lvl>
    <w:lvl w:ilvl="1" w:tplc="5D1EA242">
      <w:start w:val="1"/>
      <w:numFmt w:val="bullet"/>
      <w:lvlText w:val="o"/>
      <w:lvlJc w:val="left"/>
      <w:pPr>
        <w:ind w:left="1440" w:hanging="360"/>
      </w:pPr>
      <w:rPr>
        <w:rFonts w:hint="default" w:ascii="Courier New" w:hAnsi="Courier New"/>
      </w:rPr>
    </w:lvl>
    <w:lvl w:ilvl="2" w:tplc="38F685DC">
      <w:start w:val="1"/>
      <w:numFmt w:val="bullet"/>
      <w:lvlText w:val=""/>
      <w:lvlJc w:val="left"/>
      <w:pPr>
        <w:ind w:left="2160" w:hanging="360"/>
      </w:pPr>
      <w:rPr>
        <w:rFonts w:hint="default" w:ascii="Wingdings" w:hAnsi="Wingdings"/>
      </w:rPr>
    </w:lvl>
    <w:lvl w:ilvl="3" w:tplc="B24CB0D0">
      <w:start w:val="1"/>
      <w:numFmt w:val="bullet"/>
      <w:lvlText w:val=""/>
      <w:lvlJc w:val="left"/>
      <w:pPr>
        <w:ind w:left="2880" w:hanging="360"/>
      </w:pPr>
      <w:rPr>
        <w:rFonts w:hint="default" w:ascii="Symbol" w:hAnsi="Symbol"/>
      </w:rPr>
    </w:lvl>
    <w:lvl w:ilvl="4" w:tplc="9AA2E786">
      <w:start w:val="1"/>
      <w:numFmt w:val="bullet"/>
      <w:lvlText w:val="o"/>
      <w:lvlJc w:val="left"/>
      <w:pPr>
        <w:ind w:left="3600" w:hanging="360"/>
      </w:pPr>
      <w:rPr>
        <w:rFonts w:hint="default" w:ascii="Courier New" w:hAnsi="Courier New"/>
      </w:rPr>
    </w:lvl>
    <w:lvl w:ilvl="5" w:tplc="9DAC47F2">
      <w:start w:val="1"/>
      <w:numFmt w:val="bullet"/>
      <w:lvlText w:val=""/>
      <w:lvlJc w:val="left"/>
      <w:pPr>
        <w:ind w:left="4320" w:hanging="360"/>
      </w:pPr>
      <w:rPr>
        <w:rFonts w:hint="default" w:ascii="Wingdings" w:hAnsi="Wingdings"/>
      </w:rPr>
    </w:lvl>
    <w:lvl w:ilvl="6" w:tplc="850A58B2">
      <w:start w:val="1"/>
      <w:numFmt w:val="bullet"/>
      <w:lvlText w:val=""/>
      <w:lvlJc w:val="left"/>
      <w:pPr>
        <w:ind w:left="5040" w:hanging="360"/>
      </w:pPr>
      <w:rPr>
        <w:rFonts w:hint="default" w:ascii="Symbol" w:hAnsi="Symbol"/>
      </w:rPr>
    </w:lvl>
    <w:lvl w:ilvl="7" w:tplc="F690B414">
      <w:start w:val="1"/>
      <w:numFmt w:val="bullet"/>
      <w:lvlText w:val="o"/>
      <w:lvlJc w:val="left"/>
      <w:pPr>
        <w:ind w:left="5760" w:hanging="360"/>
      </w:pPr>
      <w:rPr>
        <w:rFonts w:hint="default" w:ascii="Courier New" w:hAnsi="Courier New"/>
      </w:rPr>
    </w:lvl>
    <w:lvl w:ilvl="8" w:tplc="F99C9824">
      <w:start w:val="1"/>
      <w:numFmt w:val="bullet"/>
      <w:lvlText w:val=""/>
      <w:lvlJc w:val="left"/>
      <w:pPr>
        <w:ind w:left="6480" w:hanging="360"/>
      </w:pPr>
      <w:rPr>
        <w:rFonts w:hint="default" w:ascii="Wingdings" w:hAnsi="Wingdings"/>
      </w:rPr>
    </w:lvl>
  </w:abstractNum>
  <w:abstractNum w:abstractNumId="36" w15:restartNumberingAfterBreak="0">
    <w:nsid w:val="350A114E"/>
    <w:multiLevelType w:val="multilevel"/>
    <w:tmpl w:val="3CC8110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352E5932"/>
    <w:multiLevelType w:val="multilevel"/>
    <w:tmpl w:val="5AD88D06"/>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360B2D48"/>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9" w15:restartNumberingAfterBreak="0">
    <w:nsid w:val="37531886"/>
    <w:multiLevelType w:val="multilevel"/>
    <w:tmpl w:val="14C2C6F2"/>
    <w:lvl w:ilvl="0">
      <w:start w:val="1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37F03CAC"/>
    <w:multiLevelType w:val="hybridMultilevel"/>
    <w:tmpl w:val="C6C8640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1" w15:restartNumberingAfterBreak="0">
    <w:nsid w:val="3AB57DDB"/>
    <w:multiLevelType w:val="multilevel"/>
    <w:tmpl w:val="03B2371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3E9D7E5C"/>
    <w:multiLevelType w:val="hybridMultilevel"/>
    <w:tmpl w:val="FFFFFFFF"/>
    <w:lvl w:ilvl="0" w:tplc="25384AC0">
      <w:start w:val="1"/>
      <w:numFmt w:val="bullet"/>
      <w:lvlText w:val=""/>
      <w:lvlJc w:val="left"/>
      <w:pPr>
        <w:ind w:left="720" w:hanging="360"/>
      </w:pPr>
      <w:rPr>
        <w:rFonts w:hint="default" w:ascii="Symbol" w:hAnsi="Symbol"/>
      </w:rPr>
    </w:lvl>
    <w:lvl w:ilvl="1" w:tplc="3E18B178">
      <w:start w:val="1"/>
      <w:numFmt w:val="bullet"/>
      <w:lvlText w:val="o"/>
      <w:lvlJc w:val="left"/>
      <w:pPr>
        <w:ind w:left="1440" w:hanging="360"/>
      </w:pPr>
      <w:rPr>
        <w:rFonts w:hint="default" w:ascii="Courier New" w:hAnsi="Courier New"/>
      </w:rPr>
    </w:lvl>
    <w:lvl w:ilvl="2" w:tplc="D46837EE">
      <w:start w:val="1"/>
      <w:numFmt w:val="bullet"/>
      <w:lvlText w:val=""/>
      <w:lvlJc w:val="left"/>
      <w:pPr>
        <w:ind w:left="2160" w:hanging="360"/>
      </w:pPr>
      <w:rPr>
        <w:rFonts w:hint="default" w:ascii="Wingdings" w:hAnsi="Wingdings"/>
      </w:rPr>
    </w:lvl>
    <w:lvl w:ilvl="3" w:tplc="EEF00C7E">
      <w:start w:val="1"/>
      <w:numFmt w:val="bullet"/>
      <w:lvlText w:val=""/>
      <w:lvlJc w:val="left"/>
      <w:pPr>
        <w:ind w:left="2880" w:hanging="360"/>
      </w:pPr>
      <w:rPr>
        <w:rFonts w:hint="default" w:ascii="Symbol" w:hAnsi="Symbol"/>
      </w:rPr>
    </w:lvl>
    <w:lvl w:ilvl="4" w:tplc="92C65896">
      <w:start w:val="1"/>
      <w:numFmt w:val="bullet"/>
      <w:lvlText w:val="o"/>
      <w:lvlJc w:val="left"/>
      <w:pPr>
        <w:ind w:left="3600" w:hanging="360"/>
      </w:pPr>
      <w:rPr>
        <w:rFonts w:hint="default" w:ascii="Courier New" w:hAnsi="Courier New"/>
      </w:rPr>
    </w:lvl>
    <w:lvl w:ilvl="5" w:tplc="FDB00E64">
      <w:start w:val="1"/>
      <w:numFmt w:val="bullet"/>
      <w:lvlText w:val=""/>
      <w:lvlJc w:val="left"/>
      <w:pPr>
        <w:ind w:left="4320" w:hanging="360"/>
      </w:pPr>
      <w:rPr>
        <w:rFonts w:hint="default" w:ascii="Wingdings" w:hAnsi="Wingdings"/>
      </w:rPr>
    </w:lvl>
    <w:lvl w:ilvl="6" w:tplc="89680316">
      <w:start w:val="1"/>
      <w:numFmt w:val="bullet"/>
      <w:lvlText w:val=""/>
      <w:lvlJc w:val="left"/>
      <w:pPr>
        <w:ind w:left="5040" w:hanging="360"/>
      </w:pPr>
      <w:rPr>
        <w:rFonts w:hint="default" w:ascii="Symbol" w:hAnsi="Symbol"/>
      </w:rPr>
    </w:lvl>
    <w:lvl w:ilvl="7" w:tplc="BAE6A95A">
      <w:start w:val="1"/>
      <w:numFmt w:val="bullet"/>
      <w:lvlText w:val="o"/>
      <w:lvlJc w:val="left"/>
      <w:pPr>
        <w:ind w:left="5760" w:hanging="360"/>
      </w:pPr>
      <w:rPr>
        <w:rFonts w:hint="default" w:ascii="Courier New" w:hAnsi="Courier New"/>
      </w:rPr>
    </w:lvl>
    <w:lvl w:ilvl="8" w:tplc="6C72B870">
      <w:start w:val="1"/>
      <w:numFmt w:val="bullet"/>
      <w:lvlText w:val=""/>
      <w:lvlJc w:val="left"/>
      <w:pPr>
        <w:ind w:left="6480" w:hanging="360"/>
      </w:pPr>
      <w:rPr>
        <w:rFonts w:hint="default" w:ascii="Wingdings" w:hAnsi="Wingdings"/>
      </w:rPr>
    </w:lvl>
  </w:abstractNum>
  <w:abstractNum w:abstractNumId="43" w15:restartNumberingAfterBreak="0">
    <w:nsid w:val="3EAD2F28"/>
    <w:multiLevelType w:val="hybridMultilevel"/>
    <w:tmpl w:val="AA6EF37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4" w15:restartNumberingAfterBreak="0">
    <w:nsid w:val="3ED47A04"/>
    <w:multiLevelType w:val="hybridMultilevel"/>
    <w:tmpl w:val="FFFFFFFF"/>
    <w:lvl w:ilvl="0" w:tplc="1C6A6D0C">
      <w:start w:val="1"/>
      <w:numFmt w:val="bullet"/>
      <w:lvlText w:val=""/>
      <w:lvlJc w:val="left"/>
      <w:pPr>
        <w:ind w:left="720" w:hanging="360"/>
      </w:pPr>
      <w:rPr>
        <w:rFonts w:hint="default" w:ascii="Symbol" w:hAnsi="Symbol"/>
      </w:rPr>
    </w:lvl>
    <w:lvl w:ilvl="1" w:tplc="C1A2039E">
      <w:start w:val="1"/>
      <w:numFmt w:val="bullet"/>
      <w:lvlText w:val="o"/>
      <w:lvlJc w:val="left"/>
      <w:pPr>
        <w:ind w:left="1440" w:hanging="360"/>
      </w:pPr>
      <w:rPr>
        <w:rFonts w:hint="default" w:ascii="Courier New" w:hAnsi="Courier New"/>
      </w:rPr>
    </w:lvl>
    <w:lvl w:ilvl="2" w:tplc="229ADD82">
      <w:start w:val="1"/>
      <w:numFmt w:val="bullet"/>
      <w:lvlText w:val=""/>
      <w:lvlJc w:val="left"/>
      <w:pPr>
        <w:ind w:left="2160" w:hanging="360"/>
      </w:pPr>
      <w:rPr>
        <w:rFonts w:hint="default" w:ascii="Wingdings" w:hAnsi="Wingdings"/>
      </w:rPr>
    </w:lvl>
    <w:lvl w:ilvl="3" w:tplc="49D2874E">
      <w:start w:val="1"/>
      <w:numFmt w:val="bullet"/>
      <w:lvlText w:val=""/>
      <w:lvlJc w:val="left"/>
      <w:pPr>
        <w:ind w:left="2880" w:hanging="360"/>
      </w:pPr>
      <w:rPr>
        <w:rFonts w:hint="default" w:ascii="Symbol" w:hAnsi="Symbol"/>
      </w:rPr>
    </w:lvl>
    <w:lvl w:ilvl="4" w:tplc="58E0023E">
      <w:start w:val="1"/>
      <w:numFmt w:val="bullet"/>
      <w:lvlText w:val="o"/>
      <w:lvlJc w:val="left"/>
      <w:pPr>
        <w:ind w:left="3600" w:hanging="360"/>
      </w:pPr>
      <w:rPr>
        <w:rFonts w:hint="default" w:ascii="Courier New" w:hAnsi="Courier New"/>
      </w:rPr>
    </w:lvl>
    <w:lvl w:ilvl="5" w:tplc="3F12EAD8">
      <w:start w:val="1"/>
      <w:numFmt w:val="bullet"/>
      <w:lvlText w:val=""/>
      <w:lvlJc w:val="left"/>
      <w:pPr>
        <w:ind w:left="4320" w:hanging="360"/>
      </w:pPr>
      <w:rPr>
        <w:rFonts w:hint="default" w:ascii="Wingdings" w:hAnsi="Wingdings"/>
      </w:rPr>
    </w:lvl>
    <w:lvl w:ilvl="6" w:tplc="1892D76C">
      <w:start w:val="1"/>
      <w:numFmt w:val="bullet"/>
      <w:lvlText w:val=""/>
      <w:lvlJc w:val="left"/>
      <w:pPr>
        <w:ind w:left="5040" w:hanging="360"/>
      </w:pPr>
      <w:rPr>
        <w:rFonts w:hint="default" w:ascii="Symbol" w:hAnsi="Symbol"/>
      </w:rPr>
    </w:lvl>
    <w:lvl w:ilvl="7" w:tplc="0A9661C4">
      <w:start w:val="1"/>
      <w:numFmt w:val="bullet"/>
      <w:lvlText w:val="o"/>
      <w:lvlJc w:val="left"/>
      <w:pPr>
        <w:ind w:left="5760" w:hanging="360"/>
      </w:pPr>
      <w:rPr>
        <w:rFonts w:hint="default" w:ascii="Courier New" w:hAnsi="Courier New"/>
      </w:rPr>
    </w:lvl>
    <w:lvl w:ilvl="8" w:tplc="19EA653E">
      <w:start w:val="1"/>
      <w:numFmt w:val="bullet"/>
      <w:lvlText w:val=""/>
      <w:lvlJc w:val="left"/>
      <w:pPr>
        <w:ind w:left="6480" w:hanging="360"/>
      </w:pPr>
      <w:rPr>
        <w:rFonts w:hint="default" w:ascii="Wingdings" w:hAnsi="Wingdings"/>
      </w:rPr>
    </w:lvl>
  </w:abstractNum>
  <w:abstractNum w:abstractNumId="45" w15:restartNumberingAfterBreak="0">
    <w:nsid w:val="4163C46E"/>
    <w:multiLevelType w:val="hybridMultilevel"/>
    <w:tmpl w:val="FFFFFFFF"/>
    <w:lvl w:ilvl="0" w:tplc="9970D668">
      <w:start w:val="1"/>
      <w:numFmt w:val="bullet"/>
      <w:lvlText w:val=""/>
      <w:lvlJc w:val="left"/>
      <w:pPr>
        <w:ind w:left="720" w:hanging="360"/>
      </w:pPr>
      <w:rPr>
        <w:rFonts w:hint="default" w:ascii="Symbol" w:hAnsi="Symbol"/>
      </w:rPr>
    </w:lvl>
    <w:lvl w:ilvl="1" w:tplc="F260F238">
      <w:start w:val="1"/>
      <w:numFmt w:val="bullet"/>
      <w:lvlText w:val="o"/>
      <w:lvlJc w:val="left"/>
      <w:pPr>
        <w:ind w:left="1440" w:hanging="360"/>
      </w:pPr>
      <w:rPr>
        <w:rFonts w:hint="default" w:ascii="Courier New" w:hAnsi="Courier New"/>
      </w:rPr>
    </w:lvl>
    <w:lvl w:ilvl="2" w:tplc="E80484F0">
      <w:start w:val="1"/>
      <w:numFmt w:val="bullet"/>
      <w:lvlText w:val=""/>
      <w:lvlJc w:val="left"/>
      <w:pPr>
        <w:ind w:left="2160" w:hanging="360"/>
      </w:pPr>
      <w:rPr>
        <w:rFonts w:hint="default" w:ascii="Wingdings" w:hAnsi="Wingdings"/>
      </w:rPr>
    </w:lvl>
    <w:lvl w:ilvl="3" w:tplc="88408C8A">
      <w:start w:val="1"/>
      <w:numFmt w:val="bullet"/>
      <w:lvlText w:val=""/>
      <w:lvlJc w:val="left"/>
      <w:pPr>
        <w:ind w:left="2880" w:hanging="360"/>
      </w:pPr>
      <w:rPr>
        <w:rFonts w:hint="default" w:ascii="Symbol" w:hAnsi="Symbol"/>
      </w:rPr>
    </w:lvl>
    <w:lvl w:ilvl="4" w:tplc="FA788F52">
      <w:start w:val="1"/>
      <w:numFmt w:val="bullet"/>
      <w:lvlText w:val="o"/>
      <w:lvlJc w:val="left"/>
      <w:pPr>
        <w:ind w:left="3600" w:hanging="360"/>
      </w:pPr>
      <w:rPr>
        <w:rFonts w:hint="default" w:ascii="Courier New" w:hAnsi="Courier New"/>
      </w:rPr>
    </w:lvl>
    <w:lvl w:ilvl="5" w:tplc="A4F8372A">
      <w:start w:val="1"/>
      <w:numFmt w:val="bullet"/>
      <w:lvlText w:val=""/>
      <w:lvlJc w:val="left"/>
      <w:pPr>
        <w:ind w:left="4320" w:hanging="360"/>
      </w:pPr>
      <w:rPr>
        <w:rFonts w:hint="default" w:ascii="Wingdings" w:hAnsi="Wingdings"/>
      </w:rPr>
    </w:lvl>
    <w:lvl w:ilvl="6" w:tplc="C742A410">
      <w:start w:val="1"/>
      <w:numFmt w:val="bullet"/>
      <w:lvlText w:val=""/>
      <w:lvlJc w:val="left"/>
      <w:pPr>
        <w:ind w:left="5040" w:hanging="360"/>
      </w:pPr>
      <w:rPr>
        <w:rFonts w:hint="default" w:ascii="Symbol" w:hAnsi="Symbol"/>
      </w:rPr>
    </w:lvl>
    <w:lvl w:ilvl="7" w:tplc="95DA5FEC">
      <w:start w:val="1"/>
      <w:numFmt w:val="bullet"/>
      <w:lvlText w:val="o"/>
      <w:lvlJc w:val="left"/>
      <w:pPr>
        <w:ind w:left="5760" w:hanging="360"/>
      </w:pPr>
      <w:rPr>
        <w:rFonts w:hint="default" w:ascii="Courier New" w:hAnsi="Courier New"/>
      </w:rPr>
    </w:lvl>
    <w:lvl w:ilvl="8" w:tplc="4E0ED86A">
      <w:start w:val="1"/>
      <w:numFmt w:val="bullet"/>
      <w:lvlText w:val=""/>
      <w:lvlJc w:val="left"/>
      <w:pPr>
        <w:ind w:left="6480" w:hanging="360"/>
      </w:pPr>
      <w:rPr>
        <w:rFonts w:hint="default" w:ascii="Wingdings" w:hAnsi="Wingdings"/>
      </w:rPr>
    </w:lvl>
  </w:abstractNum>
  <w:abstractNum w:abstractNumId="46" w15:restartNumberingAfterBreak="0">
    <w:nsid w:val="443E676A"/>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7" w15:restartNumberingAfterBreak="0">
    <w:nsid w:val="4460534B"/>
    <w:multiLevelType w:val="multilevel"/>
    <w:tmpl w:val="7A849308"/>
    <w:lvl w:ilvl="0">
      <w:start w:val="4"/>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4815556"/>
    <w:multiLevelType w:val="multilevel"/>
    <w:tmpl w:val="32925F60"/>
    <w:lvl w:ilvl="0">
      <w:start w:val="2"/>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44CF002F"/>
    <w:multiLevelType w:val="multilevel"/>
    <w:tmpl w:val="9840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5146EB2"/>
    <w:multiLevelType w:val="hybridMultilevel"/>
    <w:tmpl w:val="FFFFFFFF"/>
    <w:lvl w:ilvl="0" w:tplc="A05EE506">
      <w:start w:val="2"/>
      <w:numFmt w:val="decimal"/>
      <w:lvlText w:val="%1."/>
      <w:lvlJc w:val="left"/>
      <w:pPr>
        <w:ind w:left="720" w:hanging="360"/>
      </w:pPr>
    </w:lvl>
    <w:lvl w:ilvl="1" w:tplc="A1D2857C">
      <w:start w:val="1"/>
      <w:numFmt w:val="bullet"/>
      <w:lvlText w:val="o"/>
      <w:lvlJc w:val="left"/>
      <w:pPr>
        <w:ind w:left="1440" w:hanging="360"/>
      </w:pPr>
      <w:rPr>
        <w:rFonts w:hint="default" w:ascii="Symbol" w:hAnsi="Symbol"/>
      </w:rPr>
    </w:lvl>
    <w:lvl w:ilvl="2" w:tplc="83061C6E">
      <w:start w:val="1"/>
      <w:numFmt w:val="bullet"/>
      <w:lvlText w:val="§"/>
      <w:lvlJc w:val="left"/>
      <w:pPr>
        <w:ind w:left="2160" w:hanging="180"/>
      </w:pPr>
      <w:rPr>
        <w:rFonts w:hint="default" w:ascii="Symbol" w:hAnsi="Symbol"/>
      </w:rPr>
    </w:lvl>
    <w:lvl w:ilvl="3" w:tplc="EEA491AE">
      <w:start w:val="1"/>
      <w:numFmt w:val="decimal"/>
      <w:lvlText w:val="%4."/>
      <w:lvlJc w:val="left"/>
      <w:pPr>
        <w:ind w:left="2880" w:hanging="360"/>
      </w:pPr>
    </w:lvl>
    <w:lvl w:ilvl="4" w:tplc="3612CA4C">
      <w:start w:val="1"/>
      <w:numFmt w:val="lowerLetter"/>
      <w:lvlText w:val="%5."/>
      <w:lvlJc w:val="left"/>
      <w:pPr>
        <w:ind w:left="3600" w:hanging="360"/>
      </w:pPr>
    </w:lvl>
    <w:lvl w:ilvl="5" w:tplc="6E400018">
      <w:start w:val="1"/>
      <w:numFmt w:val="lowerRoman"/>
      <w:lvlText w:val="%6."/>
      <w:lvlJc w:val="right"/>
      <w:pPr>
        <w:ind w:left="4320" w:hanging="180"/>
      </w:pPr>
    </w:lvl>
    <w:lvl w:ilvl="6" w:tplc="EFBA7932">
      <w:start w:val="1"/>
      <w:numFmt w:val="decimal"/>
      <w:lvlText w:val="%7."/>
      <w:lvlJc w:val="left"/>
      <w:pPr>
        <w:ind w:left="5040" w:hanging="360"/>
      </w:pPr>
    </w:lvl>
    <w:lvl w:ilvl="7" w:tplc="06D0C930">
      <w:start w:val="1"/>
      <w:numFmt w:val="lowerLetter"/>
      <w:lvlText w:val="%8."/>
      <w:lvlJc w:val="left"/>
      <w:pPr>
        <w:ind w:left="5760" w:hanging="360"/>
      </w:pPr>
    </w:lvl>
    <w:lvl w:ilvl="8" w:tplc="F2DA2858">
      <w:start w:val="1"/>
      <w:numFmt w:val="lowerRoman"/>
      <w:lvlText w:val="%9."/>
      <w:lvlJc w:val="right"/>
      <w:pPr>
        <w:ind w:left="6480" w:hanging="180"/>
      </w:pPr>
    </w:lvl>
  </w:abstractNum>
  <w:abstractNum w:abstractNumId="51" w15:restartNumberingAfterBreak="0">
    <w:nsid w:val="45A21C2A"/>
    <w:multiLevelType w:val="hybridMultilevel"/>
    <w:tmpl w:val="669849D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2" w15:restartNumberingAfterBreak="0">
    <w:nsid w:val="460DD306"/>
    <w:multiLevelType w:val="hybridMultilevel"/>
    <w:tmpl w:val="FFFFFFFF"/>
    <w:lvl w:ilvl="0" w:tplc="F9D856BA">
      <w:start w:val="1"/>
      <w:numFmt w:val="bullet"/>
      <w:lvlText w:val=""/>
      <w:lvlJc w:val="left"/>
      <w:pPr>
        <w:ind w:left="720" w:hanging="360"/>
      </w:pPr>
      <w:rPr>
        <w:rFonts w:hint="default" w:ascii="Symbol" w:hAnsi="Symbol"/>
      </w:rPr>
    </w:lvl>
    <w:lvl w:ilvl="1" w:tplc="ADF401C4">
      <w:start w:val="1"/>
      <w:numFmt w:val="bullet"/>
      <w:lvlText w:val="o"/>
      <w:lvlJc w:val="left"/>
      <w:pPr>
        <w:ind w:left="1440" w:hanging="360"/>
      </w:pPr>
      <w:rPr>
        <w:rFonts w:hint="default" w:ascii="Symbol" w:hAnsi="Symbol"/>
      </w:rPr>
    </w:lvl>
    <w:lvl w:ilvl="2" w:tplc="09C63248">
      <w:start w:val="1"/>
      <w:numFmt w:val="bullet"/>
      <w:lvlText w:val=""/>
      <w:lvlJc w:val="left"/>
      <w:pPr>
        <w:ind w:left="2160" w:hanging="360"/>
      </w:pPr>
      <w:rPr>
        <w:rFonts w:hint="default" w:ascii="Wingdings" w:hAnsi="Wingdings"/>
      </w:rPr>
    </w:lvl>
    <w:lvl w:ilvl="3" w:tplc="617AFD2E">
      <w:start w:val="1"/>
      <w:numFmt w:val="bullet"/>
      <w:lvlText w:val=""/>
      <w:lvlJc w:val="left"/>
      <w:pPr>
        <w:ind w:left="2880" w:hanging="360"/>
      </w:pPr>
      <w:rPr>
        <w:rFonts w:hint="default" w:ascii="Symbol" w:hAnsi="Symbol"/>
      </w:rPr>
    </w:lvl>
    <w:lvl w:ilvl="4" w:tplc="97FC0CE8">
      <w:start w:val="1"/>
      <w:numFmt w:val="bullet"/>
      <w:lvlText w:val="o"/>
      <w:lvlJc w:val="left"/>
      <w:pPr>
        <w:ind w:left="3600" w:hanging="360"/>
      </w:pPr>
      <w:rPr>
        <w:rFonts w:hint="default" w:ascii="Courier New" w:hAnsi="Courier New"/>
      </w:rPr>
    </w:lvl>
    <w:lvl w:ilvl="5" w:tplc="A2B8EFE8">
      <w:start w:val="1"/>
      <w:numFmt w:val="bullet"/>
      <w:lvlText w:val=""/>
      <w:lvlJc w:val="left"/>
      <w:pPr>
        <w:ind w:left="4320" w:hanging="360"/>
      </w:pPr>
      <w:rPr>
        <w:rFonts w:hint="default" w:ascii="Wingdings" w:hAnsi="Wingdings"/>
      </w:rPr>
    </w:lvl>
    <w:lvl w:ilvl="6" w:tplc="57F48578">
      <w:start w:val="1"/>
      <w:numFmt w:val="bullet"/>
      <w:lvlText w:val=""/>
      <w:lvlJc w:val="left"/>
      <w:pPr>
        <w:ind w:left="5040" w:hanging="360"/>
      </w:pPr>
      <w:rPr>
        <w:rFonts w:hint="default" w:ascii="Symbol" w:hAnsi="Symbol"/>
      </w:rPr>
    </w:lvl>
    <w:lvl w:ilvl="7" w:tplc="DF263BF4">
      <w:start w:val="1"/>
      <w:numFmt w:val="bullet"/>
      <w:lvlText w:val="o"/>
      <w:lvlJc w:val="left"/>
      <w:pPr>
        <w:ind w:left="5760" w:hanging="360"/>
      </w:pPr>
      <w:rPr>
        <w:rFonts w:hint="default" w:ascii="Courier New" w:hAnsi="Courier New"/>
      </w:rPr>
    </w:lvl>
    <w:lvl w:ilvl="8" w:tplc="5B08A21C">
      <w:start w:val="1"/>
      <w:numFmt w:val="bullet"/>
      <w:lvlText w:val=""/>
      <w:lvlJc w:val="left"/>
      <w:pPr>
        <w:ind w:left="6480" w:hanging="360"/>
      </w:pPr>
      <w:rPr>
        <w:rFonts w:hint="default" w:ascii="Wingdings" w:hAnsi="Wingdings"/>
      </w:rPr>
    </w:lvl>
  </w:abstractNum>
  <w:abstractNum w:abstractNumId="53" w15:restartNumberingAfterBreak="0">
    <w:nsid w:val="462C5593"/>
    <w:multiLevelType w:val="multilevel"/>
    <w:tmpl w:val="4DD2D7C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4" w15:restartNumberingAfterBreak="0">
    <w:nsid w:val="463E4BB5"/>
    <w:multiLevelType w:val="hybridMultilevel"/>
    <w:tmpl w:val="FFFFFFFF"/>
    <w:lvl w:ilvl="0" w:tplc="B330C8B6">
      <w:start w:val="1"/>
      <w:numFmt w:val="bullet"/>
      <w:lvlText w:val=""/>
      <w:lvlJc w:val="left"/>
      <w:pPr>
        <w:ind w:left="720" w:hanging="360"/>
      </w:pPr>
      <w:rPr>
        <w:rFonts w:hint="default" w:ascii="Symbol" w:hAnsi="Symbol"/>
      </w:rPr>
    </w:lvl>
    <w:lvl w:ilvl="1" w:tplc="850819AC">
      <w:start w:val="1"/>
      <w:numFmt w:val="bullet"/>
      <w:lvlText w:val="o"/>
      <w:lvlJc w:val="left"/>
      <w:pPr>
        <w:ind w:left="1440" w:hanging="360"/>
      </w:pPr>
      <w:rPr>
        <w:rFonts w:hint="default" w:ascii="Courier New" w:hAnsi="Courier New"/>
      </w:rPr>
    </w:lvl>
    <w:lvl w:ilvl="2" w:tplc="4F1AEE7C">
      <w:start w:val="1"/>
      <w:numFmt w:val="bullet"/>
      <w:lvlText w:val=""/>
      <w:lvlJc w:val="left"/>
      <w:pPr>
        <w:ind w:left="2160" w:hanging="360"/>
      </w:pPr>
      <w:rPr>
        <w:rFonts w:hint="default" w:ascii="Wingdings" w:hAnsi="Wingdings"/>
      </w:rPr>
    </w:lvl>
    <w:lvl w:ilvl="3" w:tplc="9056A002">
      <w:start w:val="1"/>
      <w:numFmt w:val="bullet"/>
      <w:lvlText w:val=""/>
      <w:lvlJc w:val="left"/>
      <w:pPr>
        <w:ind w:left="2880" w:hanging="360"/>
      </w:pPr>
      <w:rPr>
        <w:rFonts w:hint="default" w:ascii="Symbol" w:hAnsi="Symbol"/>
      </w:rPr>
    </w:lvl>
    <w:lvl w:ilvl="4" w:tplc="F4E0DCD8">
      <w:start w:val="1"/>
      <w:numFmt w:val="bullet"/>
      <w:lvlText w:val="o"/>
      <w:lvlJc w:val="left"/>
      <w:pPr>
        <w:ind w:left="3600" w:hanging="360"/>
      </w:pPr>
      <w:rPr>
        <w:rFonts w:hint="default" w:ascii="Courier New" w:hAnsi="Courier New"/>
      </w:rPr>
    </w:lvl>
    <w:lvl w:ilvl="5" w:tplc="097C5284">
      <w:start w:val="1"/>
      <w:numFmt w:val="bullet"/>
      <w:lvlText w:val=""/>
      <w:lvlJc w:val="left"/>
      <w:pPr>
        <w:ind w:left="4320" w:hanging="360"/>
      </w:pPr>
      <w:rPr>
        <w:rFonts w:hint="default" w:ascii="Wingdings" w:hAnsi="Wingdings"/>
      </w:rPr>
    </w:lvl>
    <w:lvl w:ilvl="6" w:tplc="059A2668">
      <w:start w:val="1"/>
      <w:numFmt w:val="bullet"/>
      <w:lvlText w:val=""/>
      <w:lvlJc w:val="left"/>
      <w:pPr>
        <w:ind w:left="5040" w:hanging="360"/>
      </w:pPr>
      <w:rPr>
        <w:rFonts w:hint="default" w:ascii="Symbol" w:hAnsi="Symbol"/>
      </w:rPr>
    </w:lvl>
    <w:lvl w:ilvl="7" w:tplc="DA6875E0">
      <w:start w:val="1"/>
      <w:numFmt w:val="bullet"/>
      <w:lvlText w:val="o"/>
      <w:lvlJc w:val="left"/>
      <w:pPr>
        <w:ind w:left="5760" w:hanging="360"/>
      </w:pPr>
      <w:rPr>
        <w:rFonts w:hint="default" w:ascii="Courier New" w:hAnsi="Courier New"/>
      </w:rPr>
    </w:lvl>
    <w:lvl w:ilvl="8" w:tplc="790A1104">
      <w:start w:val="1"/>
      <w:numFmt w:val="bullet"/>
      <w:lvlText w:val=""/>
      <w:lvlJc w:val="left"/>
      <w:pPr>
        <w:ind w:left="6480" w:hanging="360"/>
      </w:pPr>
      <w:rPr>
        <w:rFonts w:hint="default" w:ascii="Wingdings" w:hAnsi="Wingdings"/>
      </w:rPr>
    </w:lvl>
  </w:abstractNum>
  <w:abstractNum w:abstractNumId="55" w15:restartNumberingAfterBreak="0">
    <w:nsid w:val="46E74FC6"/>
    <w:multiLevelType w:val="hybridMultilevel"/>
    <w:tmpl w:val="57B89D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6" w15:restartNumberingAfterBreak="0">
    <w:nsid w:val="4C420D81"/>
    <w:multiLevelType w:val="hybridMultilevel"/>
    <w:tmpl w:val="FFFFFFFF"/>
    <w:lvl w:ilvl="0" w:tplc="C584F2DE">
      <w:start w:val="1"/>
      <w:numFmt w:val="bullet"/>
      <w:lvlText w:val=""/>
      <w:lvlJc w:val="left"/>
      <w:pPr>
        <w:ind w:left="720" w:hanging="360"/>
      </w:pPr>
      <w:rPr>
        <w:rFonts w:hint="default" w:ascii="Wingdings" w:hAnsi="Wingdings"/>
      </w:rPr>
    </w:lvl>
    <w:lvl w:ilvl="1" w:tplc="CF0A7154">
      <w:start w:val="1"/>
      <w:numFmt w:val="bullet"/>
      <w:lvlText w:val="o"/>
      <w:lvlJc w:val="left"/>
      <w:pPr>
        <w:ind w:left="1440" w:hanging="360"/>
      </w:pPr>
      <w:rPr>
        <w:rFonts w:hint="default" w:ascii="Courier New" w:hAnsi="Courier New"/>
      </w:rPr>
    </w:lvl>
    <w:lvl w:ilvl="2" w:tplc="4308E1B6">
      <w:start w:val="1"/>
      <w:numFmt w:val="bullet"/>
      <w:lvlText w:val=""/>
      <w:lvlJc w:val="left"/>
      <w:pPr>
        <w:ind w:left="2160" w:hanging="360"/>
      </w:pPr>
      <w:rPr>
        <w:rFonts w:hint="default" w:ascii="Wingdings" w:hAnsi="Wingdings"/>
      </w:rPr>
    </w:lvl>
    <w:lvl w:ilvl="3" w:tplc="8F82EF58">
      <w:start w:val="1"/>
      <w:numFmt w:val="bullet"/>
      <w:lvlText w:val=""/>
      <w:lvlJc w:val="left"/>
      <w:pPr>
        <w:ind w:left="2880" w:hanging="360"/>
      </w:pPr>
      <w:rPr>
        <w:rFonts w:hint="default" w:ascii="Symbol" w:hAnsi="Symbol"/>
      </w:rPr>
    </w:lvl>
    <w:lvl w:ilvl="4" w:tplc="93BE8E44">
      <w:start w:val="1"/>
      <w:numFmt w:val="bullet"/>
      <w:lvlText w:val="o"/>
      <w:lvlJc w:val="left"/>
      <w:pPr>
        <w:ind w:left="3600" w:hanging="360"/>
      </w:pPr>
      <w:rPr>
        <w:rFonts w:hint="default" w:ascii="Courier New" w:hAnsi="Courier New"/>
      </w:rPr>
    </w:lvl>
    <w:lvl w:ilvl="5" w:tplc="2D742410">
      <w:start w:val="1"/>
      <w:numFmt w:val="bullet"/>
      <w:lvlText w:val=""/>
      <w:lvlJc w:val="left"/>
      <w:pPr>
        <w:ind w:left="4320" w:hanging="360"/>
      </w:pPr>
      <w:rPr>
        <w:rFonts w:hint="default" w:ascii="Wingdings" w:hAnsi="Wingdings"/>
      </w:rPr>
    </w:lvl>
    <w:lvl w:ilvl="6" w:tplc="EEF27D94">
      <w:start w:val="1"/>
      <w:numFmt w:val="bullet"/>
      <w:lvlText w:val=""/>
      <w:lvlJc w:val="left"/>
      <w:pPr>
        <w:ind w:left="5040" w:hanging="360"/>
      </w:pPr>
      <w:rPr>
        <w:rFonts w:hint="default" w:ascii="Symbol" w:hAnsi="Symbol"/>
      </w:rPr>
    </w:lvl>
    <w:lvl w:ilvl="7" w:tplc="17849E00">
      <w:start w:val="1"/>
      <w:numFmt w:val="bullet"/>
      <w:lvlText w:val="o"/>
      <w:lvlJc w:val="left"/>
      <w:pPr>
        <w:ind w:left="5760" w:hanging="360"/>
      </w:pPr>
      <w:rPr>
        <w:rFonts w:hint="default" w:ascii="Courier New" w:hAnsi="Courier New"/>
      </w:rPr>
    </w:lvl>
    <w:lvl w:ilvl="8" w:tplc="D0004592">
      <w:start w:val="1"/>
      <w:numFmt w:val="bullet"/>
      <w:lvlText w:val=""/>
      <w:lvlJc w:val="left"/>
      <w:pPr>
        <w:ind w:left="6480" w:hanging="360"/>
      </w:pPr>
      <w:rPr>
        <w:rFonts w:hint="default" w:ascii="Wingdings" w:hAnsi="Wingdings"/>
      </w:rPr>
    </w:lvl>
  </w:abstractNum>
  <w:abstractNum w:abstractNumId="57" w15:restartNumberingAfterBreak="0">
    <w:nsid w:val="50702A1A"/>
    <w:multiLevelType w:val="multilevel"/>
    <w:tmpl w:val="AD763C9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51109E96"/>
    <w:multiLevelType w:val="hybridMultilevel"/>
    <w:tmpl w:val="FFFFFFFF"/>
    <w:lvl w:ilvl="0" w:tplc="2C02BBE6">
      <w:start w:val="1"/>
      <w:numFmt w:val="bullet"/>
      <w:lvlText w:val=""/>
      <w:lvlJc w:val="left"/>
      <w:pPr>
        <w:ind w:left="720" w:hanging="360"/>
      </w:pPr>
      <w:rPr>
        <w:rFonts w:hint="default" w:ascii="Symbol" w:hAnsi="Symbol"/>
      </w:rPr>
    </w:lvl>
    <w:lvl w:ilvl="1" w:tplc="05D05A50">
      <w:start w:val="1"/>
      <w:numFmt w:val="bullet"/>
      <w:lvlText w:val="o"/>
      <w:lvlJc w:val="left"/>
      <w:pPr>
        <w:ind w:left="1440" w:hanging="360"/>
      </w:pPr>
      <w:rPr>
        <w:rFonts w:hint="default" w:ascii="Courier New" w:hAnsi="Courier New"/>
      </w:rPr>
    </w:lvl>
    <w:lvl w:ilvl="2" w:tplc="4ABA4672">
      <w:start w:val="1"/>
      <w:numFmt w:val="bullet"/>
      <w:lvlText w:val=""/>
      <w:lvlJc w:val="left"/>
      <w:pPr>
        <w:ind w:left="2160" w:hanging="360"/>
      </w:pPr>
      <w:rPr>
        <w:rFonts w:hint="default" w:ascii="Wingdings" w:hAnsi="Wingdings"/>
      </w:rPr>
    </w:lvl>
    <w:lvl w:ilvl="3" w:tplc="18C23AD8">
      <w:start w:val="1"/>
      <w:numFmt w:val="bullet"/>
      <w:lvlText w:val=""/>
      <w:lvlJc w:val="left"/>
      <w:pPr>
        <w:ind w:left="2880" w:hanging="360"/>
      </w:pPr>
      <w:rPr>
        <w:rFonts w:hint="default" w:ascii="Symbol" w:hAnsi="Symbol"/>
      </w:rPr>
    </w:lvl>
    <w:lvl w:ilvl="4" w:tplc="E556955A">
      <w:start w:val="1"/>
      <w:numFmt w:val="bullet"/>
      <w:lvlText w:val="o"/>
      <w:lvlJc w:val="left"/>
      <w:pPr>
        <w:ind w:left="3600" w:hanging="360"/>
      </w:pPr>
      <w:rPr>
        <w:rFonts w:hint="default" w:ascii="Courier New" w:hAnsi="Courier New"/>
      </w:rPr>
    </w:lvl>
    <w:lvl w:ilvl="5" w:tplc="2C562F74">
      <w:start w:val="1"/>
      <w:numFmt w:val="bullet"/>
      <w:lvlText w:val=""/>
      <w:lvlJc w:val="left"/>
      <w:pPr>
        <w:ind w:left="4320" w:hanging="360"/>
      </w:pPr>
      <w:rPr>
        <w:rFonts w:hint="default" w:ascii="Wingdings" w:hAnsi="Wingdings"/>
      </w:rPr>
    </w:lvl>
    <w:lvl w:ilvl="6" w:tplc="EA30B9BC">
      <w:start w:val="1"/>
      <w:numFmt w:val="bullet"/>
      <w:lvlText w:val=""/>
      <w:lvlJc w:val="left"/>
      <w:pPr>
        <w:ind w:left="5040" w:hanging="360"/>
      </w:pPr>
      <w:rPr>
        <w:rFonts w:hint="default" w:ascii="Symbol" w:hAnsi="Symbol"/>
      </w:rPr>
    </w:lvl>
    <w:lvl w:ilvl="7" w:tplc="1AEE60EA">
      <w:start w:val="1"/>
      <w:numFmt w:val="bullet"/>
      <w:lvlText w:val="o"/>
      <w:lvlJc w:val="left"/>
      <w:pPr>
        <w:ind w:left="5760" w:hanging="360"/>
      </w:pPr>
      <w:rPr>
        <w:rFonts w:hint="default" w:ascii="Courier New" w:hAnsi="Courier New"/>
      </w:rPr>
    </w:lvl>
    <w:lvl w:ilvl="8" w:tplc="48509B68">
      <w:start w:val="1"/>
      <w:numFmt w:val="bullet"/>
      <w:lvlText w:val=""/>
      <w:lvlJc w:val="left"/>
      <w:pPr>
        <w:ind w:left="6480" w:hanging="360"/>
      </w:pPr>
      <w:rPr>
        <w:rFonts w:hint="default" w:ascii="Wingdings" w:hAnsi="Wingdings"/>
      </w:rPr>
    </w:lvl>
  </w:abstractNum>
  <w:abstractNum w:abstractNumId="59" w15:restartNumberingAfterBreak="0">
    <w:nsid w:val="51443721"/>
    <w:multiLevelType w:val="hybridMultilevel"/>
    <w:tmpl w:val="FFFFFFFF"/>
    <w:lvl w:ilvl="0" w:tplc="4B78C8EA">
      <w:start w:val="4"/>
      <w:numFmt w:val="decimal"/>
      <w:lvlText w:val="%1."/>
      <w:lvlJc w:val="left"/>
      <w:pPr>
        <w:ind w:left="720" w:hanging="360"/>
      </w:pPr>
    </w:lvl>
    <w:lvl w:ilvl="1" w:tplc="341092E8">
      <w:start w:val="1"/>
      <w:numFmt w:val="bullet"/>
      <w:lvlText w:val="o"/>
      <w:lvlJc w:val="left"/>
      <w:pPr>
        <w:ind w:left="1440" w:hanging="360"/>
      </w:pPr>
      <w:rPr>
        <w:rFonts w:hint="default" w:ascii="Symbol" w:hAnsi="Symbol"/>
      </w:rPr>
    </w:lvl>
    <w:lvl w:ilvl="2" w:tplc="41D2A84C">
      <w:start w:val="1"/>
      <w:numFmt w:val="lowerRoman"/>
      <w:lvlText w:val="%3."/>
      <w:lvlJc w:val="right"/>
      <w:pPr>
        <w:ind w:left="2160" w:hanging="180"/>
      </w:pPr>
    </w:lvl>
    <w:lvl w:ilvl="3" w:tplc="051C5CFC">
      <w:start w:val="1"/>
      <w:numFmt w:val="decimal"/>
      <w:lvlText w:val="%4."/>
      <w:lvlJc w:val="left"/>
      <w:pPr>
        <w:ind w:left="2880" w:hanging="360"/>
      </w:pPr>
    </w:lvl>
    <w:lvl w:ilvl="4" w:tplc="9CF61CFA">
      <w:start w:val="1"/>
      <w:numFmt w:val="lowerLetter"/>
      <w:lvlText w:val="%5."/>
      <w:lvlJc w:val="left"/>
      <w:pPr>
        <w:ind w:left="3600" w:hanging="360"/>
      </w:pPr>
    </w:lvl>
    <w:lvl w:ilvl="5" w:tplc="29A6507A">
      <w:start w:val="1"/>
      <w:numFmt w:val="lowerRoman"/>
      <w:lvlText w:val="%6."/>
      <w:lvlJc w:val="right"/>
      <w:pPr>
        <w:ind w:left="4320" w:hanging="180"/>
      </w:pPr>
    </w:lvl>
    <w:lvl w:ilvl="6" w:tplc="AA62FDAE">
      <w:start w:val="1"/>
      <w:numFmt w:val="decimal"/>
      <w:lvlText w:val="%7."/>
      <w:lvlJc w:val="left"/>
      <w:pPr>
        <w:ind w:left="5040" w:hanging="360"/>
      </w:pPr>
    </w:lvl>
    <w:lvl w:ilvl="7" w:tplc="A2D0757A">
      <w:start w:val="1"/>
      <w:numFmt w:val="lowerLetter"/>
      <w:lvlText w:val="%8."/>
      <w:lvlJc w:val="left"/>
      <w:pPr>
        <w:ind w:left="5760" w:hanging="360"/>
      </w:pPr>
    </w:lvl>
    <w:lvl w:ilvl="8" w:tplc="40FEC1A0">
      <w:start w:val="1"/>
      <w:numFmt w:val="lowerRoman"/>
      <w:lvlText w:val="%9."/>
      <w:lvlJc w:val="right"/>
      <w:pPr>
        <w:ind w:left="6480" w:hanging="180"/>
      </w:pPr>
    </w:lvl>
  </w:abstractNum>
  <w:abstractNum w:abstractNumId="60" w15:restartNumberingAfterBreak="0">
    <w:nsid w:val="53413A7F"/>
    <w:multiLevelType w:val="hybridMultilevel"/>
    <w:tmpl w:val="B4964C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1" w15:restartNumberingAfterBreak="0">
    <w:nsid w:val="54519BA4"/>
    <w:multiLevelType w:val="hybridMultilevel"/>
    <w:tmpl w:val="FFFFFFFF"/>
    <w:lvl w:ilvl="0" w:tplc="D166D264">
      <w:start w:val="1"/>
      <w:numFmt w:val="bullet"/>
      <w:lvlText w:val=""/>
      <w:lvlJc w:val="left"/>
      <w:pPr>
        <w:ind w:left="720" w:hanging="360"/>
      </w:pPr>
      <w:rPr>
        <w:rFonts w:hint="default" w:ascii="Symbol" w:hAnsi="Symbol"/>
      </w:rPr>
    </w:lvl>
    <w:lvl w:ilvl="1" w:tplc="C936BD08">
      <w:start w:val="1"/>
      <w:numFmt w:val="bullet"/>
      <w:lvlText w:val="o"/>
      <w:lvlJc w:val="left"/>
      <w:pPr>
        <w:ind w:left="1440" w:hanging="360"/>
      </w:pPr>
      <w:rPr>
        <w:rFonts w:hint="default" w:ascii="Courier New" w:hAnsi="Courier New"/>
      </w:rPr>
    </w:lvl>
    <w:lvl w:ilvl="2" w:tplc="69683808">
      <w:start w:val="1"/>
      <w:numFmt w:val="bullet"/>
      <w:lvlText w:val=""/>
      <w:lvlJc w:val="left"/>
      <w:pPr>
        <w:ind w:left="2160" w:hanging="360"/>
      </w:pPr>
      <w:rPr>
        <w:rFonts w:hint="default" w:ascii="Wingdings" w:hAnsi="Wingdings"/>
      </w:rPr>
    </w:lvl>
    <w:lvl w:ilvl="3" w:tplc="11C4EB18">
      <w:start w:val="1"/>
      <w:numFmt w:val="bullet"/>
      <w:lvlText w:val=""/>
      <w:lvlJc w:val="left"/>
      <w:pPr>
        <w:ind w:left="2880" w:hanging="360"/>
      </w:pPr>
      <w:rPr>
        <w:rFonts w:hint="default" w:ascii="Symbol" w:hAnsi="Symbol"/>
      </w:rPr>
    </w:lvl>
    <w:lvl w:ilvl="4" w:tplc="A7260CA6">
      <w:start w:val="1"/>
      <w:numFmt w:val="bullet"/>
      <w:lvlText w:val="o"/>
      <w:lvlJc w:val="left"/>
      <w:pPr>
        <w:ind w:left="3600" w:hanging="360"/>
      </w:pPr>
      <w:rPr>
        <w:rFonts w:hint="default" w:ascii="Courier New" w:hAnsi="Courier New"/>
      </w:rPr>
    </w:lvl>
    <w:lvl w:ilvl="5" w:tplc="926845BA">
      <w:start w:val="1"/>
      <w:numFmt w:val="bullet"/>
      <w:lvlText w:val=""/>
      <w:lvlJc w:val="left"/>
      <w:pPr>
        <w:ind w:left="4320" w:hanging="360"/>
      </w:pPr>
      <w:rPr>
        <w:rFonts w:hint="default" w:ascii="Wingdings" w:hAnsi="Wingdings"/>
      </w:rPr>
    </w:lvl>
    <w:lvl w:ilvl="6" w:tplc="63AAC4EA">
      <w:start w:val="1"/>
      <w:numFmt w:val="bullet"/>
      <w:lvlText w:val=""/>
      <w:lvlJc w:val="left"/>
      <w:pPr>
        <w:ind w:left="5040" w:hanging="360"/>
      </w:pPr>
      <w:rPr>
        <w:rFonts w:hint="default" w:ascii="Symbol" w:hAnsi="Symbol"/>
      </w:rPr>
    </w:lvl>
    <w:lvl w:ilvl="7" w:tplc="D86AD292">
      <w:start w:val="1"/>
      <w:numFmt w:val="bullet"/>
      <w:lvlText w:val="o"/>
      <w:lvlJc w:val="left"/>
      <w:pPr>
        <w:ind w:left="5760" w:hanging="360"/>
      </w:pPr>
      <w:rPr>
        <w:rFonts w:hint="default" w:ascii="Courier New" w:hAnsi="Courier New"/>
      </w:rPr>
    </w:lvl>
    <w:lvl w:ilvl="8" w:tplc="CFC0A57C">
      <w:start w:val="1"/>
      <w:numFmt w:val="bullet"/>
      <w:lvlText w:val=""/>
      <w:lvlJc w:val="left"/>
      <w:pPr>
        <w:ind w:left="6480" w:hanging="360"/>
      </w:pPr>
      <w:rPr>
        <w:rFonts w:hint="default" w:ascii="Wingdings" w:hAnsi="Wingdings"/>
      </w:rPr>
    </w:lvl>
  </w:abstractNum>
  <w:abstractNum w:abstractNumId="62" w15:restartNumberingAfterBreak="0">
    <w:nsid w:val="564133A0"/>
    <w:multiLevelType w:val="hybridMultilevel"/>
    <w:tmpl w:val="A16AD67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3" w15:restartNumberingAfterBreak="0">
    <w:nsid w:val="57437587"/>
    <w:multiLevelType w:val="multilevel"/>
    <w:tmpl w:val="4A7E3DA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4" w15:restartNumberingAfterBreak="0">
    <w:nsid w:val="589A5518"/>
    <w:multiLevelType w:val="hybridMultilevel"/>
    <w:tmpl w:val="7F66E9EC"/>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5" w15:restartNumberingAfterBreak="0">
    <w:nsid w:val="58D06A9D"/>
    <w:multiLevelType w:val="hybridMultilevel"/>
    <w:tmpl w:val="CD84FD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6" w15:restartNumberingAfterBreak="0">
    <w:nsid w:val="5A5243D3"/>
    <w:multiLevelType w:val="hybridMultilevel"/>
    <w:tmpl w:val="8F32D3D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7" w15:restartNumberingAfterBreak="0">
    <w:nsid w:val="5C6641BC"/>
    <w:multiLevelType w:val="hybridMultilevel"/>
    <w:tmpl w:val="FFFFFFFF"/>
    <w:lvl w:ilvl="0" w:tplc="811ECB8A">
      <w:start w:val="3"/>
      <w:numFmt w:val="decimal"/>
      <w:lvlText w:val="%1."/>
      <w:lvlJc w:val="left"/>
      <w:pPr>
        <w:ind w:left="720" w:hanging="360"/>
      </w:pPr>
    </w:lvl>
    <w:lvl w:ilvl="1" w:tplc="0FD0F850">
      <w:start w:val="1"/>
      <w:numFmt w:val="bullet"/>
      <w:lvlText w:val="o"/>
      <w:lvlJc w:val="left"/>
      <w:pPr>
        <w:ind w:left="1440" w:hanging="360"/>
      </w:pPr>
      <w:rPr>
        <w:rFonts w:hint="default" w:ascii="Symbol" w:hAnsi="Symbol"/>
      </w:rPr>
    </w:lvl>
    <w:lvl w:ilvl="2" w:tplc="D5781BA0">
      <w:start w:val="1"/>
      <w:numFmt w:val="bullet"/>
      <w:lvlText w:val="§"/>
      <w:lvlJc w:val="left"/>
      <w:pPr>
        <w:ind w:left="2160" w:hanging="180"/>
      </w:pPr>
      <w:rPr>
        <w:rFonts w:hint="default" w:ascii="Symbol" w:hAnsi="Symbol"/>
      </w:rPr>
    </w:lvl>
    <w:lvl w:ilvl="3" w:tplc="416EA3BA">
      <w:start w:val="1"/>
      <w:numFmt w:val="decimal"/>
      <w:lvlText w:val="%4."/>
      <w:lvlJc w:val="left"/>
      <w:pPr>
        <w:ind w:left="2880" w:hanging="360"/>
      </w:pPr>
    </w:lvl>
    <w:lvl w:ilvl="4" w:tplc="8620F94C">
      <w:start w:val="1"/>
      <w:numFmt w:val="lowerLetter"/>
      <w:lvlText w:val="%5."/>
      <w:lvlJc w:val="left"/>
      <w:pPr>
        <w:ind w:left="3600" w:hanging="360"/>
      </w:pPr>
    </w:lvl>
    <w:lvl w:ilvl="5" w:tplc="9DA65510">
      <w:start w:val="1"/>
      <w:numFmt w:val="lowerRoman"/>
      <w:lvlText w:val="%6."/>
      <w:lvlJc w:val="right"/>
      <w:pPr>
        <w:ind w:left="4320" w:hanging="180"/>
      </w:pPr>
    </w:lvl>
    <w:lvl w:ilvl="6" w:tplc="DA962552">
      <w:start w:val="1"/>
      <w:numFmt w:val="decimal"/>
      <w:lvlText w:val="%7."/>
      <w:lvlJc w:val="left"/>
      <w:pPr>
        <w:ind w:left="5040" w:hanging="360"/>
      </w:pPr>
    </w:lvl>
    <w:lvl w:ilvl="7" w:tplc="1B501030">
      <w:start w:val="1"/>
      <w:numFmt w:val="lowerLetter"/>
      <w:lvlText w:val="%8."/>
      <w:lvlJc w:val="left"/>
      <w:pPr>
        <w:ind w:left="5760" w:hanging="360"/>
      </w:pPr>
    </w:lvl>
    <w:lvl w:ilvl="8" w:tplc="7C068AE8">
      <w:start w:val="1"/>
      <w:numFmt w:val="lowerRoman"/>
      <w:lvlText w:val="%9."/>
      <w:lvlJc w:val="right"/>
      <w:pPr>
        <w:ind w:left="6480" w:hanging="180"/>
      </w:pPr>
    </w:lvl>
  </w:abstractNum>
  <w:abstractNum w:abstractNumId="68" w15:restartNumberingAfterBreak="0">
    <w:nsid w:val="5CACDEA8"/>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5CDA56CF"/>
    <w:multiLevelType w:val="hybridMultilevel"/>
    <w:tmpl w:val="FFFFFFFF"/>
    <w:lvl w:ilvl="0" w:tplc="51B8985E">
      <w:start w:val="1"/>
      <w:numFmt w:val="bullet"/>
      <w:lvlText w:val=""/>
      <w:lvlJc w:val="left"/>
      <w:pPr>
        <w:ind w:left="720" w:hanging="360"/>
      </w:pPr>
      <w:rPr>
        <w:rFonts w:hint="default" w:ascii="Symbol" w:hAnsi="Symbol"/>
      </w:rPr>
    </w:lvl>
    <w:lvl w:ilvl="1" w:tplc="C0B4658C">
      <w:start w:val="1"/>
      <w:numFmt w:val="bullet"/>
      <w:lvlText w:val="o"/>
      <w:lvlJc w:val="left"/>
      <w:pPr>
        <w:ind w:left="1440" w:hanging="360"/>
      </w:pPr>
      <w:rPr>
        <w:rFonts w:hint="default" w:ascii="Courier New" w:hAnsi="Courier New"/>
      </w:rPr>
    </w:lvl>
    <w:lvl w:ilvl="2" w:tplc="1812EDC2">
      <w:start w:val="1"/>
      <w:numFmt w:val="bullet"/>
      <w:lvlText w:val=""/>
      <w:lvlJc w:val="left"/>
      <w:pPr>
        <w:ind w:left="2160" w:hanging="360"/>
      </w:pPr>
      <w:rPr>
        <w:rFonts w:hint="default" w:ascii="Wingdings" w:hAnsi="Wingdings"/>
      </w:rPr>
    </w:lvl>
    <w:lvl w:ilvl="3" w:tplc="F222CCFC">
      <w:start w:val="1"/>
      <w:numFmt w:val="bullet"/>
      <w:lvlText w:val=""/>
      <w:lvlJc w:val="left"/>
      <w:pPr>
        <w:ind w:left="2880" w:hanging="360"/>
      </w:pPr>
      <w:rPr>
        <w:rFonts w:hint="default" w:ascii="Symbol" w:hAnsi="Symbol"/>
      </w:rPr>
    </w:lvl>
    <w:lvl w:ilvl="4" w:tplc="70362076">
      <w:start w:val="1"/>
      <w:numFmt w:val="bullet"/>
      <w:lvlText w:val="o"/>
      <w:lvlJc w:val="left"/>
      <w:pPr>
        <w:ind w:left="3600" w:hanging="360"/>
      </w:pPr>
      <w:rPr>
        <w:rFonts w:hint="default" w:ascii="Courier New" w:hAnsi="Courier New"/>
      </w:rPr>
    </w:lvl>
    <w:lvl w:ilvl="5" w:tplc="D8DCE730">
      <w:start w:val="1"/>
      <w:numFmt w:val="bullet"/>
      <w:lvlText w:val=""/>
      <w:lvlJc w:val="left"/>
      <w:pPr>
        <w:ind w:left="4320" w:hanging="360"/>
      </w:pPr>
      <w:rPr>
        <w:rFonts w:hint="default" w:ascii="Wingdings" w:hAnsi="Wingdings"/>
      </w:rPr>
    </w:lvl>
    <w:lvl w:ilvl="6" w:tplc="AB767402">
      <w:start w:val="1"/>
      <w:numFmt w:val="bullet"/>
      <w:lvlText w:val=""/>
      <w:lvlJc w:val="left"/>
      <w:pPr>
        <w:ind w:left="5040" w:hanging="360"/>
      </w:pPr>
      <w:rPr>
        <w:rFonts w:hint="default" w:ascii="Symbol" w:hAnsi="Symbol"/>
      </w:rPr>
    </w:lvl>
    <w:lvl w:ilvl="7" w:tplc="0BA2BCE0">
      <w:start w:val="1"/>
      <w:numFmt w:val="bullet"/>
      <w:lvlText w:val="o"/>
      <w:lvlJc w:val="left"/>
      <w:pPr>
        <w:ind w:left="5760" w:hanging="360"/>
      </w:pPr>
      <w:rPr>
        <w:rFonts w:hint="default" w:ascii="Courier New" w:hAnsi="Courier New"/>
      </w:rPr>
    </w:lvl>
    <w:lvl w:ilvl="8" w:tplc="741E3296">
      <w:start w:val="1"/>
      <w:numFmt w:val="bullet"/>
      <w:lvlText w:val=""/>
      <w:lvlJc w:val="left"/>
      <w:pPr>
        <w:ind w:left="6480" w:hanging="360"/>
      </w:pPr>
      <w:rPr>
        <w:rFonts w:hint="default" w:ascii="Wingdings" w:hAnsi="Wingdings"/>
      </w:rPr>
    </w:lvl>
  </w:abstractNum>
  <w:abstractNum w:abstractNumId="70" w15:restartNumberingAfterBreak="0">
    <w:nsid w:val="5D211752"/>
    <w:multiLevelType w:val="hybridMultilevel"/>
    <w:tmpl w:val="FFFFFFFF"/>
    <w:lvl w:ilvl="0" w:tplc="DD3E147C">
      <w:start w:val="1"/>
      <w:numFmt w:val="bullet"/>
      <w:lvlText w:val=""/>
      <w:lvlJc w:val="left"/>
      <w:pPr>
        <w:ind w:left="720" w:hanging="360"/>
      </w:pPr>
      <w:rPr>
        <w:rFonts w:hint="default" w:ascii="Symbol" w:hAnsi="Symbol"/>
      </w:rPr>
    </w:lvl>
    <w:lvl w:ilvl="1" w:tplc="328A3AB8">
      <w:start w:val="1"/>
      <w:numFmt w:val="bullet"/>
      <w:lvlText w:val="o"/>
      <w:lvlJc w:val="left"/>
      <w:pPr>
        <w:ind w:left="1440" w:hanging="360"/>
      </w:pPr>
      <w:rPr>
        <w:rFonts w:hint="default" w:ascii="Courier New" w:hAnsi="Courier New"/>
      </w:rPr>
    </w:lvl>
    <w:lvl w:ilvl="2" w:tplc="093C82CE">
      <w:start w:val="1"/>
      <w:numFmt w:val="bullet"/>
      <w:lvlText w:val=""/>
      <w:lvlJc w:val="left"/>
      <w:pPr>
        <w:ind w:left="2160" w:hanging="360"/>
      </w:pPr>
      <w:rPr>
        <w:rFonts w:hint="default" w:ascii="Wingdings" w:hAnsi="Wingdings"/>
      </w:rPr>
    </w:lvl>
    <w:lvl w:ilvl="3" w:tplc="B7DCE794">
      <w:start w:val="1"/>
      <w:numFmt w:val="bullet"/>
      <w:lvlText w:val=""/>
      <w:lvlJc w:val="left"/>
      <w:pPr>
        <w:ind w:left="2880" w:hanging="360"/>
      </w:pPr>
      <w:rPr>
        <w:rFonts w:hint="default" w:ascii="Symbol" w:hAnsi="Symbol"/>
      </w:rPr>
    </w:lvl>
    <w:lvl w:ilvl="4" w:tplc="B58C48EA">
      <w:start w:val="1"/>
      <w:numFmt w:val="bullet"/>
      <w:lvlText w:val="o"/>
      <w:lvlJc w:val="left"/>
      <w:pPr>
        <w:ind w:left="3600" w:hanging="360"/>
      </w:pPr>
      <w:rPr>
        <w:rFonts w:hint="default" w:ascii="Courier New" w:hAnsi="Courier New"/>
      </w:rPr>
    </w:lvl>
    <w:lvl w:ilvl="5" w:tplc="B43276B0">
      <w:start w:val="1"/>
      <w:numFmt w:val="bullet"/>
      <w:lvlText w:val=""/>
      <w:lvlJc w:val="left"/>
      <w:pPr>
        <w:ind w:left="4320" w:hanging="360"/>
      </w:pPr>
      <w:rPr>
        <w:rFonts w:hint="default" w:ascii="Wingdings" w:hAnsi="Wingdings"/>
      </w:rPr>
    </w:lvl>
    <w:lvl w:ilvl="6" w:tplc="A4EA4548">
      <w:start w:val="1"/>
      <w:numFmt w:val="bullet"/>
      <w:lvlText w:val=""/>
      <w:lvlJc w:val="left"/>
      <w:pPr>
        <w:ind w:left="5040" w:hanging="360"/>
      </w:pPr>
      <w:rPr>
        <w:rFonts w:hint="default" w:ascii="Symbol" w:hAnsi="Symbol"/>
      </w:rPr>
    </w:lvl>
    <w:lvl w:ilvl="7" w:tplc="262E2B3C">
      <w:start w:val="1"/>
      <w:numFmt w:val="bullet"/>
      <w:lvlText w:val="o"/>
      <w:lvlJc w:val="left"/>
      <w:pPr>
        <w:ind w:left="5760" w:hanging="360"/>
      </w:pPr>
      <w:rPr>
        <w:rFonts w:hint="default" w:ascii="Courier New" w:hAnsi="Courier New"/>
      </w:rPr>
    </w:lvl>
    <w:lvl w:ilvl="8" w:tplc="FB6A9754">
      <w:start w:val="1"/>
      <w:numFmt w:val="bullet"/>
      <w:lvlText w:val=""/>
      <w:lvlJc w:val="left"/>
      <w:pPr>
        <w:ind w:left="6480" w:hanging="360"/>
      </w:pPr>
      <w:rPr>
        <w:rFonts w:hint="default" w:ascii="Wingdings" w:hAnsi="Wingdings"/>
      </w:rPr>
    </w:lvl>
  </w:abstractNum>
  <w:abstractNum w:abstractNumId="71" w15:restartNumberingAfterBreak="0">
    <w:nsid w:val="5DB77B0C"/>
    <w:multiLevelType w:val="hybridMultilevel"/>
    <w:tmpl w:val="91501880"/>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72" w15:restartNumberingAfterBreak="0">
    <w:nsid w:val="5E319C41"/>
    <w:multiLevelType w:val="hybridMultilevel"/>
    <w:tmpl w:val="FFFFFFFF"/>
    <w:lvl w:ilvl="0" w:tplc="CC30C9BA">
      <w:start w:val="1"/>
      <w:numFmt w:val="bullet"/>
      <w:lvlText w:val=""/>
      <w:lvlJc w:val="left"/>
      <w:pPr>
        <w:ind w:left="720" w:hanging="360"/>
      </w:pPr>
      <w:rPr>
        <w:rFonts w:hint="default" w:ascii="Symbol" w:hAnsi="Symbol"/>
      </w:rPr>
    </w:lvl>
    <w:lvl w:ilvl="1" w:tplc="90A222AA">
      <w:start w:val="1"/>
      <w:numFmt w:val="bullet"/>
      <w:lvlText w:val="o"/>
      <w:lvlJc w:val="left"/>
      <w:pPr>
        <w:ind w:left="1440" w:hanging="360"/>
      </w:pPr>
      <w:rPr>
        <w:rFonts w:hint="default" w:ascii="Courier New" w:hAnsi="Courier New"/>
      </w:rPr>
    </w:lvl>
    <w:lvl w:ilvl="2" w:tplc="57109562">
      <w:start w:val="1"/>
      <w:numFmt w:val="bullet"/>
      <w:lvlText w:val=""/>
      <w:lvlJc w:val="left"/>
      <w:pPr>
        <w:ind w:left="2160" w:hanging="360"/>
      </w:pPr>
      <w:rPr>
        <w:rFonts w:hint="default" w:ascii="Wingdings" w:hAnsi="Wingdings"/>
      </w:rPr>
    </w:lvl>
    <w:lvl w:ilvl="3" w:tplc="5952230E">
      <w:start w:val="1"/>
      <w:numFmt w:val="bullet"/>
      <w:lvlText w:val=""/>
      <w:lvlJc w:val="left"/>
      <w:pPr>
        <w:ind w:left="2880" w:hanging="360"/>
      </w:pPr>
      <w:rPr>
        <w:rFonts w:hint="default" w:ascii="Symbol" w:hAnsi="Symbol"/>
      </w:rPr>
    </w:lvl>
    <w:lvl w:ilvl="4" w:tplc="58F651DE">
      <w:start w:val="1"/>
      <w:numFmt w:val="bullet"/>
      <w:lvlText w:val="o"/>
      <w:lvlJc w:val="left"/>
      <w:pPr>
        <w:ind w:left="3600" w:hanging="360"/>
      </w:pPr>
      <w:rPr>
        <w:rFonts w:hint="default" w:ascii="Courier New" w:hAnsi="Courier New"/>
      </w:rPr>
    </w:lvl>
    <w:lvl w:ilvl="5" w:tplc="0CDEF060">
      <w:start w:val="1"/>
      <w:numFmt w:val="bullet"/>
      <w:lvlText w:val=""/>
      <w:lvlJc w:val="left"/>
      <w:pPr>
        <w:ind w:left="4320" w:hanging="360"/>
      </w:pPr>
      <w:rPr>
        <w:rFonts w:hint="default" w:ascii="Wingdings" w:hAnsi="Wingdings"/>
      </w:rPr>
    </w:lvl>
    <w:lvl w:ilvl="6" w:tplc="1270D154">
      <w:start w:val="1"/>
      <w:numFmt w:val="bullet"/>
      <w:lvlText w:val=""/>
      <w:lvlJc w:val="left"/>
      <w:pPr>
        <w:ind w:left="5040" w:hanging="360"/>
      </w:pPr>
      <w:rPr>
        <w:rFonts w:hint="default" w:ascii="Symbol" w:hAnsi="Symbol"/>
      </w:rPr>
    </w:lvl>
    <w:lvl w:ilvl="7" w:tplc="1F0A1C64">
      <w:start w:val="1"/>
      <w:numFmt w:val="bullet"/>
      <w:lvlText w:val="o"/>
      <w:lvlJc w:val="left"/>
      <w:pPr>
        <w:ind w:left="5760" w:hanging="360"/>
      </w:pPr>
      <w:rPr>
        <w:rFonts w:hint="default" w:ascii="Courier New" w:hAnsi="Courier New"/>
      </w:rPr>
    </w:lvl>
    <w:lvl w:ilvl="8" w:tplc="89BC6FF8">
      <w:start w:val="1"/>
      <w:numFmt w:val="bullet"/>
      <w:lvlText w:val=""/>
      <w:lvlJc w:val="left"/>
      <w:pPr>
        <w:ind w:left="6480" w:hanging="360"/>
      </w:pPr>
      <w:rPr>
        <w:rFonts w:hint="default" w:ascii="Wingdings" w:hAnsi="Wingdings"/>
      </w:rPr>
    </w:lvl>
  </w:abstractNum>
  <w:abstractNum w:abstractNumId="73" w15:restartNumberingAfterBreak="0">
    <w:nsid w:val="5F61ABD2"/>
    <w:multiLevelType w:val="hybridMultilevel"/>
    <w:tmpl w:val="FFFFFFFF"/>
    <w:lvl w:ilvl="0" w:tplc="77C4FF1A">
      <w:start w:val="1"/>
      <w:numFmt w:val="bullet"/>
      <w:lvlText w:val=""/>
      <w:lvlJc w:val="left"/>
      <w:pPr>
        <w:ind w:left="720" w:hanging="360"/>
      </w:pPr>
      <w:rPr>
        <w:rFonts w:hint="default" w:ascii="Symbol" w:hAnsi="Symbol"/>
      </w:rPr>
    </w:lvl>
    <w:lvl w:ilvl="1" w:tplc="23CA757C">
      <w:start w:val="1"/>
      <w:numFmt w:val="bullet"/>
      <w:lvlText w:val="o"/>
      <w:lvlJc w:val="left"/>
      <w:pPr>
        <w:ind w:left="1440" w:hanging="360"/>
      </w:pPr>
      <w:rPr>
        <w:rFonts w:hint="default" w:ascii="Courier New" w:hAnsi="Courier New"/>
      </w:rPr>
    </w:lvl>
    <w:lvl w:ilvl="2" w:tplc="8A14AA82">
      <w:start w:val="1"/>
      <w:numFmt w:val="bullet"/>
      <w:lvlText w:val=""/>
      <w:lvlJc w:val="left"/>
      <w:pPr>
        <w:ind w:left="2160" w:hanging="360"/>
      </w:pPr>
      <w:rPr>
        <w:rFonts w:hint="default" w:ascii="Wingdings" w:hAnsi="Wingdings"/>
      </w:rPr>
    </w:lvl>
    <w:lvl w:ilvl="3" w:tplc="DEEECB9C">
      <w:start w:val="1"/>
      <w:numFmt w:val="bullet"/>
      <w:lvlText w:val=""/>
      <w:lvlJc w:val="left"/>
      <w:pPr>
        <w:ind w:left="2880" w:hanging="360"/>
      </w:pPr>
      <w:rPr>
        <w:rFonts w:hint="default" w:ascii="Symbol" w:hAnsi="Symbol"/>
      </w:rPr>
    </w:lvl>
    <w:lvl w:ilvl="4" w:tplc="B9940D94">
      <w:start w:val="1"/>
      <w:numFmt w:val="bullet"/>
      <w:lvlText w:val="o"/>
      <w:lvlJc w:val="left"/>
      <w:pPr>
        <w:ind w:left="3600" w:hanging="360"/>
      </w:pPr>
      <w:rPr>
        <w:rFonts w:hint="default" w:ascii="Courier New" w:hAnsi="Courier New"/>
      </w:rPr>
    </w:lvl>
    <w:lvl w:ilvl="5" w:tplc="3B56CE06">
      <w:start w:val="1"/>
      <w:numFmt w:val="bullet"/>
      <w:lvlText w:val=""/>
      <w:lvlJc w:val="left"/>
      <w:pPr>
        <w:ind w:left="4320" w:hanging="360"/>
      </w:pPr>
      <w:rPr>
        <w:rFonts w:hint="default" w:ascii="Wingdings" w:hAnsi="Wingdings"/>
      </w:rPr>
    </w:lvl>
    <w:lvl w:ilvl="6" w:tplc="5EBA5A0E">
      <w:start w:val="1"/>
      <w:numFmt w:val="bullet"/>
      <w:lvlText w:val=""/>
      <w:lvlJc w:val="left"/>
      <w:pPr>
        <w:ind w:left="5040" w:hanging="360"/>
      </w:pPr>
      <w:rPr>
        <w:rFonts w:hint="default" w:ascii="Symbol" w:hAnsi="Symbol"/>
      </w:rPr>
    </w:lvl>
    <w:lvl w:ilvl="7" w:tplc="45566868">
      <w:start w:val="1"/>
      <w:numFmt w:val="bullet"/>
      <w:lvlText w:val="o"/>
      <w:lvlJc w:val="left"/>
      <w:pPr>
        <w:ind w:left="5760" w:hanging="360"/>
      </w:pPr>
      <w:rPr>
        <w:rFonts w:hint="default" w:ascii="Courier New" w:hAnsi="Courier New"/>
      </w:rPr>
    </w:lvl>
    <w:lvl w:ilvl="8" w:tplc="C2A49A4C">
      <w:start w:val="1"/>
      <w:numFmt w:val="bullet"/>
      <w:lvlText w:val=""/>
      <w:lvlJc w:val="left"/>
      <w:pPr>
        <w:ind w:left="6480" w:hanging="360"/>
      </w:pPr>
      <w:rPr>
        <w:rFonts w:hint="default" w:ascii="Wingdings" w:hAnsi="Wingdings"/>
      </w:rPr>
    </w:lvl>
  </w:abstractNum>
  <w:abstractNum w:abstractNumId="74" w15:restartNumberingAfterBreak="0">
    <w:nsid w:val="5FB6D11A"/>
    <w:multiLevelType w:val="hybridMultilevel"/>
    <w:tmpl w:val="FFFFFFFF"/>
    <w:lvl w:ilvl="0" w:tplc="E5069494">
      <w:start w:val="1"/>
      <w:numFmt w:val="bullet"/>
      <w:lvlText w:val=""/>
      <w:lvlJc w:val="left"/>
      <w:pPr>
        <w:ind w:left="720" w:hanging="360"/>
      </w:pPr>
      <w:rPr>
        <w:rFonts w:hint="default" w:ascii="Symbol" w:hAnsi="Symbol"/>
      </w:rPr>
    </w:lvl>
    <w:lvl w:ilvl="1" w:tplc="93ACBA3A">
      <w:start w:val="1"/>
      <w:numFmt w:val="bullet"/>
      <w:lvlText w:val="o"/>
      <w:lvlJc w:val="left"/>
      <w:pPr>
        <w:ind w:left="1440" w:hanging="360"/>
      </w:pPr>
      <w:rPr>
        <w:rFonts w:hint="default" w:ascii="Courier New" w:hAnsi="Courier New"/>
      </w:rPr>
    </w:lvl>
    <w:lvl w:ilvl="2" w:tplc="D1BA727E">
      <w:start w:val="1"/>
      <w:numFmt w:val="bullet"/>
      <w:lvlText w:val=""/>
      <w:lvlJc w:val="left"/>
      <w:pPr>
        <w:ind w:left="2160" w:hanging="360"/>
      </w:pPr>
      <w:rPr>
        <w:rFonts w:hint="default" w:ascii="Wingdings" w:hAnsi="Wingdings"/>
      </w:rPr>
    </w:lvl>
    <w:lvl w:ilvl="3" w:tplc="DD325E1E">
      <w:start w:val="1"/>
      <w:numFmt w:val="bullet"/>
      <w:lvlText w:val=""/>
      <w:lvlJc w:val="left"/>
      <w:pPr>
        <w:ind w:left="2880" w:hanging="360"/>
      </w:pPr>
      <w:rPr>
        <w:rFonts w:hint="default" w:ascii="Symbol" w:hAnsi="Symbol"/>
      </w:rPr>
    </w:lvl>
    <w:lvl w:ilvl="4" w:tplc="3CCCD74A">
      <w:start w:val="1"/>
      <w:numFmt w:val="bullet"/>
      <w:lvlText w:val="o"/>
      <w:lvlJc w:val="left"/>
      <w:pPr>
        <w:ind w:left="3600" w:hanging="360"/>
      </w:pPr>
      <w:rPr>
        <w:rFonts w:hint="default" w:ascii="Courier New" w:hAnsi="Courier New"/>
      </w:rPr>
    </w:lvl>
    <w:lvl w:ilvl="5" w:tplc="E24C2DBA">
      <w:start w:val="1"/>
      <w:numFmt w:val="bullet"/>
      <w:lvlText w:val=""/>
      <w:lvlJc w:val="left"/>
      <w:pPr>
        <w:ind w:left="4320" w:hanging="360"/>
      </w:pPr>
      <w:rPr>
        <w:rFonts w:hint="default" w:ascii="Wingdings" w:hAnsi="Wingdings"/>
      </w:rPr>
    </w:lvl>
    <w:lvl w:ilvl="6" w:tplc="B672C204">
      <w:start w:val="1"/>
      <w:numFmt w:val="bullet"/>
      <w:lvlText w:val=""/>
      <w:lvlJc w:val="left"/>
      <w:pPr>
        <w:ind w:left="5040" w:hanging="360"/>
      </w:pPr>
      <w:rPr>
        <w:rFonts w:hint="default" w:ascii="Symbol" w:hAnsi="Symbol"/>
      </w:rPr>
    </w:lvl>
    <w:lvl w:ilvl="7" w:tplc="A2007D48">
      <w:start w:val="1"/>
      <w:numFmt w:val="bullet"/>
      <w:lvlText w:val="o"/>
      <w:lvlJc w:val="left"/>
      <w:pPr>
        <w:ind w:left="5760" w:hanging="360"/>
      </w:pPr>
      <w:rPr>
        <w:rFonts w:hint="default" w:ascii="Courier New" w:hAnsi="Courier New"/>
      </w:rPr>
    </w:lvl>
    <w:lvl w:ilvl="8" w:tplc="C288805C">
      <w:start w:val="1"/>
      <w:numFmt w:val="bullet"/>
      <w:lvlText w:val=""/>
      <w:lvlJc w:val="left"/>
      <w:pPr>
        <w:ind w:left="6480" w:hanging="360"/>
      </w:pPr>
      <w:rPr>
        <w:rFonts w:hint="default" w:ascii="Wingdings" w:hAnsi="Wingdings"/>
      </w:rPr>
    </w:lvl>
  </w:abstractNum>
  <w:abstractNum w:abstractNumId="75" w15:restartNumberingAfterBreak="0">
    <w:nsid w:val="5FC84DE0"/>
    <w:multiLevelType w:val="hybridMultilevel"/>
    <w:tmpl w:val="9A4CCC7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6" w15:restartNumberingAfterBreak="0">
    <w:nsid w:val="60266996"/>
    <w:multiLevelType w:val="hybridMultilevel"/>
    <w:tmpl w:val="C0FC04EE"/>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7" w15:restartNumberingAfterBreak="0">
    <w:nsid w:val="60AA3E84"/>
    <w:multiLevelType w:val="hybridMultilevel"/>
    <w:tmpl w:val="FFFFFFFF"/>
    <w:lvl w:ilvl="0" w:tplc="03D67F5A">
      <w:start w:val="1"/>
      <w:numFmt w:val="bullet"/>
      <w:lvlText w:val=""/>
      <w:lvlJc w:val="left"/>
      <w:pPr>
        <w:ind w:left="720" w:hanging="360"/>
      </w:pPr>
      <w:rPr>
        <w:rFonts w:hint="default" w:ascii="Symbol" w:hAnsi="Symbol"/>
      </w:rPr>
    </w:lvl>
    <w:lvl w:ilvl="1" w:tplc="37ECAE96">
      <w:start w:val="1"/>
      <w:numFmt w:val="bullet"/>
      <w:lvlText w:val="o"/>
      <w:lvlJc w:val="left"/>
      <w:pPr>
        <w:ind w:left="1440" w:hanging="360"/>
      </w:pPr>
      <w:rPr>
        <w:rFonts w:hint="default" w:ascii="Courier New" w:hAnsi="Courier New"/>
      </w:rPr>
    </w:lvl>
    <w:lvl w:ilvl="2" w:tplc="58B0CF56">
      <w:start w:val="1"/>
      <w:numFmt w:val="bullet"/>
      <w:lvlText w:val=""/>
      <w:lvlJc w:val="left"/>
      <w:pPr>
        <w:ind w:left="2160" w:hanging="360"/>
      </w:pPr>
      <w:rPr>
        <w:rFonts w:hint="default" w:ascii="Wingdings" w:hAnsi="Wingdings"/>
      </w:rPr>
    </w:lvl>
    <w:lvl w:ilvl="3" w:tplc="C5CEF38A">
      <w:start w:val="1"/>
      <w:numFmt w:val="bullet"/>
      <w:lvlText w:val=""/>
      <w:lvlJc w:val="left"/>
      <w:pPr>
        <w:ind w:left="2880" w:hanging="360"/>
      </w:pPr>
      <w:rPr>
        <w:rFonts w:hint="default" w:ascii="Symbol" w:hAnsi="Symbol"/>
      </w:rPr>
    </w:lvl>
    <w:lvl w:ilvl="4" w:tplc="99ECA09C">
      <w:start w:val="1"/>
      <w:numFmt w:val="bullet"/>
      <w:lvlText w:val="o"/>
      <w:lvlJc w:val="left"/>
      <w:pPr>
        <w:ind w:left="3600" w:hanging="360"/>
      </w:pPr>
      <w:rPr>
        <w:rFonts w:hint="default" w:ascii="Courier New" w:hAnsi="Courier New"/>
      </w:rPr>
    </w:lvl>
    <w:lvl w:ilvl="5" w:tplc="218C5288">
      <w:start w:val="1"/>
      <w:numFmt w:val="bullet"/>
      <w:lvlText w:val=""/>
      <w:lvlJc w:val="left"/>
      <w:pPr>
        <w:ind w:left="4320" w:hanging="360"/>
      </w:pPr>
      <w:rPr>
        <w:rFonts w:hint="default" w:ascii="Wingdings" w:hAnsi="Wingdings"/>
      </w:rPr>
    </w:lvl>
    <w:lvl w:ilvl="6" w:tplc="9A0E9DC2">
      <w:start w:val="1"/>
      <w:numFmt w:val="bullet"/>
      <w:lvlText w:val=""/>
      <w:lvlJc w:val="left"/>
      <w:pPr>
        <w:ind w:left="5040" w:hanging="360"/>
      </w:pPr>
      <w:rPr>
        <w:rFonts w:hint="default" w:ascii="Symbol" w:hAnsi="Symbol"/>
      </w:rPr>
    </w:lvl>
    <w:lvl w:ilvl="7" w:tplc="838AD504">
      <w:start w:val="1"/>
      <w:numFmt w:val="bullet"/>
      <w:lvlText w:val="o"/>
      <w:lvlJc w:val="left"/>
      <w:pPr>
        <w:ind w:left="5760" w:hanging="360"/>
      </w:pPr>
      <w:rPr>
        <w:rFonts w:hint="default" w:ascii="Courier New" w:hAnsi="Courier New"/>
      </w:rPr>
    </w:lvl>
    <w:lvl w:ilvl="8" w:tplc="A1F22AB6">
      <w:start w:val="1"/>
      <w:numFmt w:val="bullet"/>
      <w:lvlText w:val=""/>
      <w:lvlJc w:val="left"/>
      <w:pPr>
        <w:ind w:left="6480" w:hanging="360"/>
      </w:pPr>
      <w:rPr>
        <w:rFonts w:hint="default" w:ascii="Wingdings" w:hAnsi="Wingdings"/>
      </w:rPr>
    </w:lvl>
  </w:abstractNum>
  <w:abstractNum w:abstractNumId="78" w15:restartNumberingAfterBreak="0">
    <w:nsid w:val="616C3ED5"/>
    <w:multiLevelType w:val="multilevel"/>
    <w:tmpl w:val="092A074C"/>
    <w:lvl w:ilvl="0">
      <w:start w:val="1"/>
      <w:numFmt w:val="bullet"/>
      <w:lvlText w:val=""/>
      <w:lvlJc w:val="left"/>
      <w:pPr>
        <w:tabs>
          <w:tab w:val="num" w:pos="720"/>
        </w:tabs>
        <w:ind w:left="720" w:hanging="360"/>
      </w:pPr>
      <w:rPr>
        <w:rFonts w:hint="default" w:ascii="Symbol" w:hAnsi="Symbol"/>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66D24816"/>
    <w:multiLevelType w:val="hybridMultilevel"/>
    <w:tmpl w:val="5C20A30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0" w15:restartNumberingAfterBreak="0">
    <w:nsid w:val="684FCE8A"/>
    <w:multiLevelType w:val="hybridMultilevel"/>
    <w:tmpl w:val="FFFFFFFF"/>
    <w:lvl w:ilvl="0" w:tplc="970C38DE">
      <w:start w:val="1"/>
      <w:numFmt w:val="bullet"/>
      <w:lvlText w:val=""/>
      <w:lvlJc w:val="left"/>
      <w:pPr>
        <w:ind w:left="720" w:hanging="360"/>
      </w:pPr>
      <w:rPr>
        <w:rFonts w:hint="default" w:ascii="Symbol" w:hAnsi="Symbol"/>
      </w:rPr>
    </w:lvl>
    <w:lvl w:ilvl="1" w:tplc="FE5224D2">
      <w:start w:val="1"/>
      <w:numFmt w:val="bullet"/>
      <w:lvlText w:val="o"/>
      <w:lvlJc w:val="left"/>
      <w:pPr>
        <w:ind w:left="1440" w:hanging="360"/>
      </w:pPr>
      <w:rPr>
        <w:rFonts w:hint="default" w:ascii="Courier New" w:hAnsi="Courier New"/>
      </w:rPr>
    </w:lvl>
    <w:lvl w:ilvl="2" w:tplc="0D4C949A">
      <w:start w:val="1"/>
      <w:numFmt w:val="bullet"/>
      <w:lvlText w:val=""/>
      <w:lvlJc w:val="left"/>
      <w:pPr>
        <w:ind w:left="2160" w:hanging="360"/>
      </w:pPr>
      <w:rPr>
        <w:rFonts w:hint="default" w:ascii="Wingdings" w:hAnsi="Wingdings"/>
      </w:rPr>
    </w:lvl>
    <w:lvl w:ilvl="3" w:tplc="70D05C32">
      <w:start w:val="1"/>
      <w:numFmt w:val="bullet"/>
      <w:lvlText w:val=""/>
      <w:lvlJc w:val="left"/>
      <w:pPr>
        <w:ind w:left="2880" w:hanging="360"/>
      </w:pPr>
      <w:rPr>
        <w:rFonts w:hint="default" w:ascii="Symbol" w:hAnsi="Symbol"/>
      </w:rPr>
    </w:lvl>
    <w:lvl w:ilvl="4" w:tplc="52643EC8">
      <w:start w:val="1"/>
      <w:numFmt w:val="bullet"/>
      <w:lvlText w:val="o"/>
      <w:lvlJc w:val="left"/>
      <w:pPr>
        <w:ind w:left="3600" w:hanging="360"/>
      </w:pPr>
      <w:rPr>
        <w:rFonts w:hint="default" w:ascii="Courier New" w:hAnsi="Courier New"/>
      </w:rPr>
    </w:lvl>
    <w:lvl w:ilvl="5" w:tplc="E568844C">
      <w:start w:val="1"/>
      <w:numFmt w:val="bullet"/>
      <w:lvlText w:val=""/>
      <w:lvlJc w:val="left"/>
      <w:pPr>
        <w:ind w:left="4320" w:hanging="360"/>
      </w:pPr>
      <w:rPr>
        <w:rFonts w:hint="default" w:ascii="Wingdings" w:hAnsi="Wingdings"/>
      </w:rPr>
    </w:lvl>
    <w:lvl w:ilvl="6" w:tplc="DDC8C538">
      <w:start w:val="1"/>
      <w:numFmt w:val="bullet"/>
      <w:lvlText w:val=""/>
      <w:lvlJc w:val="left"/>
      <w:pPr>
        <w:ind w:left="5040" w:hanging="360"/>
      </w:pPr>
      <w:rPr>
        <w:rFonts w:hint="default" w:ascii="Symbol" w:hAnsi="Symbol"/>
      </w:rPr>
    </w:lvl>
    <w:lvl w:ilvl="7" w:tplc="833ACC6E">
      <w:start w:val="1"/>
      <w:numFmt w:val="bullet"/>
      <w:lvlText w:val="o"/>
      <w:lvlJc w:val="left"/>
      <w:pPr>
        <w:ind w:left="5760" w:hanging="360"/>
      </w:pPr>
      <w:rPr>
        <w:rFonts w:hint="default" w:ascii="Courier New" w:hAnsi="Courier New"/>
      </w:rPr>
    </w:lvl>
    <w:lvl w:ilvl="8" w:tplc="2012B682">
      <w:start w:val="1"/>
      <w:numFmt w:val="bullet"/>
      <w:lvlText w:val=""/>
      <w:lvlJc w:val="left"/>
      <w:pPr>
        <w:ind w:left="6480" w:hanging="360"/>
      </w:pPr>
      <w:rPr>
        <w:rFonts w:hint="default" w:ascii="Wingdings" w:hAnsi="Wingdings"/>
      </w:rPr>
    </w:lvl>
  </w:abstractNum>
  <w:abstractNum w:abstractNumId="81" w15:restartNumberingAfterBreak="0">
    <w:nsid w:val="68752FFB"/>
    <w:multiLevelType w:val="hybridMultilevel"/>
    <w:tmpl w:val="D4FC7FC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2" w15:restartNumberingAfterBreak="0">
    <w:nsid w:val="688200CB"/>
    <w:multiLevelType w:val="hybridMultilevel"/>
    <w:tmpl w:val="FFFFFFFF"/>
    <w:lvl w:ilvl="0" w:tplc="A25C131E">
      <w:start w:val="1"/>
      <w:numFmt w:val="decimal"/>
      <w:lvlText w:val="%1."/>
      <w:lvlJc w:val="left"/>
      <w:pPr>
        <w:ind w:left="720" w:hanging="360"/>
      </w:pPr>
    </w:lvl>
    <w:lvl w:ilvl="1" w:tplc="B2782DC6">
      <w:start w:val="1"/>
      <w:numFmt w:val="lowerLetter"/>
      <w:lvlText w:val="%2."/>
      <w:lvlJc w:val="left"/>
      <w:pPr>
        <w:ind w:left="1440" w:hanging="360"/>
      </w:pPr>
    </w:lvl>
    <w:lvl w:ilvl="2" w:tplc="5BEE5484">
      <w:start w:val="1"/>
      <w:numFmt w:val="lowerRoman"/>
      <w:lvlText w:val="%3."/>
      <w:lvlJc w:val="right"/>
      <w:pPr>
        <w:ind w:left="2160" w:hanging="180"/>
      </w:pPr>
    </w:lvl>
    <w:lvl w:ilvl="3" w:tplc="AC4A0A4A">
      <w:start w:val="1"/>
      <w:numFmt w:val="decimal"/>
      <w:lvlText w:val="%4."/>
      <w:lvlJc w:val="left"/>
      <w:pPr>
        <w:ind w:left="2880" w:hanging="360"/>
      </w:pPr>
    </w:lvl>
    <w:lvl w:ilvl="4" w:tplc="184438D6">
      <w:start w:val="1"/>
      <w:numFmt w:val="lowerLetter"/>
      <w:lvlText w:val="%5."/>
      <w:lvlJc w:val="left"/>
      <w:pPr>
        <w:ind w:left="3600" w:hanging="360"/>
      </w:pPr>
    </w:lvl>
    <w:lvl w:ilvl="5" w:tplc="D8D624AC">
      <w:start w:val="1"/>
      <w:numFmt w:val="lowerRoman"/>
      <w:lvlText w:val="%6."/>
      <w:lvlJc w:val="right"/>
      <w:pPr>
        <w:ind w:left="4320" w:hanging="180"/>
      </w:pPr>
    </w:lvl>
    <w:lvl w:ilvl="6" w:tplc="508C9F38">
      <w:start w:val="1"/>
      <w:numFmt w:val="decimal"/>
      <w:lvlText w:val="%7."/>
      <w:lvlJc w:val="left"/>
      <w:pPr>
        <w:ind w:left="5040" w:hanging="360"/>
      </w:pPr>
    </w:lvl>
    <w:lvl w:ilvl="7" w:tplc="AB9896C8">
      <w:start w:val="1"/>
      <w:numFmt w:val="lowerLetter"/>
      <w:lvlText w:val="%8."/>
      <w:lvlJc w:val="left"/>
      <w:pPr>
        <w:ind w:left="5760" w:hanging="360"/>
      </w:pPr>
    </w:lvl>
    <w:lvl w:ilvl="8" w:tplc="E4841F4E">
      <w:start w:val="1"/>
      <w:numFmt w:val="lowerRoman"/>
      <w:lvlText w:val="%9."/>
      <w:lvlJc w:val="right"/>
      <w:pPr>
        <w:ind w:left="6480" w:hanging="180"/>
      </w:pPr>
    </w:lvl>
  </w:abstractNum>
  <w:abstractNum w:abstractNumId="83" w15:restartNumberingAfterBreak="0">
    <w:nsid w:val="69301D05"/>
    <w:multiLevelType w:val="hybridMultilevel"/>
    <w:tmpl w:val="FEB0298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4" w15:restartNumberingAfterBreak="0">
    <w:nsid w:val="6BD90DE8"/>
    <w:multiLevelType w:val="hybridMultilevel"/>
    <w:tmpl w:val="FFFFFFFF"/>
    <w:lvl w:ilvl="0" w:tplc="C9A8BCFE">
      <w:start w:val="1"/>
      <w:numFmt w:val="bullet"/>
      <w:lvlText w:val=""/>
      <w:lvlJc w:val="left"/>
      <w:pPr>
        <w:ind w:left="720" w:hanging="360"/>
      </w:pPr>
      <w:rPr>
        <w:rFonts w:hint="default" w:ascii="Wingdings" w:hAnsi="Wingdings"/>
      </w:rPr>
    </w:lvl>
    <w:lvl w:ilvl="1" w:tplc="EF5AF00C">
      <w:start w:val="1"/>
      <w:numFmt w:val="bullet"/>
      <w:lvlText w:val="o"/>
      <w:lvlJc w:val="left"/>
      <w:pPr>
        <w:ind w:left="1440" w:hanging="360"/>
      </w:pPr>
      <w:rPr>
        <w:rFonts w:hint="default" w:ascii="Courier New" w:hAnsi="Courier New"/>
      </w:rPr>
    </w:lvl>
    <w:lvl w:ilvl="2" w:tplc="C4660CCE">
      <w:start w:val="1"/>
      <w:numFmt w:val="bullet"/>
      <w:lvlText w:val=""/>
      <w:lvlJc w:val="left"/>
      <w:pPr>
        <w:ind w:left="2160" w:hanging="360"/>
      </w:pPr>
      <w:rPr>
        <w:rFonts w:hint="default" w:ascii="Wingdings" w:hAnsi="Wingdings"/>
      </w:rPr>
    </w:lvl>
    <w:lvl w:ilvl="3" w:tplc="979820F8">
      <w:start w:val="1"/>
      <w:numFmt w:val="bullet"/>
      <w:lvlText w:val=""/>
      <w:lvlJc w:val="left"/>
      <w:pPr>
        <w:ind w:left="2880" w:hanging="360"/>
      </w:pPr>
      <w:rPr>
        <w:rFonts w:hint="default" w:ascii="Symbol" w:hAnsi="Symbol"/>
      </w:rPr>
    </w:lvl>
    <w:lvl w:ilvl="4" w:tplc="1D408A6C">
      <w:start w:val="1"/>
      <w:numFmt w:val="bullet"/>
      <w:lvlText w:val="o"/>
      <w:lvlJc w:val="left"/>
      <w:pPr>
        <w:ind w:left="3600" w:hanging="360"/>
      </w:pPr>
      <w:rPr>
        <w:rFonts w:hint="default" w:ascii="Courier New" w:hAnsi="Courier New"/>
      </w:rPr>
    </w:lvl>
    <w:lvl w:ilvl="5" w:tplc="C7C425B4">
      <w:start w:val="1"/>
      <w:numFmt w:val="bullet"/>
      <w:lvlText w:val=""/>
      <w:lvlJc w:val="left"/>
      <w:pPr>
        <w:ind w:left="4320" w:hanging="360"/>
      </w:pPr>
      <w:rPr>
        <w:rFonts w:hint="default" w:ascii="Wingdings" w:hAnsi="Wingdings"/>
      </w:rPr>
    </w:lvl>
    <w:lvl w:ilvl="6" w:tplc="E50464AA">
      <w:start w:val="1"/>
      <w:numFmt w:val="bullet"/>
      <w:lvlText w:val=""/>
      <w:lvlJc w:val="left"/>
      <w:pPr>
        <w:ind w:left="5040" w:hanging="360"/>
      </w:pPr>
      <w:rPr>
        <w:rFonts w:hint="default" w:ascii="Symbol" w:hAnsi="Symbol"/>
      </w:rPr>
    </w:lvl>
    <w:lvl w:ilvl="7" w:tplc="2C96E96C">
      <w:start w:val="1"/>
      <w:numFmt w:val="bullet"/>
      <w:lvlText w:val="o"/>
      <w:lvlJc w:val="left"/>
      <w:pPr>
        <w:ind w:left="5760" w:hanging="360"/>
      </w:pPr>
      <w:rPr>
        <w:rFonts w:hint="default" w:ascii="Courier New" w:hAnsi="Courier New"/>
      </w:rPr>
    </w:lvl>
    <w:lvl w:ilvl="8" w:tplc="61161A24">
      <w:start w:val="1"/>
      <w:numFmt w:val="bullet"/>
      <w:lvlText w:val=""/>
      <w:lvlJc w:val="left"/>
      <w:pPr>
        <w:ind w:left="6480" w:hanging="360"/>
      </w:pPr>
      <w:rPr>
        <w:rFonts w:hint="default" w:ascii="Wingdings" w:hAnsi="Wingdings"/>
      </w:rPr>
    </w:lvl>
  </w:abstractNum>
  <w:abstractNum w:abstractNumId="85" w15:restartNumberingAfterBreak="0">
    <w:nsid w:val="6F38F923"/>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6" w15:restartNumberingAfterBreak="0">
    <w:nsid w:val="70A76DC8"/>
    <w:multiLevelType w:val="hybridMultilevel"/>
    <w:tmpl w:val="FFFFFFFF"/>
    <w:lvl w:ilvl="0" w:tplc="C214F036">
      <w:start w:val="1"/>
      <w:numFmt w:val="bullet"/>
      <w:lvlText w:val=""/>
      <w:lvlJc w:val="left"/>
      <w:pPr>
        <w:ind w:left="720" w:hanging="360"/>
      </w:pPr>
      <w:rPr>
        <w:rFonts w:hint="default" w:ascii="Symbol" w:hAnsi="Symbol"/>
      </w:rPr>
    </w:lvl>
    <w:lvl w:ilvl="1" w:tplc="C6A05E68">
      <w:start w:val="1"/>
      <w:numFmt w:val="bullet"/>
      <w:lvlText w:val="o"/>
      <w:lvlJc w:val="left"/>
      <w:pPr>
        <w:ind w:left="1440" w:hanging="360"/>
      </w:pPr>
      <w:rPr>
        <w:rFonts w:hint="default" w:ascii="Courier New" w:hAnsi="Courier New"/>
      </w:rPr>
    </w:lvl>
    <w:lvl w:ilvl="2" w:tplc="394EF7D8">
      <w:start w:val="1"/>
      <w:numFmt w:val="bullet"/>
      <w:lvlText w:val=""/>
      <w:lvlJc w:val="left"/>
      <w:pPr>
        <w:ind w:left="2160" w:hanging="360"/>
      </w:pPr>
      <w:rPr>
        <w:rFonts w:hint="default" w:ascii="Wingdings" w:hAnsi="Wingdings"/>
      </w:rPr>
    </w:lvl>
    <w:lvl w:ilvl="3" w:tplc="B7E4377C">
      <w:start w:val="1"/>
      <w:numFmt w:val="bullet"/>
      <w:lvlText w:val=""/>
      <w:lvlJc w:val="left"/>
      <w:pPr>
        <w:ind w:left="2880" w:hanging="360"/>
      </w:pPr>
      <w:rPr>
        <w:rFonts w:hint="default" w:ascii="Symbol" w:hAnsi="Symbol"/>
      </w:rPr>
    </w:lvl>
    <w:lvl w:ilvl="4" w:tplc="100E4666">
      <w:start w:val="1"/>
      <w:numFmt w:val="bullet"/>
      <w:lvlText w:val="o"/>
      <w:lvlJc w:val="left"/>
      <w:pPr>
        <w:ind w:left="3600" w:hanging="360"/>
      </w:pPr>
      <w:rPr>
        <w:rFonts w:hint="default" w:ascii="Courier New" w:hAnsi="Courier New"/>
      </w:rPr>
    </w:lvl>
    <w:lvl w:ilvl="5" w:tplc="35461896">
      <w:start w:val="1"/>
      <w:numFmt w:val="bullet"/>
      <w:lvlText w:val=""/>
      <w:lvlJc w:val="left"/>
      <w:pPr>
        <w:ind w:left="4320" w:hanging="360"/>
      </w:pPr>
      <w:rPr>
        <w:rFonts w:hint="default" w:ascii="Wingdings" w:hAnsi="Wingdings"/>
      </w:rPr>
    </w:lvl>
    <w:lvl w:ilvl="6" w:tplc="B66021F8">
      <w:start w:val="1"/>
      <w:numFmt w:val="bullet"/>
      <w:lvlText w:val=""/>
      <w:lvlJc w:val="left"/>
      <w:pPr>
        <w:ind w:left="5040" w:hanging="360"/>
      </w:pPr>
      <w:rPr>
        <w:rFonts w:hint="default" w:ascii="Symbol" w:hAnsi="Symbol"/>
      </w:rPr>
    </w:lvl>
    <w:lvl w:ilvl="7" w:tplc="9C38B4DA">
      <w:start w:val="1"/>
      <w:numFmt w:val="bullet"/>
      <w:lvlText w:val="o"/>
      <w:lvlJc w:val="left"/>
      <w:pPr>
        <w:ind w:left="5760" w:hanging="360"/>
      </w:pPr>
      <w:rPr>
        <w:rFonts w:hint="default" w:ascii="Courier New" w:hAnsi="Courier New"/>
      </w:rPr>
    </w:lvl>
    <w:lvl w:ilvl="8" w:tplc="8A567840">
      <w:start w:val="1"/>
      <w:numFmt w:val="bullet"/>
      <w:lvlText w:val=""/>
      <w:lvlJc w:val="left"/>
      <w:pPr>
        <w:ind w:left="6480" w:hanging="360"/>
      </w:pPr>
      <w:rPr>
        <w:rFonts w:hint="default" w:ascii="Wingdings" w:hAnsi="Wingdings"/>
      </w:rPr>
    </w:lvl>
  </w:abstractNum>
  <w:abstractNum w:abstractNumId="87" w15:restartNumberingAfterBreak="0">
    <w:nsid w:val="71EBD43E"/>
    <w:multiLevelType w:val="hybridMultilevel"/>
    <w:tmpl w:val="FFFFFFFF"/>
    <w:lvl w:ilvl="0" w:tplc="14520D00">
      <w:start w:val="1"/>
      <w:numFmt w:val="bullet"/>
      <w:lvlText w:val=""/>
      <w:lvlJc w:val="left"/>
      <w:pPr>
        <w:ind w:left="720" w:hanging="360"/>
      </w:pPr>
      <w:rPr>
        <w:rFonts w:hint="default" w:ascii="Symbol" w:hAnsi="Symbol"/>
      </w:rPr>
    </w:lvl>
    <w:lvl w:ilvl="1" w:tplc="362A513A">
      <w:start w:val="1"/>
      <w:numFmt w:val="bullet"/>
      <w:lvlText w:val="o"/>
      <w:lvlJc w:val="left"/>
      <w:pPr>
        <w:ind w:left="1440" w:hanging="360"/>
      </w:pPr>
      <w:rPr>
        <w:rFonts w:hint="default" w:ascii="Courier New" w:hAnsi="Courier New"/>
      </w:rPr>
    </w:lvl>
    <w:lvl w:ilvl="2" w:tplc="9E048F94">
      <w:start w:val="1"/>
      <w:numFmt w:val="bullet"/>
      <w:lvlText w:val=""/>
      <w:lvlJc w:val="left"/>
      <w:pPr>
        <w:ind w:left="2160" w:hanging="360"/>
      </w:pPr>
      <w:rPr>
        <w:rFonts w:hint="default" w:ascii="Wingdings" w:hAnsi="Wingdings"/>
      </w:rPr>
    </w:lvl>
    <w:lvl w:ilvl="3" w:tplc="BECE9808">
      <w:start w:val="1"/>
      <w:numFmt w:val="bullet"/>
      <w:lvlText w:val=""/>
      <w:lvlJc w:val="left"/>
      <w:pPr>
        <w:ind w:left="2880" w:hanging="360"/>
      </w:pPr>
      <w:rPr>
        <w:rFonts w:hint="default" w:ascii="Symbol" w:hAnsi="Symbol"/>
      </w:rPr>
    </w:lvl>
    <w:lvl w:ilvl="4" w:tplc="DD00E8AC">
      <w:start w:val="1"/>
      <w:numFmt w:val="bullet"/>
      <w:lvlText w:val="o"/>
      <w:lvlJc w:val="left"/>
      <w:pPr>
        <w:ind w:left="3600" w:hanging="360"/>
      </w:pPr>
      <w:rPr>
        <w:rFonts w:hint="default" w:ascii="Courier New" w:hAnsi="Courier New"/>
      </w:rPr>
    </w:lvl>
    <w:lvl w:ilvl="5" w:tplc="C69CC32C">
      <w:start w:val="1"/>
      <w:numFmt w:val="bullet"/>
      <w:lvlText w:val=""/>
      <w:lvlJc w:val="left"/>
      <w:pPr>
        <w:ind w:left="4320" w:hanging="360"/>
      </w:pPr>
      <w:rPr>
        <w:rFonts w:hint="default" w:ascii="Wingdings" w:hAnsi="Wingdings"/>
      </w:rPr>
    </w:lvl>
    <w:lvl w:ilvl="6" w:tplc="15CE06B0">
      <w:start w:val="1"/>
      <w:numFmt w:val="bullet"/>
      <w:lvlText w:val=""/>
      <w:lvlJc w:val="left"/>
      <w:pPr>
        <w:ind w:left="5040" w:hanging="360"/>
      </w:pPr>
      <w:rPr>
        <w:rFonts w:hint="default" w:ascii="Symbol" w:hAnsi="Symbol"/>
      </w:rPr>
    </w:lvl>
    <w:lvl w:ilvl="7" w:tplc="D80CEF74">
      <w:start w:val="1"/>
      <w:numFmt w:val="bullet"/>
      <w:lvlText w:val="o"/>
      <w:lvlJc w:val="left"/>
      <w:pPr>
        <w:ind w:left="5760" w:hanging="360"/>
      </w:pPr>
      <w:rPr>
        <w:rFonts w:hint="default" w:ascii="Courier New" w:hAnsi="Courier New"/>
      </w:rPr>
    </w:lvl>
    <w:lvl w:ilvl="8" w:tplc="E49A72AE">
      <w:start w:val="1"/>
      <w:numFmt w:val="bullet"/>
      <w:lvlText w:val=""/>
      <w:lvlJc w:val="left"/>
      <w:pPr>
        <w:ind w:left="6480" w:hanging="360"/>
      </w:pPr>
      <w:rPr>
        <w:rFonts w:hint="default" w:ascii="Wingdings" w:hAnsi="Wingdings"/>
      </w:rPr>
    </w:lvl>
  </w:abstractNum>
  <w:abstractNum w:abstractNumId="88" w15:restartNumberingAfterBreak="0">
    <w:nsid w:val="72852B29"/>
    <w:multiLevelType w:val="multilevel"/>
    <w:tmpl w:val="E716DA1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9" w15:restartNumberingAfterBreak="0">
    <w:nsid w:val="747B6FFF"/>
    <w:multiLevelType w:val="hybridMultilevel"/>
    <w:tmpl w:val="9B72F7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0" w15:restartNumberingAfterBreak="0">
    <w:nsid w:val="7D682865"/>
    <w:multiLevelType w:val="hybridMultilevel"/>
    <w:tmpl w:val="D1B82510"/>
    <w:lvl w:ilvl="0" w:tplc="4F281128">
      <w:start w:val="1"/>
      <w:numFmt w:val="lowerLetter"/>
      <w:lvlText w:val="%1)"/>
      <w:lvlJc w:val="left"/>
      <w:pPr>
        <w:ind w:left="1080" w:hanging="360"/>
      </w:pPr>
    </w:lvl>
    <w:lvl w:ilvl="1" w:tplc="A206694A">
      <w:start w:val="1"/>
      <w:numFmt w:val="lowerLetter"/>
      <w:lvlText w:val="%2."/>
      <w:lvlJc w:val="left"/>
      <w:pPr>
        <w:ind w:left="1800" w:hanging="360"/>
      </w:pPr>
    </w:lvl>
    <w:lvl w:ilvl="2" w:tplc="BE7C322E">
      <w:start w:val="1"/>
      <w:numFmt w:val="lowerRoman"/>
      <w:lvlText w:val="%3."/>
      <w:lvlJc w:val="right"/>
      <w:pPr>
        <w:ind w:left="2520" w:hanging="180"/>
      </w:pPr>
    </w:lvl>
    <w:lvl w:ilvl="3" w:tplc="86B41878">
      <w:start w:val="1"/>
      <w:numFmt w:val="decimal"/>
      <w:lvlText w:val="%4."/>
      <w:lvlJc w:val="left"/>
      <w:pPr>
        <w:ind w:left="3240" w:hanging="360"/>
      </w:pPr>
    </w:lvl>
    <w:lvl w:ilvl="4" w:tplc="05D2B470">
      <w:start w:val="1"/>
      <w:numFmt w:val="lowerLetter"/>
      <w:lvlText w:val="%5."/>
      <w:lvlJc w:val="left"/>
      <w:pPr>
        <w:ind w:left="3960" w:hanging="360"/>
      </w:pPr>
    </w:lvl>
    <w:lvl w:ilvl="5" w:tplc="995CD7CC">
      <w:start w:val="1"/>
      <w:numFmt w:val="lowerRoman"/>
      <w:lvlText w:val="%6."/>
      <w:lvlJc w:val="right"/>
      <w:pPr>
        <w:ind w:left="4680" w:hanging="180"/>
      </w:pPr>
    </w:lvl>
    <w:lvl w:ilvl="6" w:tplc="68781BCA">
      <w:start w:val="1"/>
      <w:numFmt w:val="decimal"/>
      <w:lvlText w:val="%7."/>
      <w:lvlJc w:val="left"/>
      <w:pPr>
        <w:ind w:left="5400" w:hanging="360"/>
      </w:pPr>
    </w:lvl>
    <w:lvl w:ilvl="7" w:tplc="9A928166">
      <w:start w:val="1"/>
      <w:numFmt w:val="lowerLetter"/>
      <w:lvlText w:val="%8."/>
      <w:lvlJc w:val="left"/>
      <w:pPr>
        <w:ind w:left="6120" w:hanging="360"/>
      </w:pPr>
    </w:lvl>
    <w:lvl w:ilvl="8" w:tplc="C412586C">
      <w:start w:val="1"/>
      <w:numFmt w:val="lowerRoman"/>
      <w:lvlText w:val="%9."/>
      <w:lvlJc w:val="right"/>
      <w:pPr>
        <w:ind w:left="6840" w:hanging="180"/>
      </w:pPr>
    </w:lvl>
  </w:abstractNum>
  <w:abstractNum w:abstractNumId="91" w15:restartNumberingAfterBreak="0">
    <w:nsid w:val="7EC47C70"/>
    <w:multiLevelType w:val="multilevel"/>
    <w:tmpl w:val="7296793A"/>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7ED86832"/>
    <w:multiLevelType w:val="hybridMultilevel"/>
    <w:tmpl w:val="42F88B34"/>
    <w:lvl w:ilvl="0" w:tplc="0409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num w:numId="1" w16cid:durableId="1513373094">
    <w:abstractNumId w:val="90"/>
  </w:num>
  <w:num w:numId="2" w16cid:durableId="1349721836">
    <w:abstractNumId w:val="9"/>
  </w:num>
  <w:num w:numId="3" w16cid:durableId="774524576">
    <w:abstractNumId w:val="80"/>
  </w:num>
  <w:num w:numId="4" w16cid:durableId="155803731">
    <w:abstractNumId w:val="69"/>
  </w:num>
  <w:num w:numId="5" w16cid:durableId="1244030375">
    <w:abstractNumId w:val="44"/>
  </w:num>
  <w:num w:numId="6" w16cid:durableId="55399848">
    <w:abstractNumId w:val="70"/>
  </w:num>
  <w:num w:numId="7" w16cid:durableId="140661266">
    <w:abstractNumId w:val="54"/>
  </w:num>
  <w:num w:numId="8" w16cid:durableId="394472156">
    <w:abstractNumId w:val="34"/>
  </w:num>
  <w:num w:numId="9" w16cid:durableId="537622664">
    <w:abstractNumId w:val="27"/>
  </w:num>
  <w:num w:numId="10" w16cid:durableId="1072894856">
    <w:abstractNumId w:val="77"/>
  </w:num>
  <w:num w:numId="11" w16cid:durableId="2012290513">
    <w:abstractNumId w:val="73"/>
  </w:num>
  <w:num w:numId="12" w16cid:durableId="1462577255">
    <w:abstractNumId w:val="2"/>
  </w:num>
  <w:num w:numId="13" w16cid:durableId="791242127">
    <w:abstractNumId w:val="23"/>
  </w:num>
  <w:num w:numId="14" w16cid:durableId="144855309">
    <w:abstractNumId w:val="24"/>
  </w:num>
  <w:num w:numId="15" w16cid:durableId="578714739">
    <w:abstractNumId w:val="19"/>
  </w:num>
  <w:num w:numId="16" w16cid:durableId="1747920986">
    <w:abstractNumId w:val="56"/>
  </w:num>
  <w:num w:numId="17" w16cid:durableId="175459291">
    <w:abstractNumId w:val="30"/>
  </w:num>
  <w:num w:numId="18" w16cid:durableId="273751022">
    <w:abstractNumId w:val="84"/>
  </w:num>
  <w:num w:numId="19" w16cid:durableId="616764288">
    <w:abstractNumId w:val="3"/>
  </w:num>
  <w:num w:numId="20" w16cid:durableId="1148324784">
    <w:abstractNumId w:val="45"/>
  </w:num>
  <w:num w:numId="21" w16cid:durableId="1882479655">
    <w:abstractNumId w:val="42"/>
  </w:num>
  <w:num w:numId="22" w16cid:durableId="1902792416">
    <w:abstractNumId w:val="22"/>
  </w:num>
  <w:num w:numId="23" w16cid:durableId="514852089">
    <w:abstractNumId w:val="29"/>
  </w:num>
  <w:num w:numId="24" w16cid:durableId="1504125703">
    <w:abstractNumId w:val="86"/>
  </w:num>
  <w:num w:numId="25" w16cid:durableId="134840154">
    <w:abstractNumId w:val="11"/>
  </w:num>
  <w:num w:numId="26" w16cid:durableId="1848013384">
    <w:abstractNumId w:val="72"/>
  </w:num>
  <w:num w:numId="27" w16cid:durableId="1897204761">
    <w:abstractNumId w:val="68"/>
  </w:num>
  <w:num w:numId="28" w16cid:durableId="312560552">
    <w:abstractNumId w:val="38"/>
  </w:num>
  <w:num w:numId="29" w16cid:durableId="313949628">
    <w:abstractNumId w:val="46"/>
  </w:num>
  <w:num w:numId="30" w16cid:durableId="433330980">
    <w:abstractNumId w:val="85"/>
  </w:num>
  <w:num w:numId="31" w16cid:durableId="857935190">
    <w:abstractNumId w:val="58"/>
  </w:num>
  <w:num w:numId="32" w16cid:durableId="2107193329">
    <w:abstractNumId w:val="35"/>
  </w:num>
  <w:num w:numId="33" w16cid:durableId="830828223">
    <w:abstractNumId w:val="74"/>
  </w:num>
  <w:num w:numId="34" w16cid:durableId="1403867130">
    <w:abstractNumId w:val="61"/>
  </w:num>
  <w:num w:numId="35" w16cid:durableId="155801426">
    <w:abstractNumId w:val="87"/>
  </w:num>
  <w:num w:numId="36" w16cid:durableId="2045010803">
    <w:abstractNumId w:val="52"/>
  </w:num>
  <w:num w:numId="37" w16cid:durableId="148861464">
    <w:abstractNumId w:val="5"/>
  </w:num>
  <w:num w:numId="38" w16cid:durableId="251360675">
    <w:abstractNumId w:val="59"/>
  </w:num>
  <w:num w:numId="39" w16cid:durableId="2119136347">
    <w:abstractNumId w:val="67"/>
  </w:num>
  <w:num w:numId="40" w16cid:durableId="1957447519">
    <w:abstractNumId w:val="50"/>
  </w:num>
  <w:num w:numId="41" w16cid:durableId="38091872">
    <w:abstractNumId w:val="13"/>
  </w:num>
  <w:num w:numId="42" w16cid:durableId="1643533879">
    <w:abstractNumId w:val="82"/>
  </w:num>
  <w:num w:numId="43" w16cid:durableId="1826508351">
    <w:abstractNumId w:val="53"/>
  </w:num>
  <w:num w:numId="44" w16cid:durableId="1083986607">
    <w:abstractNumId w:val="37"/>
  </w:num>
  <w:num w:numId="45" w16cid:durableId="46072923">
    <w:abstractNumId w:val="63"/>
  </w:num>
  <w:num w:numId="46" w16cid:durableId="93866313">
    <w:abstractNumId w:val="57"/>
  </w:num>
  <w:num w:numId="47" w16cid:durableId="2054621284">
    <w:abstractNumId w:val="26"/>
  </w:num>
  <w:num w:numId="48" w16cid:durableId="1805467866">
    <w:abstractNumId w:val="48"/>
  </w:num>
  <w:num w:numId="49" w16cid:durableId="149054995">
    <w:abstractNumId w:val="12"/>
  </w:num>
  <w:num w:numId="50" w16cid:durableId="16396250">
    <w:abstractNumId w:val="91"/>
  </w:num>
  <w:num w:numId="51" w16cid:durableId="1819345174">
    <w:abstractNumId w:val="39"/>
  </w:num>
  <w:num w:numId="52" w16cid:durableId="611134751">
    <w:abstractNumId w:val="31"/>
  </w:num>
  <w:num w:numId="53" w16cid:durableId="641547305">
    <w:abstractNumId w:val="78"/>
  </w:num>
  <w:num w:numId="54" w16cid:durableId="2134706921">
    <w:abstractNumId w:val="55"/>
  </w:num>
  <w:num w:numId="55" w16cid:durableId="427774928">
    <w:abstractNumId w:val="28"/>
  </w:num>
  <w:num w:numId="56" w16cid:durableId="1613635677">
    <w:abstractNumId w:val="60"/>
  </w:num>
  <w:num w:numId="57" w16cid:durableId="132716719">
    <w:abstractNumId w:val="92"/>
  </w:num>
  <w:num w:numId="58" w16cid:durableId="1388341694">
    <w:abstractNumId w:val="89"/>
  </w:num>
  <w:num w:numId="59" w16cid:durableId="710423058">
    <w:abstractNumId w:val="15"/>
  </w:num>
  <w:num w:numId="60" w16cid:durableId="133572724">
    <w:abstractNumId w:val="21"/>
  </w:num>
  <w:num w:numId="61" w16cid:durableId="1704474440">
    <w:abstractNumId w:val="33"/>
  </w:num>
  <w:num w:numId="62" w16cid:durableId="230700934">
    <w:abstractNumId w:val="43"/>
  </w:num>
  <w:num w:numId="63" w16cid:durableId="1876965531">
    <w:abstractNumId w:val="76"/>
  </w:num>
  <w:num w:numId="64" w16cid:durableId="1962953342">
    <w:abstractNumId w:val="16"/>
  </w:num>
  <w:num w:numId="65" w16cid:durableId="894000392">
    <w:abstractNumId w:val="64"/>
  </w:num>
  <w:num w:numId="66" w16cid:durableId="1218931394">
    <w:abstractNumId w:val="75"/>
  </w:num>
  <w:num w:numId="67" w16cid:durableId="542836348">
    <w:abstractNumId w:val="18"/>
  </w:num>
  <w:num w:numId="68" w16cid:durableId="452477738">
    <w:abstractNumId w:val="81"/>
  </w:num>
  <w:num w:numId="69" w16cid:durableId="1609317604">
    <w:abstractNumId w:val="71"/>
  </w:num>
  <w:num w:numId="70" w16cid:durableId="270095571">
    <w:abstractNumId w:val="48"/>
    <w:lvlOverride w:ilvl="0">
      <w:startOverride w:val="4"/>
    </w:lvlOverride>
    <w:lvlOverride w:ilvl="1">
      <w:startOverride w:val="4"/>
    </w:lvlOverride>
  </w:num>
  <w:num w:numId="71" w16cid:durableId="1820725354">
    <w:abstractNumId w:val="48"/>
    <w:lvlOverride w:ilvl="0">
      <w:startOverride w:val="4"/>
    </w:lvlOverride>
    <w:lvlOverride w:ilvl="1">
      <w:startOverride w:val="4"/>
    </w:lvlOverride>
  </w:num>
  <w:num w:numId="72" w16cid:durableId="1394082849">
    <w:abstractNumId w:val="8"/>
  </w:num>
  <w:num w:numId="73" w16cid:durableId="1222711964">
    <w:abstractNumId w:val="17"/>
  </w:num>
  <w:num w:numId="74" w16cid:durableId="560558889">
    <w:abstractNumId w:val="32"/>
  </w:num>
  <w:num w:numId="75" w16cid:durableId="1217232692">
    <w:abstractNumId w:val="40"/>
  </w:num>
  <w:num w:numId="76" w16cid:durableId="1157264063">
    <w:abstractNumId w:val="65"/>
  </w:num>
  <w:num w:numId="77" w16cid:durableId="854655942">
    <w:abstractNumId w:val="6"/>
  </w:num>
  <w:num w:numId="78" w16cid:durableId="1106582435">
    <w:abstractNumId w:val="4"/>
  </w:num>
  <w:num w:numId="79" w16cid:durableId="626816301">
    <w:abstractNumId w:val="48"/>
    <w:lvlOverride w:ilvl="0">
      <w:startOverride w:val="4"/>
    </w:lvlOverride>
    <w:lvlOverride w:ilvl="1">
      <w:startOverride w:val="4"/>
    </w:lvlOverride>
  </w:num>
  <w:num w:numId="80" w16cid:durableId="77410445">
    <w:abstractNumId w:val="66"/>
  </w:num>
  <w:num w:numId="81" w16cid:durableId="1623269591">
    <w:abstractNumId w:val="20"/>
  </w:num>
  <w:num w:numId="82" w16cid:durableId="2023236298">
    <w:abstractNumId w:val="83"/>
  </w:num>
  <w:num w:numId="83" w16cid:durableId="780220734">
    <w:abstractNumId w:val="51"/>
  </w:num>
  <w:num w:numId="84" w16cid:durableId="546065987">
    <w:abstractNumId w:val="48"/>
    <w:lvlOverride w:ilvl="0">
      <w:startOverride w:val="4"/>
    </w:lvlOverride>
    <w:lvlOverride w:ilvl="1">
      <w:startOverride w:val="2"/>
    </w:lvlOverride>
  </w:num>
  <w:num w:numId="85" w16cid:durableId="971910152">
    <w:abstractNumId w:val="1"/>
  </w:num>
  <w:num w:numId="86" w16cid:durableId="1903101816">
    <w:abstractNumId w:val="0"/>
  </w:num>
  <w:num w:numId="87" w16cid:durableId="1918437139">
    <w:abstractNumId w:val="7"/>
  </w:num>
  <w:num w:numId="88" w16cid:durableId="680737060">
    <w:abstractNumId w:val="62"/>
  </w:num>
  <w:num w:numId="89" w16cid:durableId="1324431899">
    <w:abstractNumId w:val="79"/>
  </w:num>
  <w:num w:numId="90" w16cid:durableId="558513024">
    <w:abstractNumId w:val="47"/>
  </w:num>
  <w:num w:numId="91" w16cid:durableId="389426425">
    <w:abstractNumId w:val="25"/>
  </w:num>
  <w:num w:numId="92" w16cid:durableId="764763612">
    <w:abstractNumId w:val="88"/>
  </w:num>
  <w:num w:numId="93" w16cid:durableId="635570037">
    <w:abstractNumId w:val="10"/>
  </w:num>
  <w:num w:numId="94" w16cid:durableId="1346638966">
    <w:abstractNumId w:val="41"/>
  </w:num>
  <w:num w:numId="95" w16cid:durableId="1357004611">
    <w:abstractNumId w:val="36"/>
  </w:num>
  <w:num w:numId="96" w16cid:durableId="1866164492">
    <w:abstractNumId w:val="49"/>
  </w:num>
  <w:num w:numId="97" w16cid:durableId="933981177">
    <w:abstractNumId w:val="14"/>
  </w:num>
  <w:numIdMacAtCleanup w:val="97"/>
</w:numbering>
</file>

<file path=word/people.xml><?xml version="1.0" encoding="utf-8"?>
<w15:people xmlns:mc="http://schemas.openxmlformats.org/markup-compatibility/2006" xmlns:w15="http://schemas.microsoft.com/office/word/2012/wordml" mc:Ignorable="w15">
  <w15:person w15:author="Ume Sauda Ghanyani">
    <w15:presenceInfo w15:providerId="AD" w15:userId="S::sauda.ghanyani@paysyslabs.com::33d30c0f-3255-48b1-9fb6-33cd52a3c91f"/>
  </w15:person>
  <w15:person w15:author="jortlepp@contractor.linuxfoundation.org">
    <w15:presenceInfo w15:providerId="AD" w15:userId="S::urn:spo:guest#jortlepp@contractor.linuxfoundation.org::"/>
  </w15:person>
  <w15:person w15:author="sandy@labuschagnehome.com">
    <w15:presenceInfo w15:providerId="AD" w15:userId="S::urn:spo:guest#sandy@labuschagnehome.com::"/>
  </w15:person>
  <w15:person w15:author="kerlyn.manyi@ghsc.co.za">
    <w15:presenceInfo w15:providerId="AD" w15:userId="S::urn:spo:guest#kerlyn.manyi@ghsc.co.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tru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872"/>
    <w:rsid w:val="00005069"/>
    <w:rsid w:val="00005769"/>
    <w:rsid w:val="00005F86"/>
    <w:rsid w:val="00006F48"/>
    <w:rsid w:val="00007BB5"/>
    <w:rsid w:val="0001320C"/>
    <w:rsid w:val="000134F1"/>
    <w:rsid w:val="000140C5"/>
    <w:rsid w:val="00014FB1"/>
    <w:rsid w:val="00016534"/>
    <w:rsid w:val="00020AB8"/>
    <w:rsid w:val="00020D59"/>
    <w:rsid w:val="00021C59"/>
    <w:rsid w:val="00021CB7"/>
    <w:rsid w:val="00021F7B"/>
    <w:rsid w:val="00023EB7"/>
    <w:rsid w:val="000242FD"/>
    <w:rsid w:val="00027CE8"/>
    <w:rsid w:val="000355F3"/>
    <w:rsid w:val="000358E9"/>
    <w:rsid w:val="00037380"/>
    <w:rsid w:val="00037545"/>
    <w:rsid w:val="00040161"/>
    <w:rsid w:val="00042E0A"/>
    <w:rsid w:val="000462AF"/>
    <w:rsid w:val="00046556"/>
    <w:rsid w:val="00046F69"/>
    <w:rsid w:val="000503DB"/>
    <w:rsid w:val="00050658"/>
    <w:rsid w:val="00053B16"/>
    <w:rsid w:val="00054BD2"/>
    <w:rsid w:val="00054D4F"/>
    <w:rsid w:val="00055335"/>
    <w:rsid w:val="00061D1F"/>
    <w:rsid w:val="00063000"/>
    <w:rsid w:val="00063831"/>
    <w:rsid w:val="000639A3"/>
    <w:rsid w:val="00064CD2"/>
    <w:rsid w:val="000705ED"/>
    <w:rsid w:val="0007094F"/>
    <w:rsid w:val="00071E07"/>
    <w:rsid w:val="0007203A"/>
    <w:rsid w:val="0007209A"/>
    <w:rsid w:val="00072191"/>
    <w:rsid w:val="0007273D"/>
    <w:rsid w:val="000770BF"/>
    <w:rsid w:val="00077660"/>
    <w:rsid w:val="0008071E"/>
    <w:rsid w:val="00084F1F"/>
    <w:rsid w:val="00086F22"/>
    <w:rsid w:val="00086FDE"/>
    <w:rsid w:val="000903DD"/>
    <w:rsid w:val="00090E77"/>
    <w:rsid w:val="00094919"/>
    <w:rsid w:val="00094C92"/>
    <w:rsid w:val="00094CF8"/>
    <w:rsid w:val="00095234"/>
    <w:rsid w:val="00095DAB"/>
    <w:rsid w:val="000A13D1"/>
    <w:rsid w:val="000A1E8B"/>
    <w:rsid w:val="000A6B72"/>
    <w:rsid w:val="000B0C36"/>
    <w:rsid w:val="000B2ECD"/>
    <w:rsid w:val="000B3C1B"/>
    <w:rsid w:val="000B7182"/>
    <w:rsid w:val="000C1F91"/>
    <w:rsid w:val="000C4505"/>
    <w:rsid w:val="000C625A"/>
    <w:rsid w:val="000C67ED"/>
    <w:rsid w:val="000D1FE5"/>
    <w:rsid w:val="000D3490"/>
    <w:rsid w:val="000D4B78"/>
    <w:rsid w:val="000D6530"/>
    <w:rsid w:val="000D6715"/>
    <w:rsid w:val="000E2371"/>
    <w:rsid w:val="000E26A5"/>
    <w:rsid w:val="000E40BD"/>
    <w:rsid w:val="000E7D99"/>
    <w:rsid w:val="000F2A01"/>
    <w:rsid w:val="000F2B3B"/>
    <w:rsid w:val="000F5EC4"/>
    <w:rsid w:val="000F6F13"/>
    <w:rsid w:val="00101042"/>
    <w:rsid w:val="001017EC"/>
    <w:rsid w:val="001024F3"/>
    <w:rsid w:val="001047E7"/>
    <w:rsid w:val="00106CFA"/>
    <w:rsid w:val="00107944"/>
    <w:rsid w:val="001112AF"/>
    <w:rsid w:val="00111429"/>
    <w:rsid w:val="00111964"/>
    <w:rsid w:val="00114BFA"/>
    <w:rsid w:val="00115149"/>
    <w:rsid w:val="00116C36"/>
    <w:rsid w:val="00122813"/>
    <w:rsid w:val="0012535C"/>
    <w:rsid w:val="00125366"/>
    <w:rsid w:val="00127A51"/>
    <w:rsid w:val="00130C77"/>
    <w:rsid w:val="001327C5"/>
    <w:rsid w:val="00133321"/>
    <w:rsid w:val="001352F3"/>
    <w:rsid w:val="001368B3"/>
    <w:rsid w:val="00137C05"/>
    <w:rsid w:val="00140275"/>
    <w:rsid w:val="001408E7"/>
    <w:rsid w:val="0014162A"/>
    <w:rsid w:val="00141904"/>
    <w:rsid w:val="00142BA8"/>
    <w:rsid w:val="00143DAF"/>
    <w:rsid w:val="0014459E"/>
    <w:rsid w:val="0014578F"/>
    <w:rsid w:val="0014620E"/>
    <w:rsid w:val="001466FE"/>
    <w:rsid w:val="00151A57"/>
    <w:rsid w:val="001528DC"/>
    <w:rsid w:val="00152E64"/>
    <w:rsid w:val="0015485F"/>
    <w:rsid w:val="001559A1"/>
    <w:rsid w:val="00156C49"/>
    <w:rsid w:val="00161289"/>
    <w:rsid w:val="001630B7"/>
    <w:rsid w:val="00163889"/>
    <w:rsid w:val="0016439A"/>
    <w:rsid w:val="0016492C"/>
    <w:rsid w:val="001654AB"/>
    <w:rsid w:val="00166C8C"/>
    <w:rsid w:val="00167202"/>
    <w:rsid w:val="0016763C"/>
    <w:rsid w:val="001678D8"/>
    <w:rsid w:val="00172A50"/>
    <w:rsid w:val="00177827"/>
    <w:rsid w:val="00181C58"/>
    <w:rsid w:val="001831AE"/>
    <w:rsid w:val="0018367C"/>
    <w:rsid w:val="00183A9E"/>
    <w:rsid w:val="001908C9"/>
    <w:rsid w:val="00190B5B"/>
    <w:rsid w:val="00191B42"/>
    <w:rsid w:val="00195E34"/>
    <w:rsid w:val="00196D71"/>
    <w:rsid w:val="00197130"/>
    <w:rsid w:val="001A060F"/>
    <w:rsid w:val="001A0BE0"/>
    <w:rsid w:val="001A0DB4"/>
    <w:rsid w:val="001A164E"/>
    <w:rsid w:val="001A194A"/>
    <w:rsid w:val="001A2C75"/>
    <w:rsid w:val="001A3BF0"/>
    <w:rsid w:val="001A689F"/>
    <w:rsid w:val="001A6AA8"/>
    <w:rsid w:val="001A7146"/>
    <w:rsid w:val="001A7E64"/>
    <w:rsid w:val="001B03EC"/>
    <w:rsid w:val="001B0AE4"/>
    <w:rsid w:val="001B1CA7"/>
    <w:rsid w:val="001B1DE6"/>
    <w:rsid w:val="001B25EE"/>
    <w:rsid w:val="001B4A5B"/>
    <w:rsid w:val="001B6FE8"/>
    <w:rsid w:val="001B7003"/>
    <w:rsid w:val="001B7CB6"/>
    <w:rsid w:val="001C2780"/>
    <w:rsid w:val="001C345F"/>
    <w:rsid w:val="001C53BA"/>
    <w:rsid w:val="001C5800"/>
    <w:rsid w:val="001C643A"/>
    <w:rsid w:val="001C661F"/>
    <w:rsid w:val="001C6974"/>
    <w:rsid w:val="001C6982"/>
    <w:rsid w:val="001D115C"/>
    <w:rsid w:val="001D226E"/>
    <w:rsid w:val="001D4107"/>
    <w:rsid w:val="001D5284"/>
    <w:rsid w:val="001D5CB7"/>
    <w:rsid w:val="001D5EC8"/>
    <w:rsid w:val="001D6931"/>
    <w:rsid w:val="001E4CC6"/>
    <w:rsid w:val="001E74C9"/>
    <w:rsid w:val="001F0A90"/>
    <w:rsid w:val="001F163F"/>
    <w:rsid w:val="001F4379"/>
    <w:rsid w:val="001F66E1"/>
    <w:rsid w:val="002031C8"/>
    <w:rsid w:val="002032B7"/>
    <w:rsid w:val="0020356E"/>
    <w:rsid w:val="00204900"/>
    <w:rsid w:val="00207230"/>
    <w:rsid w:val="00207D34"/>
    <w:rsid w:val="00211929"/>
    <w:rsid w:val="00211D86"/>
    <w:rsid w:val="00213696"/>
    <w:rsid w:val="00215CC0"/>
    <w:rsid w:val="002245EB"/>
    <w:rsid w:val="00226786"/>
    <w:rsid w:val="00234976"/>
    <w:rsid w:val="00234E7E"/>
    <w:rsid w:val="00235A82"/>
    <w:rsid w:val="00236D30"/>
    <w:rsid w:val="002379DC"/>
    <w:rsid w:val="0024254A"/>
    <w:rsid w:val="0024346A"/>
    <w:rsid w:val="00244BEC"/>
    <w:rsid w:val="00244F35"/>
    <w:rsid w:val="0024545E"/>
    <w:rsid w:val="00245470"/>
    <w:rsid w:val="00251301"/>
    <w:rsid w:val="00252187"/>
    <w:rsid w:val="00252E76"/>
    <w:rsid w:val="002534BA"/>
    <w:rsid w:val="00255AE4"/>
    <w:rsid w:val="00257451"/>
    <w:rsid w:val="00261F0E"/>
    <w:rsid w:val="0026204B"/>
    <w:rsid w:val="00262C8F"/>
    <w:rsid w:val="00264022"/>
    <w:rsid w:val="002649FB"/>
    <w:rsid w:val="00265665"/>
    <w:rsid w:val="00265B11"/>
    <w:rsid w:val="00266EDC"/>
    <w:rsid w:val="0027121F"/>
    <w:rsid w:val="00277394"/>
    <w:rsid w:val="002803FE"/>
    <w:rsid w:val="00283C92"/>
    <w:rsid w:val="00284735"/>
    <w:rsid w:val="00284A3D"/>
    <w:rsid w:val="00287CDF"/>
    <w:rsid w:val="00290A0B"/>
    <w:rsid w:val="0029104D"/>
    <w:rsid w:val="002911EB"/>
    <w:rsid w:val="002966AC"/>
    <w:rsid w:val="0029720E"/>
    <w:rsid w:val="00297D95"/>
    <w:rsid w:val="002A4D74"/>
    <w:rsid w:val="002A562F"/>
    <w:rsid w:val="002A5800"/>
    <w:rsid w:val="002A7BDD"/>
    <w:rsid w:val="002B48FD"/>
    <w:rsid w:val="002B4CE7"/>
    <w:rsid w:val="002B66B5"/>
    <w:rsid w:val="002C03D0"/>
    <w:rsid w:val="002C1634"/>
    <w:rsid w:val="002C28B0"/>
    <w:rsid w:val="002C2BC3"/>
    <w:rsid w:val="002C2C31"/>
    <w:rsid w:val="002C4CEB"/>
    <w:rsid w:val="002C4DAB"/>
    <w:rsid w:val="002C4F47"/>
    <w:rsid w:val="002C6ED8"/>
    <w:rsid w:val="002D108F"/>
    <w:rsid w:val="002D20BE"/>
    <w:rsid w:val="002D3F6E"/>
    <w:rsid w:val="002D47BC"/>
    <w:rsid w:val="002D5501"/>
    <w:rsid w:val="002D56D3"/>
    <w:rsid w:val="002D59F3"/>
    <w:rsid w:val="002E01F5"/>
    <w:rsid w:val="002E1157"/>
    <w:rsid w:val="002E195D"/>
    <w:rsid w:val="002E41F1"/>
    <w:rsid w:val="002E430A"/>
    <w:rsid w:val="002E482E"/>
    <w:rsid w:val="002F0A1C"/>
    <w:rsid w:val="002F0F2B"/>
    <w:rsid w:val="002F1700"/>
    <w:rsid w:val="002F4097"/>
    <w:rsid w:val="003002C4"/>
    <w:rsid w:val="00301930"/>
    <w:rsid w:val="003025D7"/>
    <w:rsid w:val="00305960"/>
    <w:rsid w:val="00306C98"/>
    <w:rsid w:val="00307951"/>
    <w:rsid w:val="00310144"/>
    <w:rsid w:val="00310C12"/>
    <w:rsid w:val="00312BE2"/>
    <w:rsid w:val="00315048"/>
    <w:rsid w:val="003161C5"/>
    <w:rsid w:val="00316FE2"/>
    <w:rsid w:val="00320474"/>
    <w:rsid w:val="003213B8"/>
    <w:rsid w:val="00321829"/>
    <w:rsid w:val="00321FF8"/>
    <w:rsid w:val="00323181"/>
    <w:rsid w:val="003237EA"/>
    <w:rsid w:val="00324B86"/>
    <w:rsid w:val="00324C43"/>
    <w:rsid w:val="00327088"/>
    <w:rsid w:val="0032788D"/>
    <w:rsid w:val="003315C1"/>
    <w:rsid w:val="00337094"/>
    <w:rsid w:val="00337C43"/>
    <w:rsid w:val="00340741"/>
    <w:rsid w:val="00345FB7"/>
    <w:rsid w:val="0034781C"/>
    <w:rsid w:val="003509D1"/>
    <w:rsid w:val="00350BF7"/>
    <w:rsid w:val="00353C0D"/>
    <w:rsid w:val="00355B85"/>
    <w:rsid w:val="0035626A"/>
    <w:rsid w:val="00356A8C"/>
    <w:rsid w:val="00360B2E"/>
    <w:rsid w:val="00360B7A"/>
    <w:rsid w:val="00360EFE"/>
    <w:rsid w:val="00362C8C"/>
    <w:rsid w:val="00363ABD"/>
    <w:rsid w:val="00366196"/>
    <w:rsid w:val="0036708E"/>
    <w:rsid w:val="00367908"/>
    <w:rsid w:val="00370131"/>
    <w:rsid w:val="00374C3B"/>
    <w:rsid w:val="003758AF"/>
    <w:rsid w:val="0037597E"/>
    <w:rsid w:val="00375D3B"/>
    <w:rsid w:val="0037649E"/>
    <w:rsid w:val="00380AF7"/>
    <w:rsid w:val="00384201"/>
    <w:rsid w:val="00385A11"/>
    <w:rsid w:val="0038667D"/>
    <w:rsid w:val="00390C32"/>
    <w:rsid w:val="0039209D"/>
    <w:rsid w:val="0039275E"/>
    <w:rsid w:val="00392ECB"/>
    <w:rsid w:val="00393E57"/>
    <w:rsid w:val="003A1E41"/>
    <w:rsid w:val="003A2777"/>
    <w:rsid w:val="003A5C50"/>
    <w:rsid w:val="003A5E94"/>
    <w:rsid w:val="003A6131"/>
    <w:rsid w:val="003A6232"/>
    <w:rsid w:val="003A6862"/>
    <w:rsid w:val="003B090C"/>
    <w:rsid w:val="003B10FE"/>
    <w:rsid w:val="003B23CF"/>
    <w:rsid w:val="003B2CD8"/>
    <w:rsid w:val="003B38F9"/>
    <w:rsid w:val="003B3BA1"/>
    <w:rsid w:val="003C164F"/>
    <w:rsid w:val="003C35F2"/>
    <w:rsid w:val="003C42AE"/>
    <w:rsid w:val="003C7296"/>
    <w:rsid w:val="003C7EBF"/>
    <w:rsid w:val="003D168A"/>
    <w:rsid w:val="003D1C46"/>
    <w:rsid w:val="003D4110"/>
    <w:rsid w:val="003D49B2"/>
    <w:rsid w:val="003D4E5F"/>
    <w:rsid w:val="003D7D0A"/>
    <w:rsid w:val="003E0CEE"/>
    <w:rsid w:val="003E4E04"/>
    <w:rsid w:val="003F021F"/>
    <w:rsid w:val="003F0A11"/>
    <w:rsid w:val="003F0B13"/>
    <w:rsid w:val="003F16DF"/>
    <w:rsid w:val="003F2570"/>
    <w:rsid w:val="003F32A9"/>
    <w:rsid w:val="003F3609"/>
    <w:rsid w:val="003F3662"/>
    <w:rsid w:val="003F488B"/>
    <w:rsid w:val="003F5D9F"/>
    <w:rsid w:val="003F62F9"/>
    <w:rsid w:val="003F66DB"/>
    <w:rsid w:val="003F7D0A"/>
    <w:rsid w:val="004013E9"/>
    <w:rsid w:val="0040333E"/>
    <w:rsid w:val="004058AB"/>
    <w:rsid w:val="004065BF"/>
    <w:rsid w:val="004076D1"/>
    <w:rsid w:val="0041038E"/>
    <w:rsid w:val="00412CD7"/>
    <w:rsid w:val="00413A28"/>
    <w:rsid w:val="00413A3A"/>
    <w:rsid w:val="00420349"/>
    <w:rsid w:val="00420A1D"/>
    <w:rsid w:val="004222FE"/>
    <w:rsid w:val="00423EF5"/>
    <w:rsid w:val="004242F3"/>
    <w:rsid w:val="00431F56"/>
    <w:rsid w:val="004321BD"/>
    <w:rsid w:val="00433662"/>
    <w:rsid w:val="0043574D"/>
    <w:rsid w:val="004367AD"/>
    <w:rsid w:val="00437717"/>
    <w:rsid w:val="0044238B"/>
    <w:rsid w:val="0044353B"/>
    <w:rsid w:val="00443E17"/>
    <w:rsid w:val="00446EFA"/>
    <w:rsid w:val="00450EF0"/>
    <w:rsid w:val="00451264"/>
    <w:rsid w:val="004517A7"/>
    <w:rsid w:val="004523D7"/>
    <w:rsid w:val="00453CAE"/>
    <w:rsid w:val="004541A7"/>
    <w:rsid w:val="00454ECC"/>
    <w:rsid w:val="0045500F"/>
    <w:rsid w:val="0045510A"/>
    <w:rsid w:val="004561B0"/>
    <w:rsid w:val="00456847"/>
    <w:rsid w:val="00457249"/>
    <w:rsid w:val="004601E8"/>
    <w:rsid w:val="004609E6"/>
    <w:rsid w:val="00462E9F"/>
    <w:rsid w:val="00464A4D"/>
    <w:rsid w:val="00465D7A"/>
    <w:rsid w:val="0046659C"/>
    <w:rsid w:val="0047217C"/>
    <w:rsid w:val="00472EF7"/>
    <w:rsid w:val="00474AB3"/>
    <w:rsid w:val="00475058"/>
    <w:rsid w:val="0047610A"/>
    <w:rsid w:val="004765E6"/>
    <w:rsid w:val="004833DD"/>
    <w:rsid w:val="004903C5"/>
    <w:rsid w:val="00490C9D"/>
    <w:rsid w:val="00491729"/>
    <w:rsid w:val="00491C61"/>
    <w:rsid w:val="0049208A"/>
    <w:rsid w:val="00492782"/>
    <w:rsid w:val="00497EBF"/>
    <w:rsid w:val="004A0FA9"/>
    <w:rsid w:val="004A1855"/>
    <w:rsid w:val="004A30CA"/>
    <w:rsid w:val="004A4E1D"/>
    <w:rsid w:val="004A5F07"/>
    <w:rsid w:val="004B1CEB"/>
    <w:rsid w:val="004B329E"/>
    <w:rsid w:val="004B7542"/>
    <w:rsid w:val="004B7A99"/>
    <w:rsid w:val="004C3607"/>
    <w:rsid w:val="004C37F2"/>
    <w:rsid w:val="004C4A1F"/>
    <w:rsid w:val="004C76C5"/>
    <w:rsid w:val="004D3485"/>
    <w:rsid w:val="004D4B62"/>
    <w:rsid w:val="004D6348"/>
    <w:rsid w:val="004E06BB"/>
    <w:rsid w:val="004E2F2B"/>
    <w:rsid w:val="004E34F0"/>
    <w:rsid w:val="004E421C"/>
    <w:rsid w:val="004E48E7"/>
    <w:rsid w:val="004E4CFD"/>
    <w:rsid w:val="004E6249"/>
    <w:rsid w:val="004E629D"/>
    <w:rsid w:val="004E719A"/>
    <w:rsid w:val="004F144E"/>
    <w:rsid w:val="004F171C"/>
    <w:rsid w:val="004F4168"/>
    <w:rsid w:val="004F7441"/>
    <w:rsid w:val="004F796D"/>
    <w:rsid w:val="00500046"/>
    <w:rsid w:val="00500AF2"/>
    <w:rsid w:val="005029E0"/>
    <w:rsid w:val="00503AFB"/>
    <w:rsid w:val="005053DE"/>
    <w:rsid w:val="005062A9"/>
    <w:rsid w:val="005111E7"/>
    <w:rsid w:val="00514E45"/>
    <w:rsid w:val="00515FA8"/>
    <w:rsid w:val="00516B68"/>
    <w:rsid w:val="005179FB"/>
    <w:rsid w:val="00517B5B"/>
    <w:rsid w:val="00522ABA"/>
    <w:rsid w:val="0052424A"/>
    <w:rsid w:val="0052704C"/>
    <w:rsid w:val="0053033F"/>
    <w:rsid w:val="005336BD"/>
    <w:rsid w:val="00534E69"/>
    <w:rsid w:val="00535520"/>
    <w:rsid w:val="00535C3F"/>
    <w:rsid w:val="0054054E"/>
    <w:rsid w:val="00540E05"/>
    <w:rsid w:val="005453A7"/>
    <w:rsid w:val="00546335"/>
    <w:rsid w:val="005470A7"/>
    <w:rsid w:val="005471FC"/>
    <w:rsid w:val="00551061"/>
    <w:rsid w:val="005513E4"/>
    <w:rsid w:val="00555061"/>
    <w:rsid w:val="00566DD9"/>
    <w:rsid w:val="00566DE7"/>
    <w:rsid w:val="00567DE9"/>
    <w:rsid w:val="00571C48"/>
    <w:rsid w:val="00581436"/>
    <w:rsid w:val="005819FA"/>
    <w:rsid w:val="00582D8D"/>
    <w:rsid w:val="00585F53"/>
    <w:rsid w:val="005863CF"/>
    <w:rsid w:val="0059082D"/>
    <w:rsid w:val="0059101C"/>
    <w:rsid w:val="0059146C"/>
    <w:rsid w:val="00591EAE"/>
    <w:rsid w:val="0059364F"/>
    <w:rsid w:val="005977BC"/>
    <w:rsid w:val="00597FC6"/>
    <w:rsid w:val="005A06A1"/>
    <w:rsid w:val="005A225F"/>
    <w:rsid w:val="005A3959"/>
    <w:rsid w:val="005A3EAE"/>
    <w:rsid w:val="005A4F25"/>
    <w:rsid w:val="005A50AB"/>
    <w:rsid w:val="005A5EF6"/>
    <w:rsid w:val="005A6566"/>
    <w:rsid w:val="005B0595"/>
    <w:rsid w:val="005B183B"/>
    <w:rsid w:val="005B54C9"/>
    <w:rsid w:val="005B71E3"/>
    <w:rsid w:val="005C010C"/>
    <w:rsid w:val="005C0788"/>
    <w:rsid w:val="005C08EF"/>
    <w:rsid w:val="005C1B0E"/>
    <w:rsid w:val="005C22ED"/>
    <w:rsid w:val="005C23AC"/>
    <w:rsid w:val="005C37D4"/>
    <w:rsid w:val="005C4E9F"/>
    <w:rsid w:val="005C518B"/>
    <w:rsid w:val="005C6C50"/>
    <w:rsid w:val="005C707B"/>
    <w:rsid w:val="005C737E"/>
    <w:rsid w:val="005C7405"/>
    <w:rsid w:val="005D0508"/>
    <w:rsid w:val="005D38FE"/>
    <w:rsid w:val="005D4285"/>
    <w:rsid w:val="005D441E"/>
    <w:rsid w:val="005D7DD5"/>
    <w:rsid w:val="005E10C9"/>
    <w:rsid w:val="005E17ED"/>
    <w:rsid w:val="005E2432"/>
    <w:rsid w:val="005E2821"/>
    <w:rsid w:val="005E5705"/>
    <w:rsid w:val="005F29F6"/>
    <w:rsid w:val="005F3CDD"/>
    <w:rsid w:val="005F7A95"/>
    <w:rsid w:val="006019B1"/>
    <w:rsid w:val="00602616"/>
    <w:rsid w:val="00604D1E"/>
    <w:rsid w:val="006050D5"/>
    <w:rsid w:val="00607FFC"/>
    <w:rsid w:val="006112F3"/>
    <w:rsid w:val="00612C9F"/>
    <w:rsid w:val="00613BD9"/>
    <w:rsid w:val="00616395"/>
    <w:rsid w:val="006167B3"/>
    <w:rsid w:val="006169C0"/>
    <w:rsid w:val="0061762B"/>
    <w:rsid w:val="00617886"/>
    <w:rsid w:val="00621CA3"/>
    <w:rsid w:val="006224E0"/>
    <w:rsid w:val="0062467C"/>
    <w:rsid w:val="006252CD"/>
    <w:rsid w:val="006276A8"/>
    <w:rsid w:val="006300C9"/>
    <w:rsid w:val="00631033"/>
    <w:rsid w:val="00632360"/>
    <w:rsid w:val="006324E3"/>
    <w:rsid w:val="00634BB7"/>
    <w:rsid w:val="006357A1"/>
    <w:rsid w:val="00635965"/>
    <w:rsid w:val="00636FDB"/>
    <w:rsid w:val="006418C5"/>
    <w:rsid w:val="00641DF6"/>
    <w:rsid w:val="006500CD"/>
    <w:rsid w:val="0065065D"/>
    <w:rsid w:val="006516EE"/>
    <w:rsid w:val="00652A0B"/>
    <w:rsid w:val="00652D37"/>
    <w:rsid w:val="00653ED8"/>
    <w:rsid w:val="00653F97"/>
    <w:rsid w:val="0065762F"/>
    <w:rsid w:val="0065766D"/>
    <w:rsid w:val="00657A29"/>
    <w:rsid w:val="00660FAF"/>
    <w:rsid w:val="00661F04"/>
    <w:rsid w:val="00664C7E"/>
    <w:rsid w:val="006650B1"/>
    <w:rsid w:val="00666A08"/>
    <w:rsid w:val="006671C4"/>
    <w:rsid w:val="006676E2"/>
    <w:rsid w:val="0067315A"/>
    <w:rsid w:val="006736F5"/>
    <w:rsid w:val="00673F81"/>
    <w:rsid w:val="00673FB2"/>
    <w:rsid w:val="006810A7"/>
    <w:rsid w:val="0068252D"/>
    <w:rsid w:val="00683F35"/>
    <w:rsid w:val="00685467"/>
    <w:rsid w:val="00685E56"/>
    <w:rsid w:val="00686073"/>
    <w:rsid w:val="00690CD0"/>
    <w:rsid w:val="00691B5E"/>
    <w:rsid w:val="00691F6C"/>
    <w:rsid w:val="00692196"/>
    <w:rsid w:val="0069301D"/>
    <w:rsid w:val="00695A67"/>
    <w:rsid w:val="006971DF"/>
    <w:rsid w:val="006A2837"/>
    <w:rsid w:val="006A3016"/>
    <w:rsid w:val="006A3CF9"/>
    <w:rsid w:val="006A5394"/>
    <w:rsid w:val="006A6BE4"/>
    <w:rsid w:val="006B2163"/>
    <w:rsid w:val="006B28A2"/>
    <w:rsid w:val="006B3DD0"/>
    <w:rsid w:val="006B463A"/>
    <w:rsid w:val="006C0AE2"/>
    <w:rsid w:val="006C0EA0"/>
    <w:rsid w:val="006C142E"/>
    <w:rsid w:val="006C258A"/>
    <w:rsid w:val="006C29CF"/>
    <w:rsid w:val="006C3179"/>
    <w:rsid w:val="006C3F47"/>
    <w:rsid w:val="006C4712"/>
    <w:rsid w:val="006C6935"/>
    <w:rsid w:val="006D243B"/>
    <w:rsid w:val="006D5052"/>
    <w:rsid w:val="006E0E17"/>
    <w:rsid w:val="006E156A"/>
    <w:rsid w:val="006E3CE6"/>
    <w:rsid w:val="006E4182"/>
    <w:rsid w:val="006E6C11"/>
    <w:rsid w:val="006E6D34"/>
    <w:rsid w:val="006E6FBD"/>
    <w:rsid w:val="006E7A16"/>
    <w:rsid w:val="006F03C0"/>
    <w:rsid w:val="006F3065"/>
    <w:rsid w:val="006F3B5B"/>
    <w:rsid w:val="006F3CBC"/>
    <w:rsid w:val="006F406D"/>
    <w:rsid w:val="006F51A3"/>
    <w:rsid w:val="006F714A"/>
    <w:rsid w:val="00700822"/>
    <w:rsid w:val="00701189"/>
    <w:rsid w:val="00701268"/>
    <w:rsid w:val="007031DD"/>
    <w:rsid w:val="0070390F"/>
    <w:rsid w:val="0071090B"/>
    <w:rsid w:val="00710B3A"/>
    <w:rsid w:val="007122EE"/>
    <w:rsid w:val="0071299D"/>
    <w:rsid w:val="007130E6"/>
    <w:rsid w:val="00714250"/>
    <w:rsid w:val="007162AB"/>
    <w:rsid w:val="00716C03"/>
    <w:rsid w:val="007170A4"/>
    <w:rsid w:val="007178A1"/>
    <w:rsid w:val="007179D0"/>
    <w:rsid w:val="00721423"/>
    <w:rsid w:val="00725B16"/>
    <w:rsid w:val="00726AED"/>
    <w:rsid w:val="00727016"/>
    <w:rsid w:val="00730139"/>
    <w:rsid w:val="00731C98"/>
    <w:rsid w:val="00736A86"/>
    <w:rsid w:val="00736EDB"/>
    <w:rsid w:val="007370FF"/>
    <w:rsid w:val="00737DA4"/>
    <w:rsid w:val="0074142B"/>
    <w:rsid w:val="00741568"/>
    <w:rsid w:val="00741E7C"/>
    <w:rsid w:val="00743AD5"/>
    <w:rsid w:val="00744DC3"/>
    <w:rsid w:val="007453C2"/>
    <w:rsid w:val="00746126"/>
    <w:rsid w:val="00751350"/>
    <w:rsid w:val="007538AF"/>
    <w:rsid w:val="0075436D"/>
    <w:rsid w:val="00755E89"/>
    <w:rsid w:val="00756C71"/>
    <w:rsid w:val="0076079A"/>
    <w:rsid w:val="0076261A"/>
    <w:rsid w:val="00763420"/>
    <w:rsid w:val="00763E42"/>
    <w:rsid w:val="00765A12"/>
    <w:rsid w:val="00770563"/>
    <w:rsid w:val="00773BCF"/>
    <w:rsid w:val="00773BD1"/>
    <w:rsid w:val="0077464A"/>
    <w:rsid w:val="00777673"/>
    <w:rsid w:val="00777C58"/>
    <w:rsid w:val="007807D8"/>
    <w:rsid w:val="00780C8C"/>
    <w:rsid w:val="007840C0"/>
    <w:rsid w:val="00785199"/>
    <w:rsid w:val="00785248"/>
    <w:rsid w:val="00785D96"/>
    <w:rsid w:val="00787A91"/>
    <w:rsid w:val="00787CBB"/>
    <w:rsid w:val="00787D9F"/>
    <w:rsid w:val="007946EB"/>
    <w:rsid w:val="0079575E"/>
    <w:rsid w:val="00797058"/>
    <w:rsid w:val="007976C5"/>
    <w:rsid w:val="007A0580"/>
    <w:rsid w:val="007A1015"/>
    <w:rsid w:val="007A26E4"/>
    <w:rsid w:val="007A2C0C"/>
    <w:rsid w:val="007A3338"/>
    <w:rsid w:val="007A3461"/>
    <w:rsid w:val="007A46C3"/>
    <w:rsid w:val="007A4B60"/>
    <w:rsid w:val="007A4E12"/>
    <w:rsid w:val="007A6505"/>
    <w:rsid w:val="007A7904"/>
    <w:rsid w:val="007B0AB3"/>
    <w:rsid w:val="007B1B35"/>
    <w:rsid w:val="007B26F8"/>
    <w:rsid w:val="007B5B22"/>
    <w:rsid w:val="007B6088"/>
    <w:rsid w:val="007B645D"/>
    <w:rsid w:val="007B64DE"/>
    <w:rsid w:val="007B64E7"/>
    <w:rsid w:val="007C016B"/>
    <w:rsid w:val="007C151B"/>
    <w:rsid w:val="007C1C15"/>
    <w:rsid w:val="007C203F"/>
    <w:rsid w:val="007C5562"/>
    <w:rsid w:val="007C65FF"/>
    <w:rsid w:val="007C690A"/>
    <w:rsid w:val="007C6AF4"/>
    <w:rsid w:val="007D25F7"/>
    <w:rsid w:val="007D3830"/>
    <w:rsid w:val="007D5FC5"/>
    <w:rsid w:val="007D756E"/>
    <w:rsid w:val="007D76D7"/>
    <w:rsid w:val="007E1333"/>
    <w:rsid w:val="007E34F3"/>
    <w:rsid w:val="007E3B53"/>
    <w:rsid w:val="007E54A8"/>
    <w:rsid w:val="007E6543"/>
    <w:rsid w:val="007F25D0"/>
    <w:rsid w:val="007F2630"/>
    <w:rsid w:val="007F2EF8"/>
    <w:rsid w:val="007F53D4"/>
    <w:rsid w:val="007F6B9C"/>
    <w:rsid w:val="007F70FB"/>
    <w:rsid w:val="007F7882"/>
    <w:rsid w:val="008007BC"/>
    <w:rsid w:val="00800B48"/>
    <w:rsid w:val="00800C9A"/>
    <w:rsid w:val="008013EE"/>
    <w:rsid w:val="00801E15"/>
    <w:rsid w:val="008029F1"/>
    <w:rsid w:val="008031F8"/>
    <w:rsid w:val="00804215"/>
    <w:rsid w:val="008044A6"/>
    <w:rsid w:val="0081251C"/>
    <w:rsid w:val="00812D0F"/>
    <w:rsid w:val="00816665"/>
    <w:rsid w:val="00816B3D"/>
    <w:rsid w:val="00816F0D"/>
    <w:rsid w:val="008202E0"/>
    <w:rsid w:val="00820BA9"/>
    <w:rsid w:val="008211C2"/>
    <w:rsid w:val="008212B2"/>
    <w:rsid w:val="0082240E"/>
    <w:rsid w:val="00824F81"/>
    <w:rsid w:val="00826B73"/>
    <w:rsid w:val="00826F04"/>
    <w:rsid w:val="00827F9F"/>
    <w:rsid w:val="00830682"/>
    <w:rsid w:val="0083179C"/>
    <w:rsid w:val="008368CB"/>
    <w:rsid w:val="008410F3"/>
    <w:rsid w:val="0084184A"/>
    <w:rsid w:val="00842344"/>
    <w:rsid w:val="00842A21"/>
    <w:rsid w:val="00844720"/>
    <w:rsid w:val="008469B3"/>
    <w:rsid w:val="00851820"/>
    <w:rsid w:val="0085208F"/>
    <w:rsid w:val="008604D2"/>
    <w:rsid w:val="00861287"/>
    <w:rsid w:val="00862792"/>
    <w:rsid w:val="008629B4"/>
    <w:rsid w:val="008659D8"/>
    <w:rsid w:val="00867BE9"/>
    <w:rsid w:val="00870311"/>
    <w:rsid w:val="008705A6"/>
    <w:rsid w:val="00871397"/>
    <w:rsid w:val="00871872"/>
    <w:rsid w:val="00871D64"/>
    <w:rsid w:val="00872889"/>
    <w:rsid w:val="00873DE5"/>
    <w:rsid w:val="00873EEF"/>
    <w:rsid w:val="0087643C"/>
    <w:rsid w:val="00880118"/>
    <w:rsid w:val="00880301"/>
    <w:rsid w:val="0088075A"/>
    <w:rsid w:val="0088192D"/>
    <w:rsid w:val="008854BD"/>
    <w:rsid w:val="00885D4D"/>
    <w:rsid w:val="00886115"/>
    <w:rsid w:val="0088642D"/>
    <w:rsid w:val="00886C15"/>
    <w:rsid w:val="00887983"/>
    <w:rsid w:val="00887C83"/>
    <w:rsid w:val="008907CE"/>
    <w:rsid w:val="008918D2"/>
    <w:rsid w:val="008935C6"/>
    <w:rsid w:val="008943DA"/>
    <w:rsid w:val="00895EEB"/>
    <w:rsid w:val="00896406"/>
    <w:rsid w:val="00897250"/>
    <w:rsid w:val="00897C36"/>
    <w:rsid w:val="008A0465"/>
    <w:rsid w:val="008A0E1F"/>
    <w:rsid w:val="008A4143"/>
    <w:rsid w:val="008A4E21"/>
    <w:rsid w:val="008A656C"/>
    <w:rsid w:val="008A698C"/>
    <w:rsid w:val="008B027E"/>
    <w:rsid w:val="008B1CE4"/>
    <w:rsid w:val="008B20C2"/>
    <w:rsid w:val="008B4486"/>
    <w:rsid w:val="008C2382"/>
    <w:rsid w:val="008C51DC"/>
    <w:rsid w:val="008C574C"/>
    <w:rsid w:val="008C7DCB"/>
    <w:rsid w:val="008D0A64"/>
    <w:rsid w:val="008D17EF"/>
    <w:rsid w:val="008D18FD"/>
    <w:rsid w:val="008D2682"/>
    <w:rsid w:val="008D44E2"/>
    <w:rsid w:val="008D7709"/>
    <w:rsid w:val="008E1FF4"/>
    <w:rsid w:val="008E5EF3"/>
    <w:rsid w:val="008E7B85"/>
    <w:rsid w:val="008F03B9"/>
    <w:rsid w:val="008F1293"/>
    <w:rsid w:val="008F1FAB"/>
    <w:rsid w:val="008F21F5"/>
    <w:rsid w:val="008F258E"/>
    <w:rsid w:val="008F2806"/>
    <w:rsid w:val="008F3F39"/>
    <w:rsid w:val="008F49E6"/>
    <w:rsid w:val="008F551F"/>
    <w:rsid w:val="008F6038"/>
    <w:rsid w:val="008F67B6"/>
    <w:rsid w:val="00900C5D"/>
    <w:rsid w:val="00900FA1"/>
    <w:rsid w:val="009010BA"/>
    <w:rsid w:val="00901273"/>
    <w:rsid w:val="009030EA"/>
    <w:rsid w:val="00903C2B"/>
    <w:rsid w:val="009047B2"/>
    <w:rsid w:val="0091106B"/>
    <w:rsid w:val="009117BA"/>
    <w:rsid w:val="009130B8"/>
    <w:rsid w:val="00917350"/>
    <w:rsid w:val="009179F6"/>
    <w:rsid w:val="009201CB"/>
    <w:rsid w:val="00922691"/>
    <w:rsid w:val="00922B11"/>
    <w:rsid w:val="009248FC"/>
    <w:rsid w:val="00924F44"/>
    <w:rsid w:val="00925833"/>
    <w:rsid w:val="00925CA3"/>
    <w:rsid w:val="009274B5"/>
    <w:rsid w:val="009301A8"/>
    <w:rsid w:val="00930CA2"/>
    <w:rsid w:val="00933D62"/>
    <w:rsid w:val="00941797"/>
    <w:rsid w:val="00947EA7"/>
    <w:rsid w:val="009506BE"/>
    <w:rsid w:val="009530C8"/>
    <w:rsid w:val="00953CAC"/>
    <w:rsid w:val="00954AD8"/>
    <w:rsid w:val="00960783"/>
    <w:rsid w:val="00970B11"/>
    <w:rsid w:val="009715DD"/>
    <w:rsid w:val="00971BF0"/>
    <w:rsid w:val="00971D0F"/>
    <w:rsid w:val="00974515"/>
    <w:rsid w:val="00975EF5"/>
    <w:rsid w:val="009764C2"/>
    <w:rsid w:val="00977405"/>
    <w:rsid w:val="009808FC"/>
    <w:rsid w:val="00980C10"/>
    <w:rsid w:val="00983201"/>
    <w:rsid w:val="00984FF4"/>
    <w:rsid w:val="009873AC"/>
    <w:rsid w:val="00990944"/>
    <w:rsid w:val="00992568"/>
    <w:rsid w:val="00992CB7"/>
    <w:rsid w:val="0099370B"/>
    <w:rsid w:val="0099390E"/>
    <w:rsid w:val="00993D5B"/>
    <w:rsid w:val="009940C7"/>
    <w:rsid w:val="00995027"/>
    <w:rsid w:val="00995893"/>
    <w:rsid w:val="009971F8"/>
    <w:rsid w:val="00997307"/>
    <w:rsid w:val="009A3872"/>
    <w:rsid w:val="009A5611"/>
    <w:rsid w:val="009A6833"/>
    <w:rsid w:val="009A6B7E"/>
    <w:rsid w:val="009B2314"/>
    <w:rsid w:val="009C0952"/>
    <w:rsid w:val="009C14E7"/>
    <w:rsid w:val="009C2EFD"/>
    <w:rsid w:val="009C41DF"/>
    <w:rsid w:val="009C63BA"/>
    <w:rsid w:val="009C7D66"/>
    <w:rsid w:val="009D06C1"/>
    <w:rsid w:val="009D25AF"/>
    <w:rsid w:val="009D45F5"/>
    <w:rsid w:val="009D4644"/>
    <w:rsid w:val="009D647F"/>
    <w:rsid w:val="009D688B"/>
    <w:rsid w:val="009D7EF8"/>
    <w:rsid w:val="009E0B46"/>
    <w:rsid w:val="009E3F50"/>
    <w:rsid w:val="009E4706"/>
    <w:rsid w:val="009E5DA1"/>
    <w:rsid w:val="009E7993"/>
    <w:rsid w:val="009F101D"/>
    <w:rsid w:val="009F4BA6"/>
    <w:rsid w:val="009F5A25"/>
    <w:rsid w:val="009F684C"/>
    <w:rsid w:val="009F7870"/>
    <w:rsid w:val="009F7D69"/>
    <w:rsid w:val="00A02682"/>
    <w:rsid w:val="00A0312E"/>
    <w:rsid w:val="00A128F0"/>
    <w:rsid w:val="00A12A6F"/>
    <w:rsid w:val="00A13CC9"/>
    <w:rsid w:val="00A163E3"/>
    <w:rsid w:val="00A226FA"/>
    <w:rsid w:val="00A227C9"/>
    <w:rsid w:val="00A23FB6"/>
    <w:rsid w:val="00A2574F"/>
    <w:rsid w:val="00A30B49"/>
    <w:rsid w:val="00A30B50"/>
    <w:rsid w:val="00A313E3"/>
    <w:rsid w:val="00A3218E"/>
    <w:rsid w:val="00A326A6"/>
    <w:rsid w:val="00A342CE"/>
    <w:rsid w:val="00A351A1"/>
    <w:rsid w:val="00A36748"/>
    <w:rsid w:val="00A36ED8"/>
    <w:rsid w:val="00A40474"/>
    <w:rsid w:val="00A4229B"/>
    <w:rsid w:val="00A42644"/>
    <w:rsid w:val="00A4501D"/>
    <w:rsid w:val="00A51EE4"/>
    <w:rsid w:val="00A53A12"/>
    <w:rsid w:val="00A55906"/>
    <w:rsid w:val="00A559CE"/>
    <w:rsid w:val="00A560EB"/>
    <w:rsid w:val="00A56639"/>
    <w:rsid w:val="00A56ABC"/>
    <w:rsid w:val="00A57654"/>
    <w:rsid w:val="00A60767"/>
    <w:rsid w:val="00A610DA"/>
    <w:rsid w:val="00A6418A"/>
    <w:rsid w:val="00A659EE"/>
    <w:rsid w:val="00A7105F"/>
    <w:rsid w:val="00A7309C"/>
    <w:rsid w:val="00A73E5D"/>
    <w:rsid w:val="00A743D4"/>
    <w:rsid w:val="00A771D0"/>
    <w:rsid w:val="00A80705"/>
    <w:rsid w:val="00A837AD"/>
    <w:rsid w:val="00A85734"/>
    <w:rsid w:val="00A89773"/>
    <w:rsid w:val="00A91073"/>
    <w:rsid w:val="00A91447"/>
    <w:rsid w:val="00A91F8B"/>
    <w:rsid w:val="00A9507B"/>
    <w:rsid w:val="00A9747C"/>
    <w:rsid w:val="00A97A02"/>
    <w:rsid w:val="00AA187B"/>
    <w:rsid w:val="00AA1DCB"/>
    <w:rsid w:val="00AA1FEA"/>
    <w:rsid w:val="00AA2606"/>
    <w:rsid w:val="00AA3B08"/>
    <w:rsid w:val="00AA5378"/>
    <w:rsid w:val="00AA5B5F"/>
    <w:rsid w:val="00AA675D"/>
    <w:rsid w:val="00AB0A51"/>
    <w:rsid w:val="00AB4609"/>
    <w:rsid w:val="00AB5F35"/>
    <w:rsid w:val="00AB6677"/>
    <w:rsid w:val="00AB6FB4"/>
    <w:rsid w:val="00AB747A"/>
    <w:rsid w:val="00AC1B22"/>
    <w:rsid w:val="00AC4CE0"/>
    <w:rsid w:val="00AD04E4"/>
    <w:rsid w:val="00AD068E"/>
    <w:rsid w:val="00AD1B30"/>
    <w:rsid w:val="00AD1F97"/>
    <w:rsid w:val="00AD3A7D"/>
    <w:rsid w:val="00AD3EE5"/>
    <w:rsid w:val="00AD4257"/>
    <w:rsid w:val="00AD5519"/>
    <w:rsid w:val="00AE1980"/>
    <w:rsid w:val="00AE2915"/>
    <w:rsid w:val="00AE321F"/>
    <w:rsid w:val="00AE48C4"/>
    <w:rsid w:val="00AE553F"/>
    <w:rsid w:val="00AE577C"/>
    <w:rsid w:val="00AE627D"/>
    <w:rsid w:val="00AE766D"/>
    <w:rsid w:val="00AE7D23"/>
    <w:rsid w:val="00AF3D3C"/>
    <w:rsid w:val="00AF6A55"/>
    <w:rsid w:val="00B00A80"/>
    <w:rsid w:val="00B07562"/>
    <w:rsid w:val="00B111D6"/>
    <w:rsid w:val="00B119A8"/>
    <w:rsid w:val="00B1445E"/>
    <w:rsid w:val="00B1464B"/>
    <w:rsid w:val="00B14C82"/>
    <w:rsid w:val="00B160E6"/>
    <w:rsid w:val="00B200EB"/>
    <w:rsid w:val="00B23F2A"/>
    <w:rsid w:val="00B278C2"/>
    <w:rsid w:val="00B304BC"/>
    <w:rsid w:val="00B31F17"/>
    <w:rsid w:val="00B350AB"/>
    <w:rsid w:val="00B35243"/>
    <w:rsid w:val="00B3760D"/>
    <w:rsid w:val="00B3797D"/>
    <w:rsid w:val="00B401BB"/>
    <w:rsid w:val="00B401BF"/>
    <w:rsid w:val="00B4041F"/>
    <w:rsid w:val="00B407FA"/>
    <w:rsid w:val="00B40AC1"/>
    <w:rsid w:val="00B417DB"/>
    <w:rsid w:val="00B446D1"/>
    <w:rsid w:val="00B453A7"/>
    <w:rsid w:val="00B46B2E"/>
    <w:rsid w:val="00B47001"/>
    <w:rsid w:val="00B516A8"/>
    <w:rsid w:val="00B52B1C"/>
    <w:rsid w:val="00B550CD"/>
    <w:rsid w:val="00B56DC0"/>
    <w:rsid w:val="00B61449"/>
    <w:rsid w:val="00B619B1"/>
    <w:rsid w:val="00B61D9D"/>
    <w:rsid w:val="00B65EA7"/>
    <w:rsid w:val="00B65EF9"/>
    <w:rsid w:val="00B66A4B"/>
    <w:rsid w:val="00B67C66"/>
    <w:rsid w:val="00B74131"/>
    <w:rsid w:val="00B75503"/>
    <w:rsid w:val="00B76DF2"/>
    <w:rsid w:val="00B7754D"/>
    <w:rsid w:val="00B81FBD"/>
    <w:rsid w:val="00B864A1"/>
    <w:rsid w:val="00B869B8"/>
    <w:rsid w:val="00B87B6E"/>
    <w:rsid w:val="00B9083B"/>
    <w:rsid w:val="00B9117B"/>
    <w:rsid w:val="00B92C7F"/>
    <w:rsid w:val="00B93250"/>
    <w:rsid w:val="00B9618C"/>
    <w:rsid w:val="00B974AF"/>
    <w:rsid w:val="00BA3092"/>
    <w:rsid w:val="00BA5DCA"/>
    <w:rsid w:val="00BA625E"/>
    <w:rsid w:val="00BB10A9"/>
    <w:rsid w:val="00BB2553"/>
    <w:rsid w:val="00BB28C0"/>
    <w:rsid w:val="00BB36D3"/>
    <w:rsid w:val="00BB4F9C"/>
    <w:rsid w:val="00BB549B"/>
    <w:rsid w:val="00BB57C2"/>
    <w:rsid w:val="00BB5FAF"/>
    <w:rsid w:val="00BB66D7"/>
    <w:rsid w:val="00BB7F39"/>
    <w:rsid w:val="00BC0D97"/>
    <w:rsid w:val="00BC1763"/>
    <w:rsid w:val="00BC3134"/>
    <w:rsid w:val="00BC3F10"/>
    <w:rsid w:val="00BC5979"/>
    <w:rsid w:val="00BC59D3"/>
    <w:rsid w:val="00BD1083"/>
    <w:rsid w:val="00BD21BB"/>
    <w:rsid w:val="00BD2272"/>
    <w:rsid w:val="00BD6D35"/>
    <w:rsid w:val="00BE1E2D"/>
    <w:rsid w:val="00BE2142"/>
    <w:rsid w:val="00BE3682"/>
    <w:rsid w:val="00BE36CF"/>
    <w:rsid w:val="00BE481C"/>
    <w:rsid w:val="00BE689A"/>
    <w:rsid w:val="00BE6CA1"/>
    <w:rsid w:val="00BE72DF"/>
    <w:rsid w:val="00BF144D"/>
    <w:rsid w:val="00BF165D"/>
    <w:rsid w:val="00BF1915"/>
    <w:rsid w:val="00BF1FB6"/>
    <w:rsid w:val="00BF49F0"/>
    <w:rsid w:val="00BF4AC1"/>
    <w:rsid w:val="00BF5521"/>
    <w:rsid w:val="00C02798"/>
    <w:rsid w:val="00C03B14"/>
    <w:rsid w:val="00C04342"/>
    <w:rsid w:val="00C051C7"/>
    <w:rsid w:val="00C11A30"/>
    <w:rsid w:val="00C12AEB"/>
    <w:rsid w:val="00C13395"/>
    <w:rsid w:val="00C20CA8"/>
    <w:rsid w:val="00C212CF"/>
    <w:rsid w:val="00C221CD"/>
    <w:rsid w:val="00C229F4"/>
    <w:rsid w:val="00C23053"/>
    <w:rsid w:val="00C23778"/>
    <w:rsid w:val="00C26ACF"/>
    <w:rsid w:val="00C31662"/>
    <w:rsid w:val="00C33089"/>
    <w:rsid w:val="00C337C2"/>
    <w:rsid w:val="00C40240"/>
    <w:rsid w:val="00C4063B"/>
    <w:rsid w:val="00C40840"/>
    <w:rsid w:val="00C408EE"/>
    <w:rsid w:val="00C42B1F"/>
    <w:rsid w:val="00C45318"/>
    <w:rsid w:val="00C50F56"/>
    <w:rsid w:val="00C52226"/>
    <w:rsid w:val="00C53481"/>
    <w:rsid w:val="00C53A71"/>
    <w:rsid w:val="00C53B49"/>
    <w:rsid w:val="00C556C0"/>
    <w:rsid w:val="00C559FC"/>
    <w:rsid w:val="00C55B9A"/>
    <w:rsid w:val="00C55DCD"/>
    <w:rsid w:val="00C57271"/>
    <w:rsid w:val="00C57FAC"/>
    <w:rsid w:val="00C60525"/>
    <w:rsid w:val="00C60E43"/>
    <w:rsid w:val="00C62F24"/>
    <w:rsid w:val="00C6319E"/>
    <w:rsid w:val="00C63D02"/>
    <w:rsid w:val="00C64D36"/>
    <w:rsid w:val="00C65ECA"/>
    <w:rsid w:val="00C6773F"/>
    <w:rsid w:val="00C67F9D"/>
    <w:rsid w:val="00C7017F"/>
    <w:rsid w:val="00C70BA7"/>
    <w:rsid w:val="00C740A4"/>
    <w:rsid w:val="00C754B6"/>
    <w:rsid w:val="00C7550A"/>
    <w:rsid w:val="00C76286"/>
    <w:rsid w:val="00C7737B"/>
    <w:rsid w:val="00C7765B"/>
    <w:rsid w:val="00C80EAF"/>
    <w:rsid w:val="00C8261F"/>
    <w:rsid w:val="00C83DDA"/>
    <w:rsid w:val="00C84136"/>
    <w:rsid w:val="00C87403"/>
    <w:rsid w:val="00C875A4"/>
    <w:rsid w:val="00C8761F"/>
    <w:rsid w:val="00C958ED"/>
    <w:rsid w:val="00C97D8E"/>
    <w:rsid w:val="00CA11AC"/>
    <w:rsid w:val="00CA1742"/>
    <w:rsid w:val="00CA3626"/>
    <w:rsid w:val="00CA475B"/>
    <w:rsid w:val="00CA49C0"/>
    <w:rsid w:val="00CA5F4F"/>
    <w:rsid w:val="00CA6535"/>
    <w:rsid w:val="00CB08DA"/>
    <w:rsid w:val="00CB0A12"/>
    <w:rsid w:val="00CB1534"/>
    <w:rsid w:val="00CB2F11"/>
    <w:rsid w:val="00CB3764"/>
    <w:rsid w:val="00CB3F4F"/>
    <w:rsid w:val="00CB4620"/>
    <w:rsid w:val="00CC17DD"/>
    <w:rsid w:val="00CC1DA2"/>
    <w:rsid w:val="00CC388C"/>
    <w:rsid w:val="00CC4CEA"/>
    <w:rsid w:val="00CC6C1D"/>
    <w:rsid w:val="00CC71C9"/>
    <w:rsid w:val="00CD42EE"/>
    <w:rsid w:val="00CD52A1"/>
    <w:rsid w:val="00CD7C21"/>
    <w:rsid w:val="00CE0308"/>
    <w:rsid w:val="00CE19DE"/>
    <w:rsid w:val="00CE2C31"/>
    <w:rsid w:val="00CE2CA6"/>
    <w:rsid w:val="00CE34B9"/>
    <w:rsid w:val="00CE387A"/>
    <w:rsid w:val="00CE3A2B"/>
    <w:rsid w:val="00CE6A15"/>
    <w:rsid w:val="00CF12C4"/>
    <w:rsid w:val="00CF14EF"/>
    <w:rsid w:val="00CF28E6"/>
    <w:rsid w:val="00CF2C7A"/>
    <w:rsid w:val="00CF3821"/>
    <w:rsid w:val="00CF4D92"/>
    <w:rsid w:val="00CF5078"/>
    <w:rsid w:val="00D008D3"/>
    <w:rsid w:val="00D0115B"/>
    <w:rsid w:val="00D01C92"/>
    <w:rsid w:val="00D022E2"/>
    <w:rsid w:val="00D06B27"/>
    <w:rsid w:val="00D11217"/>
    <w:rsid w:val="00D1554D"/>
    <w:rsid w:val="00D15B70"/>
    <w:rsid w:val="00D176E9"/>
    <w:rsid w:val="00D17708"/>
    <w:rsid w:val="00D209BB"/>
    <w:rsid w:val="00D21B3C"/>
    <w:rsid w:val="00D228CE"/>
    <w:rsid w:val="00D22F02"/>
    <w:rsid w:val="00D237F0"/>
    <w:rsid w:val="00D23E53"/>
    <w:rsid w:val="00D3197C"/>
    <w:rsid w:val="00D32514"/>
    <w:rsid w:val="00D33707"/>
    <w:rsid w:val="00D40E34"/>
    <w:rsid w:val="00D4187E"/>
    <w:rsid w:val="00D41A25"/>
    <w:rsid w:val="00D45528"/>
    <w:rsid w:val="00D4665A"/>
    <w:rsid w:val="00D50A55"/>
    <w:rsid w:val="00D51240"/>
    <w:rsid w:val="00D51505"/>
    <w:rsid w:val="00D525FE"/>
    <w:rsid w:val="00D52B05"/>
    <w:rsid w:val="00D52D7B"/>
    <w:rsid w:val="00D57362"/>
    <w:rsid w:val="00D577A0"/>
    <w:rsid w:val="00D60ED3"/>
    <w:rsid w:val="00D63315"/>
    <w:rsid w:val="00D6670E"/>
    <w:rsid w:val="00D66C61"/>
    <w:rsid w:val="00D67855"/>
    <w:rsid w:val="00D70D9A"/>
    <w:rsid w:val="00D7357C"/>
    <w:rsid w:val="00D73C15"/>
    <w:rsid w:val="00D74FDF"/>
    <w:rsid w:val="00D764A0"/>
    <w:rsid w:val="00D80564"/>
    <w:rsid w:val="00D8393E"/>
    <w:rsid w:val="00D83F66"/>
    <w:rsid w:val="00D83F88"/>
    <w:rsid w:val="00D85324"/>
    <w:rsid w:val="00D8624D"/>
    <w:rsid w:val="00D86CAE"/>
    <w:rsid w:val="00D91279"/>
    <w:rsid w:val="00D9231A"/>
    <w:rsid w:val="00D92A6B"/>
    <w:rsid w:val="00D93959"/>
    <w:rsid w:val="00D972C3"/>
    <w:rsid w:val="00DA174E"/>
    <w:rsid w:val="00DA4AEE"/>
    <w:rsid w:val="00DA4B1B"/>
    <w:rsid w:val="00DA4D84"/>
    <w:rsid w:val="00DA544A"/>
    <w:rsid w:val="00DA6E8A"/>
    <w:rsid w:val="00DB026C"/>
    <w:rsid w:val="00DB1D70"/>
    <w:rsid w:val="00DB6590"/>
    <w:rsid w:val="00DC42A1"/>
    <w:rsid w:val="00DC5A95"/>
    <w:rsid w:val="00DC692D"/>
    <w:rsid w:val="00DD28D8"/>
    <w:rsid w:val="00DD3173"/>
    <w:rsid w:val="00DD4FC8"/>
    <w:rsid w:val="00DD5E4B"/>
    <w:rsid w:val="00DE009E"/>
    <w:rsid w:val="00DE265E"/>
    <w:rsid w:val="00DE30BE"/>
    <w:rsid w:val="00DE3254"/>
    <w:rsid w:val="00DE4D9D"/>
    <w:rsid w:val="00DF08ED"/>
    <w:rsid w:val="00DF245F"/>
    <w:rsid w:val="00DF32AA"/>
    <w:rsid w:val="00DF4529"/>
    <w:rsid w:val="00DF4BDB"/>
    <w:rsid w:val="00DF4C05"/>
    <w:rsid w:val="00DF61A1"/>
    <w:rsid w:val="00DF7889"/>
    <w:rsid w:val="00E0136E"/>
    <w:rsid w:val="00E0186A"/>
    <w:rsid w:val="00E01E0A"/>
    <w:rsid w:val="00E0351B"/>
    <w:rsid w:val="00E04FEB"/>
    <w:rsid w:val="00E066E1"/>
    <w:rsid w:val="00E07EF5"/>
    <w:rsid w:val="00E122A5"/>
    <w:rsid w:val="00E13DB9"/>
    <w:rsid w:val="00E15935"/>
    <w:rsid w:val="00E1730B"/>
    <w:rsid w:val="00E201CB"/>
    <w:rsid w:val="00E22C4A"/>
    <w:rsid w:val="00E25D05"/>
    <w:rsid w:val="00E2798F"/>
    <w:rsid w:val="00E3008F"/>
    <w:rsid w:val="00E33FF8"/>
    <w:rsid w:val="00E353B8"/>
    <w:rsid w:val="00E40C0E"/>
    <w:rsid w:val="00E41921"/>
    <w:rsid w:val="00E41975"/>
    <w:rsid w:val="00E4320A"/>
    <w:rsid w:val="00E4395E"/>
    <w:rsid w:val="00E477B5"/>
    <w:rsid w:val="00E509BC"/>
    <w:rsid w:val="00E50B76"/>
    <w:rsid w:val="00E51742"/>
    <w:rsid w:val="00E523F8"/>
    <w:rsid w:val="00E609E9"/>
    <w:rsid w:val="00E62E7A"/>
    <w:rsid w:val="00E63450"/>
    <w:rsid w:val="00E636DC"/>
    <w:rsid w:val="00E6454C"/>
    <w:rsid w:val="00E64FF1"/>
    <w:rsid w:val="00E6514D"/>
    <w:rsid w:val="00E65395"/>
    <w:rsid w:val="00E6601F"/>
    <w:rsid w:val="00E70A58"/>
    <w:rsid w:val="00E74114"/>
    <w:rsid w:val="00E74DC8"/>
    <w:rsid w:val="00E74E7E"/>
    <w:rsid w:val="00E74FA5"/>
    <w:rsid w:val="00E7588A"/>
    <w:rsid w:val="00E8311B"/>
    <w:rsid w:val="00E85B75"/>
    <w:rsid w:val="00E86A48"/>
    <w:rsid w:val="00E870A3"/>
    <w:rsid w:val="00E939E5"/>
    <w:rsid w:val="00E94B36"/>
    <w:rsid w:val="00E94CF9"/>
    <w:rsid w:val="00E9583A"/>
    <w:rsid w:val="00EA1031"/>
    <w:rsid w:val="00EA2D82"/>
    <w:rsid w:val="00EA2E17"/>
    <w:rsid w:val="00EA35A6"/>
    <w:rsid w:val="00EA365F"/>
    <w:rsid w:val="00EA3C64"/>
    <w:rsid w:val="00EA47F9"/>
    <w:rsid w:val="00EA69BE"/>
    <w:rsid w:val="00EA7A3C"/>
    <w:rsid w:val="00EB0714"/>
    <w:rsid w:val="00EC0719"/>
    <w:rsid w:val="00EC0ACE"/>
    <w:rsid w:val="00EC20CE"/>
    <w:rsid w:val="00EC2281"/>
    <w:rsid w:val="00EC2D0C"/>
    <w:rsid w:val="00EC6503"/>
    <w:rsid w:val="00EC6949"/>
    <w:rsid w:val="00ED0F87"/>
    <w:rsid w:val="00ED17E3"/>
    <w:rsid w:val="00ED4606"/>
    <w:rsid w:val="00ED5CC9"/>
    <w:rsid w:val="00ED62B6"/>
    <w:rsid w:val="00ED74DA"/>
    <w:rsid w:val="00ED79D2"/>
    <w:rsid w:val="00EE013F"/>
    <w:rsid w:val="00EE02F4"/>
    <w:rsid w:val="00EE0A63"/>
    <w:rsid w:val="00EE4DBE"/>
    <w:rsid w:val="00EE6214"/>
    <w:rsid w:val="00EE73CF"/>
    <w:rsid w:val="00EE79BB"/>
    <w:rsid w:val="00EE7B4F"/>
    <w:rsid w:val="00EF195F"/>
    <w:rsid w:val="00EF1BFF"/>
    <w:rsid w:val="00EF4B6E"/>
    <w:rsid w:val="00EF54E5"/>
    <w:rsid w:val="00EF603A"/>
    <w:rsid w:val="00EF6EA4"/>
    <w:rsid w:val="00F00332"/>
    <w:rsid w:val="00F0073B"/>
    <w:rsid w:val="00F02BCD"/>
    <w:rsid w:val="00F04346"/>
    <w:rsid w:val="00F047D1"/>
    <w:rsid w:val="00F07627"/>
    <w:rsid w:val="00F11B73"/>
    <w:rsid w:val="00F11B89"/>
    <w:rsid w:val="00F13BDB"/>
    <w:rsid w:val="00F14EAE"/>
    <w:rsid w:val="00F15654"/>
    <w:rsid w:val="00F1572B"/>
    <w:rsid w:val="00F20CDC"/>
    <w:rsid w:val="00F23123"/>
    <w:rsid w:val="00F26E14"/>
    <w:rsid w:val="00F309D7"/>
    <w:rsid w:val="00F3355B"/>
    <w:rsid w:val="00F351AF"/>
    <w:rsid w:val="00F37E9A"/>
    <w:rsid w:val="00F40A37"/>
    <w:rsid w:val="00F40CE3"/>
    <w:rsid w:val="00F41B4D"/>
    <w:rsid w:val="00F443CD"/>
    <w:rsid w:val="00F44BB8"/>
    <w:rsid w:val="00F45364"/>
    <w:rsid w:val="00F45A8F"/>
    <w:rsid w:val="00F46218"/>
    <w:rsid w:val="00F472B7"/>
    <w:rsid w:val="00F47595"/>
    <w:rsid w:val="00F479F1"/>
    <w:rsid w:val="00F51033"/>
    <w:rsid w:val="00F52BC0"/>
    <w:rsid w:val="00F52C85"/>
    <w:rsid w:val="00F54338"/>
    <w:rsid w:val="00F55C9C"/>
    <w:rsid w:val="00F561E3"/>
    <w:rsid w:val="00F5786D"/>
    <w:rsid w:val="00F61B45"/>
    <w:rsid w:val="00F65396"/>
    <w:rsid w:val="00F66BC9"/>
    <w:rsid w:val="00F66F49"/>
    <w:rsid w:val="00F717C8"/>
    <w:rsid w:val="00F72E25"/>
    <w:rsid w:val="00F739EE"/>
    <w:rsid w:val="00F741D4"/>
    <w:rsid w:val="00F742CC"/>
    <w:rsid w:val="00F7488A"/>
    <w:rsid w:val="00F76847"/>
    <w:rsid w:val="00F773A9"/>
    <w:rsid w:val="00F7761B"/>
    <w:rsid w:val="00F77C83"/>
    <w:rsid w:val="00F81808"/>
    <w:rsid w:val="00F81D10"/>
    <w:rsid w:val="00F846D2"/>
    <w:rsid w:val="00F8610A"/>
    <w:rsid w:val="00F86A1A"/>
    <w:rsid w:val="00F86C23"/>
    <w:rsid w:val="00F8776E"/>
    <w:rsid w:val="00F90DEC"/>
    <w:rsid w:val="00F90E64"/>
    <w:rsid w:val="00F919EE"/>
    <w:rsid w:val="00F939CD"/>
    <w:rsid w:val="00F93D05"/>
    <w:rsid w:val="00F95C26"/>
    <w:rsid w:val="00FA0479"/>
    <w:rsid w:val="00FA0E96"/>
    <w:rsid w:val="00FA5DF4"/>
    <w:rsid w:val="00FA6A48"/>
    <w:rsid w:val="00FA77D8"/>
    <w:rsid w:val="00FA7A31"/>
    <w:rsid w:val="00FB0FBA"/>
    <w:rsid w:val="00FB2055"/>
    <w:rsid w:val="00FB25AC"/>
    <w:rsid w:val="00FB436D"/>
    <w:rsid w:val="00FB693F"/>
    <w:rsid w:val="00FB6DCB"/>
    <w:rsid w:val="00FB7E3C"/>
    <w:rsid w:val="00FC265F"/>
    <w:rsid w:val="00FC3275"/>
    <w:rsid w:val="00FC4A21"/>
    <w:rsid w:val="00FC5090"/>
    <w:rsid w:val="00FC5D91"/>
    <w:rsid w:val="00FD1362"/>
    <w:rsid w:val="00FD1BA3"/>
    <w:rsid w:val="00FD43B3"/>
    <w:rsid w:val="00FD4493"/>
    <w:rsid w:val="00FD65DE"/>
    <w:rsid w:val="00FD6B2A"/>
    <w:rsid w:val="00FE0A56"/>
    <w:rsid w:val="00FE2909"/>
    <w:rsid w:val="00FE3234"/>
    <w:rsid w:val="00FE390D"/>
    <w:rsid w:val="00FE3D93"/>
    <w:rsid w:val="00FE4970"/>
    <w:rsid w:val="00FE5196"/>
    <w:rsid w:val="00FE6E30"/>
    <w:rsid w:val="00FF3963"/>
    <w:rsid w:val="00FF5623"/>
    <w:rsid w:val="00FF6346"/>
    <w:rsid w:val="0114B3E5"/>
    <w:rsid w:val="0126AC2C"/>
    <w:rsid w:val="01426893"/>
    <w:rsid w:val="0153C1EC"/>
    <w:rsid w:val="0169DDAC"/>
    <w:rsid w:val="0174AE5E"/>
    <w:rsid w:val="0191F977"/>
    <w:rsid w:val="01B132A8"/>
    <w:rsid w:val="01BB1CA6"/>
    <w:rsid w:val="020710FC"/>
    <w:rsid w:val="020D01F9"/>
    <w:rsid w:val="022FE5FF"/>
    <w:rsid w:val="02378328"/>
    <w:rsid w:val="02770E94"/>
    <w:rsid w:val="0290C7D3"/>
    <w:rsid w:val="02A6A1E8"/>
    <w:rsid w:val="02B67FDD"/>
    <w:rsid w:val="02BD8400"/>
    <w:rsid w:val="02C8A2C7"/>
    <w:rsid w:val="02DC02D4"/>
    <w:rsid w:val="02E16331"/>
    <w:rsid w:val="02F556F1"/>
    <w:rsid w:val="031DEB7A"/>
    <w:rsid w:val="0369754E"/>
    <w:rsid w:val="036E340C"/>
    <w:rsid w:val="038F220F"/>
    <w:rsid w:val="03BEB4CD"/>
    <w:rsid w:val="03EA9599"/>
    <w:rsid w:val="04113135"/>
    <w:rsid w:val="041CBEE5"/>
    <w:rsid w:val="0422AD9D"/>
    <w:rsid w:val="04278911"/>
    <w:rsid w:val="0464EA80"/>
    <w:rsid w:val="04A8F5B5"/>
    <w:rsid w:val="04C0EFE7"/>
    <w:rsid w:val="04E49BFC"/>
    <w:rsid w:val="051DA887"/>
    <w:rsid w:val="053CD10A"/>
    <w:rsid w:val="05775B3A"/>
    <w:rsid w:val="05980AE0"/>
    <w:rsid w:val="05B1D116"/>
    <w:rsid w:val="05D0FDB4"/>
    <w:rsid w:val="05D53738"/>
    <w:rsid w:val="05DC0BF1"/>
    <w:rsid w:val="05DCFAD9"/>
    <w:rsid w:val="0653621B"/>
    <w:rsid w:val="0696094F"/>
    <w:rsid w:val="06AF0C4B"/>
    <w:rsid w:val="06C5AC28"/>
    <w:rsid w:val="06EB73BD"/>
    <w:rsid w:val="06FB4BDE"/>
    <w:rsid w:val="074EA702"/>
    <w:rsid w:val="0756281C"/>
    <w:rsid w:val="0763C036"/>
    <w:rsid w:val="077635D3"/>
    <w:rsid w:val="078EA5B8"/>
    <w:rsid w:val="079577D5"/>
    <w:rsid w:val="07ABBAC7"/>
    <w:rsid w:val="07B13A88"/>
    <w:rsid w:val="07F446CE"/>
    <w:rsid w:val="07F91828"/>
    <w:rsid w:val="0813E293"/>
    <w:rsid w:val="083A3771"/>
    <w:rsid w:val="083E74D2"/>
    <w:rsid w:val="084BA979"/>
    <w:rsid w:val="084F91E0"/>
    <w:rsid w:val="0857A0AA"/>
    <w:rsid w:val="0868D123"/>
    <w:rsid w:val="0879C957"/>
    <w:rsid w:val="08843E98"/>
    <w:rsid w:val="0899F510"/>
    <w:rsid w:val="08ADE964"/>
    <w:rsid w:val="08B0B8C0"/>
    <w:rsid w:val="08D07A08"/>
    <w:rsid w:val="08DF1408"/>
    <w:rsid w:val="08E05F46"/>
    <w:rsid w:val="08E56D58"/>
    <w:rsid w:val="08EC369B"/>
    <w:rsid w:val="08EE6CF6"/>
    <w:rsid w:val="08F350DB"/>
    <w:rsid w:val="0904E92F"/>
    <w:rsid w:val="092A525F"/>
    <w:rsid w:val="09334813"/>
    <w:rsid w:val="093F2873"/>
    <w:rsid w:val="0948856B"/>
    <w:rsid w:val="09822201"/>
    <w:rsid w:val="09A9AE0D"/>
    <w:rsid w:val="09B4D6C5"/>
    <w:rsid w:val="0A2C37C0"/>
    <w:rsid w:val="0A31C2FA"/>
    <w:rsid w:val="0A48EBFF"/>
    <w:rsid w:val="0A595A53"/>
    <w:rsid w:val="0A6781D9"/>
    <w:rsid w:val="0A7C785B"/>
    <w:rsid w:val="0AB410A1"/>
    <w:rsid w:val="0ADE6E95"/>
    <w:rsid w:val="0AE50041"/>
    <w:rsid w:val="0B23E192"/>
    <w:rsid w:val="0B6CD252"/>
    <w:rsid w:val="0B844424"/>
    <w:rsid w:val="0B98D7CB"/>
    <w:rsid w:val="0BA2C497"/>
    <w:rsid w:val="0BD28B52"/>
    <w:rsid w:val="0BDA8B84"/>
    <w:rsid w:val="0BF65156"/>
    <w:rsid w:val="0C1C5763"/>
    <w:rsid w:val="0C1E9795"/>
    <w:rsid w:val="0C48EB58"/>
    <w:rsid w:val="0C7982C3"/>
    <w:rsid w:val="0C87742C"/>
    <w:rsid w:val="0C960A28"/>
    <w:rsid w:val="0CB03F10"/>
    <w:rsid w:val="0CBA25EF"/>
    <w:rsid w:val="0CE48BF1"/>
    <w:rsid w:val="0D16451E"/>
    <w:rsid w:val="0D16BAC3"/>
    <w:rsid w:val="0D3088A0"/>
    <w:rsid w:val="0D503352"/>
    <w:rsid w:val="0D75395B"/>
    <w:rsid w:val="0D7B6283"/>
    <w:rsid w:val="0D7D220C"/>
    <w:rsid w:val="0D803B64"/>
    <w:rsid w:val="0D853878"/>
    <w:rsid w:val="0D8A2CE7"/>
    <w:rsid w:val="0DA161F2"/>
    <w:rsid w:val="0DA5C78D"/>
    <w:rsid w:val="0DBD8A2B"/>
    <w:rsid w:val="0DC4A9BE"/>
    <w:rsid w:val="0DD2FB62"/>
    <w:rsid w:val="0DDD93D1"/>
    <w:rsid w:val="0DE4925C"/>
    <w:rsid w:val="0E005876"/>
    <w:rsid w:val="0E1547B6"/>
    <w:rsid w:val="0E156814"/>
    <w:rsid w:val="0E5579B5"/>
    <w:rsid w:val="0E5AA02F"/>
    <w:rsid w:val="0E64C3FA"/>
    <w:rsid w:val="0E81DD95"/>
    <w:rsid w:val="0E998539"/>
    <w:rsid w:val="0EF622C9"/>
    <w:rsid w:val="0F031401"/>
    <w:rsid w:val="0F17028C"/>
    <w:rsid w:val="0F1C2D22"/>
    <w:rsid w:val="0F1C85B0"/>
    <w:rsid w:val="0F2C7DB9"/>
    <w:rsid w:val="0F358A37"/>
    <w:rsid w:val="0F75FEFD"/>
    <w:rsid w:val="0F8100C8"/>
    <w:rsid w:val="0FAD3571"/>
    <w:rsid w:val="0FBA877F"/>
    <w:rsid w:val="0FBB9139"/>
    <w:rsid w:val="0FCF40A8"/>
    <w:rsid w:val="0FD21C66"/>
    <w:rsid w:val="0FFBB753"/>
    <w:rsid w:val="1007345E"/>
    <w:rsid w:val="10081077"/>
    <w:rsid w:val="100B1AA8"/>
    <w:rsid w:val="100DD19E"/>
    <w:rsid w:val="1011319D"/>
    <w:rsid w:val="106AB9AB"/>
    <w:rsid w:val="10824E1B"/>
    <w:rsid w:val="10A03F0A"/>
    <w:rsid w:val="10A54E8A"/>
    <w:rsid w:val="10CC8992"/>
    <w:rsid w:val="10D37A97"/>
    <w:rsid w:val="10D438DC"/>
    <w:rsid w:val="10DF35C2"/>
    <w:rsid w:val="10F482EB"/>
    <w:rsid w:val="110413CC"/>
    <w:rsid w:val="1104B089"/>
    <w:rsid w:val="110CD7EB"/>
    <w:rsid w:val="1116B3AD"/>
    <w:rsid w:val="11381879"/>
    <w:rsid w:val="1150C449"/>
    <w:rsid w:val="1159C55C"/>
    <w:rsid w:val="116AF465"/>
    <w:rsid w:val="117A8F15"/>
    <w:rsid w:val="117CF5CF"/>
    <w:rsid w:val="11966057"/>
    <w:rsid w:val="11A6050E"/>
    <w:rsid w:val="11BB1A4B"/>
    <w:rsid w:val="11D5D0D2"/>
    <w:rsid w:val="11D97588"/>
    <w:rsid w:val="1208C57A"/>
    <w:rsid w:val="1212E898"/>
    <w:rsid w:val="1233ED02"/>
    <w:rsid w:val="125711E1"/>
    <w:rsid w:val="1273313A"/>
    <w:rsid w:val="12D0BA4A"/>
    <w:rsid w:val="12DBC0C4"/>
    <w:rsid w:val="12DD7E76"/>
    <w:rsid w:val="13150BF0"/>
    <w:rsid w:val="131D94F2"/>
    <w:rsid w:val="1370E7E3"/>
    <w:rsid w:val="137C773F"/>
    <w:rsid w:val="1393B722"/>
    <w:rsid w:val="139AB367"/>
    <w:rsid w:val="13A0BF48"/>
    <w:rsid w:val="13C60E99"/>
    <w:rsid w:val="13CD178E"/>
    <w:rsid w:val="13D24866"/>
    <w:rsid w:val="13E6A961"/>
    <w:rsid w:val="13F7AB31"/>
    <w:rsid w:val="1428DEB1"/>
    <w:rsid w:val="142CFC98"/>
    <w:rsid w:val="144D7FE9"/>
    <w:rsid w:val="148F9726"/>
    <w:rsid w:val="14AA436C"/>
    <w:rsid w:val="14B4425D"/>
    <w:rsid w:val="14BED131"/>
    <w:rsid w:val="14C36791"/>
    <w:rsid w:val="14C76288"/>
    <w:rsid w:val="14D053A1"/>
    <w:rsid w:val="154962CD"/>
    <w:rsid w:val="155938BA"/>
    <w:rsid w:val="155DFC4D"/>
    <w:rsid w:val="15916B75"/>
    <w:rsid w:val="1591AE22"/>
    <w:rsid w:val="159DD91D"/>
    <w:rsid w:val="15B1D971"/>
    <w:rsid w:val="15B74CB3"/>
    <w:rsid w:val="15D698CF"/>
    <w:rsid w:val="15E43F83"/>
    <w:rsid w:val="15E4FB04"/>
    <w:rsid w:val="15E5F699"/>
    <w:rsid w:val="15EF5B4E"/>
    <w:rsid w:val="15F831D9"/>
    <w:rsid w:val="15FA8E4F"/>
    <w:rsid w:val="16149D04"/>
    <w:rsid w:val="16514BA7"/>
    <w:rsid w:val="16523C6E"/>
    <w:rsid w:val="16B294FB"/>
    <w:rsid w:val="16C854A0"/>
    <w:rsid w:val="16D19863"/>
    <w:rsid w:val="16D8D267"/>
    <w:rsid w:val="16DF4532"/>
    <w:rsid w:val="16DF7280"/>
    <w:rsid w:val="17603065"/>
    <w:rsid w:val="178B47A5"/>
    <w:rsid w:val="178F52A4"/>
    <w:rsid w:val="17D65EF8"/>
    <w:rsid w:val="182B76DB"/>
    <w:rsid w:val="184488AE"/>
    <w:rsid w:val="185DC77D"/>
    <w:rsid w:val="185EBD42"/>
    <w:rsid w:val="187CED8F"/>
    <w:rsid w:val="18876767"/>
    <w:rsid w:val="1898CBDB"/>
    <w:rsid w:val="189C25F8"/>
    <w:rsid w:val="18AE46E5"/>
    <w:rsid w:val="18E8A013"/>
    <w:rsid w:val="18F7A4E0"/>
    <w:rsid w:val="192751A1"/>
    <w:rsid w:val="1942532E"/>
    <w:rsid w:val="194430E0"/>
    <w:rsid w:val="195E579E"/>
    <w:rsid w:val="19873CB3"/>
    <w:rsid w:val="199D844F"/>
    <w:rsid w:val="19C65A3C"/>
    <w:rsid w:val="19EE3FFA"/>
    <w:rsid w:val="19F20EAC"/>
    <w:rsid w:val="1A447599"/>
    <w:rsid w:val="1A76A9BA"/>
    <w:rsid w:val="1A774620"/>
    <w:rsid w:val="1AC8137C"/>
    <w:rsid w:val="1AD61FCB"/>
    <w:rsid w:val="1ADEBB6B"/>
    <w:rsid w:val="1AE431A5"/>
    <w:rsid w:val="1AF0BE16"/>
    <w:rsid w:val="1B00F317"/>
    <w:rsid w:val="1B1F3056"/>
    <w:rsid w:val="1B70953C"/>
    <w:rsid w:val="1B7759C1"/>
    <w:rsid w:val="1B7E6655"/>
    <w:rsid w:val="1BA9136B"/>
    <w:rsid w:val="1BAC835E"/>
    <w:rsid w:val="1BB63B06"/>
    <w:rsid w:val="1BB7C9EA"/>
    <w:rsid w:val="1BDFE9FF"/>
    <w:rsid w:val="1BE0C3DC"/>
    <w:rsid w:val="1BF1E469"/>
    <w:rsid w:val="1C3FCED6"/>
    <w:rsid w:val="1C55C0CB"/>
    <w:rsid w:val="1C5FFE99"/>
    <w:rsid w:val="1C659038"/>
    <w:rsid w:val="1C724C66"/>
    <w:rsid w:val="1CA1CF98"/>
    <w:rsid w:val="1CAD8E99"/>
    <w:rsid w:val="1CD15ABF"/>
    <w:rsid w:val="1CE1AB68"/>
    <w:rsid w:val="1CEB0023"/>
    <w:rsid w:val="1CF1B1B1"/>
    <w:rsid w:val="1CFED71F"/>
    <w:rsid w:val="1D02D115"/>
    <w:rsid w:val="1D14F77C"/>
    <w:rsid w:val="1D2B9F90"/>
    <w:rsid w:val="1D403605"/>
    <w:rsid w:val="1D56DB55"/>
    <w:rsid w:val="1D5F80DE"/>
    <w:rsid w:val="1D6ACB5F"/>
    <w:rsid w:val="1D79C51F"/>
    <w:rsid w:val="1D7C7171"/>
    <w:rsid w:val="1D7E93B6"/>
    <w:rsid w:val="1D819AF2"/>
    <w:rsid w:val="1DDA1E40"/>
    <w:rsid w:val="1DE26B48"/>
    <w:rsid w:val="1DED97C9"/>
    <w:rsid w:val="1DFFEF77"/>
    <w:rsid w:val="1E140097"/>
    <w:rsid w:val="1E17D3EC"/>
    <w:rsid w:val="1E45B884"/>
    <w:rsid w:val="1E4ADAC1"/>
    <w:rsid w:val="1E5A5CF7"/>
    <w:rsid w:val="1E638853"/>
    <w:rsid w:val="1E684280"/>
    <w:rsid w:val="1E7FB4B9"/>
    <w:rsid w:val="1E84F65F"/>
    <w:rsid w:val="1E8CFD04"/>
    <w:rsid w:val="1EB85FBE"/>
    <w:rsid w:val="1EBD050E"/>
    <w:rsid w:val="1EE3C09D"/>
    <w:rsid w:val="1EFE6CBD"/>
    <w:rsid w:val="1F339E26"/>
    <w:rsid w:val="1F33ADD4"/>
    <w:rsid w:val="1F4F11E0"/>
    <w:rsid w:val="1F712CB3"/>
    <w:rsid w:val="1F92F069"/>
    <w:rsid w:val="1F988268"/>
    <w:rsid w:val="1FBB3748"/>
    <w:rsid w:val="1FCD61B3"/>
    <w:rsid w:val="1FDAF5C6"/>
    <w:rsid w:val="1FF22D37"/>
    <w:rsid w:val="202C5A85"/>
    <w:rsid w:val="2073F691"/>
    <w:rsid w:val="207EE8BE"/>
    <w:rsid w:val="20C3DF8D"/>
    <w:rsid w:val="20DE6F05"/>
    <w:rsid w:val="20F7C8AC"/>
    <w:rsid w:val="21227F6F"/>
    <w:rsid w:val="212B664D"/>
    <w:rsid w:val="21327CF6"/>
    <w:rsid w:val="2164C489"/>
    <w:rsid w:val="21694A43"/>
    <w:rsid w:val="2189020C"/>
    <w:rsid w:val="218E5DD5"/>
    <w:rsid w:val="21AA1A51"/>
    <w:rsid w:val="21AE4404"/>
    <w:rsid w:val="21B3D833"/>
    <w:rsid w:val="21C25A8A"/>
    <w:rsid w:val="2202F8FF"/>
    <w:rsid w:val="2205CAD9"/>
    <w:rsid w:val="220B14A5"/>
    <w:rsid w:val="220F908F"/>
    <w:rsid w:val="223ADB69"/>
    <w:rsid w:val="223E71AB"/>
    <w:rsid w:val="22426AB8"/>
    <w:rsid w:val="224C6D9A"/>
    <w:rsid w:val="2251E504"/>
    <w:rsid w:val="225E1DE2"/>
    <w:rsid w:val="22E8D12C"/>
    <w:rsid w:val="22F29CC6"/>
    <w:rsid w:val="22FFF7C9"/>
    <w:rsid w:val="2305341B"/>
    <w:rsid w:val="2323B4F8"/>
    <w:rsid w:val="233A1477"/>
    <w:rsid w:val="233CD267"/>
    <w:rsid w:val="233E295B"/>
    <w:rsid w:val="2346F784"/>
    <w:rsid w:val="234AC722"/>
    <w:rsid w:val="235CA7FB"/>
    <w:rsid w:val="2385367D"/>
    <w:rsid w:val="238BDEB9"/>
    <w:rsid w:val="2395665E"/>
    <w:rsid w:val="2398B7A4"/>
    <w:rsid w:val="239D9B2F"/>
    <w:rsid w:val="239E16A8"/>
    <w:rsid w:val="23B516D9"/>
    <w:rsid w:val="23B6FA9F"/>
    <w:rsid w:val="23BD28AD"/>
    <w:rsid w:val="23CA54F2"/>
    <w:rsid w:val="240418D3"/>
    <w:rsid w:val="2412F14F"/>
    <w:rsid w:val="241A8C7B"/>
    <w:rsid w:val="2446072B"/>
    <w:rsid w:val="245B9C52"/>
    <w:rsid w:val="247730E8"/>
    <w:rsid w:val="2494E88D"/>
    <w:rsid w:val="24EBF708"/>
    <w:rsid w:val="24EEF2C8"/>
    <w:rsid w:val="24FDB3C1"/>
    <w:rsid w:val="2510998E"/>
    <w:rsid w:val="252CE61E"/>
    <w:rsid w:val="255636BB"/>
    <w:rsid w:val="2586EB2B"/>
    <w:rsid w:val="258CB382"/>
    <w:rsid w:val="258EE0E5"/>
    <w:rsid w:val="2597A061"/>
    <w:rsid w:val="2598F577"/>
    <w:rsid w:val="25B09CFE"/>
    <w:rsid w:val="25B7AD51"/>
    <w:rsid w:val="25C50E47"/>
    <w:rsid w:val="25D8B47C"/>
    <w:rsid w:val="25E17275"/>
    <w:rsid w:val="25E4DDF7"/>
    <w:rsid w:val="25E9E7DF"/>
    <w:rsid w:val="25EF992A"/>
    <w:rsid w:val="2615283E"/>
    <w:rsid w:val="2615FC5A"/>
    <w:rsid w:val="26483BC1"/>
    <w:rsid w:val="266F703C"/>
    <w:rsid w:val="2670319E"/>
    <w:rsid w:val="269329F6"/>
    <w:rsid w:val="26BC562E"/>
    <w:rsid w:val="26D2491E"/>
    <w:rsid w:val="27045C21"/>
    <w:rsid w:val="2705E8EA"/>
    <w:rsid w:val="2720FF85"/>
    <w:rsid w:val="27218F58"/>
    <w:rsid w:val="2750B0C3"/>
    <w:rsid w:val="2762B5C7"/>
    <w:rsid w:val="276C096F"/>
    <w:rsid w:val="277305EE"/>
    <w:rsid w:val="27BDD8A7"/>
    <w:rsid w:val="27C06E9E"/>
    <w:rsid w:val="27DC6DC6"/>
    <w:rsid w:val="27FC0CFD"/>
    <w:rsid w:val="280DD9A0"/>
    <w:rsid w:val="28281E12"/>
    <w:rsid w:val="2836FA9C"/>
    <w:rsid w:val="2843912F"/>
    <w:rsid w:val="28531117"/>
    <w:rsid w:val="2862CEC3"/>
    <w:rsid w:val="2863B09C"/>
    <w:rsid w:val="289E182A"/>
    <w:rsid w:val="28C8F5AF"/>
    <w:rsid w:val="28F8CA8B"/>
    <w:rsid w:val="2907A229"/>
    <w:rsid w:val="293BCA37"/>
    <w:rsid w:val="293C2EA1"/>
    <w:rsid w:val="295335CE"/>
    <w:rsid w:val="29569CC6"/>
    <w:rsid w:val="295DE8B0"/>
    <w:rsid w:val="296AA1B6"/>
    <w:rsid w:val="296F10C4"/>
    <w:rsid w:val="29701EC7"/>
    <w:rsid w:val="29AFF3A2"/>
    <w:rsid w:val="29EFF7D9"/>
    <w:rsid w:val="29F17471"/>
    <w:rsid w:val="2A1494BA"/>
    <w:rsid w:val="2A243E0B"/>
    <w:rsid w:val="2A31953B"/>
    <w:rsid w:val="2A32751B"/>
    <w:rsid w:val="2A4029D9"/>
    <w:rsid w:val="2A47ADF9"/>
    <w:rsid w:val="2A5532CD"/>
    <w:rsid w:val="2A5F6B25"/>
    <w:rsid w:val="2A7A6931"/>
    <w:rsid w:val="2A9266CC"/>
    <w:rsid w:val="2AD23489"/>
    <w:rsid w:val="2B097DA1"/>
    <w:rsid w:val="2B0AFCA3"/>
    <w:rsid w:val="2B45752A"/>
    <w:rsid w:val="2B589DF0"/>
    <w:rsid w:val="2B6C4F48"/>
    <w:rsid w:val="2B6DBBB3"/>
    <w:rsid w:val="2B844255"/>
    <w:rsid w:val="2B88FA78"/>
    <w:rsid w:val="2B8A4AFD"/>
    <w:rsid w:val="2B9568A5"/>
    <w:rsid w:val="2BAD4987"/>
    <w:rsid w:val="2BBCC5F7"/>
    <w:rsid w:val="2BC6571E"/>
    <w:rsid w:val="2BEE2C47"/>
    <w:rsid w:val="2BF17939"/>
    <w:rsid w:val="2BF8B054"/>
    <w:rsid w:val="2BF90126"/>
    <w:rsid w:val="2BFD21B2"/>
    <w:rsid w:val="2C1A736E"/>
    <w:rsid w:val="2C5A6575"/>
    <w:rsid w:val="2C5B9152"/>
    <w:rsid w:val="2C5F1724"/>
    <w:rsid w:val="2C62BFCB"/>
    <w:rsid w:val="2C7EC84D"/>
    <w:rsid w:val="2C98CA14"/>
    <w:rsid w:val="2C9B4B49"/>
    <w:rsid w:val="2CA102FA"/>
    <w:rsid w:val="2CA3D7B0"/>
    <w:rsid w:val="2CD7355C"/>
    <w:rsid w:val="2CE7552E"/>
    <w:rsid w:val="2D05CE80"/>
    <w:rsid w:val="2D060988"/>
    <w:rsid w:val="2D66DB56"/>
    <w:rsid w:val="2D6CC689"/>
    <w:rsid w:val="2D6EF255"/>
    <w:rsid w:val="2D6F9CCB"/>
    <w:rsid w:val="2D9DCC97"/>
    <w:rsid w:val="2DC1A915"/>
    <w:rsid w:val="2E2565EC"/>
    <w:rsid w:val="2E4A03F9"/>
    <w:rsid w:val="2E5F7795"/>
    <w:rsid w:val="2EA25A3D"/>
    <w:rsid w:val="2EB27167"/>
    <w:rsid w:val="2EC31993"/>
    <w:rsid w:val="2EC93B39"/>
    <w:rsid w:val="2EE66346"/>
    <w:rsid w:val="2EF36FEA"/>
    <w:rsid w:val="2F100FF8"/>
    <w:rsid w:val="2F1C52F6"/>
    <w:rsid w:val="2F2694B9"/>
    <w:rsid w:val="2F358872"/>
    <w:rsid w:val="2F44E2DF"/>
    <w:rsid w:val="2F47A6D9"/>
    <w:rsid w:val="2F55F81B"/>
    <w:rsid w:val="2FB90589"/>
    <w:rsid w:val="2FD8B287"/>
    <w:rsid w:val="2FDD51B4"/>
    <w:rsid w:val="2FE512B3"/>
    <w:rsid w:val="2FE6A760"/>
    <w:rsid w:val="2FEA02B3"/>
    <w:rsid w:val="2FF532FE"/>
    <w:rsid w:val="3014F67C"/>
    <w:rsid w:val="3022DBE1"/>
    <w:rsid w:val="303477D2"/>
    <w:rsid w:val="30533240"/>
    <w:rsid w:val="3056F67D"/>
    <w:rsid w:val="305BE96A"/>
    <w:rsid w:val="305C20A2"/>
    <w:rsid w:val="30824B2D"/>
    <w:rsid w:val="30B2F3A5"/>
    <w:rsid w:val="30C4C6B3"/>
    <w:rsid w:val="30DB9992"/>
    <w:rsid w:val="30E4A327"/>
    <w:rsid w:val="30F99674"/>
    <w:rsid w:val="310726BB"/>
    <w:rsid w:val="3114F4FF"/>
    <w:rsid w:val="31198671"/>
    <w:rsid w:val="31228718"/>
    <w:rsid w:val="314804C7"/>
    <w:rsid w:val="3162EC7B"/>
    <w:rsid w:val="317A6E88"/>
    <w:rsid w:val="319D8099"/>
    <w:rsid w:val="319FDE65"/>
    <w:rsid w:val="31B4D129"/>
    <w:rsid w:val="3215BD16"/>
    <w:rsid w:val="32178F62"/>
    <w:rsid w:val="321A5DEE"/>
    <w:rsid w:val="321ACE12"/>
    <w:rsid w:val="321D6FCA"/>
    <w:rsid w:val="32330ACF"/>
    <w:rsid w:val="3250400C"/>
    <w:rsid w:val="32560218"/>
    <w:rsid w:val="3258D2C0"/>
    <w:rsid w:val="329C6CE6"/>
    <w:rsid w:val="32A81004"/>
    <w:rsid w:val="32C97CB8"/>
    <w:rsid w:val="32D37711"/>
    <w:rsid w:val="32D9AD86"/>
    <w:rsid w:val="32E50CA8"/>
    <w:rsid w:val="33067B52"/>
    <w:rsid w:val="3357A669"/>
    <w:rsid w:val="33781BF6"/>
    <w:rsid w:val="339CCD10"/>
    <w:rsid w:val="33CD1015"/>
    <w:rsid w:val="33E08048"/>
    <w:rsid w:val="33F237F7"/>
    <w:rsid w:val="34381954"/>
    <w:rsid w:val="3450D25A"/>
    <w:rsid w:val="34A6B514"/>
    <w:rsid w:val="34B1ABF7"/>
    <w:rsid w:val="34C340B3"/>
    <w:rsid w:val="34CD6278"/>
    <w:rsid w:val="34E9286A"/>
    <w:rsid w:val="34FCC690"/>
    <w:rsid w:val="3517BCF8"/>
    <w:rsid w:val="351FF399"/>
    <w:rsid w:val="352CAF6F"/>
    <w:rsid w:val="3530A889"/>
    <w:rsid w:val="3533944B"/>
    <w:rsid w:val="35366C96"/>
    <w:rsid w:val="357E9A12"/>
    <w:rsid w:val="35A1B832"/>
    <w:rsid w:val="35C8A04B"/>
    <w:rsid w:val="35C9811C"/>
    <w:rsid w:val="35D6E449"/>
    <w:rsid w:val="35F76B43"/>
    <w:rsid w:val="3611594F"/>
    <w:rsid w:val="36121381"/>
    <w:rsid w:val="361911FF"/>
    <w:rsid w:val="3623D5AD"/>
    <w:rsid w:val="364478C9"/>
    <w:rsid w:val="366097B8"/>
    <w:rsid w:val="369E140F"/>
    <w:rsid w:val="36A2519E"/>
    <w:rsid w:val="36B74023"/>
    <w:rsid w:val="36D43919"/>
    <w:rsid w:val="36F86FC1"/>
    <w:rsid w:val="372142E3"/>
    <w:rsid w:val="37430750"/>
    <w:rsid w:val="37947840"/>
    <w:rsid w:val="37AA22ED"/>
    <w:rsid w:val="37B12A9B"/>
    <w:rsid w:val="37B563DB"/>
    <w:rsid w:val="37D13577"/>
    <w:rsid w:val="37D9A026"/>
    <w:rsid w:val="37E1E6CB"/>
    <w:rsid w:val="37E7B00D"/>
    <w:rsid w:val="37EDD8C1"/>
    <w:rsid w:val="380A3161"/>
    <w:rsid w:val="381630BA"/>
    <w:rsid w:val="3822831D"/>
    <w:rsid w:val="3843FB37"/>
    <w:rsid w:val="3844ADCE"/>
    <w:rsid w:val="386DF3CF"/>
    <w:rsid w:val="3881CEA1"/>
    <w:rsid w:val="389751F8"/>
    <w:rsid w:val="38ABD9CC"/>
    <w:rsid w:val="38C7CAB7"/>
    <w:rsid w:val="38DE7C7E"/>
    <w:rsid w:val="39193471"/>
    <w:rsid w:val="392990C1"/>
    <w:rsid w:val="39784181"/>
    <w:rsid w:val="398B2212"/>
    <w:rsid w:val="398DB71F"/>
    <w:rsid w:val="399153B9"/>
    <w:rsid w:val="39A96091"/>
    <w:rsid w:val="39B62847"/>
    <w:rsid w:val="39B643C8"/>
    <w:rsid w:val="39BD7DD3"/>
    <w:rsid w:val="39ED8B8C"/>
    <w:rsid w:val="39FD2BA9"/>
    <w:rsid w:val="3A0F8E97"/>
    <w:rsid w:val="3A265D5D"/>
    <w:rsid w:val="3A486851"/>
    <w:rsid w:val="3A7E725B"/>
    <w:rsid w:val="3A9D365D"/>
    <w:rsid w:val="3AD2E775"/>
    <w:rsid w:val="3AEEA12B"/>
    <w:rsid w:val="3AFAE450"/>
    <w:rsid w:val="3B248CBE"/>
    <w:rsid w:val="3B31DAA7"/>
    <w:rsid w:val="3B3AE192"/>
    <w:rsid w:val="3B457F05"/>
    <w:rsid w:val="3B587D1E"/>
    <w:rsid w:val="3B8D00A0"/>
    <w:rsid w:val="3B93DBBB"/>
    <w:rsid w:val="3BA87DA8"/>
    <w:rsid w:val="3BA8C267"/>
    <w:rsid w:val="3BB87D11"/>
    <w:rsid w:val="3BD8A41D"/>
    <w:rsid w:val="3BEDC35F"/>
    <w:rsid w:val="3C33B707"/>
    <w:rsid w:val="3C3807F8"/>
    <w:rsid w:val="3C5811D0"/>
    <w:rsid w:val="3C5B8FD8"/>
    <w:rsid w:val="3C6549FA"/>
    <w:rsid w:val="3C720A73"/>
    <w:rsid w:val="3C727E94"/>
    <w:rsid w:val="3C7AD38F"/>
    <w:rsid w:val="3C8A4E31"/>
    <w:rsid w:val="3C938EEE"/>
    <w:rsid w:val="3CA21414"/>
    <w:rsid w:val="3CAD1DC5"/>
    <w:rsid w:val="3CCE904F"/>
    <w:rsid w:val="3CE7F951"/>
    <w:rsid w:val="3CF1925D"/>
    <w:rsid w:val="3CFD49CC"/>
    <w:rsid w:val="3D38F721"/>
    <w:rsid w:val="3D392553"/>
    <w:rsid w:val="3D7E1405"/>
    <w:rsid w:val="3D81D179"/>
    <w:rsid w:val="3DA1D80A"/>
    <w:rsid w:val="3DAB4340"/>
    <w:rsid w:val="3DAB4E72"/>
    <w:rsid w:val="3DAF64AD"/>
    <w:rsid w:val="3DD43FB2"/>
    <w:rsid w:val="3DF44C6F"/>
    <w:rsid w:val="3E24CADE"/>
    <w:rsid w:val="3E2735E9"/>
    <w:rsid w:val="3E3089BB"/>
    <w:rsid w:val="3E68470F"/>
    <w:rsid w:val="3E6B54CD"/>
    <w:rsid w:val="3E99FBA3"/>
    <w:rsid w:val="3EB25FF0"/>
    <w:rsid w:val="3EC5F6B9"/>
    <w:rsid w:val="3ED88D67"/>
    <w:rsid w:val="3EEEC74F"/>
    <w:rsid w:val="3F2A9324"/>
    <w:rsid w:val="3F2BB8C8"/>
    <w:rsid w:val="3F58D71D"/>
    <w:rsid w:val="3F5F7F42"/>
    <w:rsid w:val="3F630BEC"/>
    <w:rsid w:val="3F7DD3A9"/>
    <w:rsid w:val="3F8C5E18"/>
    <w:rsid w:val="3FBAC502"/>
    <w:rsid w:val="3FD078EE"/>
    <w:rsid w:val="3FDDA451"/>
    <w:rsid w:val="4049E444"/>
    <w:rsid w:val="40668C11"/>
    <w:rsid w:val="407B4ABE"/>
    <w:rsid w:val="407D77F5"/>
    <w:rsid w:val="40A74115"/>
    <w:rsid w:val="40D12BE5"/>
    <w:rsid w:val="40DB2736"/>
    <w:rsid w:val="40DCA734"/>
    <w:rsid w:val="40DF0E94"/>
    <w:rsid w:val="412636C8"/>
    <w:rsid w:val="4144C202"/>
    <w:rsid w:val="41526718"/>
    <w:rsid w:val="417A95CF"/>
    <w:rsid w:val="41863C5C"/>
    <w:rsid w:val="4194EEA0"/>
    <w:rsid w:val="419BFE51"/>
    <w:rsid w:val="41B559E2"/>
    <w:rsid w:val="41BB4BE8"/>
    <w:rsid w:val="41CD1514"/>
    <w:rsid w:val="41E0B180"/>
    <w:rsid w:val="41FC2FBC"/>
    <w:rsid w:val="4252BAC5"/>
    <w:rsid w:val="425E37AE"/>
    <w:rsid w:val="428D9316"/>
    <w:rsid w:val="42C5BACA"/>
    <w:rsid w:val="42C9303A"/>
    <w:rsid w:val="42E08DC5"/>
    <w:rsid w:val="42E382BC"/>
    <w:rsid w:val="4308351F"/>
    <w:rsid w:val="43140178"/>
    <w:rsid w:val="43388AF1"/>
    <w:rsid w:val="43489A47"/>
    <w:rsid w:val="435057E0"/>
    <w:rsid w:val="4355A66C"/>
    <w:rsid w:val="436394CA"/>
    <w:rsid w:val="43678196"/>
    <w:rsid w:val="436A9FA8"/>
    <w:rsid w:val="4378FE5F"/>
    <w:rsid w:val="437F2A1C"/>
    <w:rsid w:val="43810CD9"/>
    <w:rsid w:val="438A384C"/>
    <w:rsid w:val="438B6300"/>
    <w:rsid w:val="4391773C"/>
    <w:rsid w:val="43A714A8"/>
    <w:rsid w:val="43BDC659"/>
    <w:rsid w:val="43E11D44"/>
    <w:rsid w:val="43EA755D"/>
    <w:rsid w:val="4402C35B"/>
    <w:rsid w:val="44143F53"/>
    <w:rsid w:val="4415921A"/>
    <w:rsid w:val="441A8ECC"/>
    <w:rsid w:val="441AD9F7"/>
    <w:rsid w:val="4441BA12"/>
    <w:rsid w:val="44ABDBF9"/>
    <w:rsid w:val="44D68B33"/>
    <w:rsid w:val="451E446D"/>
    <w:rsid w:val="453B586F"/>
    <w:rsid w:val="45511BD6"/>
    <w:rsid w:val="4557D47A"/>
    <w:rsid w:val="455962C7"/>
    <w:rsid w:val="455F9B49"/>
    <w:rsid w:val="456E49ED"/>
    <w:rsid w:val="4572C475"/>
    <w:rsid w:val="459129E8"/>
    <w:rsid w:val="45BB862E"/>
    <w:rsid w:val="45D5E40D"/>
    <w:rsid w:val="45E85610"/>
    <w:rsid w:val="45E94CEF"/>
    <w:rsid w:val="45EA2E9C"/>
    <w:rsid w:val="45EF6BF9"/>
    <w:rsid w:val="463A1AC5"/>
    <w:rsid w:val="4643847C"/>
    <w:rsid w:val="46637975"/>
    <w:rsid w:val="4677563F"/>
    <w:rsid w:val="46795CC4"/>
    <w:rsid w:val="46907827"/>
    <w:rsid w:val="46A2D5B4"/>
    <w:rsid w:val="46E84317"/>
    <w:rsid w:val="46ECE0EA"/>
    <w:rsid w:val="46EDD5FF"/>
    <w:rsid w:val="471CF145"/>
    <w:rsid w:val="47423291"/>
    <w:rsid w:val="476761E0"/>
    <w:rsid w:val="478F5F9A"/>
    <w:rsid w:val="47950659"/>
    <w:rsid w:val="47AD5FB9"/>
    <w:rsid w:val="47B38A6D"/>
    <w:rsid w:val="47D4077A"/>
    <w:rsid w:val="47E80E6F"/>
    <w:rsid w:val="47F51E14"/>
    <w:rsid w:val="4800A181"/>
    <w:rsid w:val="48039E1B"/>
    <w:rsid w:val="480FEC25"/>
    <w:rsid w:val="48234095"/>
    <w:rsid w:val="48272EAB"/>
    <w:rsid w:val="48885B35"/>
    <w:rsid w:val="48905993"/>
    <w:rsid w:val="4899F9E6"/>
    <w:rsid w:val="48E0471E"/>
    <w:rsid w:val="49263335"/>
    <w:rsid w:val="493CB36D"/>
    <w:rsid w:val="49416673"/>
    <w:rsid w:val="49607B6B"/>
    <w:rsid w:val="4988BBBF"/>
    <w:rsid w:val="49A71B39"/>
    <w:rsid w:val="4A2A4C4C"/>
    <w:rsid w:val="4A36F33F"/>
    <w:rsid w:val="4A5587D4"/>
    <w:rsid w:val="4A70247D"/>
    <w:rsid w:val="4A725168"/>
    <w:rsid w:val="4AA43556"/>
    <w:rsid w:val="4AC696D3"/>
    <w:rsid w:val="4AC6DAD4"/>
    <w:rsid w:val="4AC7F794"/>
    <w:rsid w:val="4AD303E9"/>
    <w:rsid w:val="4AD7F95E"/>
    <w:rsid w:val="4AEED1A4"/>
    <w:rsid w:val="4B14E72F"/>
    <w:rsid w:val="4B20D28C"/>
    <w:rsid w:val="4B6DD807"/>
    <w:rsid w:val="4BAF3DCE"/>
    <w:rsid w:val="4BB02C18"/>
    <w:rsid w:val="4BBA4309"/>
    <w:rsid w:val="4BEC5A60"/>
    <w:rsid w:val="4BF3BD25"/>
    <w:rsid w:val="4C04AA7F"/>
    <w:rsid w:val="4C0DEC9A"/>
    <w:rsid w:val="4C392F09"/>
    <w:rsid w:val="4C46D30A"/>
    <w:rsid w:val="4C6D17C2"/>
    <w:rsid w:val="4C99157D"/>
    <w:rsid w:val="4CA7F581"/>
    <w:rsid w:val="4CB3E750"/>
    <w:rsid w:val="4CC1BBB2"/>
    <w:rsid w:val="4CCF214F"/>
    <w:rsid w:val="4CD50131"/>
    <w:rsid w:val="4CF5F117"/>
    <w:rsid w:val="4D02DC4E"/>
    <w:rsid w:val="4D3BF46C"/>
    <w:rsid w:val="4D5AB534"/>
    <w:rsid w:val="4D70A317"/>
    <w:rsid w:val="4D97FB83"/>
    <w:rsid w:val="4DA48A91"/>
    <w:rsid w:val="4DC03EAC"/>
    <w:rsid w:val="4DC7135F"/>
    <w:rsid w:val="4DC90508"/>
    <w:rsid w:val="4DD824DD"/>
    <w:rsid w:val="4DD96713"/>
    <w:rsid w:val="4E139AE1"/>
    <w:rsid w:val="4E21A496"/>
    <w:rsid w:val="4E2D8F89"/>
    <w:rsid w:val="4E3B5F7D"/>
    <w:rsid w:val="4E462247"/>
    <w:rsid w:val="4E4F4D46"/>
    <w:rsid w:val="4E657975"/>
    <w:rsid w:val="4E9F4106"/>
    <w:rsid w:val="4EAE7C5B"/>
    <w:rsid w:val="4ED28DB5"/>
    <w:rsid w:val="4EEC473F"/>
    <w:rsid w:val="4F055CE0"/>
    <w:rsid w:val="4F1B6907"/>
    <w:rsid w:val="4F241D61"/>
    <w:rsid w:val="4F37814C"/>
    <w:rsid w:val="4F421625"/>
    <w:rsid w:val="4F4806B9"/>
    <w:rsid w:val="4F5DF834"/>
    <w:rsid w:val="4F8D673D"/>
    <w:rsid w:val="4FA87257"/>
    <w:rsid w:val="4FAF8478"/>
    <w:rsid w:val="4FAF892B"/>
    <w:rsid w:val="4FB15010"/>
    <w:rsid w:val="4FC2B299"/>
    <w:rsid w:val="4FDAABFE"/>
    <w:rsid w:val="4FEA529C"/>
    <w:rsid w:val="4FEFF1DE"/>
    <w:rsid w:val="5003AB9E"/>
    <w:rsid w:val="501F20D2"/>
    <w:rsid w:val="5022072B"/>
    <w:rsid w:val="50532A53"/>
    <w:rsid w:val="50653E59"/>
    <w:rsid w:val="50730793"/>
    <w:rsid w:val="508F2D6D"/>
    <w:rsid w:val="5093C6B9"/>
    <w:rsid w:val="50D2F31E"/>
    <w:rsid w:val="50DA01D2"/>
    <w:rsid w:val="50DA998E"/>
    <w:rsid w:val="50F1FBD9"/>
    <w:rsid w:val="50F724CE"/>
    <w:rsid w:val="51111E04"/>
    <w:rsid w:val="512A871F"/>
    <w:rsid w:val="5133219C"/>
    <w:rsid w:val="5195A756"/>
    <w:rsid w:val="519676E6"/>
    <w:rsid w:val="51BAC5AC"/>
    <w:rsid w:val="51D33576"/>
    <w:rsid w:val="51D9FC16"/>
    <w:rsid w:val="51F74009"/>
    <w:rsid w:val="52007350"/>
    <w:rsid w:val="5216C3FA"/>
    <w:rsid w:val="521C107E"/>
    <w:rsid w:val="52537B4C"/>
    <w:rsid w:val="525E16DD"/>
    <w:rsid w:val="528155F4"/>
    <w:rsid w:val="5282111D"/>
    <w:rsid w:val="528B2270"/>
    <w:rsid w:val="52948FCD"/>
    <w:rsid w:val="52B7DAA6"/>
    <w:rsid w:val="52C35A79"/>
    <w:rsid w:val="52D0B5E5"/>
    <w:rsid w:val="52D823DF"/>
    <w:rsid w:val="52FD2264"/>
    <w:rsid w:val="530BFD68"/>
    <w:rsid w:val="53157D73"/>
    <w:rsid w:val="532CCFA4"/>
    <w:rsid w:val="5369DFD5"/>
    <w:rsid w:val="537ED7D0"/>
    <w:rsid w:val="538B400C"/>
    <w:rsid w:val="538CCE8B"/>
    <w:rsid w:val="538DFD71"/>
    <w:rsid w:val="53A6DD61"/>
    <w:rsid w:val="53B41167"/>
    <w:rsid w:val="53C5A9C0"/>
    <w:rsid w:val="53E5EBAE"/>
    <w:rsid w:val="540F06E3"/>
    <w:rsid w:val="5421FB33"/>
    <w:rsid w:val="5424BFE0"/>
    <w:rsid w:val="543A4986"/>
    <w:rsid w:val="543C4741"/>
    <w:rsid w:val="546E3396"/>
    <w:rsid w:val="54975145"/>
    <w:rsid w:val="54A28D0E"/>
    <w:rsid w:val="54CF3507"/>
    <w:rsid w:val="54DD1203"/>
    <w:rsid w:val="54E117F2"/>
    <w:rsid w:val="54E47DB0"/>
    <w:rsid w:val="550423D1"/>
    <w:rsid w:val="550EE00F"/>
    <w:rsid w:val="552788DA"/>
    <w:rsid w:val="55291255"/>
    <w:rsid w:val="5548D1E2"/>
    <w:rsid w:val="55703A75"/>
    <w:rsid w:val="557E37B3"/>
    <w:rsid w:val="5582DA0A"/>
    <w:rsid w:val="55885CF0"/>
    <w:rsid w:val="55BF7375"/>
    <w:rsid w:val="55E1C621"/>
    <w:rsid w:val="55E5ADAC"/>
    <w:rsid w:val="56323A1E"/>
    <w:rsid w:val="563F5AA9"/>
    <w:rsid w:val="56472F91"/>
    <w:rsid w:val="564ADE03"/>
    <w:rsid w:val="56558C66"/>
    <w:rsid w:val="5677C4FA"/>
    <w:rsid w:val="5689A749"/>
    <w:rsid w:val="568DF5B4"/>
    <w:rsid w:val="56961C85"/>
    <w:rsid w:val="56F27BC6"/>
    <w:rsid w:val="56FBCF7C"/>
    <w:rsid w:val="57066443"/>
    <w:rsid w:val="573EAB69"/>
    <w:rsid w:val="57499FBD"/>
    <w:rsid w:val="57521885"/>
    <w:rsid w:val="57645BDC"/>
    <w:rsid w:val="57B711CA"/>
    <w:rsid w:val="57BF9ACF"/>
    <w:rsid w:val="57E002C6"/>
    <w:rsid w:val="57F8E649"/>
    <w:rsid w:val="580B3E9A"/>
    <w:rsid w:val="580DA230"/>
    <w:rsid w:val="5825C1E6"/>
    <w:rsid w:val="582FDD55"/>
    <w:rsid w:val="58362C76"/>
    <w:rsid w:val="5868CFBD"/>
    <w:rsid w:val="5878457F"/>
    <w:rsid w:val="5881AAED"/>
    <w:rsid w:val="588331B5"/>
    <w:rsid w:val="5889B54D"/>
    <w:rsid w:val="589C65C8"/>
    <w:rsid w:val="58C85E6D"/>
    <w:rsid w:val="58ECA19D"/>
    <w:rsid w:val="59285BB2"/>
    <w:rsid w:val="5935A53A"/>
    <w:rsid w:val="5936647E"/>
    <w:rsid w:val="593BC9D1"/>
    <w:rsid w:val="59550324"/>
    <w:rsid w:val="59645A53"/>
    <w:rsid w:val="596A5EA8"/>
    <w:rsid w:val="599462F5"/>
    <w:rsid w:val="599510E1"/>
    <w:rsid w:val="59C03649"/>
    <w:rsid w:val="59D566EA"/>
    <w:rsid w:val="59F09463"/>
    <w:rsid w:val="59F54830"/>
    <w:rsid w:val="5A01BAAE"/>
    <w:rsid w:val="5A1D1D48"/>
    <w:rsid w:val="5A3EB2DF"/>
    <w:rsid w:val="5A605274"/>
    <w:rsid w:val="5ACEF573"/>
    <w:rsid w:val="5AEA37E6"/>
    <w:rsid w:val="5AEAAC23"/>
    <w:rsid w:val="5AF0CD6D"/>
    <w:rsid w:val="5AF22A9B"/>
    <w:rsid w:val="5B220284"/>
    <w:rsid w:val="5B2883DB"/>
    <w:rsid w:val="5B372E79"/>
    <w:rsid w:val="5B3C4094"/>
    <w:rsid w:val="5B4AC042"/>
    <w:rsid w:val="5B5F2853"/>
    <w:rsid w:val="5B60E3B4"/>
    <w:rsid w:val="5B99406C"/>
    <w:rsid w:val="5BA58A71"/>
    <w:rsid w:val="5BC5A6DD"/>
    <w:rsid w:val="5BF39008"/>
    <w:rsid w:val="5BF8482B"/>
    <w:rsid w:val="5BFC1FCA"/>
    <w:rsid w:val="5C203664"/>
    <w:rsid w:val="5C273E89"/>
    <w:rsid w:val="5C404B94"/>
    <w:rsid w:val="5C9115E6"/>
    <w:rsid w:val="5C9ECA71"/>
    <w:rsid w:val="5CC0A71C"/>
    <w:rsid w:val="5CD82EC2"/>
    <w:rsid w:val="5CEE025F"/>
    <w:rsid w:val="5CFED329"/>
    <w:rsid w:val="5D3303EB"/>
    <w:rsid w:val="5D384004"/>
    <w:rsid w:val="5D38B1CE"/>
    <w:rsid w:val="5D4CA180"/>
    <w:rsid w:val="5D4D7E1B"/>
    <w:rsid w:val="5D70DAF4"/>
    <w:rsid w:val="5D80E3B8"/>
    <w:rsid w:val="5D861020"/>
    <w:rsid w:val="5D9B63FF"/>
    <w:rsid w:val="5DAB747A"/>
    <w:rsid w:val="5E26B874"/>
    <w:rsid w:val="5E3DD75A"/>
    <w:rsid w:val="5E6D8215"/>
    <w:rsid w:val="5E7942B8"/>
    <w:rsid w:val="5E94975C"/>
    <w:rsid w:val="5EA1741F"/>
    <w:rsid w:val="5EA2E9C2"/>
    <w:rsid w:val="5EBC14CE"/>
    <w:rsid w:val="5EBDC942"/>
    <w:rsid w:val="5EC3C2EB"/>
    <w:rsid w:val="5ED0B033"/>
    <w:rsid w:val="5EE9718D"/>
    <w:rsid w:val="5EEA00E7"/>
    <w:rsid w:val="5EED7811"/>
    <w:rsid w:val="5EEEC5D1"/>
    <w:rsid w:val="5EFA5A74"/>
    <w:rsid w:val="5F0BDE2F"/>
    <w:rsid w:val="5F24F330"/>
    <w:rsid w:val="5F5C0991"/>
    <w:rsid w:val="5F75DBE7"/>
    <w:rsid w:val="5F78A874"/>
    <w:rsid w:val="5FB0B743"/>
    <w:rsid w:val="5FC2B394"/>
    <w:rsid w:val="5FD127A6"/>
    <w:rsid w:val="5FD680C8"/>
    <w:rsid w:val="5FE762D4"/>
    <w:rsid w:val="6001F597"/>
    <w:rsid w:val="60131EFC"/>
    <w:rsid w:val="603A898E"/>
    <w:rsid w:val="604E96EC"/>
    <w:rsid w:val="6054F8D3"/>
    <w:rsid w:val="605852B2"/>
    <w:rsid w:val="606736C5"/>
    <w:rsid w:val="608B366E"/>
    <w:rsid w:val="60A01104"/>
    <w:rsid w:val="60AB43E9"/>
    <w:rsid w:val="60BE478A"/>
    <w:rsid w:val="60BFC688"/>
    <w:rsid w:val="60D7A942"/>
    <w:rsid w:val="60DB5E4F"/>
    <w:rsid w:val="60F8CA3E"/>
    <w:rsid w:val="6101F0A4"/>
    <w:rsid w:val="610EFC17"/>
    <w:rsid w:val="6141B0EB"/>
    <w:rsid w:val="61478225"/>
    <w:rsid w:val="615DEF47"/>
    <w:rsid w:val="61683B1D"/>
    <w:rsid w:val="61E49259"/>
    <w:rsid w:val="61EA4C6C"/>
    <w:rsid w:val="61FDE36A"/>
    <w:rsid w:val="6214BAEF"/>
    <w:rsid w:val="622A054E"/>
    <w:rsid w:val="62775EAE"/>
    <w:rsid w:val="627F0F91"/>
    <w:rsid w:val="6281AF81"/>
    <w:rsid w:val="62BCD484"/>
    <w:rsid w:val="62C5F773"/>
    <w:rsid w:val="62CF2654"/>
    <w:rsid w:val="62D4F9D8"/>
    <w:rsid w:val="62F3C62B"/>
    <w:rsid w:val="63002A82"/>
    <w:rsid w:val="632F48FC"/>
    <w:rsid w:val="6337FC0D"/>
    <w:rsid w:val="634A4611"/>
    <w:rsid w:val="6376AB13"/>
    <w:rsid w:val="63835103"/>
    <w:rsid w:val="639CB7A6"/>
    <w:rsid w:val="63AF7E74"/>
    <w:rsid w:val="63C89ED8"/>
    <w:rsid w:val="63D1A449"/>
    <w:rsid w:val="63D30AC9"/>
    <w:rsid w:val="645F435D"/>
    <w:rsid w:val="648F45EF"/>
    <w:rsid w:val="6493D258"/>
    <w:rsid w:val="6496EC5A"/>
    <w:rsid w:val="64B8B1B8"/>
    <w:rsid w:val="64D3CE51"/>
    <w:rsid w:val="64DB6B89"/>
    <w:rsid w:val="64FCD114"/>
    <w:rsid w:val="65062BAE"/>
    <w:rsid w:val="652873D5"/>
    <w:rsid w:val="65356EA5"/>
    <w:rsid w:val="65434BA8"/>
    <w:rsid w:val="655F9ADA"/>
    <w:rsid w:val="65618F55"/>
    <w:rsid w:val="657F6413"/>
    <w:rsid w:val="6583FFB5"/>
    <w:rsid w:val="65857CAB"/>
    <w:rsid w:val="658EADCC"/>
    <w:rsid w:val="6593999D"/>
    <w:rsid w:val="65A81791"/>
    <w:rsid w:val="65AA6C85"/>
    <w:rsid w:val="65AC0172"/>
    <w:rsid w:val="65B06D4D"/>
    <w:rsid w:val="65C0038F"/>
    <w:rsid w:val="65D19AA2"/>
    <w:rsid w:val="65D4BEDB"/>
    <w:rsid w:val="65FAAC98"/>
    <w:rsid w:val="65FC92A3"/>
    <w:rsid w:val="660FB2E3"/>
    <w:rsid w:val="66467A65"/>
    <w:rsid w:val="665A4AAC"/>
    <w:rsid w:val="66CFBBE3"/>
    <w:rsid w:val="66D20DCD"/>
    <w:rsid w:val="66DC5168"/>
    <w:rsid w:val="66E51573"/>
    <w:rsid w:val="66F9A87D"/>
    <w:rsid w:val="67036D70"/>
    <w:rsid w:val="67474F87"/>
    <w:rsid w:val="6754668A"/>
    <w:rsid w:val="6788D2E0"/>
    <w:rsid w:val="6797483E"/>
    <w:rsid w:val="679DE871"/>
    <w:rsid w:val="67D4FE8D"/>
    <w:rsid w:val="67E11011"/>
    <w:rsid w:val="680BD920"/>
    <w:rsid w:val="683C22AD"/>
    <w:rsid w:val="68419296"/>
    <w:rsid w:val="6843E2FE"/>
    <w:rsid w:val="68583279"/>
    <w:rsid w:val="68700BFC"/>
    <w:rsid w:val="6881F12C"/>
    <w:rsid w:val="6887C7F4"/>
    <w:rsid w:val="688F3361"/>
    <w:rsid w:val="689F22DE"/>
    <w:rsid w:val="68A385D6"/>
    <w:rsid w:val="68AD9A09"/>
    <w:rsid w:val="68BF1365"/>
    <w:rsid w:val="68D28B8C"/>
    <w:rsid w:val="68F0EC10"/>
    <w:rsid w:val="68F39031"/>
    <w:rsid w:val="6913F7AE"/>
    <w:rsid w:val="6927C7FB"/>
    <w:rsid w:val="693015F4"/>
    <w:rsid w:val="694459E9"/>
    <w:rsid w:val="6945CDBD"/>
    <w:rsid w:val="694D1AB1"/>
    <w:rsid w:val="6955099E"/>
    <w:rsid w:val="69B3CF5A"/>
    <w:rsid w:val="69B60DC6"/>
    <w:rsid w:val="69F93DF8"/>
    <w:rsid w:val="6A0B645E"/>
    <w:rsid w:val="6A20AB0A"/>
    <w:rsid w:val="6A3AE96A"/>
    <w:rsid w:val="6A3CB657"/>
    <w:rsid w:val="6A3E8B02"/>
    <w:rsid w:val="6A3FC3CB"/>
    <w:rsid w:val="6A3FCCB4"/>
    <w:rsid w:val="6A4682CA"/>
    <w:rsid w:val="6A5DFDE2"/>
    <w:rsid w:val="6A646069"/>
    <w:rsid w:val="6A90B14A"/>
    <w:rsid w:val="6A9C1DE4"/>
    <w:rsid w:val="6AA14D78"/>
    <w:rsid w:val="6AAFE496"/>
    <w:rsid w:val="6AB98E2F"/>
    <w:rsid w:val="6AD7A814"/>
    <w:rsid w:val="6AE9B805"/>
    <w:rsid w:val="6AF29DAC"/>
    <w:rsid w:val="6AFB80C7"/>
    <w:rsid w:val="6B18720B"/>
    <w:rsid w:val="6B1E34D8"/>
    <w:rsid w:val="6B277D5C"/>
    <w:rsid w:val="6B3B346D"/>
    <w:rsid w:val="6B421C0D"/>
    <w:rsid w:val="6B4EBE57"/>
    <w:rsid w:val="6B563A03"/>
    <w:rsid w:val="6B6972CE"/>
    <w:rsid w:val="6B874147"/>
    <w:rsid w:val="6B8806EE"/>
    <w:rsid w:val="6B9D2B92"/>
    <w:rsid w:val="6BA1F263"/>
    <w:rsid w:val="6BDC1AB2"/>
    <w:rsid w:val="6C189C56"/>
    <w:rsid w:val="6C391CE1"/>
    <w:rsid w:val="6C3E2A93"/>
    <w:rsid w:val="6C428749"/>
    <w:rsid w:val="6C4E84BF"/>
    <w:rsid w:val="6C67653D"/>
    <w:rsid w:val="6C818344"/>
    <w:rsid w:val="6CCAF5DA"/>
    <w:rsid w:val="6CF94011"/>
    <w:rsid w:val="6D65538C"/>
    <w:rsid w:val="6D8E10F6"/>
    <w:rsid w:val="6D9EC285"/>
    <w:rsid w:val="6DB3792A"/>
    <w:rsid w:val="6DC1C448"/>
    <w:rsid w:val="6DD5F218"/>
    <w:rsid w:val="6E0E9C2B"/>
    <w:rsid w:val="6E2EE611"/>
    <w:rsid w:val="6E3A77FE"/>
    <w:rsid w:val="6E4E13EB"/>
    <w:rsid w:val="6E9B4B62"/>
    <w:rsid w:val="6ED10A9F"/>
    <w:rsid w:val="6F288453"/>
    <w:rsid w:val="6F40ED84"/>
    <w:rsid w:val="6F574CD6"/>
    <w:rsid w:val="6F6652D9"/>
    <w:rsid w:val="6F9E4043"/>
    <w:rsid w:val="6FA28E03"/>
    <w:rsid w:val="6FACBF37"/>
    <w:rsid w:val="6FB03E28"/>
    <w:rsid w:val="6FB6FC25"/>
    <w:rsid w:val="6FCA33DB"/>
    <w:rsid w:val="6FF44844"/>
    <w:rsid w:val="6FFEFDE3"/>
    <w:rsid w:val="7005667C"/>
    <w:rsid w:val="70083081"/>
    <w:rsid w:val="704458DB"/>
    <w:rsid w:val="704A2156"/>
    <w:rsid w:val="70662781"/>
    <w:rsid w:val="707C39BC"/>
    <w:rsid w:val="70B044FC"/>
    <w:rsid w:val="70C12FD5"/>
    <w:rsid w:val="70F8743C"/>
    <w:rsid w:val="70FA9D5D"/>
    <w:rsid w:val="70FFDAE8"/>
    <w:rsid w:val="71043381"/>
    <w:rsid w:val="71077812"/>
    <w:rsid w:val="71227F4F"/>
    <w:rsid w:val="7125DB85"/>
    <w:rsid w:val="7147FB9F"/>
    <w:rsid w:val="716049C0"/>
    <w:rsid w:val="716AC298"/>
    <w:rsid w:val="7171B6A9"/>
    <w:rsid w:val="7173A6B5"/>
    <w:rsid w:val="717FAD41"/>
    <w:rsid w:val="71AFC78E"/>
    <w:rsid w:val="71E6B93E"/>
    <w:rsid w:val="71F6D8E0"/>
    <w:rsid w:val="72029DE3"/>
    <w:rsid w:val="720A7B7C"/>
    <w:rsid w:val="722083C2"/>
    <w:rsid w:val="72305F70"/>
    <w:rsid w:val="72348FFB"/>
    <w:rsid w:val="724514BE"/>
    <w:rsid w:val="72479EAB"/>
    <w:rsid w:val="724D16CF"/>
    <w:rsid w:val="726A5300"/>
    <w:rsid w:val="726E4594"/>
    <w:rsid w:val="7271091E"/>
    <w:rsid w:val="727188FC"/>
    <w:rsid w:val="72BEE55D"/>
    <w:rsid w:val="72C5D1F3"/>
    <w:rsid w:val="72DBA931"/>
    <w:rsid w:val="72E4DAE3"/>
    <w:rsid w:val="7319E296"/>
    <w:rsid w:val="73215ABA"/>
    <w:rsid w:val="732218FC"/>
    <w:rsid w:val="7362216E"/>
    <w:rsid w:val="73820CA6"/>
    <w:rsid w:val="73D51D56"/>
    <w:rsid w:val="73E0F001"/>
    <w:rsid w:val="73E53FAD"/>
    <w:rsid w:val="73EE4D52"/>
    <w:rsid w:val="740470BB"/>
    <w:rsid w:val="741BF375"/>
    <w:rsid w:val="743180F7"/>
    <w:rsid w:val="74417287"/>
    <w:rsid w:val="74673360"/>
    <w:rsid w:val="74884764"/>
    <w:rsid w:val="7495FD10"/>
    <w:rsid w:val="74974F41"/>
    <w:rsid w:val="74DF648F"/>
    <w:rsid w:val="74E70657"/>
    <w:rsid w:val="7509855A"/>
    <w:rsid w:val="751CAD12"/>
    <w:rsid w:val="7521C5DB"/>
    <w:rsid w:val="7527E34E"/>
    <w:rsid w:val="760C78CA"/>
    <w:rsid w:val="760F1D01"/>
    <w:rsid w:val="7628067D"/>
    <w:rsid w:val="764BF3B4"/>
    <w:rsid w:val="76BAA252"/>
    <w:rsid w:val="76C70B87"/>
    <w:rsid w:val="76F7600B"/>
    <w:rsid w:val="7702C622"/>
    <w:rsid w:val="773DE204"/>
    <w:rsid w:val="7744E3BE"/>
    <w:rsid w:val="77BF8E05"/>
    <w:rsid w:val="77C2B4EE"/>
    <w:rsid w:val="77FBAC03"/>
    <w:rsid w:val="780F9606"/>
    <w:rsid w:val="78508EDF"/>
    <w:rsid w:val="787FCFB9"/>
    <w:rsid w:val="788980D7"/>
    <w:rsid w:val="78B459DB"/>
    <w:rsid w:val="78D69434"/>
    <w:rsid w:val="78F9F5A7"/>
    <w:rsid w:val="7919C3CD"/>
    <w:rsid w:val="79325BD5"/>
    <w:rsid w:val="797F34A7"/>
    <w:rsid w:val="799ECC87"/>
    <w:rsid w:val="79C75080"/>
    <w:rsid w:val="79D35D1F"/>
    <w:rsid w:val="79E4265A"/>
    <w:rsid w:val="7A0052F8"/>
    <w:rsid w:val="7A1AAA6C"/>
    <w:rsid w:val="7A296A03"/>
    <w:rsid w:val="7A4E6E12"/>
    <w:rsid w:val="7A710122"/>
    <w:rsid w:val="7A8D1AA8"/>
    <w:rsid w:val="7A8F2FE3"/>
    <w:rsid w:val="7ACA5536"/>
    <w:rsid w:val="7AD01D17"/>
    <w:rsid w:val="7ADD468F"/>
    <w:rsid w:val="7B09F3B2"/>
    <w:rsid w:val="7B10A7EE"/>
    <w:rsid w:val="7B177BF6"/>
    <w:rsid w:val="7B1EEF64"/>
    <w:rsid w:val="7B28C37F"/>
    <w:rsid w:val="7B3A3F19"/>
    <w:rsid w:val="7B51329B"/>
    <w:rsid w:val="7B513743"/>
    <w:rsid w:val="7B66A3A9"/>
    <w:rsid w:val="7B796FF3"/>
    <w:rsid w:val="7BDCB207"/>
    <w:rsid w:val="7BE09813"/>
    <w:rsid w:val="7BF37739"/>
    <w:rsid w:val="7BFBEFEC"/>
    <w:rsid w:val="7C0696F3"/>
    <w:rsid w:val="7C339907"/>
    <w:rsid w:val="7C3DCFF4"/>
    <w:rsid w:val="7C41C355"/>
    <w:rsid w:val="7C503AA2"/>
    <w:rsid w:val="7C523B08"/>
    <w:rsid w:val="7C526B6B"/>
    <w:rsid w:val="7C74FBAF"/>
    <w:rsid w:val="7C7BD653"/>
    <w:rsid w:val="7C95DAA7"/>
    <w:rsid w:val="7C9A2E58"/>
    <w:rsid w:val="7CA58476"/>
    <w:rsid w:val="7CB4B6B4"/>
    <w:rsid w:val="7CD0AFD9"/>
    <w:rsid w:val="7CD714DE"/>
    <w:rsid w:val="7D00B694"/>
    <w:rsid w:val="7D2B369A"/>
    <w:rsid w:val="7D2E3A40"/>
    <w:rsid w:val="7D2F6DB8"/>
    <w:rsid w:val="7D58DE2E"/>
    <w:rsid w:val="7D5C4205"/>
    <w:rsid w:val="7D7A9098"/>
    <w:rsid w:val="7D826AD0"/>
    <w:rsid w:val="7DC20A43"/>
    <w:rsid w:val="7DE99CD8"/>
    <w:rsid w:val="7E0E1C50"/>
    <w:rsid w:val="7E0FF39C"/>
    <w:rsid w:val="7E4317FF"/>
    <w:rsid w:val="7E8E374D"/>
    <w:rsid w:val="7EE28D2D"/>
    <w:rsid w:val="7F098057"/>
    <w:rsid w:val="7F136841"/>
    <w:rsid w:val="7F6BD02E"/>
    <w:rsid w:val="7FA4E2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AABF7"/>
  <w15:chartTrackingRefBased/>
  <w15:docId w15:val="{4700D6BD-65BA-4FE4-BDE6-2CCA97A91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ova Light" w:hAnsi="Arial Nova Light" w:eastAsiaTheme="minorHAnsi" w:cstheme="minorBidi"/>
        <w:kern w:val="2"/>
        <w:sz w:val="21"/>
        <w:szCs w:val="21"/>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0"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441E"/>
    <w:pPr>
      <w:jc w:val="both"/>
    </w:pPr>
    <w:rPr>
      <w:rFonts w:ascii="Microsoft GothicNeo" w:hAnsi="Microsoft GothicNeo" w:eastAsia="Microsoft GothicNeo" w:cs="Microsoft GothicNeo"/>
      <w:kern w:val="0"/>
      <w:sz w:val="20"/>
      <w:szCs w:val="20"/>
      <w14:ligatures w14:val="none"/>
    </w:rPr>
  </w:style>
  <w:style w:type="paragraph" w:styleId="Heading1">
    <w:name w:val="heading 1"/>
    <w:basedOn w:val="Normal"/>
    <w:next w:val="Normal"/>
    <w:link w:val="Heading1Char"/>
    <w:uiPriority w:val="9"/>
    <w:qFormat/>
    <w:rsid w:val="00873DE5"/>
    <w:pPr>
      <w:keepNext/>
      <w:keepLines/>
      <w:numPr>
        <w:numId w:val="45"/>
      </w:numPr>
      <w:shd w:val="clear" w:color="auto" w:fill="000000" w:themeFill="text1"/>
      <w:spacing w:after="0"/>
      <w:outlineLvl w:val="0"/>
    </w:pPr>
    <w:rPr>
      <w:b/>
      <w:color w:val="FFFFFF" w:themeColor="background1"/>
      <w:kern w:val="2"/>
      <w:sz w:val="28"/>
      <w:szCs w:val="32"/>
      <w14:ligatures w14:val="standardContextual"/>
    </w:rPr>
  </w:style>
  <w:style w:type="paragraph" w:styleId="Heading2">
    <w:name w:val="heading 2"/>
    <w:basedOn w:val="Normal"/>
    <w:next w:val="Normal"/>
    <w:link w:val="Heading2Char"/>
    <w:autoRedefine/>
    <w:uiPriority w:val="9"/>
    <w:unhideWhenUsed/>
    <w:qFormat/>
    <w:rsid w:val="003F2570"/>
    <w:pPr>
      <w:keepNext/>
      <w:keepLines/>
      <w:numPr>
        <w:ilvl w:val="1"/>
        <w:numId w:val="84"/>
      </w:numPr>
      <w:shd w:val="clear" w:color="auto" w:fill="D9E2F3" w:themeFill="accent1" w:themeFillTint="33"/>
      <w:spacing w:before="40" w:after="240"/>
      <w:outlineLvl w:val="1"/>
    </w:pPr>
    <w:rPr>
      <w:b/>
      <w:kern w:val="2"/>
      <w:sz w:val="26"/>
      <w:szCs w:val="26"/>
      <w14:ligatures w14:val="standardContextual"/>
    </w:rPr>
  </w:style>
  <w:style w:type="paragraph" w:styleId="Heading3">
    <w:name w:val="heading 3"/>
    <w:basedOn w:val="Normal"/>
    <w:next w:val="Normal"/>
    <w:link w:val="Heading3Char"/>
    <w:uiPriority w:val="9"/>
    <w:unhideWhenUsed/>
    <w:qFormat/>
    <w:rsid w:val="00CA49C0"/>
    <w:pPr>
      <w:keepNext/>
      <w:keepLines/>
      <w:spacing w:before="40" w:after="0"/>
      <w:outlineLvl w:val="2"/>
    </w:pPr>
    <w:rPr>
      <w:b/>
      <w:kern w:val="2"/>
      <w:sz w:val="22"/>
      <w:szCs w:val="22"/>
      <w14:ligatures w14:val="standardContextual"/>
    </w:rPr>
  </w:style>
  <w:style w:type="paragraph" w:styleId="Heading4">
    <w:name w:val="heading 4"/>
    <w:basedOn w:val="Normal"/>
    <w:next w:val="Normal"/>
    <w:link w:val="Heading4Char"/>
    <w:uiPriority w:val="9"/>
    <w:unhideWhenUsed/>
    <w:qFormat/>
    <w:rsid w:val="4A725168"/>
    <w:pPr>
      <w:keepNext/>
      <w:keepLines/>
      <w:spacing w:before="40" w:after="0"/>
      <w:outlineLvl w:val="3"/>
    </w:pPr>
    <w:rPr>
      <w:rFonts w:eastAsiaTheme="minorEastAsia" w:cstheme="minorBidi"/>
      <w:i/>
      <w:iCs/>
      <w:color w:val="2F5496" w:themeColor="accent1" w:themeShade="BF"/>
    </w:rPr>
  </w:style>
  <w:style w:type="paragraph" w:styleId="Heading5">
    <w:name w:val="heading 5"/>
    <w:basedOn w:val="Normal"/>
    <w:next w:val="Normal"/>
    <w:link w:val="Heading5Char"/>
    <w:uiPriority w:val="9"/>
    <w:unhideWhenUsed/>
    <w:qFormat/>
    <w:rsid w:val="00BA5DCA"/>
    <w:pPr>
      <w:keepNext/>
      <w:keepLines/>
      <w:spacing w:before="40" w:after="0"/>
      <w:outlineLvl w:val="4"/>
    </w:pPr>
    <w:rPr>
      <w:rFonts w:asciiTheme="majorHAnsi" w:hAnsiTheme="majorHAnsi" w:eastAsiaTheme="majorEastAsia" w:cstheme="majorBidi"/>
      <w:color w:val="2F5496" w:themeColor="accent1" w:themeShade="BF"/>
      <w:kern w:val="2"/>
      <w:sz w:val="24"/>
      <w:szCs w:val="21"/>
      <w14:ligatures w14:val="standardContextual"/>
    </w:rPr>
  </w:style>
  <w:style w:type="paragraph" w:styleId="Heading6">
    <w:name w:val="heading 6"/>
    <w:basedOn w:val="Normal"/>
    <w:next w:val="Normal"/>
    <w:link w:val="Heading6Char"/>
    <w:uiPriority w:val="9"/>
    <w:unhideWhenUsed/>
    <w:qFormat/>
    <w:rsid w:val="003B10FE"/>
    <w:pPr>
      <w:keepNext/>
      <w:keepLines/>
      <w:spacing w:before="40" w:after="0"/>
      <w:jc w:val="left"/>
      <w:outlineLvl w:val="5"/>
    </w:pPr>
    <w:rPr>
      <w:rFonts w:asciiTheme="majorHAnsi" w:hAnsiTheme="majorHAnsi" w:eastAsiaTheme="majorEastAsia" w:cstheme="majorBidi"/>
      <w:color w:val="1F3763" w:themeColor="accent1" w:themeShade="7F"/>
      <w:szCs w:val="22"/>
    </w:rPr>
  </w:style>
  <w:style w:type="paragraph" w:styleId="Heading7">
    <w:name w:val="heading 7"/>
    <w:basedOn w:val="Normal"/>
    <w:next w:val="Normal"/>
    <w:link w:val="Heading7Char"/>
    <w:uiPriority w:val="9"/>
    <w:unhideWhenUsed/>
    <w:qFormat/>
    <w:rsid w:val="00816B3D"/>
    <w:pPr>
      <w:keepNext/>
      <w:keepLines/>
      <w:spacing w:before="40" w:after="0"/>
      <w:outlineLvl w:val="6"/>
    </w:pPr>
    <w:rPr>
      <w:rFonts w:asciiTheme="majorHAnsi" w:hAnsiTheme="majorHAnsi" w:eastAsiaTheme="majorEastAsia" w:cstheme="majorBidi"/>
      <w:i/>
      <w:iCs/>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73DE5"/>
    <w:rPr>
      <w:rFonts w:ascii="Microsoft GothicNeo" w:hAnsi="Microsoft GothicNeo" w:eastAsia="Microsoft GothicNeo" w:cs="Microsoft GothicNeo"/>
      <w:b/>
      <w:color w:val="FFFFFF" w:themeColor="background1"/>
      <w:sz w:val="28"/>
      <w:szCs w:val="32"/>
      <w:shd w:val="clear" w:color="auto" w:fill="000000" w:themeFill="text1"/>
    </w:rPr>
  </w:style>
  <w:style w:type="character" w:styleId="Heading2Char" w:customStyle="1">
    <w:name w:val="Heading 2 Char"/>
    <w:basedOn w:val="DefaultParagraphFont"/>
    <w:link w:val="Heading2"/>
    <w:uiPriority w:val="9"/>
    <w:rsid w:val="003F2570"/>
    <w:rPr>
      <w:rFonts w:ascii="Microsoft GothicNeo" w:hAnsi="Microsoft GothicNeo" w:eastAsia="Microsoft GothicNeo" w:cs="Microsoft GothicNeo"/>
      <w:b/>
      <w:sz w:val="26"/>
      <w:szCs w:val="26"/>
      <w:shd w:val="clear" w:color="auto" w:fill="D9E2F3" w:themeFill="accent1" w:themeFillTint="33"/>
    </w:rPr>
  </w:style>
  <w:style w:type="character" w:styleId="Heading3Char" w:customStyle="1">
    <w:name w:val="Heading 3 Char"/>
    <w:basedOn w:val="DefaultParagraphFont"/>
    <w:link w:val="Heading3"/>
    <w:uiPriority w:val="9"/>
    <w:rsid w:val="00CA49C0"/>
    <w:rPr>
      <w:rFonts w:ascii="Microsoft GothicNeo" w:hAnsi="Microsoft GothicNeo" w:eastAsia="Microsoft GothicNeo" w:cs="Microsoft GothicNeo"/>
      <w:b/>
      <w:sz w:val="22"/>
      <w:szCs w:val="22"/>
      <w:lang w:val="en-US"/>
    </w:rPr>
  </w:style>
  <w:style w:type="character" w:styleId="Heading5Char" w:customStyle="1">
    <w:name w:val="Heading 5 Char"/>
    <w:basedOn w:val="DefaultParagraphFont"/>
    <w:link w:val="Heading5"/>
    <w:uiPriority w:val="9"/>
    <w:rsid w:val="00BA5DCA"/>
    <w:rPr>
      <w:rFonts w:asciiTheme="majorHAnsi" w:hAnsiTheme="majorHAnsi" w:eastAsiaTheme="majorEastAsia" w:cstheme="majorBidi"/>
      <w:color w:val="2F5496" w:themeColor="accent1" w:themeShade="BF"/>
      <w:sz w:val="24"/>
    </w:rPr>
  </w:style>
  <w:style w:type="paragraph" w:styleId="NoSpacing">
    <w:name w:val="No Spacing"/>
    <w:link w:val="NoSpacingChar"/>
    <w:qFormat/>
    <w:rsid w:val="00BF1915"/>
    <w:pPr>
      <w:spacing w:after="0" w:line="240" w:lineRule="auto"/>
    </w:pPr>
    <w:rPr>
      <w:rFonts w:ascii="Microsoft GothicNeo" w:hAnsi="Microsoft GothicNeo" w:eastAsiaTheme="minorEastAsia"/>
      <w:kern w:val="0"/>
      <w:sz w:val="20"/>
      <w:szCs w:val="22"/>
      <w14:ligatures w14:val="none"/>
    </w:rPr>
  </w:style>
  <w:style w:type="character" w:styleId="NoSpacingChar" w:customStyle="1">
    <w:name w:val="No Spacing Char"/>
    <w:basedOn w:val="DefaultParagraphFont"/>
    <w:link w:val="NoSpacing"/>
    <w:uiPriority w:val="1"/>
    <w:rsid w:val="00BF1915"/>
    <w:rPr>
      <w:rFonts w:ascii="Microsoft GothicNeo" w:hAnsi="Microsoft GothicNeo" w:eastAsiaTheme="minorEastAsia"/>
      <w:kern w:val="0"/>
      <w:sz w:val="20"/>
      <w:szCs w:val="22"/>
      <w:lang w:val="en-US"/>
      <w14:ligatures w14:val="none"/>
    </w:rPr>
  </w:style>
  <w:style w:type="character" w:styleId="PlaceholderText">
    <w:name w:val="Placeholder Text"/>
    <w:basedOn w:val="DefaultParagraphFont"/>
    <w:uiPriority w:val="99"/>
    <w:semiHidden/>
    <w:rsid w:val="00AE48C4"/>
    <w:rPr>
      <w:color w:val="808080"/>
    </w:rPr>
  </w:style>
  <w:style w:type="paragraph" w:styleId="Header">
    <w:name w:val="header"/>
    <w:basedOn w:val="Normal"/>
    <w:link w:val="HeaderChar"/>
    <w:uiPriority w:val="99"/>
    <w:unhideWhenUsed/>
    <w:rsid w:val="00D6670E"/>
    <w:pPr>
      <w:tabs>
        <w:tab w:val="center" w:pos="4513"/>
        <w:tab w:val="right" w:pos="9026"/>
      </w:tabs>
      <w:spacing w:after="0" w:line="240" w:lineRule="auto"/>
    </w:pPr>
  </w:style>
  <w:style w:type="character" w:styleId="HeaderChar" w:customStyle="1">
    <w:name w:val="Header Char"/>
    <w:basedOn w:val="DefaultParagraphFont"/>
    <w:link w:val="Header"/>
    <w:uiPriority w:val="99"/>
    <w:rsid w:val="00D6670E"/>
    <w:rPr>
      <w:rFonts w:asciiTheme="minorHAnsi" w:hAnsiTheme="minorHAnsi" w:eastAsiaTheme="minorEastAsia"/>
      <w:kern w:val="0"/>
      <w:sz w:val="22"/>
      <w:szCs w:val="22"/>
      <w:lang w:val="en-US"/>
      <w14:ligatures w14:val="none"/>
    </w:rPr>
  </w:style>
  <w:style w:type="paragraph" w:styleId="Footer">
    <w:name w:val="footer"/>
    <w:basedOn w:val="Normal"/>
    <w:link w:val="FooterChar"/>
    <w:uiPriority w:val="99"/>
    <w:unhideWhenUsed/>
    <w:rsid w:val="00D6670E"/>
    <w:pPr>
      <w:tabs>
        <w:tab w:val="center" w:pos="4513"/>
        <w:tab w:val="right" w:pos="9026"/>
      </w:tabs>
      <w:spacing w:after="0" w:line="240" w:lineRule="auto"/>
    </w:pPr>
  </w:style>
  <w:style w:type="character" w:styleId="FooterChar" w:customStyle="1">
    <w:name w:val="Footer Char"/>
    <w:basedOn w:val="DefaultParagraphFont"/>
    <w:link w:val="Footer"/>
    <w:uiPriority w:val="99"/>
    <w:rsid w:val="00D6670E"/>
    <w:rPr>
      <w:rFonts w:asciiTheme="minorHAnsi" w:hAnsiTheme="minorHAnsi" w:eastAsiaTheme="minorEastAsia"/>
      <w:kern w:val="0"/>
      <w:sz w:val="22"/>
      <w:szCs w:val="22"/>
      <w:lang w:val="en-US"/>
      <w14:ligatures w14:val="none"/>
    </w:rPr>
  </w:style>
  <w:style w:type="paragraph" w:styleId="Title">
    <w:name w:val="Title"/>
    <w:basedOn w:val="Normal"/>
    <w:next w:val="Normal"/>
    <w:link w:val="TitleChar"/>
    <w:uiPriority w:val="10"/>
    <w:qFormat/>
    <w:rsid w:val="0047610A"/>
    <w:pPr>
      <w:spacing w:after="0" w:line="240" w:lineRule="auto"/>
      <w:contextualSpacing/>
    </w:pPr>
    <w:rPr>
      <w:rFonts w:ascii="Bahnschrift" w:hAnsi="Bahnschrift" w:eastAsiaTheme="majorEastAsia" w:cstheme="majorBidi"/>
      <w:spacing w:val="-10"/>
      <w:kern w:val="28"/>
      <w:sz w:val="56"/>
      <w:szCs w:val="56"/>
    </w:rPr>
  </w:style>
  <w:style w:type="character" w:styleId="TitleChar" w:customStyle="1">
    <w:name w:val="Title Char"/>
    <w:basedOn w:val="DefaultParagraphFont"/>
    <w:link w:val="Title"/>
    <w:uiPriority w:val="10"/>
    <w:rsid w:val="0047610A"/>
    <w:rPr>
      <w:rFonts w:ascii="Bahnschrift" w:hAnsi="Bahnschrift" w:eastAsiaTheme="majorEastAsia" w:cstheme="majorBidi"/>
      <w:spacing w:val="-10"/>
      <w:kern w:val="28"/>
      <w:sz w:val="56"/>
      <w:szCs w:val="56"/>
      <w:lang w:val="en-US"/>
      <w14:ligatures w14:val="none"/>
    </w:rPr>
  </w:style>
  <w:style w:type="table" w:styleId="TableGrid">
    <w:name w:val="Table Grid"/>
    <w:basedOn w:val="TableNormal"/>
    <w:uiPriority w:val="39"/>
    <w:rsid w:val="00C83DD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CB3764"/>
    <w:pPr>
      <w:numPr>
        <w:numId w:val="0"/>
      </w:numPr>
      <w:shd w:val="clear" w:color="auto" w:fill="auto"/>
      <w:spacing w:before="240"/>
      <w:jc w:val="left"/>
      <w:outlineLvl w:val="9"/>
    </w:pPr>
    <w:rPr>
      <w:b w:val="0"/>
      <w:color w:val="2F5496" w:themeColor="accent1" w:themeShade="BF"/>
      <w:kern w:val="0"/>
      <w14:ligatures w14:val="none"/>
    </w:rPr>
  </w:style>
  <w:style w:type="paragraph" w:styleId="TOC1">
    <w:name w:val="toc 1"/>
    <w:basedOn w:val="Normal"/>
    <w:next w:val="Normal"/>
    <w:autoRedefine/>
    <w:uiPriority w:val="39"/>
    <w:unhideWhenUsed/>
    <w:rsid w:val="00BD6D35"/>
    <w:pPr>
      <w:tabs>
        <w:tab w:val="left" w:pos="720"/>
        <w:tab w:val="right" w:leader="dot" w:pos="9016"/>
      </w:tabs>
      <w:spacing w:after="100"/>
    </w:pPr>
  </w:style>
  <w:style w:type="character" w:styleId="Hyperlink">
    <w:name w:val="Hyperlink"/>
    <w:basedOn w:val="DefaultParagraphFont"/>
    <w:uiPriority w:val="99"/>
    <w:unhideWhenUsed/>
    <w:rsid w:val="00E94CF9"/>
    <w:rPr>
      <w:color w:val="0563C1" w:themeColor="hyperlink"/>
      <w:u w:val="single"/>
    </w:rPr>
  </w:style>
  <w:style w:type="paragraph" w:styleId="ListParagraph">
    <w:name w:val="List Paragraph"/>
    <w:basedOn w:val="Normal"/>
    <w:uiPriority w:val="34"/>
    <w:qFormat/>
    <w:rsid w:val="007C690A"/>
    <w:pPr>
      <w:ind w:left="720"/>
      <w:contextualSpacing/>
    </w:pPr>
  </w:style>
  <w:style w:type="paragraph" w:styleId="TOC3">
    <w:name w:val="toc 3"/>
    <w:basedOn w:val="Normal"/>
    <w:next w:val="Normal"/>
    <w:autoRedefine/>
    <w:uiPriority w:val="39"/>
    <w:unhideWhenUsed/>
    <w:rsid w:val="00B516A8"/>
    <w:pPr>
      <w:spacing w:after="100"/>
      <w:ind w:left="400"/>
    </w:pPr>
  </w:style>
  <w:style w:type="paragraph" w:styleId="TOC2">
    <w:name w:val="toc 2"/>
    <w:basedOn w:val="Normal"/>
    <w:next w:val="Normal"/>
    <w:autoRedefine/>
    <w:uiPriority w:val="39"/>
    <w:unhideWhenUsed/>
    <w:rsid w:val="00B516A8"/>
    <w:pPr>
      <w:spacing w:after="100"/>
      <w:ind w:left="200"/>
    </w:pPr>
  </w:style>
  <w:style w:type="character" w:styleId="Heading4Char" w:customStyle="1">
    <w:name w:val="Heading 4 Char"/>
    <w:basedOn w:val="DefaultParagraphFont"/>
    <w:link w:val="Heading4"/>
    <w:uiPriority w:val="9"/>
    <w:rsid w:val="4A725168"/>
    <w:rPr>
      <w:rFonts w:ascii="Microsoft GothicNeo" w:hAnsi="Microsoft GothicNeo" w:eastAsiaTheme="minorEastAsia" w:cstheme="minorBidi"/>
      <w:i/>
      <w:iCs/>
      <w:noProof w:val="0"/>
      <w:color w:val="2F5496" w:themeColor="accent1" w:themeShade="BF"/>
      <w:sz w:val="20"/>
      <w:szCs w:val="20"/>
      <w:lang w:val="en-US"/>
    </w:rPr>
  </w:style>
  <w:style w:type="character" w:styleId="Heading6Char" w:customStyle="1">
    <w:name w:val="Heading 6 Char"/>
    <w:basedOn w:val="DefaultParagraphFont"/>
    <w:link w:val="Heading6"/>
    <w:uiPriority w:val="9"/>
    <w:rsid w:val="003B10FE"/>
    <w:rPr>
      <w:rFonts w:asciiTheme="majorHAnsi" w:hAnsiTheme="majorHAnsi" w:eastAsiaTheme="majorEastAsia" w:cstheme="majorBidi"/>
      <w:color w:val="1F3763" w:themeColor="accent1" w:themeShade="7F"/>
      <w:kern w:val="0"/>
      <w:sz w:val="20"/>
      <w:szCs w:val="22"/>
      <w14:ligatures w14:val="none"/>
    </w:rPr>
  </w:style>
  <w:style w:type="character" w:styleId="Strong">
    <w:name w:val="Strong"/>
    <w:basedOn w:val="DefaultParagraphFont"/>
    <w:uiPriority w:val="22"/>
    <w:qFormat/>
    <w:rsid w:val="003B10FE"/>
    <w:rPr>
      <w:b/>
      <w:bCs/>
    </w:rPr>
  </w:style>
  <w:style w:type="character" w:styleId="CommentReference">
    <w:name w:val="annotation reference"/>
    <w:basedOn w:val="DefaultParagraphFont"/>
    <w:unhideWhenUsed/>
    <w:rsid w:val="003B10FE"/>
    <w:rPr>
      <w:sz w:val="16"/>
      <w:szCs w:val="16"/>
    </w:rPr>
  </w:style>
  <w:style w:type="paragraph" w:styleId="CommentText">
    <w:name w:val="annotation text"/>
    <w:basedOn w:val="Normal"/>
    <w:link w:val="CommentTextChar"/>
    <w:unhideWhenUsed/>
    <w:rsid w:val="003B10FE"/>
    <w:pPr>
      <w:spacing w:line="240" w:lineRule="auto"/>
      <w:jc w:val="left"/>
    </w:pPr>
    <w:rPr>
      <w:rFonts w:eastAsiaTheme="minorHAnsi" w:cstheme="minorBidi"/>
    </w:rPr>
  </w:style>
  <w:style w:type="character" w:styleId="CommentTextChar" w:customStyle="1">
    <w:name w:val="Comment Text Char"/>
    <w:basedOn w:val="DefaultParagraphFont"/>
    <w:link w:val="CommentText"/>
    <w:uiPriority w:val="99"/>
    <w:rsid w:val="003B10FE"/>
    <w:rPr>
      <w:rFonts w:ascii="Microsoft GothicNeo" w:hAnsi="Microsoft GothicNe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B10FE"/>
    <w:rPr>
      <w:b/>
      <w:bCs/>
    </w:rPr>
  </w:style>
  <w:style w:type="character" w:styleId="CommentSubjectChar" w:customStyle="1">
    <w:name w:val="Comment Subject Char"/>
    <w:basedOn w:val="CommentTextChar"/>
    <w:link w:val="CommentSubject"/>
    <w:uiPriority w:val="99"/>
    <w:semiHidden/>
    <w:rsid w:val="003B10FE"/>
    <w:rPr>
      <w:rFonts w:ascii="Microsoft GothicNeo" w:hAnsi="Microsoft GothicNeo"/>
      <w:b/>
      <w:bCs/>
      <w:kern w:val="0"/>
      <w:sz w:val="20"/>
      <w:szCs w:val="20"/>
      <w14:ligatures w14:val="none"/>
    </w:rPr>
  </w:style>
  <w:style w:type="paragraph" w:styleId="BalloonText">
    <w:name w:val="Balloon Text"/>
    <w:basedOn w:val="Normal"/>
    <w:link w:val="BalloonTextChar"/>
    <w:uiPriority w:val="99"/>
    <w:semiHidden/>
    <w:unhideWhenUsed/>
    <w:rsid w:val="003B10FE"/>
    <w:pPr>
      <w:spacing w:after="0" w:line="240" w:lineRule="auto"/>
      <w:jc w:val="left"/>
    </w:pPr>
    <w:rPr>
      <w:rFonts w:ascii="Segoe UI" w:hAnsi="Segoe UI" w:cs="Segoe UI" w:eastAsiaTheme="minorHAnsi"/>
      <w:sz w:val="18"/>
      <w:szCs w:val="18"/>
    </w:rPr>
  </w:style>
  <w:style w:type="character" w:styleId="BalloonTextChar" w:customStyle="1">
    <w:name w:val="Balloon Text Char"/>
    <w:basedOn w:val="DefaultParagraphFont"/>
    <w:link w:val="BalloonText"/>
    <w:uiPriority w:val="99"/>
    <w:semiHidden/>
    <w:rsid w:val="003B10FE"/>
    <w:rPr>
      <w:rFonts w:ascii="Segoe UI" w:hAnsi="Segoe UI" w:cs="Segoe UI"/>
      <w:kern w:val="0"/>
      <w:sz w:val="18"/>
      <w:szCs w:val="18"/>
      <w14:ligatures w14:val="none"/>
    </w:rPr>
  </w:style>
  <w:style w:type="character" w:styleId="UnresolvedMention">
    <w:name w:val="Unresolved Mention"/>
    <w:basedOn w:val="DefaultParagraphFont"/>
    <w:uiPriority w:val="99"/>
    <w:semiHidden/>
    <w:unhideWhenUsed/>
    <w:rsid w:val="003B10FE"/>
    <w:rPr>
      <w:color w:val="605E5C"/>
      <w:shd w:val="clear" w:color="auto" w:fill="E1DFDD"/>
    </w:rPr>
  </w:style>
  <w:style w:type="character" w:styleId="HTMLCode">
    <w:name w:val="HTML Code"/>
    <w:basedOn w:val="DefaultParagraphFont"/>
    <w:uiPriority w:val="99"/>
    <w:semiHidden/>
    <w:unhideWhenUsed/>
    <w:rsid w:val="003B10FE"/>
    <w:rPr>
      <w:rFonts w:ascii="Courier New" w:hAnsi="Courier New" w:eastAsia="Times New Roman" w:cs="Courier New"/>
      <w:sz w:val="20"/>
      <w:szCs w:val="20"/>
    </w:rPr>
  </w:style>
  <w:style w:type="paragraph" w:styleId="NormalWeb">
    <w:name w:val="Normal (Web)"/>
    <w:basedOn w:val="Normal"/>
    <w:uiPriority w:val="99"/>
    <w:semiHidden/>
    <w:unhideWhenUsed/>
    <w:rsid w:val="003B10FE"/>
    <w:pPr>
      <w:jc w:val="left"/>
    </w:pPr>
    <w:rPr>
      <w:rFonts w:ascii="Times New Roman" w:hAnsi="Times New Roman" w:cs="Times New Roman" w:eastAsiaTheme="minorHAnsi"/>
      <w:sz w:val="24"/>
      <w:szCs w:val="24"/>
    </w:rPr>
  </w:style>
  <w:style w:type="paragraph" w:styleId="Revision">
    <w:name w:val="Revision"/>
    <w:hidden/>
    <w:uiPriority w:val="99"/>
    <w:semiHidden/>
    <w:rsid w:val="005C37D4"/>
    <w:pPr>
      <w:spacing w:after="0" w:line="240" w:lineRule="auto"/>
    </w:pPr>
    <w:rPr>
      <w:rFonts w:ascii="Microsoft GothicNeo" w:hAnsi="Microsoft GothicNeo" w:eastAsia="Microsoft GothicNeo" w:cs="Microsoft GothicNeo"/>
      <w:kern w:val="0"/>
      <w:sz w:val="20"/>
      <w:szCs w:val="20"/>
      <w14:ligatures w14:val="none"/>
    </w:rPr>
  </w:style>
  <w:style w:type="character" w:styleId="Mention">
    <w:name w:val="Mention"/>
    <w:basedOn w:val="DefaultParagraphFont"/>
    <w:unhideWhenUsed/>
    <w:rsid w:val="008D2682"/>
    <w:rPr>
      <w:color w:val="2B579A"/>
      <w:shd w:val="clear" w:color="auto" w:fill="E1DFDD"/>
    </w:rPr>
  </w:style>
  <w:style w:type="character" w:styleId="Heading7Char" w:customStyle="1">
    <w:name w:val="Heading 7 Char"/>
    <w:basedOn w:val="DefaultParagraphFont"/>
    <w:link w:val="Heading7"/>
    <w:uiPriority w:val="9"/>
    <w:rsid w:val="00816B3D"/>
    <w:rPr>
      <w:rFonts w:asciiTheme="majorHAnsi" w:hAnsiTheme="majorHAnsi" w:eastAsiaTheme="majorEastAsia" w:cstheme="majorBidi"/>
      <w:i/>
      <w:iCs/>
      <w:color w:val="1F3763" w:themeColor="accent1" w:themeShade="7F"/>
      <w:kern w:val="0"/>
      <w:sz w:val="20"/>
      <w:szCs w:val="20"/>
      <w14:ligatures w14:val="none"/>
    </w:rPr>
  </w:style>
  <w:style w:type="paragraph" w:styleId="PlainText">
    <w:name w:val="Plain Text"/>
    <w:basedOn w:val="Normal"/>
    <w:link w:val="PlainTextChar"/>
    <w:uiPriority w:val="99"/>
    <w:unhideWhenUsed/>
    <w:rsid w:val="007031DD"/>
    <w:pPr>
      <w:spacing w:after="0" w:line="240" w:lineRule="auto"/>
      <w:jc w:val="left"/>
    </w:pPr>
    <w:rPr>
      <w:rFonts w:ascii="Consolas" w:hAnsi="Consolas" w:eastAsiaTheme="minorHAnsi" w:cstheme="minorBidi"/>
      <w:kern w:val="2"/>
      <w:sz w:val="21"/>
      <w:szCs w:val="21"/>
      <w14:ligatures w14:val="standardContextual"/>
    </w:rPr>
  </w:style>
  <w:style w:type="character" w:styleId="PlainTextChar" w:customStyle="1">
    <w:name w:val="Plain Text Char"/>
    <w:basedOn w:val="DefaultParagraphFont"/>
    <w:link w:val="PlainText"/>
    <w:uiPriority w:val="99"/>
    <w:rsid w:val="007031DD"/>
    <w:rPr>
      <w:rFonts w:ascii="Consolas" w:hAnsi="Consolas"/>
    </w:rPr>
  </w:style>
  <w:style w:type="paragraph" w:styleId="ListBullet3">
    <w:name w:val="List Bullet 3"/>
    <w:basedOn w:val="Normal"/>
    <w:uiPriority w:val="99"/>
    <w:unhideWhenUsed/>
    <w:rsid w:val="001F66E1"/>
    <w:pPr>
      <w:numPr>
        <w:numId w:val="85"/>
      </w:numPr>
      <w:tabs>
        <w:tab w:val="clear" w:pos="1080"/>
      </w:tabs>
      <w:spacing w:after="200" w:line="276" w:lineRule="auto"/>
      <w:ind w:left="0" w:firstLine="0"/>
      <w:contextualSpacing/>
      <w:jc w:val="left"/>
    </w:pPr>
    <w:rPr>
      <w:rFonts w:asciiTheme="minorHAnsi" w:hAnsiTheme="minorHAnsi" w:eastAsiaTheme="minorEastAsia" w:cstheme="minorBidi"/>
      <w:sz w:val="22"/>
      <w:szCs w:val="22"/>
    </w:rPr>
  </w:style>
  <w:style w:type="paragraph" w:styleId="ListNumber2">
    <w:name w:val="List Number 2"/>
    <w:basedOn w:val="Normal"/>
    <w:uiPriority w:val="99"/>
    <w:unhideWhenUsed/>
    <w:rsid w:val="001F66E1"/>
    <w:pPr>
      <w:numPr>
        <w:numId w:val="86"/>
      </w:numPr>
      <w:tabs>
        <w:tab w:val="clear" w:pos="720"/>
      </w:tabs>
      <w:spacing w:after="200" w:line="276" w:lineRule="auto"/>
      <w:ind w:left="0" w:firstLine="0"/>
      <w:contextualSpacing/>
      <w:jc w:val="left"/>
    </w:pPr>
    <w:rPr>
      <w:rFonts w:asciiTheme="minorHAnsi" w:hAnsiTheme="minorHAnsi" w:eastAsiaTheme="minorEastAsia"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70171">
      <w:bodyDiv w:val="1"/>
      <w:marLeft w:val="0"/>
      <w:marRight w:val="0"/>
      <w:marTop w:val="0"/>
      <w:marBottom w:val="0"/>
      <w:divBdr>
        <w:top w:val="none" w:sz="0" w:space="0" w:color="auto"/>
        <w:left w:val="none" w:sz="0" w:space="0" w:color="auto"/>
        <w:bottom w:val="none" w:sz="0" w:space="0" w:color="auto"/>
        <w:right w:val="none" w:sz="0" w:space="0" w:color="auto"/>
      </w:divBdr>
    </w:div>
    <w:div w:id="50544420">
      <w:bodyDiv w:val="1"/>
      <w:marLeft w:val="0"/>
      <w:marRight w:val="0"/>
      <w:marTop w:val="0"/>
      <w:marBottom w:val="0"/>
      <w:divBdr>
        <w:top w:val="none" w:sz="0" w:space="0" w:color="auto"/>
        <w:left w:val="none" w:sz="0" w:space="0" w:color="auto"/>
        <w:bottom w:val="none" w:sz="0" w:space="0" w:color="auto"/>
        <w:right w:val="none" w:sz="0" w:space="0" w:color="auto"/>
      </w:divBdr>
    </w:div>
    <w:div w:id="52430370">
      <w:bodyDiv w:val="1"/>
      <w:marLeft w:val="0"/>
      <w:marRight w:val="0"/>
      <w:marTop w:val="0"/>
      <w:marBottom w:val="0"/>
      <w:divBdr>
        <w:top w:val="none" w:sz="0" w:space="0" w:color="auto"/>
        <w:left w:val="none" w:sz="0" w:space="0" w:color="auto"/>
        <w:bottom w:val="none" w:sz="0" w:space="0" w:color="auto"/>
        <w:right w:val="none" w:sz="0" w:space="0" w:color="auto"/>
      </w:divBdr>
    </w:div>
    <w:div w:id="113716352">
      <w:bodyDiv w:val="1"/>
      <w:marLeft w:val="0"/>
      <w:marRight w:val="0"/>
      <w:marTop w:val="0"/>
      <w:marBottom w:val="0"/>
      <w:divBdr>
        <w:top w:val="none" w:sz="0" w:space="0" w:color="auto"/>
        <w:left w:val="none" w:sz="0" w:space="0" w:color="auto"/>
        <w:bottom w:val="none" w:sz="0" w:space="0" w:color="auto"/>
        <w:right w:val="none" w:sz="0" w:space="0" w:color="auto"/>
      </w:divBdr>
      <w:divsChild>
        <w:div w:id="496844668">
          <w:marLeft w:val="446"/>
          <w:marRight w:val="0"/>
          <w:marTop w:val="0"/>
          <w:marBottom w:val="0"/>
          <w:divBdr>
            <w:top w:val="none" w:sz="0" w:space="0" w:color="auto"/>
            <w:left w:val="none" w:sz="0" w:space="0" w:color="auto"/>
            <w:bottom w:val="none" w:sz="0" w:space="0" w:color="auto"/>
            <w:right w:val="none" w:sz="0" w:space="0" w:color="auto"/>
          </w:divBdr>
        </w:div>
        <w:div w:id="651108339">
          <w:marLeft w:val="446"/>
          <w:marRight w:val="0"/>
          <w:marTop w:val="0"/>
          <w:marBottom w:val="0"/>
          <w:divBdr>
            <w:top w:val="none" w:sz="0" w:space="0" w:color="auto"/>
            <w:left w:val="none" w:sz="0" w:space="0" w:color="auto"/>
            <w:bottom w:val="none" w:sz="0" w:space="0" w:color="auto"/>
            <w:right w:val="none" w:sz="0" w:space="0" w:color="auto"/>
          </w:divBdr>
        </w:div>
        <w:div w:id="862983871">
          <w:marLeft w:val="446"/>
          <w:marRight w:val="0"/>
          <w:marTop w:val="0"/>
          <w:marBottom w:val="0"/>
          <w:divBdr>
            <w:top w:val="none" w:sz="0" w:space="0" w:color="auto"/>
            <w:left w:val="none" w:sz="0" w:space="0" w:color="auto"/>
            <w:bottom w:val="none" w:sz="0" w:space="0" w:color="auto"/>
            <w:right w:val="none" w:sz="0" w:space="0" w:color="auto"/>
          </w:divBdr>
        </w:div>
        <w:div w:id="2004891722">
          <w:marLeft w:val="446"/>
          <w:marRight w:val="0"/>
          <w:marTop w:val="0"/>
          <w:marBottom w:val="0"/>
          <w:divBdr>
            <w:top w:val="none" w:sz="0" w:space="0" w:color="auto"/>
            <w:left w:val="none" w:sz="0" w:space="0" w:color="auto"/>
            <w:bottom w:val="none" w:sz="0" w:space="0" w:color="auto"/>
            <w:right w:val="none" w:sz="0" w:space="0" w:color="auto"/>
          </w:divBdr>
        </w:div>
      </w:divsChild>
    </w:div>
    <w:div w:id="122189186">
      <w:bodyDiv w:val="1"/>
      <w:marLeft w:val="0"/>
      <w:marRight w:val="0"/>
      <w:marTop w:val="0"/>
      <w:marBottom w:val="0"/>
      <w:divBdr>
        <w:top w:val="none" w:sz="0" w:space="0" w:color="auto"/>
        <w:left w:val="none" w:sz="0" w:space="0" w:color="auto"/>
        <w:bottom w:val="none" w:sz="0" w:space="0" w:color="auto"/>
        <w:right w:val="none" w:sz="0" w:space="0" w:color="auto"/>
      </w:divBdr>
    </w:div>
    <w:div w:id="124280232">
      <w:bodyDiv w:val="1"/>
      <w:marLeft w:val="0"/>
      <w:marRight w:val="0"/>
      <w:marTop w:val="0"/>
      <w:marBottom w:val="0"/>
      <w:divBdr>
        <w:top w:val="none" w:sz="0" w:space="0" w:color="auto"/>
        <w:left w:val="none" w:sz="0" w:space="0" w:color="auto"/>
        <w:bottom w:val="none" w:sz="0" w:space="0" w:color="auto"/>
        <w:right w:val="none" w:sz="0" w:space="0" w:color="auto"/>
      </w:divBdr>
    </w:div>
    <w:div w:id="138036408">
      <w:bodyDiv w:val="1"/>
      <w:marLeft w:val="0"/>
      <w:marRight w:val="0"/>
      <w:marTop w:val="0"/>
      <w:marBottom w:val="0"/>
      <w:divBdr>
        <w:top w:val="none" w:sz="0" w:space="0" w:color="auto"/>
        <w:left w:val="none" w:sz="0" w:space="0" w:color="auto"/>
        <w:bottom w:val="none" w:sz="0" w:space="0" w:color="auto"/>
        <w:right w:val="none" w:sz="0" w:space="0" w:color="auto"/>
      </w:divBdr>
      <w:divsChild>
        <w:div w:id="1070544182">
          <w:marLeft w:val="1267"/>
          <w:marRight w:val="0"/>
          <w:marTop w:val="0"/>
          <w:marBottom w:val="0"/>
          <w:divBdr>
            <w:top w:val="none" w:sz="0" w:space="0" w:color="auto"/>
            <w:left w:val="none" w:sz="0" w:space="0" w:color="auto"/>
            <w:bottom w:val="none" w:sz="0" w:space="0" w:color="auto"/>
            <w:right w:val="none" w:sz="0" w:space="0" w:color="auto"/>
          </w:divBdr>
        </w:div>
        <w:div w:id="1168712197">
          <w:marLeft w:val="1267"/>
          <w:marRight w:val="0"/>
          <w:marTop w:val="0"/>
          <w:marBottom w:val="0"/>
          <w:divBdr>
            <w:top w:val="none" w:sz="0" w:space="0" w:color="auto"/>
            <w:left w:val="none" w:sz="0" w:space="0" w:color="auto"/>
            <w:bottom w:val="none" w:sz="0" w:space="0" w:color="auto"/>
            <w:right w:val="none" w:sz="0" w:space="0" w:color="auto"/>
          </w:divBdr>
        </w:div>
        <w:div w:id="1815754997">
          <w:marLeft w:val="1267"/>
          <w:marRight w:val="0"/>
          <w:marTop w:val="0"/>
          <w:marBottom w:val="0"/>
          <w:divBdr>
            <w:top w:val="none" w:sz="0" w:space="0" w:color="auto"/>
            <w:left w:val="none" w:sz="0" w:space="0" w:color="auto"/>
            <w:bottom w:val="none" w:sz="0" w:space="0" w:color="auto"/>
            <w:right w:val="none" w:sz="0" w:space="0" w:color="auto"/>
          </w:divBdr>
        </w:div>
        <w:div w:id="1874727807">
          <w:marLeft w:val="1267"/>
          <w:marRight w:val="0"/>
          <w:marTop w:val="0"/>
          <w:marBottom w:val="0"/>
          <w:divBdr>
            <w:top w:val="none" w:sz="0" w:space="0" w:color="auto"/>
            <w:left w:val="none" w:sz="0" w:space="0" w:color="auto"/>
            <w:bottom w:val="none" w:sz="0" w:space="0" w:color="auto"/>
            <w:right w:val="none" w:sz="0" w:space="0" w:color="auto"/>
          </w:divBdr>
        </w:div>
      </w:divsChild>
    </w:div>
    <w:div w:id="202056643">
      <w:bodyDiv w:val="1"/>
      <w:marLeft w:val="0"/>
      <w:marRight w:val="0"/>
      <w:marTop w:val="0"/>
      <w:marBottom w:val="0"/>
      <w:divBdr>
        <w:top w:val="none" w:sz="0" w:space="0" w:color="auto"/>
        <w:left w:val="none" w:sz="0" w:space="0" w:color="auto"/>
        <w:bottom w:val="none" w:sz="0" w:space="0" w:color="auto"/>
        <w:right w:val="none" w:sz="0" w:space="0" w:color="auto"/>
      </w:divBdr>
    </w:div>
    <w:div w:id="205416102">
      <w:bodyDiv w:val="1"/>
      <w:marLeft w:val="0"/>
      <w:marRight w:val="0"/>
      <w:marTop w:val="0"/>
      <w:marBottom w:val="0"/>
      <w:divBdr>
        <w:top w:val="none" w:sz="0" w:space="0" w:color="auto"/>
        <w:left w:val="none" w:sz="0" w:space="0" w:color="auto"/>
        <w:bottom w:val="none" w:sz="0" w:space="0" w:color="auto"/>
        <w:right w:val="none" w:sz="0" w:space="0" w:color="auto"/>
      </w:divBdr>
    </w:div>
    <w:div w:id="237830254">
      <w:bodyDiv w:val="1"/>
      <w:marLeft w:val="0"/>
      <w:marRight w:val="0"/>
      <w:marTop w:val="0"/>
      <w:marBottom w:val="0"/>
      <w:divBdr>
        <w:top w:val="none" w:sz="0" w:space="0" w:color="auto"/>
        <w:left w:val="none" w:sz="0" w:space="0" w:color="auto"/>
        <w:bottom w:val="none" w:sz="0" w:space="0" w:color="auto"/>
        <w:right w:val="none" w:sz="0" w:space="0" w:color="auto"/>
      </w:divBdr>
    </w:div>
    <w:div w:id="263390634">
      <w:bodyDiv w:val="1"/>
      <w:marLeft w:val="0"/>
      <w:marRight w:val="0"/>
      <w:marTop w:val="0"/>
      <w:marBottom w:val="0"/>
      <w:divBdr>
        <w:top w:val="none" w:sz="0" w:space="0" w:color="auto"/>
        <w:left w:val="none" w:sz="0" w:space="0" w:color="auto"/>
        <w:bottom w:val="none" w:sz="0" w:space="0" w:color="auto"/>
        <w:right w:val="none" w:sz="0" w:space="0" w:color="auto"/>
      </w:divBdr>
    </w:div>
    <w:div w:id="285161491">
      <w:bodyDiv w:val="1"/>
      <w:marLeft w:val="0"/>
      <w:marRight w:val="0"/>
      <w:marTop w:val="0"/>
      <w:marBottom w:val="0"/>
      <w:divBdr>
        <w:top w:val="none" w:sz="0" w:space="0" w:color="auto"/>
        <w:left w:val="none" w:sz="0" w:space="0" w:color="auto"/>
        <w:bottom w:val="none" w:sz="0" w:space="0" w:color="auto"/>
        <w:right w:val="none" w:sz="0" w:space="0" w:color="auto"/>
      </w:divBdr>
    </w:div>
    <w:div w:id="312949901">
      <w:bodyDiv w:val="1"/>
      <w:marLeft w:val="0"/>
      <w:marRight w:val="0"/>
      <w:marTop w:val="0"/>
      <w:marBottom w:val="0"/>
      <w:divBdr>
        <w:top w:val="none" w:sz="0" w:space="0" w:color="auto"/>
        <w:left w:val="none" w:sz="0" w:space="0" w:color="auto"/>
        <w:bottom w:val="none" w:sz="0" w:space="0" w:color="auto"/>
        <w:right w:val="none" w:sz="0" w:space="0" w:color="auto"/>
      </w:divBdr>
    </w:div>
    <w:div w:id="379978462">
      <w:bodyDiv w:val="1"/>
      <w:marLeft w:val="0"/>
      <w:marRight w:val="0"/>
      <w:marTop w:val="0"/>
      <w:marBottom w:val="0"/>
      <w:divBdr>
        <w:top w:val="none" w:sz="0" w:space="0" w:color="auto"/>
        <w:left w:val="none" w:sz="0" w:space="0" w:color="auto"/>
        <w:bottom w:val="none" w:sz="0" w:space="0" w:color="auto"/>
        <w:right w:val="none" w:sz="0" w:space="0" w:color="auto"/>
      </w:divBdr>
    </w:div>
    <w:div w:id="405736111">
      <w:bodyDiv w:val="1"/>
      <w:marLeft w:val="0"/>
      <w:marRight w:val="0"/>
      <w:marTop w:val="0"/>
      <w:marBottom w:val="0"/>
      <w:divBdr>
        <w:top w:val="none" w:sz="0" w:space="0" w:color="auto"/>
        <w:left w:val="none" w:sz="0" w:space="0" w:color="auto"/>
        <w:bottom w:val="none" w:sz="0" w:space="0" w:color="auto"/>
        <w:right w:val="none" w:sz="0" w:space="0" w:color="auto"/>
      </w:divBdr>
    </w:div>
    <w:div w:id="439185724">
      <w:bodyDiv w:val="1"/>
      <w:marLeft w:val="0"/>
      <w:marRight w:val="0"/>
      <w:marTop w:val="0"/>
      <w:marBottom w:val="0"/>
      <w:divBdr>
        <w:top w:val="none" w:sz="0" w:space="0" w:color="auto"/>
        <w:left w:val="none" w:sz="0" w:space="0" w:color="auto"/>
        <w:bottom w:val="none" w:sz="0" w:space="0" w:color="auto"/>
        <w:right w:val="none" w:sz="0" w:space="0" w:color="auto"/>
      </w:divBdr>
    </w:div>
    <w:div w:id="480584526">
      <w:bodyDiv w:val="1"/>
      <w:marLeft w:val="0"/>
      <w:marRight w:val="0"/>
      <w:marTop w:val="0"/>
      <w:marBottom w:val="0"/>
      <w:divBdr>
        <w:top w:val="none" w:sz="0" w:space="0" w:color="auto"/>
        <w:left w:val="none" w:sz="0" w:space="0" w:color="auto"/>
        <w:bottom w:val="none" w:sz="0" w:space="0" w:color="auto"/>
        <w:right w:val="none" w:sz="0" w:space="0" w:color="auto"/>
      </w:divBdr>
    </w:div>
    <w:div w:id="493761870">
      <w:bodyDiv w:val="1"/>
      <w:marLeft w:val="0"/>
      <w:marRight w:val="0"/>
      <w:marTop w:val="0"/>
      <w:marBottom w:val="0"/>
      <w:divBdr>
        <w:top w:val="none" w:sz="0" w:space="0" w:color="auto"/>
        <w:left w:val="none" w:sz="0" w:space="0" w:color="auto"/>
        <w:bottom w:val="none" w:sz="0" w:space="0" w:color="auto"/>
        <w:right w:val="none" w:sz="0" w:space="0" w:color="auto"/>
      </w:divBdr>
    </w:div>
    <w:div w:id="502009351">
      <w:bodyDiv w:val="1"/>
      <w:marLeft w:val="0"/>
      <w:marRight w:val="0"/>
      <w:marTop w:val="0"/>
      <w:marBottom w:val="0"/>
      <w:divBdr>
        <w:top w:val="none" w:sz="0" w:space="0" w:color="auto"/>
        <w:left w:val="none" w:sz="0" w:space="0" w:color="auto"/>
        <w:bottom w:val="none" w:sz="0" w:space="0" w:color="auto"/>
        <w:right w:val="none" w:sz="0" w:space="0" w:color="auto"/>
      </w:divBdr>
    </w:div>
    <w:div w:id="552959118">
      <w:bodyDiv w:val="1"/>
      <w:marLeft w:val="0"/>
      <w:marRight w:val="0"/>
      <w:marTop w:val="0"/>
      <w:marBottom w:val="0"/>
      <w:divBdr>
        <w:top w:val="none" w:sz="0" w:space="0" w:color="auto"/>
        <w:left w:val="none" w:sz="0" w:space="0" w:color="auto"/>
        <w:bottom w:val="none" w:sz="0" w:space="0" w:color="auto"/>
        <w:right w:val="none" w:sz="0" w:space="0" w:color="auto"/>
      </w:divBdr>
    </w:div>
    <w:div w:id="641544303">
      <w:bodyDiv w:val="1"/>
      <w:marLeft w:val="0"/>
      <w:marRight w:val="0"/>
      <w:marTop w:val="0"/>
      <w:marBottom w:val="0"/>
      <w:divBdr>
        <w:top w:val="none" w:sz="0" w:space="0" w:color="auto"/>
        <w:left w:val="none" w:sz="0" w:space="0" w:color="auto"/>
        <w:bottom w:val="none" w:sz="0" w:space="0" w:color="auto"/>
        <w:right w:val="none" w:sz="0" w:space="0" w:color="auto"/>
      </w:divBdr>
    </w:div>
    <w:div w:id="657078541">
      <w:bodyDiv w:val="1"/>
      <w:marLeft w:val="0"/>
      <w:marRight w:val="0"/>
      <w:marTop w:val="0"/>
      <w:marBottom w:val="0"/>
      <w:divBdr>
        <w:top w:val="none" w:sz="0" w:space="0" w:color="auto"/>
        <w:left w:val="none" w:sz="0" w:space="0" w:color="auto"/>
        <w:bottom w:val="none" w:sz="0" w:space="0" w:color="auto"/>
        <w:right w:val="none" w:sz="0" w:space="0" w:color="auto"/>
      </w:divBdr>
    </w:div>
    <w:div w:id="658965508">
      <w:bodyDiv w:val="1"/>
      <w:marLeft w:val="0"/>
      <w:marRight w:val="0"/>
      <w:marTop w:val="0"/>
      <w:marBottom w:val="0"/>
      <w:divBdr>
        <w:top w:val="none" w:sz="0" w:space="0" w:color="auto"/>
        <w:left w:val="none" w:sz="0" w:space="0" w:color="auto"/>
        <w:bottom w:val="none" w:sz="0" w:space="0" w:color="auto"/>
        <w:right w:val="none" w:sz="0" w:space="0" w:color="auto"/>
      </w:divBdr>
    </w:div>
    <w:div w:id="669674102">
      <w:bodyDiv w:val="1"/>
      <w:marLeft w:val="0"/>
      <w:marRight w:val="0"/>
      <w:marTop w:val="0"/>
      <w:marBottom w:val="0"/>
      <w:divBdr>
        <w:top w:val="none" w:sz="0" w:space="0" w:color="auto"/>
        <w:left w:val="none" w:sz="0" w:space="0" w:color="auto"/>
        <w:bottom w:val="none" w:sz="0" w:space="0" w:color="auto"/>
        <w:right w:val="none" w:sz="0" w:space="0" w:color="auto"/>
      </w:divBdr>
    </w:div>
    <w:div w:id="727387532">
      <w:bodyDiv w:val="1"/>
      <w:marLeft w:val="0"/>
      <w:marRight w:val="0"/>
      <w:marTop w:val="0"/>
      <w:marBottom w:val="0"/>
      <w:divBdr>
        <w:top w:val="none" w:sz="0" w:space="0" w:color="auto"/>
        <w:left w:val="none" w:sz="0" w:space="0" w:color="auto"/>
        <w:bottom w:val="none" w:sz="0" w:space="0" w:color="auto"/>
        <w:right w:val="none" w:sz="0" w:space="0" w:color="auto"/>
      </w:divBdr>
    </w:div>
    <w:div w:id="783883168">
      <w:bodyDiv w:val="1"/>
      <w:marLeft w:val="0"/>
      <w:marRight w:val="0"/>
      <w:marTop w:val="0"/>
      <w:marBottom w:val="0"/>
      <w:divBdr>
        <w:top w:val="none" w:sz="0" w:space="0" w:color="auto"/>
        <w:left w:val="none" w:sz="0" w:space="0" w:color="auto"/>
        <w:bottom w:val="none" w:sz="0" w:space="0" w:color="auto"/>
        <w:right w:val="none" w:sz="0" w:space="0" w:color="auto"/>
      </w:divBdr>
    </w:div>
    <w:div w:id="843472684">
      <w:bodyDiv w:val="1"/>
      <w:marLeft w:val="0"/>
      <w:marRight w:val="0"/>
      <w:marTop w:val="0"/>
      <w:marBottom w:val="0"/>
      <w:divBdr>
        <w:top w:val="none" w:sz="0" w:space="0" w:color="auto"/>
        <w:left w:val="none" w:sz="0" w:space="0" w:color="auto"/>
        <w:bottom w:val="none" w:sz="0" w:space="0" w:color="auto"/>
        <w:right w:val="none" w:sz="0" w:space="0" w:color="auto"/>
      </w:divBdr>
    </w:div>
    <w:div w:id="848179199">
      <w:bodyDiv w:val="1"/>
      <w:marLeft w:val="0"/>
      <w:marRight w:val="0"/>
      <w:marTop w:val="0"/>
      <w:marBottom w:val="0"/>
      <w:divBdr>
        <w:top w:val="none" w:sz="0" w:space="0" w:color="auto"/>
        <w:left w:val="none" w:sz="0" w:space="0" w:color="auto"/>
        <w:bottom w:val="none" w:sz="0" w:space="0" w:color="auto"/>
        <w:right w:val="none" w:sz="0" w:space="0" w:color="auto"/>
      </w:divBdr>
    </w:div>
    <w:div w:id="848372700">
      <w:bodyDiv w:val="1"/>
      <w:marLeft w:val="0"/>
      <w:marRight w:val="0"/>
      <w:marTop w:val="0"/>
      <w:marBottom w:val="0"/>
      <w:divBdr>
        <w:top w:val="none" w:sz="0" w:space="0" w:color="auto"/>
        <w:left w:val="none" w:sz="0" w:space="0" w:color="auto"/>
        <w:bottom w:val="none" w:sz="0" w:space="0" w:color="auto"/>
        <w:right w:val="none" w:sz="0" w:space="0" w:color="auto"/>
      </w:divBdr>
    </w:div>
    <w:div w:id="848980368">
      <w:bodyDiv w:val="1"/>
      <w:marLeft w:val="0"/>
      <w:marRight w:val="0"/>
      <w:marTop w:val="0"/>
      <w:marBottom w:val="0"/>
      <w:divBdr>
        <w:top w:val="none" w:sz="0" w:space="0" w:color="auto"/>
        <w:left w:val="none" w:sz="0" w:space="0" w:color="auto"/>
        <w:bottom w:val="none" w:sz="0" w:space="0" w:color="auto"/>
        <w:right w:val="none" w:sz="0" w:space="0" w:color="auto"/>
      </w:divBdr>
    </w:div>
    <w:div w:id="869610345">
      <w:bodyDiv w:val="1"/>
      <w:marLeft w:val="0"/>
      <w:marRight w:val="0"/>
      <w:marTop w:val="0"/>
      <w:marBottom w:val="0"/>
      <w:divBdr>
        <w:top w:val="none" w:sz="0" w:space="0" w:color="auto"/>
        <w:left w:val="none" w:sz="0" w:space="0" w:color="auto"/>
        <w:bottom w:val="none" w:sz="0" w:space="0" w:color="auto"/>
        <w:right w:val="none" w:sz="0" w:space="0" w:color="auto"/>
      </w:divBdr>
    </w:div>
    <w:div w:id="902983747">
      <w:bodyDiv w:val="1"/>
      <w:marLeft w:val="0"/>
      <w:marRight w:val="0"/>
      <w:marTop w:val="0"/>
      <w:marBottom w:val="0"/>
      <w:divBdr>
        <w:top w:val="none" w:sz="0" w:space="0" w:color="auto"/>
        <w:left w:val="none" w:sz="0" w:space="0" w:color="auto"/>
        <w:bottom w:val="none" w:sz="0" w:space="0" w:color="auto"/>
        <w:right w:val="none" w:sz="0" w:space="0" w:color="auto"/>
      </w:divBdr>
    </w:div>
    <w:div w:id="905845667">
      <w:bodyDiv w:val="1"/>
      <w:marLeft w:val="0"/>
      <w:marRight w:val="0"/>
      <w:marTop w:val="0"/>
      <w:marBottom w:val="0"/>
      <w:divBdr>
        <w:top w:val="none" w:sz="0" w:space="0" w:color="auto"/>
        <w:left w:val="none" w:sz="0" w:space="0" w:color="auto"/>
        <w:bottom w:val="none" w:sz="0" w:space="0" w:color="auto"/>
        <w:right w:val="none" w:sz="0" w:space="0" w:color="auto"/>
      </w:divBdr>
    </w:div>
    <w:div w:id="916282721">
      <w:bodyDiv w:val="1"/>
      <w:marLeft w:val="0"/>
      <w:marRight w:val="0"/>
      <w:marTop w:val="0"/>
      <w:marBottom w:val="0"/>
      <w:divBdr>
        <w:top w:val="none" w:sz="0" w:space="0" w:color="auto"/>
        <w:left w:val="none" w:sz="0" w:space="0" w:color="auto"/>
        <w:bottom w:val="none" w:sz="0" w:space="0" w:color="auto"/>
        <w:right w:val="none" w:sz="0" w:space="0" w:color="auto"/>
      </w:divBdr>
    </w:div>
    <w:div w:id="921525640">
      <w:bodyDiv w:val="1"/>
      <w:marLeft w:val="0"/>
      <w:marRight w:val="0"/>
      <w:marTop w:val="0"/>
      <w:marBottom w:val="0"/>
      <w:divBdr>
        <w:top w:val="none" w:sz="0" w:space="0" w:color="auto"/>
        <w:left w:val="none" w:sz="0" w:space="0" w:color="auto"/>
        <w:bottom w:val="none" w:sz="0" w:space="0" w:color="auto"/>
        <w:right w:val="none" w:sz="0" w:space="0" w:color="auto"/>
      </w:divBdr>
    </w:div>
    <w:div w:id="935868343">
      <w:bodyDiv w:val="1"/>
      <w:marLeft w:val="0"/>
      <w:marRight w:val="0"/>
      <w:marTop w:val="0"/>
      <w:marBottom w:val="0"/>
      <w:divBdr>
        <w:top w:val="none" w:sz="0" w:space="0" w:color="auto"/>
        <w:left w:val="none" w:sz="0" w:space="0" w:color="auto"/>
        <w:bottom w:val="none" w:sz="0" w:space="0" w:color="auto"/>
        <w:right w:val="none" w:sz="0" w:space="0" w:color="auto"/>
      </w:divBdr>
    </w:div>
    <w:div w:id="952980489">
      <w:bodyDiv w:val="1"/>
      <w:marLeft w:val="0"/>
      <w:marRight w:val="0"/>
      <w:marTop w:val="0"/>
      <w:marBottom w:val="0"/>
      <w:divBdr>
        <w:top w:val="none" w:sz="0" w:space="0" w:color="auto"/>
        <w:left w:val="none" w:sz="0" w:space="0" w:color="auto"/>
        <w:bottom w:val="none" w:sz="0" w:space="0" w:color="auto"/>
        <w:right w:val="none" w:sz="0" w:space="0" w:color="auto"/>
      </w:divBdr>
    </w:div>
    <w:div w:id="958684935">
      <w:bodyDiv w:val="1"/>
      <w:marLeft w:val="0"/>
      <w:marRight w:val="0"/>
      <w:marTop w:val="0"/>
      <w:marBottom w:val="0"/>
      <w:divBdr>
        <w:top w:val="none" w:sz="0" w:space="0" w:color="auto"/>
        <w:left w:val="none" w:sz="0" w:space="0" w:color="auto"/>
        <w:bottom w:val="none" w:sz="0" w:space="0" w:color="auto"/>
        <w:right w:val="none" w:sz="0" w:space="0" w:color="auto"/>
      </w:divBdr>
    </w:div>
    <w:div w:id="1007639142">
      <w:bodyDiv w:val="1"/>
      <w:marLeft w:val="0"/>
      <w:marRight w:val="0"/>
      <w:marTop w:val="0"/>
      <w:marBottom w:val="0"/>
      <w:divBdr>
        <w:top w:val="none" w:sz="0" w:space="0" w:color="auto"/>
        <w:left w:val="none" w:sz="0" w:space="0" w:color="auto"/>
        <w:bottom w:val="none" w:sz="0" w:space="0" w:color="auto"/>
        <w:right w:val="none" w:sz="0" w:space="0" w:color="auto"/>
      </w:divBdr>
    </w:div>
    <w:div w:id="1036462625">
      <w:bodyDiv w:val="1"/>
      <w:marLeft w:val="0"/>
      <w:marRight w:val="0"/>
      <w:marTop w:val="0"/>
      <w:marBottom w:val="0"/>
      <w:divBdr>
        <w:top w:val="none" w:sz="0" w:space="0" w:color="auto"/>
        <w:left w:val="none" w:sz="0" w:space="0" w:color="auto"/>
        <w:bottom w:val="none" w:sz="0" w:space="0" w:color="auto"/>
        <w:right w:val="none" w:sz="0" w:space="0" w:color="auto"/>
      </w:divBdr>
    </w:div>
    <w:div w:id="1042168185">
      <w:bodyDiv w:val="1"/>
      <w:marLeft w:val="0"/>
      <w:marRight w:val="0"/>
      <w:marTop w:val="0"/>
      <w:marBottom w:val="0"/>
      <w:divBdr>
        <w:top w:val="none" w:sz="0" w:space="0" w:color="auto"/>
        <w:left w:val="none" w:sz="0" w:space="0" w:color="auto"/>
        <w:bottom w:val="none" w:sz="0" w:space="0" w:color="auto"/>
        <w:right w:val="none" w:sz="0" w:space="0" w:color="auto"/>
      </w:divBdr>
    </w:div>
    <w:div w:id="1043752704">
      <w:bodyDiv w:val="1"/>
      <w:marLeft w:val="0"/>
      <w:marRight w:val="0"/>
      <w:marTop w:val="0"/>
      <w:marBottom w:val="0"/>
      <w:divBdr>
        <w:top w:val="none" w:sz="0" w:space="0" w:color="auto"/>
        <w:left w:val="none" w:sz="0" w:space="0" w:color="auto"/>
        <w:bottom w:val="none" w:sz="0" w:space="0" w:color="auto"/>
        <w:right w:val="none" w:sz="0" w:space="0" w:color="auto"/>
      </w:divBdr>
    </w:div>
    <w:div w:id="1058937347">
      <w:bodyDiv w:val="1"/>
      <w:marLeft w:val="0"/>
      <w:marRight w:val="0"/>
      <w:marTop w:val="0"/>
      <w:marBottom w:val="0"/>
      <w:divBdr>
        <w:top w:val="none" w:sz="0" w:space="0" w:color="auto"/>
        <w:left w:val="none" w:sz="0" w:space="0" w:color="auto"/>
        <w:bottom w:val="none" w:sz="0" w:space="0" w:color="auto"/>
        <w:right w:val="none" w:sz="0" w:space="0" w:color="auto"/>
      </w:divBdr>
    </w:div>
    <w:div w:id="1109277007">
      <w:bodyDiv w:val="1"/>
      <w:marLeft w:val="0"/>
      <w:marRight w:val="0"/>
      <w:marTop w:val="0"/>
      <w:marBottom w:val="0"/>
      <w:divBdr>
        <w:top w:val="none" w:sz="0" w:space="0" w:color="auto"/>
        <w:left w:val="none" w:sz="0" w:space="0" w:color="auto"/>
        <w:bottom w:val="none" w:sz="0" w:space="0" w:color="auto"/>
        <w:right w:val="none" w:sz="0" w:space="0" w:color="auto"/>
      </w:divBdr>
    </w:div>
    <w:div w:id="1129128072">
      <w:bodyDiv w:val="1"/>
      <w:marLeft w:val="0"/>
      <w:marRight w:val="0"/>
      <w:marTop w:val="0"/>
      <w:marBottom w:val="0"/>
      <w:divBdr>
        <w:top w:val="none" w:sz="0" w:space="0" w:color="auto"/>
        <w:left w:val="none" w:sz="0" w:space="0" w:color="auto"/>
        <w:bottom w:val="none" w:sz="0" w:space="0" w:color="auto"/>
        <w:right w:val="none" w:sz="0" w:space="0" w:color="auto"/>
      </w:divBdr>
    </w:div>
    <w:div w:id="1168400969">
      <w:bodyDiv w:val="1"/>
      <w:marLeft w:val="0"/>
      <w:marRight w:val="0"/>
      <w:marTop w:val="0"/>
      <w:marBottom w:val="0"/>
      <w:divBdr>
        <w:top w:val="none" w:sz="0" w:space="0" w:color="auto"/>
        <w:left w:val="none" w:sz="0" w:space="0" w:color="auto"/>
        <w:bottom w:val="none" w:sz="0" w:space="0" w:color="auto"/>
        <w:right w:val="none" w:sz="0" w:space="0" w:color="auto"/>
      </w:divBdr>
    </w:div>
    <w:div w:id="1168835583">
      <w:bodyDiv w:val="1"/>
      <w:marLeft w:val="0"/>
      <w:marRight w:val="0"/>
      <w:marTop w:val="0"/>
      <w:marBottom w:val="0"/>
      <w:divBdr>
        <w:top w:val="none" w:sz="0" w:space="0" w:color="auto"/>
        <w:left w:val="none" w:sz="0" w:space="0" w:color="auto"/>
        <w:bottom w:val="none" w:sz="0" w:space="0" w:color="auto"/>
        <w:right w:val="none" w:sz="0" w:space="0" w:color="auto"/>
      </w:divBdr>
    </w:div>
    <w:div w:id="1242252967">
      <w:bodyDiv w:val="1"/>
      <w:marLeft w:val="0"/>
      <w:marRight w:val="0"/>
      <w:marTop w:val="0"/>
      <w:marBottom w:val="0"/>
      <w:divBdr>
        <w:top w:val="none" w:sz="0" w:space="0" w:color="auto"/>
        <w:left w:val="none" w:sz="0" w:space="0" w:color="auto"/>
        <w:bottom w:val="none" w:sz="0" w:space="0" w:color="auto"/>
        <w:right w:val="none" w:sz="0" w:space="0" w:color="auto"/>
      </w:divBdr>
    </w:div>
    <w:div w:id="1267545454">
      <w:bodyDiv w:val="1"/>
      <w:marLeft w:val="0"/>
      <w:marRight w:val="0"/>
      <w:marTop w:val="0"/>
      <w:marBottom w:val="0"/>
      <w:divBdr>
        <w:top w:val="none" w:sz="0" w:space="0" w:color="auto"/>
        <w:left w:val="none" w:sz="0" w:space="0" w:color="auto"/>
        <w:bottom w:val="none" w:sz="0" w:space="0" w:color="auto"/>
        <w:right w:val="none" w:sz="0" w:space="0" w:color="auto"/>
      </w:divBdr>
    </w:div>
    <w:div w:id="1272318203">
      <w:bodyDiv w:val="1"/>
      <w:marLeft w:val="0"/>
      <w:marRight w:val="0"/>
      <w:marTop w:val="0"/>
      <w:marBottom w:val="0"/>
      <w:divBdr>
        <w:top w:val="none" w:sz="0" w:space="0" w:color="auto"/>
        <w:left w:val="none" w:sz="0" w:space="0" w:color="auto"/>
        <w:bottom w:val="none" w:sz="0" w:space="0" w:color="auto"/>
        <w:right w:val="none" w:sz="0" w:space="0" w:color="auto"/>
      </w:divBdr>
    </w:div>
    <w:div w:id="1324773965">
      <w:bodyDiv w:val="1"/>
      <w:marLeft w:val="0"/>
      <w:marRight w:val="0"/>
      <w:marTop w:val="0"/>
      <w:marBottom w:val="0"/>
      <w:divBdr>
        <w:top w:val="none" w:sz="0" w:space="0" w:color="auto"/>
        <w:left w:val="none" w:sz="0" w:space="0" w:color="auto"/>
        <w:bottom w:val="none" w:sz="0" w:space="0" w:color="auto"/>
        <w:right w:val="none" w:sz="0" w:space="0" w:color="auto"/>
      </w:divBdr>
    </w:div>
    <w:div w:id="1325859806">
      <w:bodyDiv w:val="1"/>
      <w:marLeft w:val="0"/>
      <w:marRight w:val="0"/>
      <w:marTop w:val="0"/>
      <w:marBottom w:val="0"/>
      <w:divBdr>
        <w:top w:val="none" w:sz="0" w:space="0" w:color="auto"/>
        <w:left w:val="none" w:sz="0" w:space="0" w:color="auto"/>
        <w:bottom w:val="none" w:sz="0" w:space="0" w:color="auto"/>
        <w:right w:val="none" w:sz="0" w:space="0" w:color="auto"/>
      </w:divBdr>
    </w:div>
    <w:div w:id="1327588528">
      <w:bodyDiv w:val="1"/>
      <w:marLeft w:val="0"/>
      <w:marRight w:val="0"/>
      <w:marTop w:val="0"/>
      <w:marBottom w:val="0"/>
      <w:divBdr>
        <w:top w:val="none" w:sz="0" w:space="0" w:color="auto"/>
        <w:left w:val="none" w:sz="0" w:space="0" w:color="auto"/>
        <w:bottom w:val="none" w:sz="0" w:space="0" w:color="auto"/>
        <w:right w:val="none" w:sz="0" w:space="0" w:color="auto"/>
      </w:divBdr>
    </w:div>
    <w:div w:id="1353456174">
      <w:bodyDiv w:val="1"/>
      <w:marLeft w:val="0"/>
      <w:marRight w:val="0"/>
      <w:marTop w:val="0"/>
      <w:marBottom w:val="0"/>
      <w:divBdr>
        <w:top w:val="none" w:sz="0" w:space="0" w:color="auto"/>
        <w:left w:val="none" w:sz="0" w:space="0" w:color="auto"/>
        <w:bottom w:val="none" w:sz="0" w:space="0" w:color="auto"/>
        <w:right w:val="none" w:sz="0" w:space="0" w:color="auto"/>
      </w:divBdr>
    </w:div>
    <w:div w:id="1423260820">
      <w:bodyDiv w:val="1"/>
      <w:marLeft w:val="0"/>
      <w:marRight w:val="0"/>
      <w:marTop w:val="0"/>
      <w:marBottom w:val="0"/>
      <w:divBdr>
        <w:top w:val="none" w:sz="0" w:space="0" w:color="auto"/>
        <w:left w:val="none" w:sz="0" w:space="0" w:color="auto"/>
        <w:bottom w:val="none" w:sz="0" w:space="0" w:color="auto"/>
        <w:right w:val="none" w:sz="0" w:space="0" w:color="auto"/>
      </w:divBdr>
    </w:div>
    <w:div w:id="1434209044">
      <w:bodyDiv w:val="1"/>
      <w:marLeft w:val="0"/>
      <w:marRight w:val="0"/>
      <w:marTop w:val="0"/>
      <w:marBottom w:val="0"/>
      <w:divBdr>
        <w:top w:val="none" w:sz="0" w:space="0" w:color="auto"/>
        <w:left w:val="none" w:sz="0" w:space="0" w:color="auto"/>
        <w:bottom w:val="none" w:sz="0" w:space="0" w:color="auto"/>
        <w:right w:val="none" w:sz="0" w:space="0" w:color="auto"/>
      </w:divBdr>
    </w:div>
    <w:div w:id="1446385833">
      <w:bodyDiv w:val="1"/>
      <w:marLeft w:val="0"/>
      <w:marRight w:val="0"/>
      <w:marTop w:val="0"/>
      <w:marBottom w:val="0"/>
      <w:divBdr>
        <w:top w:val="none" w:sz="0" w:space="0" w:color="auto"/>
        <w:left w:val="none" w:sz="0" w:space="0" w:color="auto"/>
        <w:bottom w:val="none" w:sz="0" w:space="0" w:color="auto"/>
        <w:right w:val="none" w:sz="0" w:space="0" w:color="auto"/>
      </w:divBdr>
    </w:div>
    <w:div w:id="1465198039">
      <w:bodyDiv w:val="1"/>
      <w:marLeft w:val="0"/>
      <w:marRight w:val="0"/>
      <w:marTop w:val="0"/>
      <w:marBottom w:val="0"/>
      <w:divBdr>
        <w:top w:val="none" w:sz="0" w:space="0" w:color="auto"/>
        <w:left w:val="none" w:sz="0" w:space="0" w:color="auto"/>
        <w:bottom w:val="none" w:sz="0" w:space="0" w:color="auto"/>
        <w:right w:val="none" w:sz="0" w:space="0" w:color="auto"/>
      </w:divBdr>
    </w:div>
    <w:div w:id="1468232339">
      <w:bodyDiv w:val="1"/>
      <w:marLeft w:val="0"/>
      <w:marRight w:val="0"/>
      <w:marTop w:val="0"/>
      <w:marBottom w:val="0"/>
      <w:divBdr>
        <w:top w:val="none" w:sz="0" w:space="0" w:color="auto"/>
        <w:left w:val="none" w:sz="0" w:space="0" w:color="auto"/>
        <w:bottom w:val="none" w:sz="0" w:space="0" w:color="auto"/>
        <w:right w:val="none" w:sz="0" w:space="0" w:color="auto"/>
      </w:divBdr>
    </w:div>
    <w:div w:id="1516649713">
      <w:bodyDiv w:val="1"/>
      <w:marLeft w:val="0"/>
      <w:marRight w:val="0"/>
      <w:marTop w:val="0"/>
      <w:marBottom w:val="0"/>
      <w:divBdr>
        <w:top w:val="none" w:sz="0" w:space="0" w:color="auto"/>
        <w:left w:val="none" w:sz="0" w:space="0" w:color="auto"/>
        <w:bottom w:val="none" w:sz="0" w:space="0" w:color="auto"/>
        <w:right w:val="none" w:sz="0" w:space="0" w:color="auto"/>
      </w:divBdr>
    </w:div>
    <w:div w:id="1537935199">
      <w:bodyDiv w:val="1"/>
      <w:marLeft w:val="0"/>
      <w:marRight w:val="0"/>
      <w:marTop w:val="0"/>
      <w:marBottom w:val="0"/>
      <w:divBdr>
        <w:top w:val="none" w:sz="0" w:space="0" w:color="auto"/>
        <w:left w:val="none" w:sz="0" w:space="0" w:color="auto"/>
        <w:bottom w:val="none" w:sz="0" w:space="0" w:color="auto"/>
        <w:right w:val="none" w:sz="0" w:space="0" w:color="auto"/>
      </w:divBdr>
    </w:div>
    <w:div w:id="1541237633">
      <w:bodyDiv w:val="1"/>
      <w:marLeft w:val="0"/>
      <w:marRight w:val="0"/>
      <w:marTop w:val="0"/>
      <w:marBottom w:val="0"/>
      <w:divBdr>
        <w:top w:val="none" w:sz="0" w:space="0" w:color="auto"/>
        <w:left w:val="none" w:sz="0" w:space="0" w:color="auto"/>
        <w:bottom w:val="none" w:sz="0" w:space="0" w:color="auto"/>
        <w:right w:val="none" w:sz="0" w:space="0" w:color="auto"/>
      </w:divBdr>
    </w:div>
    <w:div w:id="1584752519">
      <w:bodyDiv w:val="1"/>
      <w:marLeft w:val="0"/>
      <w:marRight w:val="0"/>
      <w:marTop w:val="0"/>
      <w:marBottom w:val="0"/>
      <w:divBdr>
        <w:top w:val="none" w:sz="0" w:space="0" w:color="auto"/>
        <w:left w:val="none" w:sz="0" w:space="0" w:color="auto"/>
        <w:bottom w:val="none" w:sz="0" w:space="0" w:color="auto"/>
        <w:right w:val="none" w:sz="0" w:space="0" w:color="auto"/>
      </w:divBdr>
    </w:div>
    <w:div w:id="1609652955">
      <w:bodyDiv w:val="1"/>
      <w:marLeft w:val="0"/>
      <w:marRight w:val="0"/>
      <w:marTop w:val="0"/>
      <w:marBottom w:val="0"/>
      <w:divBdr>
        <w:top w:val="none" w:sz="0" w:space="0" w:color="auto"/>
        <w:left w:val="none" w:sz="0" w:space="0" w:color="auto"/>
        <w:bottom w:val="none" w:sz="0" w:space="0" w:color="auto"/>
        <w:right w:val="none" w:sz="0" w:space="0" w:color="auto"/>
      </w:divBdr>
    </w:div>
    <w:div w:id="1629317567">
      <w:bodyDiv w:val="1"/>
      <w:marLeft w:val="0"/>
      <w:marRight w:val="0"/>
      <w:marTop w:val="0"/>
      <w:marBottom w:val="0"/>
      <w:divBdr>
        <w:top w:val="none" w:sz="0" w:space="0" w:color="auto"/>
        <w:left w:val="none" w:sz="0" w:space="0" w:color="auto"/>
        <w:bottom w:val="none" w:sz="0" w:space="0" w:color="auto"/>
        <w:right w:val="none" w:sz="0" w:space="0" w:color="auto"/>
      </w:divBdr>
    </w:div>
    <w:div w:id="1788885935">
      <w:bodyDiv w:val="1"/>
      <w:marLeft w:val="0"/>
      <w:marRight w:val="0"/>
      <w:marTop w:val="0"/>
      <w:marBottom w:val="0"/>
      <w:divBdr>
        <w:top w:val="none" w:sz="0" w:space="0" w:color="auto"/>
        <w:left w:val="none" w:sz="0" w:space="0" w:color="auto"/>
        <w:bottom w:val="none" w:sz="0" w:space="0" w:color="auto"/>
        <w:right w:val="none" w:sz="0" w:space="0" w:color="auto"/>
      </w:divBdr>
    </w:div>
    <w:div w:id="1818065477">
      <w:bodyDiv w:val="1"/>
      <w:marLeft w:val="0"/>
      <w:marRight w:val="0"/>
      <w:marTop w:val="0"/>
      <w:marBottom w:val="0"/>
      <w:divBdr>
        <w:top w:val="none" w:sz="0" w:space="0" w:color="auto"/>
        <w:left w:val="none" w:sz="0" w:space="0" w:color="auto"/>
        <w:bottom w:val="none" w:sz="0" w:space="0" w:color="auto"/>
        <w:right w:val="none" w:sz="0" w:space="0" w:color="auto"/>
      </w:divBdr>
    </w:div>
    <w:div w:id="1832871657">
      <w:bodyDiv w:val="1"/>
      <w:marLeft w:val="0"/>
      <w:marRight w:val="0"/>
      <w:marTop w:val="0"/>
      <w:marBottom w:val="0"/>
      <w:divBdr>
        <w:top w:val="none" w:sz="0" w:space="0" w:color="auto"/>
        <w:left w:val="none" w:sz="0" w:space="0" w:color="auto"/>
        <w:bottom w:val="none" w:sz="0" w:space="0" w:color="auto"/>
        <w:right w:val="none" w:sz="0" w:space="0" w:color="auto"/>
      </w:divBdr>
    </w:div>
    <w:div w:id="1838617466">
      <w:bodyDiv w:val="1"/>
      <w:marLeft w:val="0"/>
      <w:marRight w:val="0"/>
      <w:marTop w:val="0"/>
      <w:marBottom w:val="0"/>
      <w:divBdr>
        <w:top w:val="none" w:sz="0" w:space="0" w:color="auto"/>
        <w:left w:val="none" w:sz="0" w:space="0" w:color="auto"/>
        <w:bottom w:val="none" w:sz="0" w:space="0" w:color="auto"/>
        <w:right w:val="none" w:sz="0" w:space="0" w:color="auto"/>
      </w:divBdr>
    </w:div>
    <w:div w:id="1846703268">
      <w:bodyDiv w:val="1"/>
      <w:marLeft w:val="0"/>
      <w:marRight w:val="0"/>
      <w:marTop w:val="0"/>
      <w:marBottom w:val="0"/>
      <w:divBdr>
        <w:top w:val="none" w:sz="0" w:space="0" w:color="auto"/>
        <w:left w:val="none" w:sz="0" w:space="0" w:color="auto"/>
        <w:bottom w:val="none" w:sz="0" w:space="0" w:color="auto"/>
        <w:right w:val="none" w:sz="0" w:space="0" w:color="auto"/>
      </w:divBdr>
    </w:div>
    <w:div w:id="1847205454">
      <w:bodyDiv w:val="1"/>
      <w:marLeft w:val="0"/>
      <w:marRight w:val="0"/>
      <w:marTop w:val="0"/>
      <w:marBottom w:val="0"/>
      <w:divBdr>
        <w:top w:val="none" w:sz="0" w:space="0" w:color="auto"/>
        <w:left w:val="none" w:sz="0" w:space="0" w:color="auto"/>
        <w:bottom w:val="none" w:sz="0" w:space="0" w:color="auto"/>
        <w:right w:val="none" w:sz="0" w:space="0" w:color="auto"/>
      </w:divBdr>
    </w:div>
    <w:div w:id="1901476819">
      <w:bodyDiv w:val="1"/>
      <w:marLeft w:val="0"/>
      <w:marRight w:val="0"/>
      <w:marTop w:val="0"/>
      <w:marBottom w:val="0"/>
      <w:divBdr>
        <w:top w:val="none" w:sz="0" w:space="0" w:color="auto"/>
        <w:left w:val="none" w:sz="0" w:space="0" w:color="auto"/>
        <w:bottom w:val="none" w:sz="0" w:space="0" w:color="auto"/>
        <w:right w:val="none" w:sz="0" w:space="0" w:color="auto"/>
      </w:divBdr>
    </w:div>
    <w:div w:id="1924102758">
      <w:bodyDiv w:val="1"/>
      <w:marLeft w:val="0"/>
      <w:marRight w:val="0"/>
      <w:marTop w:val="0"/>
      <w:marBottom w:val="0"/>
      <w:divBdr>
        <w:top w:val="none" w:sz="0" w:space="0" w:color="auto"/>
        <w:left w:val="none" w:sz="0" w:space="0" w:color="auto"/>
        <w:bottom w:val="none" w:sz="0" w:space="0" w:color="auto"/>
        <w:right w:val="none" w:sz="0" w:space="0" w:color="auto"/>
      </w:divBdr>
    </w:div>
    <w:div w:id="1926454987">
      <w:bodyDiv w:val="1"/>
      <w:marLeft w:val="0"/>
      <w:marRight w:val="0"/>
      <w:marTop w:val="0"/>
      <w:marBottom w:val="0"/>
      <w:divBdr>
        <w:top w:val="none" w:sz="0" w:space="0" w:color="auto"/>
        <w:left w:val="none" w:sz="0" w:space="0" w:color="auto"/>
        <w:bottom w:val="none" w:sz="0" w:space="0" w:color="auto"/>
        <w:right w:val="none" w:sz="0" w:space="0" w:color="auto"/>
      </w:divBdr>
    </w:div>
    <w:div w:id="1927615617">
      <w:bodyDiv w:val="1"/>
      <w:marLeft w:val="0"/>
      <w:marRight w:val="0"/>
      <w:marTop w:val="0"/>
      <w:marBottom w:val="0"/>
      <w:divBdr>
        <w:top w:val="none" w:sz="0" w:space="0" w:color="auto"/>
        <w:left w:val="none" w:sz="0" w:space="0" w:color="auto"/>
        <w:bottom w:val="none" w:sz="0" w:space="0" w:color="auto"/>
        <w:right w:val="none" w:sz="0" w:space="0" w:color="auto"/>
      </w:divBdr>
    </w:div>
    <w:div w:id="1956789800">
      <w:bodyDiv w:val="1"/>
      <w:marLeft w:val="0"/>
      <w:marRight w:val="0"/>
      <w:marTop w:val="0"/>
      <w:marBottom w:val="0"/>
      <w:divBdr>
        <w:top w:val="none" w:sz="0" w:space="0" w:color="auto"/>
        <w:left w:val="none" w:sz="0" w:space="0" w:color="auto"/>
        <w:bottom w:val="none" w:sz="0" w:space="0" w:color="auto"/>
        <w:right w:val="none" w:sz="0" w:space="0" w:color="auto"/>
      </w:divBdr>
    </w:div>
    <w:div w:id="1965842133">
      <w:bodyDiv w:val="1"/>
      <w:marLeft w:val="0"/>
      <w:marRight w:val="0"/>
      <w:marTop w:val="0"/>
      <w:marBottom w:val="0"/>
      <w:divBdr>
        <w:top w:val="none" w:sz="0" w:space="0" w:color="auto"/>
        <w:left w:val="none" w:sz="0" w:space="0" w:color="auto"/>
        <w:bottom w:val="none" w:sz="0" w:space="0" w:color="auto"/>
        <w:right w:val="none" w:sz="0" w:space="0" w:color="auto"/>
      </w:divBdr>
    </w:div>
    <w:div w:id="2034920384">
      <w:bodyDiv w:val="1"/>
      <w:marLeft w:val="0"/>
      <w:marRight w:val="0"/>
      <w:marTop w:val="0"/>
      <w:marBottom w:val="0"/>
      <w:divBdr>
        <w:top w:val="none" w:sz="0" w:space="0" w:color="auto"/>
        <w:left w:val="none" w:sz="0" w:space="0" w:color="auto"/>
        <w:bottom w:val="none" w:sz="0" w:space="0" w:color="auto"/>
        <w:right w:val="none" w:sz="0" w:space="0" w:color="auto"/>
      </w:divBdr>
    </w:div>
    <w:div w:id="2055154815">
      <w:bodyDiv w:val="1"/>
      <w:marLeft w:val="0"/>
      <w:marRight w:val="0"/>
      <w:marTop w:val="0"/>
      <w:marBottom w:val="0"/>
      <w:divBdr>
        <w:top w:val="none" w:sz="0" w:space="0" w:color="auto"/>
        <w:left w:val="none" w:sz="0" w:space="0" w:color="auto"/>
        <w:bottom w:val="none" w:sz="0" w:space="0" w:color="auto"/>
        <w:right w:val="none" w:sz="0" w:space="0" w:color="auto"/>
      </w:divBdr>
    </w:div>
    <w:div w:id="2068795651">
      <w:bodyDiv w:val="1"/>
      <w:marLeft w:val="0"/>
      <w:marRight w:val="0"/>
      <w:marTop w:val="0"/>
      <w:marBottom w:val="0"/>
      <w:divBdr>
        <w:top w:val="none" w:sz="0" w:space="0" w:color="auto"/>
        <w:left w:val="none" w:sz="0" w:space="0" w:color="auto"/>
        <w:bottom w:val="none" w:sz="0" w:space="0" w:color="auto"/>
        <w:right w:val="none" w:sz="0" w:space="0" w:color="auto"/>
      </w:divBdr>
    </w:div>
    <w:div w:id="213778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microsoft.com/office/2018/08/relationships/commentsExtensible" Target="commentsExtensible.xml" Id="rId13" /><Relationship Type="http://schemas.microsoft.com/office/2020/10/relationships/intelligence" Target="intelligence2.xml" Id="rId26" /><Relationship Type="http://schemas.openxmlformats.org/officeDocument/2006/relationships/styles" Target="styles.xml" Id="rId3" /><Relationship Type="http://schemas.openxmlformats.org/officeDocument/2006/relationships/image" Target="media/image7.png" Id="rId21" /><Relationship Type="http://schemas.openxmlformats.org/officeDocument/2006/relationships/endnotes" Target="endnotes.xml" Id="rId7" /><Relationship Type="http://schemas.microsoft.com/office/2016/09/relationships/commentsIds" Target="commentsIds.xml" Id="rId12" /><Relationship Type="http://schemas.openxmlformats.org/officeDocument/2006/relationships/footer" Target="footer2.xml"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footnotes" Target="footnotes.xml" Id="rId6" /><Relationship Type="http://schemas.microsoft.com/office/2011/relationships/commentsExtended" Target="commentsExtended.xml" Id="rId11" /><Relationship Type="http://schemas.openxmlformats.org/officeDocument/2006/relationships/glossaryDocument" Target="glossary/document.xml" Id="rId24" /><Relationship Type="http://schemas.openxmlformats.org/officeDocument/2006/relationships/webSettings" Target="webSettings.xml" Id="rId5" /><Relationship Type="http://schemas.openxmlformats.org/officeDocument/2006/relationships/header" Target="header1.xml" Id="rId15" /><Relationship Type="http://schemas.microsoft.com/office/2011/relationships/people" Target="people.xml" Id="rId23" /><Relationship Type="http://schemas.openxmlformats.org/officeDocument/2006/relationships/comments" Target="comments.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3.png" Id="rId14" /><Relationship Type="http://schemas.openxmlformats.org/officeDocument/2006/relationships/fontTable" Target="fontTable.xml" Id="rId22" /><Relationship Type="http://schemas.openxmlformats.org/officeDocument/2006/relationships/image" Target="/media/image8.png" Id="rId1989429241" /><Relationship Type="http://schemas.openxmlformats.org/officeDocument/2006/relationships/image" Target="/media/imagea.png" Id="rId1372433205"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F527994624406D8AAFFED1B7569829"/>
        <w:category>
          <w:name w:val="General"/>
          <w:gallery w:val="placeholder"/>
        </w:category>
        <w:types>
          <w:type w:val="bbPlcHdr"/>
        </w:types>
        <w:behaviors>
          <w:behavior w:val="content"/>
        </w:behaviors>
        <w:guid w:val="{DA2B6692-F327-43A1-8C47-1C2639867737}"/>
      </w:docPartPr>
      <w:docPartBody>
        <w:p w:rsidR="004A6FBF" w:rsidRDefault="00050658">
          <w:r w:rsidRPr="0015197B">
            <w:rPr>
              <w:rStyle w:val="PlaceholderText"/>
            </w:rPr>
            <w:t>[Title]</w:t>
          </w:r>
        </w:p>
      </w:docPartBody>
    </w:docPart>
    <w:docPart>
      <w:docPartPr>
        <w:name w:val="9ABA39193DD64FF687545DD4D9A3D1AD"/>
        <w:category>
          <w:name w:val="General"/>
          <w:gallery w:val="placeholder"/>
        </w:category>
        <w:types>
          <w:type w:val="bbPlcHdr"/>
        </w:types>
        <w:behaviors>
          <w:behavior w:val="content"/>
        </w:behaviors>
        <w:guid w:val="{EA8B9758-7CAB-4B2D-9EBD-54B8250AD9E5}"/>
      </w:docPartPr>
      <w:docPartBody>
        <w:p w:rsidR="004A6FBF" w:rsidRDefault="00050658">
          <w:r w:rsidRPr="0015197B">
            <w:rPr>
              <w:rStyle w:val="PlaceholderText"/>
            </w:rPr>
            <w:t>[Title]</w:t>
          </w:r>
        </w:p>
      </w:docPartBody>
    </w:docPart>
    <w:docPart>
      <w:docPartPr>
        <w:name w:val="CC123D961B884E29928A32E33E688D78"/>
        <w:category>
          <w:name w:val="General"/>
          <w:gallery w:val="placeholder"/>
        </w:category>
        <w:types>
          <w:type w:val="bbPlcHdr"/>
        </w:types>
        <w:behaviors>
          <w:behavior w:val="content"/>
        </w:behaviors>
        <w:guid w:val="{9AAC2588-8E82-40EB-B194-6DE39A44625C}"/>
      </w:docPartPr>
      <w:docPartBody>
        <w:p w:rsidR="004A6FBF" w:rsidRDefault="00050658">
          <w:r w:rsidRPr="0015197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GothicNeo">
    <w:altName w:val="Malgun Gothic"/>
    <w:charset w:val="81"/>
    <w:family w:val="swiss"/>
    <w:pitch w:val="variable"/>
    <w:sig w:usb0="800002BF" w:usb1="29D7A47B" w:usb2="00000010" w:usb3="00000000" w:csb0="0029009F"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altName w:val="Calibri"/>
    <w:charset w:val="00"/>
    <w:family w:val="swiss"/>
    <w:pitch w:val="variable"/>
    <w:sig w:usb0="20000287" w:usb1="00000003" w:usb2="00000000" w:usb3="00000000" w:csb0="0000019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658"/>
    <w:rsid w:val="00005769"/>
    <w:rsid w:val="00014FB1"/>
    <w:rsid w:val="00021C59"/>
    <w:rsid w:val="00050658"/>
    <w:rsid w:val="00061562"/>
    <w:rsid w:val="000639A3"/>
    <w:rsid w:val="000A6F94"/>
    <w:rsid w:val="00125AE2"/>
    <w:rsid w:val="001355E8"/>
    <w:rsid w:val="001D44EF"/>
    <w:rsid w:val="001E74C9"/>
    <w:rsid w:val="001F4F78"/>
    <w:rsid w:val="00386C8D"/>
    <w:rsid w:val="0042392F"/>
    <w:rsid w:val="00443A41"/>
    <w:rsid w:val="00451639"/>
    <w:rsid w:val="004A6FBF"/>
    <w:rsid w:val="004D6348"/>
    <w:rsid w:val="005012D8"/>
    <w:rsid w:val="00505EBE"/>
    <w:rsid w:val="00570B75"/>
    <w:rsid w:val="00613704"/>
    <w:rsid w:val="006324E3"/>
    <w:rsid w:val="00677F37"/>
    <w:rsid w:val="006C6FA7"/>
    <w:rsid w:val="007122EE"/>
    <w:rsid w:val="007A53C7"/>
    <w:rsid w:val="0080310E"/>
    <w:rsid w:val="008469B3"/>
    <w:rsid w:val="0087643C"/>
    <w:rsid w:val="00886115"/>
    <w:rsid w:val="00901273"/>
    <w:rsid w:val="00967282"/>
    <w:rsid w:val="00993D5B"/>
    <w:rsid w:val="009E5DA1"/>
    <w:rsid w:val="00A069B0"/>
    <w:rsid w:val="00A36ED8"/>
    <w:rsid w:val="00A743D4"/>
    <w:rsid w:val="00AC527E"/>
    <w:rsid w:val="00AD5519"/>
    <w:rsid w:val="00B27C5D"/>
    <w:rsid w:val="00B304BC"/>
    <w:rsid w:val="00C055D8"/>
    <w:rsid w:val="00C16400"/>
    <w:rsid w:val="00CC71C9"/>
    <w:rsid w:val="00D51505"/>
    <w:rsid w:val="00D91279"/>
    <w:rsid w:val="00E17426"/>
    <w:rsid w:val="00E42AB2"/>
    <w:rsid w:val="00F21DB3"/>
    <w:rsid w:val="00F34FE8"/>
    <w:rsid w:val="00F4471C"/>
    <w:rsid w:val="00F6404E"/>
    <w:rsid w:val="00F90996"/>
    <w:rsid w:val="00FB25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065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375E3-8CB6-44E9-A073-0426D805C86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Paysys Labs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Model Management &amp; Simulation Sandbox</dc:title>
  <dc:subject/>
  <dc:creator>Soban Najam</dc:creator>
  <keywords/>
  <dc:description/>
  <lastModifiedBy>Behjet Ansari</lastModifiedBy>
  <revision>69</revision>
  <lastPrinted>2023-07-08T04:23:00.0000000Z</lastPrinted>
  <dcterms:created xsi:type="dcterms:W3CDTF">2025-08-05T16:14:00.0000000Z</dcterms:created>
  <dcterms:modified xsi:type="dcterms:W3CDTF">2025-09-02T06:58:04.0149757Z</dcterms:modified>
</coreProperties>
</file>